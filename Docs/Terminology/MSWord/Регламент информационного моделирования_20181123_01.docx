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65A51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anchor distT="114300" distB="114300" distL="114300" distR="114300" simplePos="0" relativeHeight="251658240" behindDoc="0" locked="0" layoutInCell="1" hidden="0" allowOverlap="1" wp14:anchorId="290ED2D6" wp14:editId="38BB2C71">
            <wp:simplePos x="0" y="0"/>
            <wp:positionH relativeFrom="margin">
              <wp:posOffset>-304799</wp:posOffset>
            </wp:positionH>
            <wp:positionV relativeFrom="paragraph">
              <wp:posOffset>0</wp:posOffset>
            </wp:positionV>
            <wp:extent cx="2899013" cy="1090866"/>
            <wp:effectExtent l="0" t="0" r="0" b="0"/>
            <wp:wrapTopAndBottom distT="114300" distB="114300"/>
            <wp:docPr id="2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
                    <a:srcRect/>
                    <a:stretch>
                      <a:fillRect/>
                    </a:stretch>
                  </pic:blipFill>
                  <pic:spPr>
                    <a:xfrm>
                      <a:off x="0" y="0"/>
                      <a:ext cx="2899013" cy="1090866"/>
                    </a:xfrm>
                    <a:prstGeom prst="rect">
                      <a:avLst/>
                    </a:prstGeom>
                    <a:ln/>
                  </pic:spPr>
                </pic:pic>
              </a:graphicData>
            </a:graphic>
          </wp:anchor>
        </w:drawing>
      </w:r>
      <w:r w:rsidRPr="00D53134">
        <w:rPr>
          <w:rFonts w:asciiTheme="minorBidi" w:hAnsiTheme="minorBidi" w:cstheme="minorBidi"/>
          <w:noProof/>
          <w:sz w:val="24"/>
          <w:szCs w:val="24"/>
          <w:lang w:eastAsia="ru-RU"/>
        </w:rPr>
        <w:drawing>
          <wp:anchor distT="114300" distB="114300" distL="114300" distR="114300" simplePos="0" relativeHeight="251659264" behindDoc="0" locked="0" layoutInCell="1" hidden="0" allowOverlap="1" wp14:anchorId="7FA4B693" wp14:editId="6CFD2933">
            <wp:simplePos x="0" y="0"/>
            <wp:positionH relativeFrom="margin">
              <wp:posOffset>5324475</wp:posOffset>
            </wp:positionH>
            <wp:positionV relativeFrom="paragraph">
              <wp:posOffset>0</wp:posOffset>
            </wp:positionV>
            <wp:extent cx="1057275" cy="762000"/>
            <wp:effectExtent l="0" t="0" r="0" b="0"/>
            <wp:wrapTopAndBottom distT="114300" distB="114300"/>
            <wp:docPr id="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1057275" cy="762000"/>
                    </a:xfrm>
                    <a:prstGeom prst="rect">
                      <a:avLst/>
                    </a:prstGeom>
                    <a:ln/>
                  </pic:spPr>
                </pic:pic>
              </a:graphicData>
            </a:graphic>
          </wp:anchor>
        </w:drawing>
      </w:r>
    </w:p>
    <w:p w14:paraId="477A9F52" w14:textId="77777777" w:rsidR="007B27A7" w:rsidRPr="00D53134" w:rsidRDefault="007B27A7" w:rsidP="00D53134">
      <w:pPr>
        <w:jc w:val="both"/>
        <w:rPr>
          <w:rFonts w:asciiTheme="minorBidi" w:hAnsiTheme="minorBidi" w:cstheme="minorBidi"/>
          <w:sz w:val="24"/>
          <w:szCs w:val="24"/>
        </w:rPr>
      </w:pPr>
    </w:p>
    <w:p w14:paraId="463EF7B6" w14:textId="77777777" w:rsidR="007B27A7" w:rsidRPr="00D53134" w:rsidRDefault="007B27A7" w:rsidP="00D53134">
      <w:pPr>
        <w:jc w:val="both"/>
        <w:rPr>
          <w:rFonts w:asciiTheme="minorBidi" w:hAnsiTheme="minorBidi" w:cstheme="minorBidi"/>
          <w:sz w:val="24"/>
          <w:szCs w:val="24"/>
        </w:rPr>
      </w:pPr>
    </w:p>
    <w:p w14:paraId="78B1E2AC" w14:textId="77777777" w:rsidR="007B27A7" w:rsidRPr="00D53134" w:rsidRDefault="007B27A7" w:rsidP="00D53134">
      <w:pPr>
        <w:jc w:val="both"/>
        <w:rPr>
          <w:rFonts w:asciiTheme="minorBidi" w:hAnsiTheme="minorBidi" w:cstheme="minorBidi"/>
          <w:sz w:val="24"/>
          <w:szCs w:val="24"/>
        </w:rPr>
      </w:pPr>
    </w:p>
    <w:p w14:paraId="5B51CD5B" w14:textId="77777777" w:rsidR="007B27A7" w:rsidRPr="00D53134" w:rsidRDefault="007B27A7" w:rsidP="00D53134">
      <w:pPr>
        <w:jc w:val="both"/>
        <w:rPr>
          <w:rFonts w:asciiTheme="minorBidi" w:hAnsiTheme="minorBidi" w:cstheme="minorBidi"/>
          <w:sz w:val="24"/>
          <w:szCs w:val="24"/>
        </w:rPr>
      </w:pPr>
    </w:p>
    <w:p w14:paraId="6C3FF30C" w14:textId="77777777" w:rsidR="007B27A7" w:rsidRPr="00D53134" w:rsidRDefault="007B27A7" w:rsidP="00D53134">
      <w:pPr>
        <w:jc w:val="both"/>
        <w:rPr>
          <w:rFonts w:asciiTheme="minorBidi" w:eastAsia="Roboto Mono" w:hAnsiTheme="minorBidi" w:cstheme="minorBidi"/>
          <w:b/>
          <w:color w:val="073763"/>
          <w:sz w:val="24"/>
          <w:szCs w:val="24"/>
        </w:rPr>
      </w:pPr>
    </w:p>
    <w:p w14:paraId="6C5C0F23" w14:textId="77777777" w:rsidR="007B27A7" w:rsidRPr="00AD62A7" w:rsidRDefault="007B27A7" w:rsidP="00D53134">
      <w:pPr>
        <w:jc w:val="both"/>
        <w:rPr>
          <w:rFonts w:asciiTheme="minorBidi" w:eastAsia="Roboto Mono" w:hAnsiTheme="minorBidi" w:cstheme="minorBidi"/>
          <w:b/>
          <w:color w:val="0B5394"/>
          <w:sz w:val="24"/>
          <w:szCs w:val="24"/>
          <w:lang w:val="en-US"/>
          <w:rPrChange w:id="0" w:author="Volkov Sergey" w:date="2018-08-26T15:45:00Z">
            <w:rPr>
              <w:rFonts w:asciiTheme="minorBidi" w:eastAsia="Roboto Mono" w:hAnsiTheme="minorBidi" w:cstheme="minorBidi"/>
              <w:b/>
              <w:color w:val="0B5394"/>
              <w:sz w:val="24"/>
              <w:szCs w:val="24"/>
            </w:rPr>
          </w:rPrChange>
        </w:rPr>
      </w:pPr>
    </w:p>
    <w:p w14:paraId="22BDB49E" w14:textId="77777777" w:rsidR="007B27A7" w:rsidRPr="00D53134" w:rsidRDefault="007B27A7" w:rsidP="00D53134">
      <w:pPr>
        <w:jc w:val="both"/>
        <w:rPr>
          <w:rFonts w:asciiTheme="minorBidi" w:eastAsia="Roboto Mono" w:hAnsiTheme="minorBidi" w:cstheme="minorBidi"/>
          <w:b/>
          <w:color w:val="0B5394"/>
          <w:sz w:val="24"/>
          <w:szCs w:val="24"/>
        </w:rPr>
      </w:pPr>
    </w:p>
    <w:p w14:paraId="62C6D176" w14:textId="77777777" w:rsidR="007B27A7" w:rsidRPr="00D53134" w:rsidRDefault="007B27A7" w:rsidP="00D53134">
      <w:pPr>
        <w:jc w:val="both"/>
        <w:rPr>
          <w:rFonts w:asciiTheme="minorBidi" w:eastAsia="Roboto Mono" w:hAnsiTheme="minorBidi" w:cstheme="minorBidi"/>
          <w:b/>
          <w:color w:val="0B5394"/>
          <w:sz w:val="24"/>
          <w:szCs w:val="24"/>
        </w:rPr>
      </w:pPr>
    </w:p>
    <w:p w14:paraId="005E8153" w14:textId="77777777" w:rsidR="007B27A7" w:rsidRPr="00D53134" w:rsidRDefault="007B27A7" w:rsidP="00D53134">
      <w:pPr>
        <w:jc w:val="both"/>
        <w:rPr>
          <w:rFonts w:asciiTheme="minorBidi" w:eastAsia="Roboto Mono" w:hAnsiTheme="minorBidi" w:cstheme="minorBidi"/>
          <w:b/>
          <w:color w:val="0B5394"/>
          <w:sz w:val="24"/>
          <w:szCs w:val="24"/>
        </w:rPr>
      </w:pPr>
    </w:p>
    <w:p w14:paraId="4493FE61" w14:textId="071B0423" w:rsidR="007B27A7" w:rsidRPr="00D53134" w:rsidRDefault="00FF04AB" w:rsidP="00D53134">
      <w:pPr>
        <w:jc w:val="center"/>
        <w:rPr>
          <w:rFonts w:asciiTheme="minorBidi" w:eastAsia="Roboto Mono" w:hAnsiTheme="minorBidi" w:cstheme="minorBidi"/>
          <w:b/>
          <w:color w:val="0B5394"/>
          <w:sz w:val="36"/>
          <w:szCs w:val="36"/>
        </w:rPr>
      </w:pPr>
      <w:r w:rsidRPr="00D53134">
        <w:rPr>
          <w:rFonts w:asciiTheme="minorBidi" w:eastAsia="Roboto Mono" w:hAnsiTheme="minorBidi" w:cstheme="minorBidi"/>
          <w:b/>
          <w:color w:val="0B5394"/>
          <w:sz w:val="36"/>
          <w:szCs w:val="36"/>
        </w:rPr>
        <w:t>РЕГЛАМЕНТ ИНФОРМАЦИОННОГО МОДЕЛИРОВАНИЯ И ОЦЕНКИ КАЧЕСТВА ИНФОРМАЦИОННЫХ МОДЕЛЕЙ</w:t>
      </w:r>
    </w:p>
    <w:p w14:paraId="7C92B60A" w14:textId="77777777" w:rsidR="007B27A7" w:rsidRPr="00D53134" w:rsidRDefault="007B27A7" w:rsidP="00D53134">
      <w:pPr>
        <w:jc w:val="both"/>
        <w:rPr>
          <w:rFonts w:asciiTheme="minorBidi" w:hAnsiTheme="minorBidi" w:cstheme="minorBidi"/>
          <w:color w:val="1C4587"/>
          <w:sz w:val="36"/>
          <w:szCs w:val="36"/>
        </w:rPr>
      </w:pPr>
    </w:p>
    <w:p w14:paraId="235E8DF4" w14:textId="77777777" w:rsidR="007B27A7" w:rsidRPr="00D53134" w:rsidRDefault="007B27A7" w:rsidP="00D53134">
      <w:pPr>
        <w:jc w:val="both"/>
        <w:rPr>
          <w:rFonts w:asciiTheme="minorBidi" w:hAnsiTheme="minorBidi" w:cstheme="minorBidi"/>
          <w:color w:val="1C4587"/>
          <w:sz w:val="36"/>
          <w:szCs w:val="36"/>
        </w:rPr>
      </w:pPr>
    </w:p>
    <w:p w14:paraId="7D7887E7" w14:textId="77777777" w:rsidR="007B27A7" w:rsidRPr="00D53134" w:rsidRDefault="007B27A7" w:rsidP="00D53134">
      <w:pPr>
        <w:jc w:val="both"/>
        <w:rPr>
          <w:rFonts w:asciiTheme="minorBidi" w:hAnsiTheme="minorBidi" w:cstheme="minorBidi"/>
          <w:color w:val="1C4587"/>
          <w:sz w:val="36"/>
          <w:szCs w:val="36"/>
        </w:rPr>
      </w:pPr>
    </w:p>
    <w:p w14:paraId="1402A6F3" w14:textId="4CCBB1DA" w:rsidR="007B27A7" w:rsidRPr="00AC51B0" w:rsidRDefault="00AC51B0" w:rsidP="00AC51B0">
      <w:pPr>
        <w:jc w:val="right"/>
        <w:rPr>
          <w:rFonts w:asciiTheme="minorBidi" w:hAnsiTheme="minorBidi" w:cstheme="minorBidi"/>
          <w:i/>
          <w:color w:val="1C4587"/>
          <w:sz w:val="36"/>
          <w:szCs w:val="36"/>
        </w:rPr>
      </w:pPr>
      <w:del w:id="1" w:author="Volkov Sergey" w:date="2018-08-26T11:02:00Z">
        <w:r w:rsidRPr="00AC51B0" w:rsidDel="00357F99">
          <w:rPr>
            <w:rFonts w:asciiTheme="minorBidi" w:hAnsiTheme="minorBidi" w:cstheme="minorBidi"/>
            <w:i/>
            <w:color w:val="1C4587"/>
            <w:sz w:val="36"/>
            <w:szCs w:val="36"/>
          </w:rPr>
          <w:delText>Версия для согласования</w:delText>
        </w:r>
      </w:del>
    </w:p>
    <w:p w14:paraId="44CB7FD5" w14:textId="77777777" w:rsidR="007B27A7" w:rsidRPr="00D53134" w:rsidRDefault="007B27A7" w:rsidP="00D53134">
      <w:pPr>
        <w:jc w:val="both"/>
        <w:rPr>
          <w:rFonts w:asciiTheme="minorBidi" w:eastAsia="Roboto Mono" w:hAnsiTheme="minorBidi" w:cstheme="minorBidi"/>
          <w:b/>
          <w:color w:val="0B5394"/>
          <w:sz w:val="36"/>
          <w:szCs w:val="36"/>
        </w:rPr>
      </w:pPr>
    </w:p>
    <w:p w14:paraId="4DF3FA20" w14:textId="77777777" w:rsidR="007B27A7" w:rsidRPr="00D53134" w:rsidRDefault="007B27A7" w:rsidP="00D53134">
      <w:pPr>
        <w:jc w:val="both"/>
        <w:rPr>
          <w:rFonts w:asciiTheme="minorBidi" w:eastAsia="Roboto Mono" w:hAnsiTheme="minorBidi" w:cstheme="minorBidi"/>
          <w:b/>
          <w:color w:val="0B5394"/>
          <w:sz w:val="36"/>
          <w:szCs w:val="36"/>
        </w:rPr>
      </w:pPr>
    </w:p>
    <w:p w14:paraId="23CF7F1C" w14:textId="77777777" w:rsidR="007B27A7" w:rsidRPr="00D53134" w:rsidRDefault="007B27A7" w:rsidP="00D53134">
      <w:pPr>
        <w:jc w:val="both"/>
        <w:rPr>
          <w:rFonts w:asciiTheme="minorBidi" w:eastAsia="Roboto Mono" w:hAnsiTheme="minorBidi" w:cstheme="minorBidi"/>
          <w:b/>
          <w:color w:val="0B5394"/>
          <w:sz w:val="36"/>
          <w:szCs w:val="36"/>
        </w:rPr>
      </w:pPr>
    </w:p>
    <w:p w14:paraId="6A4C14B5" w14:textId="77777777" w:rsidR="007B27A7" w:rsidRPr="00D53134" w:rsidRDefault="007B27A7" w:rsidP="00D53134">
      <w:pPr>
        <w:jc w:val="both"/>
        <w:rPr>
          <w:rFonts w:asciiTheme="minorBidi" w:eastAsia="Roboto Mono" w:hAnsiTheme="minorBidi" w:cstheme="minorBidi"/>
          <w:b/>
          <w:color w:val="0B5394"/>
          <w:sz w:val="36"/>
          <w:szCs w:val="36"/>
        </w:rPr>
      </w:pPr>
    </w:p>
    <w:p w14:paraId="03C36529" w14:textId="77777777" w:rsidR="007B27A7" w:rsidRPr="00D53134" w:rsidRDefault="007B27A7" w:rsidP="00D53134">
      <w:pPr>
        <w:jc w:val="both"/>
        <w:rPr>
          <w:rFonts w:asciiTheme="minorBidi" w:eastAsia="Roboto Mono" w:hAnsiTheme="minorBidi" w:cstheme="minorBidi"/>
          <w:b/>
          <w:color w:val="0B5394"/>
          <w:sz w:val="36"/>
          <w:szCs w:val="36"/>
        </w:rPr>
      </w:pPr>
    </w:p>
    <w:p w14:paraId="7A0C7D9A" w14:textId="77777777" w:rsidR="007B27A7" w:rsidRPr="00D53134" w:rsidRDefault="007B27A7" w:rsidP="00D53134">
      <w:pPr>
        <w:jc w:val="both"/>
        <w:rPr>
          <w:rFonts w:asciiTheme="minorBidi" w:eastAsia="Roboto Mono" w:hAnsiTheme="minorBidi" w:cstheme="minorBidi"/>
          <w:b/>
          <w:color w:val="0B5394"/>
          <w:sz w:val="36"/>
          <w:szCs w:val="36"/>
        </w:rPr>
      </w:pPr>
    </w:p>
    <w:p w14:paraId="4C3B877D" w14:textId="77777777" w:rsidR="007B27A7" w:rsidRPr="00D53134" w:rsidRDefault="007B27A7" w:rsidP="00D53134">
      <w:pPr>
        <w:jc w:val="both"/>
        <w:rPr>
          <w:rFonts w:asciiTheme="minorBidi" w:eastAsia="Roboto Mono" w:hAnsiTheme="minorBidi" w:cstheme="minorBidi"/>
          <w:b/>
          <w:color w:val="0B5394"/>
          <w:sz w:val="36"/>
          <w:szCs w:val="36"/>
        </w:rPr>
      </w:pPr>
    </w:p>
    <w:p w14:paraId="22C99AB5" w14:textId="77777777" w:rsidR="007B27A7" w:rsidRPr="00D53134" w:rsidRDefault="007B27A7" w:rsidP="00D53134">
      <w:pPr>
        <w:jc w:val="both"/>
        <w:rPr>
          <w:rFonts w:asciiTheme="minorBidi" w:eastAsia="Roboto Mono" w:hAnsiTheme="minorBidi" w:cstheme="minorBidi"/>
          <w:b/>
          <w:color w:val="0B5394"/>
          <w:sz w:val="36"/>
          <w:szCs w:val="36"/>
        </w:rPr>
      </w:pPr>
    </w:p>
    <w:p w14:paraId="2B40D27E" w14:textId="77777777" w:rsidR="007B27A7" w:rsidRDefault="007B27A7" w:rsidP="00D53134">
      <w:pPr>
        <w:jc w:val="both"/>
        <w:rPr>
          <w:rFonts w:asciiTheme="minorBidi" w:eastAsia="Roboto Mono" w:hAnsiTheme="minorBidi" w:cstheme="minorBidi"/>
          <w:b/>
          <w:color w:val="0B5394"/>
          <w:sz w:val="36"/>
          <w:szCs w:val="36"/>
        </w:rPr>
      </w:pPr>
    </w:p>
    <w:p w14:paraId="70D80336" w14:textId="77777777" w:rsidR="007B27A7" w:rsidRPr="00D53134" w:rsidRDefault="007B27A7" w:rsidP="00D53134">
      <w:pPr>
        <w:jc w:val="both"/>
        <w:rPr>
          <w:rFonts w:asciiTheme="minorBidi" w:eastAsia="Roboto Mono" w:hAnsiTheme="minorBidi" w:cstheme="minorBidi"/>
          <w:b/>
          <w:color w:val="0B5394"/>
          <w:sz w:val="36"/>
          <w:szCs w:val="36"/>
        </w:rPr>
      </w:pPr>
    </w:p>
    <w:p w14:paraId="2A002DD9" w14:textId="77777777" w:rsidR="007B27A7" w:rsidRPr="00D53134" w:rsidRDefault="00FF04AB" w:rsidP="00D53134">
      <w:pPr>
        <w:jc w:val="center"/>
        <w:rPr>
          <w:rFonts w:asciiTheme="minorBidi" w:hAnsiTheme="minorBidi" w:cstheme="minorBidi"/>
          <w:sz w:val="28"/>
          <w:szCs w:val="28"/>
        </w:rPr>
      </w:pPr>
      <w:r w:rsidRPr="00D53134">
        <w:rPr>
          <w:rFonts w:asciiTheme="minorBidi" w:eastAsia="Roboto Mono" w:hAnsiTheme="minorBidi" w:cstheme="minorBidi"/>
          <w:b/>
          <w:color w:val="0B5394"/>
          <w:sz w:val="28"/>
          <w:szCs w:val="28"/>
        </w:rPr>
        <w:t>МОСКВА 2018</w:t>
      </w:r>
    </w:p>
    <w:p w14:paraId="63EBA1CA" w14:textId="77777777" w:rsidR="007B27A7" w:rsidRPr="00D53134" w:rsidRDefault="00FF04AB" w:rsidP="00D53134">
      <w:pPr>
        <w:widowControl w:val="0"/>
        <w:jc w:val="both"/>
        <w:rPr>
          <w:rFonts w:asciiTheme="minorBidi" w:hAnsiTheme="minorBidi" w:cstheme="minorBidi"/>
          <w:sz w:val="36"/>
          <w:szCs w:val="36"/>
        </w:rPr>
      </w:pPr>
      <w:r w:rsidRPr="00D53134">
        <w:rPr>
          <w:rFonts w:asciiTheme="minorBidi" w:hAnsiTheme="minorBidi" w:cstheme="minorBidi"/>
          <w:sz w:val="36"/>
          <w:szCs w:val="36"/>
        </w:rPr>
        <w:br w:type="page"/>
      </w:r>
    </w:p>
    <w:p w14:paraId="0A3E6110" w14:textId="2E67DF2D" w:rsidR="00357F99" w:rsidRDefault="00357F99">
      <w:pPr>
        <w:jc w:val="center"/>
        <w:rPr>
          <w:ins w:id="2" w:author="Volkov Sergey" w:date="2018-08-26T11:02:00Z"/>
          <w:rFonts w:asciiTheme="minorBidi" w:hAnsiTheme="minorBidi" w:cstheme="minorBidi"/>
          <w:b/>
          <w:sz w:val="24"/>
          <w:szCs w:val="24"/>
        </w:rPr>
        <w:pPrChange w:id="3" w:author="Volkov Sergey" w:date="2018-08-26T11:04:00Z">
          <w:pPr/>
        </w:pPrChange>
      </w:pPr>
      <w:ins w:id="4" w:author="Volkov Sergey" w:date="2018-08-26T11:02:00Z">
        <w:r>
          <w:rPr>
            <w:rFonts w:asciiTheme="minorBidi" w:hAnsiTheme="minorBidi" w:cstheme="minorBidi"/>
            <w:b/>
            <w:sz w:val="24"/>
            <w:szCs w:val="24"/>
          </w:rPr>
          <w:lastRenderedPageBreak/>
          <w:t>Реквизиты документа</w:t>
        </w:r>
      </w:ins>
      <w:ins w:id="5" w:author="Volkov Sergey" w:date="2018-08-26T11:03:00Z">
        <w:r>
          <w:rPr>
            <w:rFonts w:asciiTheme="minorBidi" w:hAnsiTheme="minorBidi" w:cstheme="minorBidi"/>
            <w:b/>
            <w:sz w:val="24"/>
            <w:szCs w:val="24"/>
          </w:rPr>
          <w:t xml:space="preserve"> для машиночитаемой обработки</w:t>
        </w:r>
      </w:ins>
    </w:p>
    <w:p w14:paraId="74EAA90A" w14:textId="77777777" w:rsidR="00357F99" w:rsidRDefault="00357F99">
      <w:pPr>
        <w:rPr>
          <w:ins w:id="6" w:author="Volkov Sergey" w:date="2018-08-26T11:02:00Z"/>
          <w:rFonts w:asciiTheme="minorBidi" w:hAnsiTheme="minorBidi" w:cstheme="minorBidi"/>
          <w:b/>
          <w:sz w:val="24"/>
          <w:szCs w:val="24"/>
        </w:rPr>
      </w:pPr>
    </w:p>
    <w:tbl>
      <w:tblPr>
        <w:tblStyle w:val="aff5"/>
        <w:tblW w:w="0" w:type="auto"/>
        <w:tblLook w:val="04A0" w:firstRow="1" w:lastRow="0" w:firstColumn="1" w:lastColumn="0" w:noHBand="0" w:noVBand="1"/>
      </w:tblPr>
      <w:tblGrid>
        <w:gridCol w:w="4733"/>
        <w:gridCol w:w="4734"/>
      </w:tblGrid>
      <w:tr w:rsidR="00357F99" w14:paraId="2DFD3A38" w14:textId="77777777" w:rsidTr="00357F99">
        <w:trPr>
          <w:ins w:id="7" w:author="Volkov Sergey" w:date="2018-08-26T11:03:00Z"/>
        </w:trPr>
        <w:tc>
          <w:tcPr>
            <w:tcW w:w="4733" w:type="dxa"/>
          </w:tcPr>
          <w:p w14:paraId="02692ADE" w14:textId="6BCDAE5D" w:rsidR="00357F99" w:rsidRDefault="00357F99">
            <w:pPr>
              <w:rPr>
                <w:ins w:id="8" w:author="Volkov Sergey" w:date="2018-08-26T11:03:00Z"/>
                <w:rFonts w:asciiTheme="minorBidi" w:hAnsiTheme="minorBidi"/>
                <w:b/>
              </w:rPr>
            </w:pPr>
            <w:ins w:id="9" w:author="Volkov Sergey" w:date="2018-08-26T11:03:00Z">
              <w:r>
                <w:rPr>
                  <w:rFonts w:asciiTheme="minorBidi" w:hAnsiTheme="minorBidi"/>
                  <w:b/>
                </w:rPr>
                <w:t>Атрибуты документа</w:t>
              </w:r>
            </w:ins>
          </w:p>
        </w:tc>
        <w:tc>
          <w:tcPr>
            <w:tcW w:w="4734" w:type="dxa"/>
          </w:tcPr>
          <w:p w14:paraId="179E4657" w14:textId="0E73B3A6" w:rsidR="00357F99" w:rsidRDefault="00357F99">
            <w:pPr>
              <w:rPr>
                <w:ins w:id="10" w:author="Volkov Sergey" w:date="2018-08-26T11:03:00Z"/>
                <w:rFonts w:asciiTheme="minorBidi" w:hAnsiTheme="minorBidi"/>
                <w:b/>
              </w:rPr>
            </w:pPr>
            <w:ins w:id="11" w:author="Volkov Sergey" w:date="2018-08-26T11:03:00Z">
              <w:r>
                <w:rPr>
                  <w:rFonts w:asciiTheme="minorBidi" w:hAnsiTheme="minorBidi"/>
                  <w:b/>
                </w:rPr>
                <w:t>Значения атрибутов</w:t>
              </w:r>
            </w:ins>
          </w:p>
        </w:tc>
      </w:tr>
      <w:tr w:rsidR="00357F99" w14:paraId="5CBEC067" w14:textId="77777777" w:rsidTr="00357F99">
        <w:trPr>
          <w:ins w:id="12" w:author="Volkov Sergey" w:date="2018-08-26T11:03:00Z"/>
        </w:trPr>
        <w:tc>
          <w:tcPr>
            <w:tcW w:w="4733" w:type="dxa"/>
          </w:tcPr>
          <w:p w14:paraId="66AF532E" w14:textId="5590FB8E" w:rsidR="00357F99" w:rsidRDefault="0047783C">
            <w:pPr>
              <w:rPr>
                <w:ins w:id="13" w:author="Volkov Sergey" w:date="2018-08-26T11:03:00Z"/>
                <w:rFonts w:asciiTheme="minorBidi" w:hAnsiTheme="minorBidi"/>
                <w:b/>
              </w:rPr>
            </w:pPr>
            <w:ins w:id="14" w:author="Volkov Sergey" w:date="2018-08-26T11:04:00Z">
              <w:r>
                <w:rPr>
                  <w:rFonts w:asciiTheme="minorBidi" w:hAnsiTheme="minorBidi"/>
                  <w:b/>
                </w:rPr>
                <w:t>Наименование</w:t>
              </w:r>
            </w:ins>
          </w:p>
        </w:tc>
        <w:tc>
          <w:tcPr>
            <w:tcW w:w="4734" w:type="dxa"/>
          </w:tcPr>
          <w:p w14:paraId="6F16E792" w14:textId="77777777" w:rsidR="00357F99" w:rsidRDefault="00357F99">
            <w:pPr>
              <w:rPr>
                <w:ins w:id="15" w:author="Volkov Sergey" w:date="2018-08-26T11:03:00Z"/>
                <w:rFonts w:asciiTheme="minorBidi" w:hAnsiTheme="minorBidi"/>
                <w:b/>
              </w:rPr>
            </w:pPr>
          </w:p>
        </w:tc>
      </w:tr>
      <w:tr w:rsidR="00357F99" w14:paraId="59BE92AA" w14:textId="77777777" w:rsidTr="00357F99">
        <w:trPr>
          <w:ins w:id="16" w:author="Volkov Sergey" w:date="2018-08-26T11:03:00Z"/>
        </w:trPr>
        <w:tc>
          <w:tcPr>
            <w:tcW w:w="4733" w:type="dxa"/>
          </w:tcPr>
          <w:p w14:paraId="1CE80CB5" w14:textId="061E25F8" w:rsidR="00357F99" w:rsidRDefault="0047783C">
            <w:pPr>
              <w:rPr>
                <w:ins w:id="17" w:author="Volkov Sergey" w:date="2018-08-26T11:03:00Z"/>
                <w:rFonts w:asciiTheme="minorBidi" w:hAnsiTheme="minorBidi"/>
                <w:b/>
              </w:rPr>
            </w:pPr>
            <w:ins w:id="18" w:author="Volkov Sergey" w:date="2018-08-26T11:04:00Z">
              <w:r>
                <w:rPr>
                  <w:rFonts w:asciiTheme="minorBidi" w:hAnsiTheme="minorBidi"/>
                  <w:b/>
                </w:rPr>
                <w:t>Автор</w:t>
              </w:r>
            </w:ins>
            <w:ins w:id="19" w:author="Volkov Sergey" w:date="2018-08-26T11:05:00Z">
              <w:r>
                <w:rPr>
                  <w:rFonts w:asciiTheme="minorBidi" w:hAnsiTheme="minorBidi"/>
                  <w:b/>
                </w:rPr>
                <w:t>(</w:t>
              </w:r>
            </w:ins>
            <w:ins w:id="20" w:author="Volkov Sergey" w:date="2018-08-26T11:04:00Z">
              <w:r>
                <w:rPr>
                  <w:rFonts w:asciiTheme="minorBidi" w:hAnsiTheme="minorBidi"/>
                  <w:b/>
                </w:rPr>
                <w:t>ы</w:t>
              </w:r>
            </w:ins>
            <w:ins w:id="21" w:author="Volkov Sergey" w:date="2018-08-26T11:05:00Z">
              <w:r>
                <w:rPr>
                  <w:rFonts w:asciiTheme="minorBidi" w:hAnsiTheme="minorBidi"/>
                  <w:b/>
                </w:rPr>
                <w:t>)</w:t>
              </w:r>
            </w:ins>
          </w:p>
        </w:tc>
        <w:tc>
          <w:tcPr>
            <w:tcW w:w="4734" w:type="dxa"/>
          </w:tcPr>
          <w:p w14:paraId="0D3C34B4" w14:textId="7A32C33B" w:rsidR="00357F99" w:rsidRDefault="004F5B5B">
            <w:pPr>
              <w:rPr>
                <w:ins w:id="22" w:author="Volkov Sergey" w:date="2018-08-26T11:03:00Z"/>
                <w:rFonts w:asciiTheme="minorBidi" w:hAnsiTheme="minorBidi"/>
                <w:b/>
              </w:rPr>
            </w:pPr>
            <w:ins w:id="23" w:author="Volkov Sergey" w:date="2018-08-26T15:49:00Z">
              <w:r>
                <w:rPr>
                  <w:rFonts w:asciiTheme="minorBidi" w:hAnsiTheme="minorBidi"/>
                  <w:b/>
                </w:rPr>
                <w:t>Челышков П.Д., Лысенко Д.А.</w:t>
              </w:r>
            </w:ins>
          </w:p>
        </w:tc>
      </w:tr>
      <w:tr w:rsidR="0047783C" w14:paraId="392C77C5" w14:textId="77777777" w:rsidTr="00357F99">
        <w:trPr>
          <w:ins w:id="24" w:author="Volkov Sergey" w:date="2018-08-26T11:05:00Z"/>
        </w:trPr>
        <w:tc>
          <w:tcPr>
            <w:tcW w:w="4733" w:type="dxa"/>
          </w:tcPr>
          <w:p w14:paraId="334D6E6A" w14:textId="449C3215" w:rsidR="0047783C" w:rsidRDefault="00662A0C">
            <w:pPr>
              <w:rPr>
                <w:ins w:id="25" w:author="Volkov Sergey" w:date="2018-08-26T11:05:00Z"/>
                <w:rFonts w:asciiTheme="minorBidi" w:hAnsiTheme="minorBidi"/>
                <w:b/>
              </w:rPr>
            </w:pPr>
            <w:ins w:id="26" w:author="Volkov Sergey" w:date="2018-08-26T11:05:00Z">
              <w:r>
                <w:rPr>
                  <w:rFonts w:asciiTheme="minorBidi" w:hAnsiTheme="minorBidi"/>
                  <w:b/>
                </w:rPr>
                <w:t>Компания разработчик</w:t>
              </w:r>
            </w:ins>
          </w:p>
        </w:tc>
        <w:tc>
          <w:tcPr>
            <w:tcW w:w="4734" w:type="dxa"/>
          </w:tcPr>
          <w:p w14:paraId="3C919C78" w14:textId="074A1866" w:rsidR="0047783C" w:rsidRDefault="004F5B5B">
            <w:pPr>
              <w:rPr>
                <w:ins w:id="27" w:author="Volkov Sergey" w:date="2018-08-26T11:05:00Z"/>
                <w:rFonts w:asciiTheme="minorBidi" w:hAnsiTheme="minorBidi"/>
                <w:b/>
              </w:rPr>
            </w:pPr>
            <w:ins w:id="28" w:author="Volkov Sergey" w:date="2018-08-26T15:47:00Z">
              <w:r>
                <w:rPr>
                  <w:rFonts w:asciiTheme="minorBidi" w:hAnsiTheme="minorBidi"/>
                  <w:b/>
                </w:rPr>
                <w:t>Системотехника строительства</w:t>
              </w:r>
            </w:ins>
          </w:p>
        </w:tc>
      </w:tr>
      <w:tr w:rsidR="00662A0C" w14:paraId="7F693653" w14:textId="77777777" w:rsidTr="00357F99">
        <w:trPr>
          <w:ins w:id="29" w:author="Volkov Sergey" w:date="2018-08-26T11:05:00Z"/>
        </w:trPr>
        <w:tc>
          <w:tcPr>
            <w:tcW w:w="4733" w:type="dxa"/>
          </w:tcPr>
          <w:p w14:paraId="675032C9" w14:textId="714DA603" w:rsidR="00662A0C" w:rsidRDefault="00662A0C">
            <w:pPr>
              <w:rPr>
                <w:ins w:id="30" w:author="Volkov Sergey" w:date="2018-08-26T11:05:00Z"/>
                <w:rFonts w:asciiTheme="minorBidi" w:hAnsiTheme="minorBidi"/>
                <w:b/>
              </w:rPr>
            </w:pPr>
            <w:ins w:id="31" w:author="Volkov Sergey" w:date="2018-08-26T11:05:00Z">
              <w:r>
                <w:rPr>
                  <w:rFonts w:asciiTheme="minorBidi" w:hAnsiTheme="minorBidi"/>
                  <w:b/>
                </w:rPr>
                <w:t>Версия документа</w:t>
              </w:r>
            </w:ins>
          </w:p>
        </w:tc>
        <w:tc>
          <w:tcPr>
            <w:tcW w:w="4734" w:type="dxa"/>
          </w:tcPr>
          <w:p w14:paraId="0AB93D16" w14:textId="3B484F8B" w:rsidR="00662A0C" w:rsidRDefault="00AD62A7">
            <w:pPr>
              <w:rPr>
                <w:ins w:id="32" w:author="Volkov Sergey" w:date="2018-08-26T11:05:00Z"/>
                <w:rFonts w:asciiTheme="minorBidi" w:hAnsiTheme="minorBidi"/>
                <w:b/>
              </w:rPr>
            </w:pPr>
            <w:ins w:id="33" w:author="Volkov Sergey" w:date="2018-08-26T15:45:00Z">
              <w:r>
                <w:rPr>
                  <w:rFonts w:asciiTheme="minorBidi" w:hAnsiTheme="minorBidi"/>
                  <w:b/>
                </w:rPr>
                <w:t>2018.08.26.01</w:t>
              </w:r>
            </w:ins>
          </w:p>
        </w:tc>
      </w:tr>
      <w:tr w:rsidR="00662A0C" w14:paraId="31F072C0" w14:textId="77777777" w:rsidTr="00357F99">
        <w:trPr>
          <w:ins w:id="34" w:author="Volkov Sergey" w:date="2018-08-26T11:05:00Z"/>
        </w:trPr>
        <w:tc>
          <w:tcPr>
            <w:tcW w:w="4733" w:type="dxa"/>
          </w:tcPr>
          <w:p w14:paraId="00B0597A" w14:textId="7AB166C0" w:rsidR="00662A0C" w:rsidRPr="00AD62A7" w:rsidRDefault="00662A0C">
            <w:pPr>
              <w:rPr>
                <w:ins w:id="35" w:author="Volkov Sergey" w:date="2018-08-26T11:05:00Z"/>
                <w:rFonts w:asciiTheme="minorBidi" w:hAnsiTheme="minorBidi"/>
                <w:b/>
                <w:lang w:val="en-US"/>
                <w:rPrChange w:id="36" w:author="Volkov Sergey" w:date="2018-08-26T11:31:00Z">
                  <w:rPr>
                    <w:ins w:id="37" w:author="Volkov Sergey" w:date="2018-08-26T11:05:00Z"/>
                    <w:rFonts w:asciiTheme="minorBidi" w:hAnsiTheme="minorBidi"/>
                    <w:b/>
                  </w:rPr>
                </w:rPrChange>
              </w:rPr>
            </w:pPr>
            <w:ins w:id="38" w:author="Volkov Sergey" w:date="2018-08-26T11:06:00Z">
              <w:r>
                <w:rPr>
                  <w:rFonts w:asciiTheme="minorBidi" w:hAnsiTheme="minorBidi"/>
                  <w:b/>
                </w:rPr>
                <w:t>Статус</w:t>
              </w:r>
            </w:ins>
          </w:p>
        </w:tc>
        <w:tc>
          <w:tcPr>
            <w:tcW w:w="4734" w:type="dxa"/>
          </w:tcPr>
          <w:p w14:paraId="08655166" w14:textId="5E517CDD" w:rsidR="00662A0C" w:rsidRPr="00AD62A7" w:rsidRDefault="00AD62A7">
            <w:pPr>
              <w:rPr>
                <w:ins w:id="39" w:author="Volkov Sergey" w:date="2018-08-26T11:05:00Z"/>
                <w:rFonts w:asciiTheme="minorBidi" w:hAnsiTheme="minorBidi"/>
                <w:b/>
              </w:rPr>
            </w:pPr>
            <w:ins w:id="40" w:author="Volkov Sergey" w:date="2018-08-26T15:45:00Z">
              <w:r>
                <w:rPr>
                  <w:rFonts w:asciiTheme="minorBidi" w:hAnsiTheme="minorBidi"/>
                  <w:b/>
                </w:rPr>
                <w:t>Обсуждение</w:t>
              </w:r>
            </w:ins>
          </w:p>
        </w:tc>
      </w:tr>
    </w:tbl>
    <w:p w14:paraId="4690B382" w14:textId="6DA1D80F" w:rsidR="00357F99" w:rsidRDefault="00357F99">
      <w:pPr>
        <w:rPr>
          <w:ins w:id="41" w:author="Volkov Sergey" w:date="2018-08-26T11:02:00Z"/>
          <w:rFonts w:asciiTheme="minorBidi" w:hAnsiTheme="minorBidi" w:cstheme="minorBidi"/>
          <w:b/>
          <w:sz w:val="24"/>
          <w:szCs w:val="24"/>
        </w:rPr>
      </w:pPr>
      <w:ins w:id="42" w:author="Volkov Sergey" w:date="2018-08-26T11:02:00Z">
        <w:r>
          <w:rPr>
            <w:rFonts w:asciiTheme="minorBidi" w:hAnsiTheme="minorBidi" w:cstheme="minorBidi"/>
            <w:b/>
            <w:sz w:val="24"/>
            <w:szCs w:val="24"/>
          </w:rPr>
          <w:br w:type="page"/>
        </w:r>
      </w:ins>
    </w:p>
    <w:p w14:paraId="61AAB8EB" w14:textId="387A4AB4" w:rsidR="007B27A7" w:rsidRPr="00D53134" w:rsidRDefault="00FF04AB" w:rsidP="00D53134">
      <w:pPr>
        <w:widowControl w:val="0"/>
        <w:jc w:val="both"/>
        <w:rPr>
          <w:rFonts w:asciiTheme="minorBidi" w:hAnsiTheme="minorBidi" w:cstheme="minorBidi"/>
          <w:b/>
          <w:sz w:val="24"/>
          <w:szCs w:val="24"/>
        </w:rPr>
      </w:pPr>
      <w:r w:rsidRPr="00D53134">
        <w:rPr>
          <w:rFonts w:asciiTheme="minorBidi" w:hAnsiTheme="minorBidi" w:cstheme="minorBidi"/>
          <w:b/>
          <w:sz w:val="24"/>
          <w:szCs w:val="24"/>
        </w:rPr>
        <w:lastRenderedPageBreak/>
        <w:t>ОГЛАВЛЕНИЕ</w:t>
      </w:r>
    </w:p>
    <w:sdt>
      <w:sdtPr>
        <w:rPr>
          <w:rFonts w:asciiTheme="minorBidi" w:hAnsiTheme="minorBidi" w:cstheme="minorBidi"/>
          <w:sz w:val="24"/>
          <w:szCs w:val="24"/>
        </w:rPr>
        <w:id w:val="-1950159886"/>
        <w:docPartObj>
          <w:docPartGallery w:val="Table of Contents"/>
          <w:docPartUnique/>
        </w:docPartObj>
      </w:sdtPr>
      <w:sdtEndPr/>
      <w:sdtContent>
        <w:p w14:paraId="6D84F6D8" w14:textId="77777777" w:rsidR="00AC51B0" w:rsidRDefault="00FF04AB">
          <w:pPr>
            <w:pStyle w:val="30"/>
            <w:tabs>
              <w:tab w:val="right" w:pos="9467"/>
            </w:tabs>
            <w:rPr>
              <w:rFonts w:asciiTheme="minorHAnsi" w:eastAsiaTheme="minorEastAsia" w:hAnsiTheme="minorHAnsi" w:cstheme="minorBidi"/>
              <w:noProof/>
              <w:color w:val="auto"/>
              <w:lang w:eastAsia="ru-RU"/>
            </w:rPr>
          </w:pPr>
          <w:r w:rsidRPr="00D53134">
            <w:rPr>
              <w:rFonts w:asciiTheme="minorBidi" w:hAnsiTheme="minorBidi" w:cstheme="minorBidi"/>
              <w:sz w:val="24"/>
              <w:szCs w:val="24"/>
            </w:rPr>
            <w:fldChar w:fldCharType="begin"/>
          </w:r>
          <w:r w:rsidRPr="00D53134">
            <w:rPr>
              <w:rFonts w:asciiTheme="minorBidi" w:hAnsiTheme="minorBidi" w:cstheme="minorBidi"/>
              <w:sz w:val="24"/>
              <w:szCs w:val="24"/>
            </w:rPr>
            <w:instrText xml:space="preserve"> TOC \h \u \z </w:instrText>
          </w:r>
          <w:r w:rsidRPr="00D53134">
            <w:rPr>
              <w:rFonts w:asciiTheme="minorBidi" w:hAnsiTheme="minorBidi" w:cstheme="minorBidi"/>
              <w:sz w:val="24"/>
              <w:szCs w:val="24"/>
            </w:rPr>
            <w:fldChar w:fldCharType="separate"/>
          </w:r>
          <w:hyperlink w:anchor="_Toc508698229" w:history="1">
            <w:r w:rsidR="00AC51B0" w:rsidRPr="00F970C1">
              <w:rPr>
                <w:rStyle w:val="aff6"/>
                <w:rFonts w:asciiTheme="minorBidi" w:hAnsiTheme="minorBidi"/>
                <w:noProof/>
              </w:rPr>
              <w:t>1. Введение</w:t>
            </w:r>
            <w:r w:rsidR="00AC51B0">
              <w:rPr>
                <w:noProof/>
                <w:webHidden/>
              </w:rPr>
              <w:tab/>
            </w:r>
            <w:r w:rsidR="00AC51B0">
              <w:rPr>
                <w:noProof/>
                <w:webHidden/>
              </w:rPr>
              <w:fldChar w:fldCharType="begin"/>
            </w:r>
            <w:r w:rsidR="00AC51B0">
              <w:rPr>
                <w:noProof/>
                <w:webHidden/>
              </w:rPr>
              <w:instrText xml:space="preserve"> PAGEREF _Toc508698229 \h </w:instrText>
            </w:r>
            <w:r w:rsidR="00AC51B0">
              <w:rPr>
                <w:noProof/>
                <w:webHidden/>
              </w:rPr>
            </w:r>
            <w:r w:rsidR="00AC51B0">
              <w:rPr>
                <w:noProof/>
                <w:webHidden/>
              </w:rPr>
              <w:fldChar w:fldCharType="separate"/>
            </w:r>
            <w:r w:rsidR="00AC51B0">
              <w:rPr>
                <w:noProof/>
                <w:webHidden/>
              </w:rPr>
              <w:t>3</w:t>
            </w:r>
            <w:r w:rsidR="00AC51B0">
              <w:rPr>
                <w:noProof/>
                <w:webHidden/>
              </w:rPr>
              <w:fldChar w:fldCharType="end"/>
            </w:r>
          </w:hyperlink>
        </w:p>
        <w:p w14:paraId="20FEB6C1"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30" w:history="1">
            <w:r w:rsidR="00AC51B0" w:rsidRPr="00F970C1">
              <w:rPr>
                <w:rStyle w:val="aff6"/>
                <w:rFonts w:asciiTheme="minorBidi" w:hAnsiTheme="minorBidi"/>
                <w:noProof/>
              </w:rPr>
              <w:t>2. Область применения</w:t>
            </w:r>
            <w:r w:rsidR="00AC51B0">
              <w:rPr>
                <w:noProof/>
                <w:webHidden/>
              </w:rPr>
              <w:tab/>
            </w:r>
            <w:r w:rsidR="00AC51B0">
              <w:rPr>
                <w:noProof/>
                <w:webHidden/>
              </w:rPr>
              <w:fldChar w:fldCharType="begin"/>
            </w:r>
            <w:r w:rsidR="00AC51B0">
              <w:rPr>
                <w:noProof/>
                <w:webHidden/>
              </w:rPr>
              <w:instrText xml:space="preserve"> PAGEREF _Toc508698230 \h </w:instrText>
            </w:r>
            <w:r w:rsidR="00AC51B0">
              <w:rPr>
                <w:noProof/>
                <w:webHidden/>
              </w:rPr>
            </w:r>
            <w:r w:rsidR="00AC51B0">
              <w:rPr>
                <w:noProof/>
                <w:webHidden/>
              </w:rPr>
              <w:fldChar w:fldCharType="separate"/>
            </w:r>
            <w:r w:rsidR="00AC51B0">
              <w:rPr>
                <w:noProof/>
                <w:webHidden/>
              </w:rPr>
              <w:t>3</w:t>
            </w:r>
            <w:r w:rsidR="00AC51B0">
              <w:rPr>
                <w:noProof/>
                <w:webHidden/>
              </w:rPr>
              <w:fldChar w:fldCharType="end"/>
            </w:r>
          </w:hyperlink>
        </w:p>
        <w:p w14:paraId="66B5CE5F"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31" w:history="1">
            <w:r w:rsidR="00AC51B0" w:rsidRPr="00F970C1">
              <w:rPr>
                <w:rStyle w:val="aff6"/>
                <w:rFonts w:asciiTheme="minorBidi" w:hAnsiTheme="minorBidi"/>
                <w:noProof/>
              </w:rPr>
              <w:t>3. Нормативные ссылки</w:t>
            </w:r>
            <w:r w:rsidR="00AC51B0">
              <w:rPr>
                <w:noProof/>
                <w:webHidden/>
              </w:rPr>
              <w:tab/>
            </w:r>
            <w:r w:rsidR="00AC51B0">
              <w:rPr>
                <w:noProof/>
                <w:webHidden/>
              </w:rPr>
              <w:fldChar w:fldCharType="begin"/>
            </w:r>
            <w:r w:rsidR="00AC51B0">
              <w:rPr>
                <w:noProof/>
                <w:webHidden/>
              </w:rPr>
              <w:instrText xml:space="preserve"> PAGEREF _Toc508698231 \h </w:instrText>
            </w:r>
            <w:r w:rsidR="00AC51B0">
              <w:rPr>
                <w:noProof/>
                <w:webHidden/>
              </w:rPr>
            </w:r>
            <w:r w:rsidR="00AC51B0">
              <w:rPr>
                <w:noProof/>
                <w:webHidden/>
              </w:rPr>
              <w:fldChar w:fldCharType="separate"/>
            </w:r>
            <w:r w:rsidR="00AC51B0">
              <w:rPr>
                <w:noProof/>
                <w:webHidden/>
              </w:rPr>
              <w:t>4</w:t>
            </w:r>
            <w:r w:rsidR="00AC51B0">
              <w:rPr>
                <w:noProof/>
                <w:webHidden/>
              </w:rPr>
              <w:fldChar w:fldCharType="end"/>
            </w:r>
          </w:hyperlink>
        </w:p>
        <w:p w14:paraId="67BAFE8E"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32" w:history="1">
            <w:r w:rsidR="00AC51B0" w:rsidRPr="00F970C1">
              <w:rPr>
                <w:rStyle w:val="aff6"/>
                <w:rFonts w:asciiTheme="minorBidi" w:hAnsiTheme="minorBidi"/>
                <w:noProof/>
              </w:rPr>
              <w:t>4. Термины и определения</w:t>
            </w:r>
            <w:r w:rsidR="00AC51B0">
              <w:rPr>
                <w:noProof/>
                <w:webHidden/>
              </w:rPr>
              <w:tab/>
            </w:r>
            <w:r w:rsidR="00AC51B0">
              <w:rPr>
                <w:noProof/>
                <w:webHidden/>
              </w:rPr>
              <w:fldChar w:fldCharType="begin"/>
            </w:r>
            <w:r w:rsidR="00AC51B0">
              <w:rPr>
                <w:noProof/>
                <w:webHidden/>
              </w:rPr>
              <w:instrText xml:space="preserve"> PAGEREF _Toc508698232 \h </w:instrText>
            </w:r>
            <w:r w:rsidR="00AC51B0">
              <w:rPr>
                <w:noProof/>
                <w:webHidden/>
              </w:rPr>
            </w:r>
            <w:r w:rsidR="00AC51B0">
              <w:rPr>
                <w:noProof/>
                <w:webHidden/>
              </w:rPr>
              <w:fldChar w:fldCharType="separate"/>
            </w:r>
            <w:r w:rsidR="00AC51B0">
              <w:rPr>
                <w:noProof/>
                <w:webHidden/>
              </w:rPr>
              <w:t>7</w:t>
            </w:r>
            <w:r w:rsidR="00AC51B0">
              <w:rPr>
                <w:noProof/>
                <w:webHidden/>
              </w:rPr>
              <w:fldChar w:fldCharType="end"/>
            </w:r>
          </w:hyperlink>
        </w:p>
        <w:p w14:paraId="0BC48AF2"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33" w:history="1">
            <w:r w:rsidR="00AC51B0" w:rsidRPr="00F970C1">
              <w:rPr>
                <w:rStyle w:val="aff6"/>
                <w:rFonts w:asciiTheme="minorBidi" w:hAnsiTheme="minorBidi"/>
                <w:noProof/>
              </w:rPr>
              <w:t>5. Общие положения</w:t>
            </w:r>
            <w:r w:rsidR="00AC51B0">
              <w:rPr>
                <w:noProof/>
                <w:webHidden/>
              </w:rPr>
              <w:tab/>
            </w:r>
            <w:r w:rsidR="00AC51B0">
              <w:rPr>
                <w:noProof/>
                <w:webHidden/>
              </w:rPr>
              <w:fldChar w:fldCharType="begin"/>
            </w:r>
            <w:r w:rsidR="00AC51B0">
              <w:rPr>
                <w:noProof/>
                <w:webHidden/>
              </w:rPr>
              <w:instrText xml:space="preserve"> PAGEREF _Toc508698233 \h </w:instrText>
            </w:r>
            <w:r w:rsidR="00AC51B0">
              <w:rPr>
                <w:noProof/>
                <w:webHidden/>
              </w:rPr>
            </w:r>
            <w:r w:rsidR="00AC51B0">
              <w:rPr>
                <w:noProof/>
                <w:webHidden/>
              </w:rPr>
              <w:fldChar w:fldCharType="separate"/>
            </w:r>
            <w:r w:rsidR="00AC51B0">
              <w:rPr>
                <w:noProof/>
                <w:webHidden/>
              </w:rPr>
              <w:t>8</w:t>
            </w:r>
            <w:r w:rsidR="00AC51B0">
              <w:rPr>
                <w:noProof/>
                <w:webHidden/>
              </w:rPr>
              <w:fldChar w:fldCharType="end"/>
            </w:r>
          </w:hyperlink>
        </w:p>
        <w:p w14:paraId="0E1314F9"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34" w:history="1">
            <w:r w:rsidR="00AC51B0" w:rsidRPr="00F970C1">
              <w:rPr>
                <w:rStyle w:val="aff6"/>
                <w:rFonts w:asciiTheme="minorBidi" w:hAnsiTheme="minorBidi"/>
                <w:noProof/>
              </w:rPr>
              <w:t>5.1. Основные принципы информационного моделирования.</w:t>
            </w:r>
            <w:r w:rsidR="00AC51B0">
              <w:rPr>
                <w:noProof/>
                <w:webHidden/>
              </w:rPr>
              <w:tab/>
            </w:r>
            <w:r w:rsidR="00AC51B0">
              <w:rPr>
                <w:noProof/>
                <w:webHidden/>
              </w:rPr>
              <w:fldChar w:fldCharType="begin"/>
            </w:r>
            <w:r w:rsidR="00AC51B0">
              <w:rPr>
                <w:noProof/>
                <w:webHidden/>
              </w:rPr>
              <w:instrText xml:space="preserve"> PAGEREF _Toc508698234 \h </w:instrText>
            </w:r>
            <w:r w:rsidR="00AC51B0">
              <w:rPr>
                <w:noProof/>
                <w:webHidden/>
              </w:rPr>
            </w:r>
            <w:r w:rsidR="00AC51B0">
              <w:rPr>
                <w:noProof/>
                <w:webHidden/>
              </w:rPr>
              <w:fldChar w:fldCharType="separate"/>
            </w:r>
            <w:r w:rsidR="00AC51B0">
              <w:rPr>
                <w:noProof/>
                <w:webHidden/>
              </w:rPr>
              <w:t>8</w:t>
            </w:r>
            <w:r w:rsidR="00AC51B0">
              <w:rPr>
                <w:noProof/>
                <w:webHidden/>
              </w:rPr>
              <w:fldChar w:fldCharType="end"/>
            </w:r>
          </w:hyperlink>
        </w:p>
        <w:p w14:paraId="0D184AA2"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35" w:history="1">
            <w:r w:rsidR="00AC51B0" w:rsidRPr="00F970C1">
              <w:rPr>
                <w:rStyle w:val="aff6"/>
                <w:rFonts w:asciiTheme="minorBidi" w:hAnsiTheme="minorBidi"/>
                <w:noProof/>
              </w:rPr>
              <w:t>5.2. Основные принципы управления информацией на   стадиях жизненного цикла.</w:t>
            </w:r>
            <w:r w:rsidR="00AC51B0">
              <w:rPr>
                <w:noProof/>
                <w:webHidden/>
              </w:rPr>
              <w:tab/>
            </w:r>
            <w:r w:rsidR="00AC51B0">
              <w:rPr>
                <w:noProof/>
                <w:webHidden/>
              </w:rPr>
              <w:fldChar w:fldCharType="begin"/>
            </w:r>
            <w:r w:rsidR="00AC51B0">
              <w:rPr>
                <w:noProof/>
                <w:webHidden/>
              </w:rPr>
              <w:instrText xml:space="preserve"> PAGEREF _Toc508698235 \h </w:instrText>
            </w:r>
            <w:r w:rsidR="00AC51B0">
              <w:rPr>
                <w:noProof/>
                <w:webHidden/>
              </w:rPr>
            </w:r>
            <w:r w:rsidR="00AC51B0">
              <w:rPr>
                <w:noProof/>
                <w:webHidden/>
              </w:rPr>
              <w:fldChar w:fldCharType="separate"/>
            </w:r>
            <w:r w:rsidR="00AC51B0">
              <w:rPr>
                <w:noProof/>
                <w:webHidden/>
              </w:rPr>
              <w:t>17</w:t>
            </w:r>
            <w:r w:rsidR="00AC51B0">
              <w:rPr>
                <w:noProof/>
                <w:webHidden/>
              </w:rPr>
              <w:fldChar w:fldCharType="end"/>
            </w:r>
          </w:hyperlink>
        </w:p>
        <w:p w14:paraId="77F3E8D6"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36" w:history="1">
            <w:r w:rsidR="00AC51B0" w:rsidRPr="00F970C1">
              <w:rPr>
                <w:rStyle w:val="aff6"/>
                <w:rFonts w:asciiTheme="minorBidi" w:hAnsiTheme="minorBidi"/>
                <w:noProof/>
              </w:rPr>
              <w:t>5.3. Основные принципы интеграции и внедрения технологий информационного моделирования</w:t>
            </w:r>
            <w:r w:rsidR="00AC51B0">
              <w:rPr>
                <w:noProof/>
                <w:webHidden/>
              </w:rPr>
              <w:tab/>
            </w:r>
            <w:r w:rsidR="00AC51B0">
              <w:rPr>
                <w:noProof/>
                <w:webHidden/>
              </w:rPr>
              <w:fldChar w:fldCharType="begin"/>
            </w:r>
            <w:r w:rsidR="00AC51B0">
              <w:rPr>
                <w:noProof/>
                <w:webHidden/>
              </w:rPr>
              <w:instrText xml:space="preserve"> PAGEREF _Toc508698236 \h </w:instrText>
            </w:r>
            <w:r w:rsidR="00AC51B0">
              <w:rPr>
                <w:noProof/>
                <w:webHidden/>
              </w:rPr>
            </w:r>
            <w:r w:rsidR="00AC51B0">
              <w:rPr>
                <w:noProof/>
                <w:webHidden/>
              </w:rPr>
              <w:fldChar w:fldCharType="separate"/>
            </w:r>
            <w:r w:rsidR="00AC51B0">
              <w:rPr>
                <w:noProof/>
                <w:webHidden/>
              </w:rPr>
              <w:t>20</w:t>
            </w:r>
            <w:r w:rsidR="00AC51B0">
              <w:rPr>
                <w:noProof/>
                <w:webHidden/>
              </w:rPr>
              <w:fldChar w:fldCharType="end"/>
            </w:r>
          </w:hyperlink>
        </w:p>
        <w:p w14:paraId="63385E97" w14:textId="77777777" w:rsidR="00AC51B0" w:rsidRDefault="008B1886">
          <w:pPr>
            <w:pStyle w:val="20"/>
            <w:tabs>
              <w:tab w:val="right" w:pos="9467"/>
            </w:tabs>
            <w:rPr>
              <w:rFonts w:asciiTheme="minorHAnsi" w:eastAsiaTheme="minorEastAsia" w:hAnsiTheme="minorHAnsi" w:cstheme="minorBidi"/>
              <w:noProof/>
              <w:color w:val="auto"/>
              <w:lang w:eastAsia="ru-RU"/>
            </w:rPr>
          </w:pPr>
          <w:hyperlink w:anchor="_Toc508698237" w:history="1">
            <w:r w:rsidR="00AC51B0" w:rsidRPr="00F970C1">
              <w:rPr>
                <w:rStyle w:val="aff6"/>
                <w:noProof/>
              </w:rPr>
              <w:t>Результат работ</w:t>
            </w:r>
            <w:r w:rsidR="00AC51B0">
              <w:rPr>
                <w:noProof/>
                <w:webHidden/>
              </w:rPr>
              <w:tab/>
            </w:r>
            <w:r w:rsidR="00AC51B0">
              <w:rPr>
                <w:noProof/>
                <w:webHidden/>
              </w:rPr>
              <w:fldChar w:fldCharType="begin"/>
            </w:r>
            <w:r w:rsidR="00AC51B0">
              <w:rPr>
                <w:noProof/>
                <w:webHidden/>
              </w:rPr>
              <w:instrText xml:space="preserve"> PAGEREF _Toc508698237 \h </w:instrText>
            </w:r>
            <w:r w:rsidR="00AC51B0">
              <w:rPr>
                <w:noProof/>
                <w:webHidden/>
              </w:rPr>
            </w:r>
            <w:r w:rsidR="00AC51B0">
              <w:rPr>
                <w:noProof/>
                <w:webHidden/>
              </w:rPr>
              <w:fldChar w:fldCharType="separate"/>
            </w:r>
            <w:r w:rsidR="00AC51B0">
              <w:rPr>
                <w:noProof/>
                <w:webHidden/>
              </w:rPr>
              <w:t>29</w:t>
            </w:r>
            <w:r w:rsidR="00AC51B0">
              <w:rPr>
                <w:noProof/>
                <w:webHidden/>
              </w:rPr>
              <w:fldChar w:fldCharType="end"/>
            </w:r>
          </w:hyperlink>
        </w:p>
        <w:p w14:paraId="0491A2A6" w14:textId="77777777" w:rsidR="00AC51B0" w:rsidRDefault="008B1886">
          <w:pPr>
            <w:pStyle w:val="10"/>
            <w:tabs>
              <w:tab w:val="right" w:pos="9467"/>
            </w:tabs>
            <w:rPr>
              <w:rFonts w:asciiTheme="minorHAnsi" w:eastAsiaTheme="minorEastAsia" w:hAnsiTheme="minorHAnsi" w:cstheme="minorBidi"/>
              <w:noProof/>
              <w:color w:val="auto"/>
              <w:lang w:eastAsia="ru-RU"/>
            </w:rPr>
          </w:pPr>
          <w:hyperlink w:anchor="_Toc508698238" w:history="1">
            <w:r w:rsidR="00AC51B0" w:rsidRPr="00F970C1">
              <w:rPr>
                <w:rStyle w:val="aff6"/>
                <w:rFonts w:asciiTheme="minorBidi" w:hAnsiTheme="minorBidi"/>
                <w:noProof/>
              </w:rPr>
              <w:t>6. Правила проработки и детализации информационной модели (LOD)</w:t>
            </w:r>
            <w:r w:rsidR="00AC51B0">
              <w:rPr>
                <w:noProof/>
                <w:webHidden/>
              </w:rPr>
              <w:tab/>
            </w:r>
            <w:r w:rsidR="00AC51B0">
              <w:rPr>
                <w:noProof/>
                <w:webHidden/>
              </w:rPr>
              <w:fldChar w:fldCharType="begin"/>
            </w:r>
            <w:r w:rsidR="00AC51B0">
              <w:rPr>
                <w:noProof/>
                <w:webHidden/>
              </w:rPr>
              <w:instrText xml:space="preserve"> PAGEREF _Toc508698238 \h </w:instrText>
            </w:r>
            <w:r w:rsidR="00AC51B0">
              <w:rPr>
                <w:noProof/>
                <w:webHidden/>
              </w:rPr>
            </w:r>
            <w:r w:rsidR="00AC51B0">
              <w:rPr>
                <w:noProof/>
                <w:webHidden/>
              </w:rPr>
              <w:fldChar w:fldCharType="separate"/>
            </w:r>
            <w:r w:rsidR="00AC51B0">
              <w:rPr>
                <w:noProof/>
                <w:webHidden/>
              </w:rPr>
              <w:t>30</w:t>
            </w:r>
            <w:r w:rsidR="00AC51B0">
              <w:rPr>
                <w:noProof/>
                <w:webHidden/>
              </w:rPr>
              <w:fldChar w:fldCharType="end"/>
            </w:r>
          </w:hyperlink>
        </w:p>
        <w:p w14:paraId="62195AF9"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39" w:history="1">
            <w:r w:rsidR="00AC51B0" w:rsidRPr="00F970C1">
              <w:rPr>
                <w:rStyle w:val="aff6"/>
                <w:rFonts w:asciiTheme="minorBidi" w:hAnsiTheme="minorBidi"/>
                <w:noProof/>
              </w:rPr>
              <w:t>6.1 Общая информация. Определение и состав</w:t>
            </w:r>
            <w:r w:rsidR="00AC51B0">
              <w:rPr>
                <w:noProof/>
                <w:webHidden/>
              </w:rPr>
              <w:tab/>
            </w:r>
            <w:r w:rsidR="00AC51B0">
              <w:rPr>
                <w:noProof/>
                <w:webHidden/>
              </w:rPr>
              <w:fldChar w:fldCharType="begin"/>
            </w:r>
            <w:r w:rsidR="00AC51B0">
              <w:rPr>
                <w:noProof/>
                <w:webHidden/>
              </w:rPr>
              <w:instrText xml:space="preserve"> PAGEREF _Toc508698239 \h </w:instrText>
            </w:r>
            <w:r w:rsidR="00AC51B0">
              <w:rPr>
                <w:noProof/>
                <w:webHidden/>
              </w:rPr>
            </w:r>
            <w:r w:rsidR="00AC51B0">
              <w:rPr>
                <w:noProof/>
                <w:webHidden/>
              </w:rPr>
              <w:fldChar w:fldCharType="separate"/>
            </w:r>
            <w:r w:rsidR="00AC51B0">
              <w:rPr>
                <w:noProof/>
                <w:webHidden/>
              </w:rPr>
              <w:t>30</w:t>
            </w:r>
            <w:r w:rsidR="00AC51B0">
              <w:rPr>
                <w:noProof/>
                <w:webHidden/>
              </w:rPr>
              <w:fldChar w:fldCharType="end"/>
            </w:r>
          </w:hyperlink>
        </w:p>
        <w:p w14:paraId="01C3E3CB"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40" w:history="1">
            <w:r w:rsidR="00AC51B0" w:rsidRPr="00F970C1">
              <w:rPr>
                <w:rStyle w:val="aff6"/>
                <w:rFonts w:asciiTheme="minorBidi" w:hAnsiTheme="minorBidi"/>
                <w:noProof/>
              </w:rPr>
              <w:t>6.2. Описание требований к графической информации LoG</w:t>
            </w:r>
            <w:r w:rsidR="00AC51B0">
              <w:rPr>
                <w:noProof/>
                <w:webHidden/>
              </w:rPr>
              <w:tab/>
            </w:r>
            <w:r w:rsidR="00AC51B0">
              <w:rPr>
                <w:noProof/>
                <w:webHidden/>
              </w:rPr>
              <w:fldChar w:fldCharType="begin"/>
            </w:r>
            <w:r w:rsidR="00AC51B0">
              <w:rPr>
                <w:noProof/>
                <w:webHidden/>
              </w:rPr>
              <w:instrText xml:space="preserve"> PAGEREF _Toc508698240 \h </w:instrText>
            </w:r>
            <w:r w:rsidR="00AC51B0">
              <w:rPr>
                <w:noProof/>
                <w:webHidden/>
              </w:rPr>
            </w:r>
            <w:r w:rsidR="00AC51B0">
              <w:rPr>
                <w:noProof/>
                <w:webHidden/>
              </w:rPr>
              <w:fldChar w:fldCharType="separate"/>
            </w:r>
            <w:r w:rsidR="00AC51B0">
              <w:rPr>
                <w:noProof/>
                <w:webHidden/>
              </w:rPr>
              <w:t>36</w:t>
            </w:r>
            <w:r w:rsidR="00AC51B0">
              <w:rPr>
                <w:noProof/>
                <w:webHidden/>
              </w:rPr>
              <w:fldChar w:fldCharType="end"/>
            </w:r>
          </w:hyperlink>
        </w:p>
        <w:p w14:paraId="53069459"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41" w:history="1">
            <w:r w:rsidR="00AC51B0" w:rsidRPr="00F970C1">
              <w:rPr>
                <w:rStyle w:val="aff6"/>
                <w:rFonts w:asciiTheme="minorBidi" w:hAnsiTheme="minorBidi"/>
                <w:noProof/>
              </w:rPr>
              <w:t>6.3. Описание требований к неграфической информации LoI</w:t>
            </w:r>
            <w:r w:rsidR="00AC51B0">
              <w:rPr>
                <w:noProof/>
                <w:webHidden/>
              </w:rPr>
              <w:tab/>
            </w:r>
            <w:r w:rsidR="00AC51B0">
              <w:rPr>
                <w:noProof/>
                <w:webHidden/>
              </w:rPr>
              <w:fldChar w:fldCharType="begin"/>
            </w:r>
            <w:r w:rsidR="00AC51B0">
              <w:rPr>
                <w:noProof/>
                <w:webHidden/>
              </w:rPr>
              <w:instrText xml:space="preserve"> PAGEREF _Toc508698241 \h </w:instrText>
            </w:r>
            <w:r w:rsidR="00AC51B0">
              <w:rPr>
                <w:noProof/>
                <w:webHidden/>
              </w:rPr>
            </w:r>
            <w:r w:rsidR="00AC51B0">
              <w:rPr>
                <w:noProof/>
                <w:webHidden/>
              </w:rPr>
              <w:fldChar w:fldCharType="separate"/>
            </w:r>
            <w:r w:rsidR="00AC51B0">
              <w:rPr>
                <w:noProof/>
                <w:webHidden/>
              </w:rPr>
              <w:t>36</w:t>
            </w:r>
            <w:r w:rsidR="00AC51B0">
              <w:rPr>
                <w:noProof/>
                <w:webHidden/>
              </w:rPr>
              <w:fldChar w:fldCharType="end"/>
            </w:r>
          </w:hyperlink>
        </w:p>
        <w:p w14:paraId="3E75FD9D"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42" w:history="1">
            <w:r w:rsidR="00AC51B0" w:rsidRPr="00F970C1">
              <w:rPr>
                <w:rStyle w:val="aff6"/>
                <w:rFonts w:asciiTheme="minorBidi" w:hAnsiTheme="minorBidi"/>
                <w:noProof/>
              </w:rPr>
              <w:t>6.4. Описание требований к уровню точности LoA</w:t>
            </w:r>
            <w:r w:rsidR="00AC51B0">
              <w:rPr>
                <w:noProof/>
                <w:webHidden/>
              </w:rPr>
              <w:tab/>
            </w:r>
            <w:r w:rsidR="00AC51B0">
              <w:rPr>
                <w:noProof/>
                <w:webHidden/>
              </w:rPr>
              <w:fldChar w:fldCharType="begin"/>
            </w:r>
            <w:r w:rsidR="00AC51B0">
              <w:rPr>
                <w:noProof/>
                <w:webHidden/>
              </w:rPr>
              <w:instrText xml:space="preserve"> PAGEREF _Toc508698242 \h </w:instrText>
            </w:r>
            <w:r w:rsidR="00AC51B0">
              <w:rPr>
                <w:noProof/>
                <w:webHidden/>
              </w:rPr>
            </w:r>
            <w:r w:rsidR="00AC51B0">
              <w:rPr>
                <w:noProof/>
                <w:webHidden/>
              </w:rPr>
              <w:fldChar w:fldCharType="separate"/>
            </w:r>
            <w:r w:rsidR="00AC51B0">
              <w:rPr>
                <w:noProof/>
                <w:webHidden/>
              </w:rPr>
              <w:t>52</w:t>
            </w:r>
            <w:r w:rsidR="00AC51B0">
              <w:rPr>
                <w:noProof/>
                <w:webHidden/>
              </w:rPr>
              <w:fldChar w:fldCharType="end"/>
            </w:r>
          </w:hyperlink>
        </w:p>
        <w:p w14:paraId="4F8F545D"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43" w:history="1">
            <w:r w:rsidR="00AC51B0" w:rsidRPr="00F970C1">
              <w:rPr>
                <w:rStyle w:val="aff6"/>
                <w:rFonts w:asciiTheme="minorBidi" w:hAnsiTheme="minorBidi"/>
                <w:noProof/>
              </w:rPr>
              <w:t>6.5. Описание требований к уровню качества/готовности услуги (сервиса) LoS</w:t>
            </w:r>
            <w:r w:rsidR="00AC51B0">
              <w:rPr>
                <w:noProof/>
                <w:webHidden/>
              </w:rPr>
              <w:tab/>
            </w:r>
            <w:r w:rsidR="00AC51B0">
              <w:rPr>
                <w:noProof/>
                <w:webHidden/>
              </w:rPr>
              <w:fldChar w:fldCharType="begin"/>
            </w:r>
            <w:r w:rsidR="00AC51B0">
              <w:rPr>
                <w:noProof/>
                <w:webHidden/>
              </w:rPr>
              <w:instrText xml:space="preserve"> PAGEREF _Toc508698243 \h </w:instrText>
            </w:r>
            <w:r w:rsidR="00AC51B0">
              <w:rPr>
                <w:noProof/>
                <w:webHidden/>
              </w:rPr>
            </w:r>
            <w:r w:rsidR="00AC51B0">
              <w:rPr>
                <w:noProof/>
                <w:webHidden/>
              </w:rPr>
              <w:fldChar w:fldCharType="separate"/>
            </w:r>
            <w:r w:rsidR="00AC51B0">
              <w:rPr>
                <w:noProof/>
                <w:webHidden/>
              </w:rPr>
              <w:t>53</w:t>
            </w:r>
            <w:r w:rsidR="00AC51B0">
              <w:rPr>
                <w:noProof/>
                <w:webHidden/>
              </w:rPr>
              <w:fldChar w:fldCharType="end"/>
            </w:r>
          </w:hyperlink>
        </w:p>
        <w:p w14:paraId="48A455F1"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44" w:history="1">
            <w:r w:rsidR="00AC51B0" w:rsidRPr="00F970C1">
              <w:rPr>
                <w:rStyle w:val="aff6"/>
                <w:rFonts w:asciiTheme="minorBidi" w:hAnsiTheme="minorBidi"/>
                <w:noProof/>
              </w:rPr>
              <w:t>6.6. Методика использования уровней детализации при реализации проектов</w:t>
            </w:r>
            <w:r w:rsidR="00AC51B0">
              <w:rPr>
                <w:noProof/>
                <w:webHidden/>
              </w:rPr>
              <w:tab/>
            </w:r>
            <w:r w:rsidR="00AC51B0">
              <w:rPr>
                <w:noProof/>
                <w:webHidden/>
              </w:rPr>
              <w:fldChar w:fldCharType="begin"/>
            </w:r>
            <w:r w:rsidR="00AC51B0">
              <w:rPr>
                <w:noProof/>
                <w:webHidden/>
              </w:rPr>
              <w:instrText xml:space="preserve"> PAGEREF _Toc508698244 \h </w:instrText>
            </w:r>
            <w:r w:rsidR="00AC51B0">
              <w:rPr>
                <w:noProof/>
                <w:webHidden/>
              </w:rPr>
            </w:r>
            <w:r w:rsidR="00AC51B0">
              <w:rPr>
                <w:noProof/>
                <w:webHidden/>
              </w:rPr>
              <w:fldChar w:fldCharType="separate"/>
            </w:r>
            <w:r w:rsidR="00AC51B0">
              <w:rPr>
                <w:noProof/>
                <w:webHidden/>
              </w:rPr>
              <w:t>54</w:t>
            </w:r>
            <w:r w:rsidR="00AC51B0">
              <w:rPr>
                <w:noProof/>
                <w:webHidden/>
              </w:rPr>
              <w:fldChar w:fldCharType="end"/>
            </w:r>
          </w:hyperlink>
        </w:p>
        <w:p w14:paraId="6381D671"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45" w:history="1">
            <w:r w:rsidR="00AC51B0" w:rsidRPr="00F970C1">
              <w:rPr>
                <w:rStyle w:val="aff6"/>
                <w:rFonts w:asciiTheme="minorBidi" w:hAnsiTheme="minorBidi"/>
                <w:noProof/>
              </w:rPr>
              <w:t>7. Правила организации единого информационного пространства</w:t>
            </w:r>
            <w:r w:rsidR="00AC51B0">
              <w:rPr>
                <w:noProof/>
                <w:webHidden/>
              </w:rPr>
              <w:tab/>
            </w:r>
            <w:r w:rsidR="00AC51B0">
              <w:rPr>
                <w:noProof/>
                <w:webHidden/>
              </w:rPr>
              <w:fldChar w:fldCharType="begin"/>
            </w:r>
            <w:r w:rsidR="00AC51B0">
              <w:rPr>
                <w:noProof/>
                <w:webHidden/>
              </w:rPr>
              <w:instrText xml:space="preserve"> PAGEREF _Toc508698245 \h </w:instrText>
            </w:r>
            <w:r w:rsidR="00AC51B0">
              <w:rPr>
                <w:noProof/>
                <w:webHidden/>
              </w:rPr>
            </w:r>
            <w:r w:rsidR="00AC51B0">
              <w:rPr>
                <w:noProof/>
                <w:webHidden/>
              </w:rPr>
              <w:fldChar w:fldCharType="separate"/>
            </w:r>
            <w:r w:rsidR="00AC51B0">
              <w:rPr>
                <w:noProof/>
                <w:webHidden/>
              </w:rPr>
              <w:t>55</w:t>
            </w:r>
            <w:r w:rsidR="00AC51B0">
              <w:rPr>
                <w:noProof/>
                <w:webHidden/>
              </w:rPr>
              <w:fldChar w:fldCharType="end"/>
            </w:r>
          </w:hyperlink>
        </w:p>
        <w:p w14:paraId="070C895E"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46" w:history="1">
            <w:r w:rsidR="00AC51B0" w:rsidRPr="00F970C1">
              <w:rPr>
                <w:rStyle w:val="aff6"/>
                <w:rFonts w:asciiTheme="minorBidi" w:hAnsiTheme="minorBidi"/>
                <w:noProof/>
              </w:rPr>
              <w:t>7.1. Общая информация</w:t>
            </w:r>
            <w:r w:rsidR="00AC51B0">
              <w:rPr>
                <w:noProof/>
                <w:webHidden/>
              </w:rPr>
              <w:tab/>
            </w:r>
            <w:r w:rsidR="00AC51B0">
              <w:rPr>
                <w:noProof/>
                <w:webHidden/>
              </w:rPr>
              <w:fldChar w:fldCharType="begin"/>
            </w:r>
            <w:r w:rsidR="00AC51B0">
              <w:rPr>
                <w:noProof/>
                <w:webHidden/>
              </w:rPr>
              <w:instrText xml:space="preserve"> PAGEREF _Toc508698246 \h </w:instrText>
            </w:r>
            <w:r w:rsidR="00AC51B0">
              <w:rPr>
                <w:noProof/>
                <w:webHidden/>
              </w:rPr>
            </w:r>
            <w:r w:rsidR="00AC51B0">
              <w:rPr>
                <w:noProof/>
                <w:webHidden/>
              </w:rPr>
              <w:fldChar w:fldCharType="separate"/>
            </w:r>
            <w:r w:rsidR="00AC51B0">
              <w:rPr>
                <w:noProof/>
                <w:webHidden/>
              </w:rPr>
              <w:t>55</w:t>
            </w:r>
            <w:r w:rsidR="00AC51B0">
              <w:rPr>
                <w:noProof/>
                <w:webHidden/>
              </w:rPr>
              <w:fldChar w:fldCharType="end"/>
            </w:r>
          </w:hyperlink>
        </w:p>
        <w:p w14:paraId="06FE863C"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47" w:history="1">
            <w:r w:rsidR="00AC51B0" w:rsidRPr="00F970C1">
              <w:rPr>
                <w:rStyle w:val="aff6"/>
                <w:rFonts w:asciiTheme="minorBidi" w:hAnsiTheme="minorBidi"/>
                <w:noProof/>
              </w:rPr>
              <w:t>7.2. Перечень пользователей информационной модели</w:t>
            </w:r>
            <w:r w:rsidR="00AC51B0">
              <w:rPr>
                <w:noProof/>
                <w:webHidden/>
              </w:rPr>
              <w:tab/>
            </w:r>
            <w:r w:rsidR="00AC51B0">
              <w:rPr>
                <w:noProof/>
                <w:webHidden/>
              </w:rPr>
              <w:fldChar w:fldCharType="begin"/>
            </w:r>
            <w:r w:rsidR="00AC51B0">
              <w:rPr>
                <w:noProof/>
                <w:webHidden/>
              </w:rPr>
              <w:instrText xml:space="preserve"> PAGEREF _Toc508698247 \h </w:instrText>
            </w:r>
            <w:r w:rsidR="00AC51B0">
              <w:rPr>
                <w:noProof/>
                <w:webHidden/>
              </w:rPr>
            </w:r>
            <w:r w:rsidR="00AC51B0">
              <w:rPr>
                <w:noProof/>
                <w:webHidden/>
              </w:rPr>
              <w:fldChar w:fldCharType="separate"/>
            </w:r>
            <w:r w:rsidR="00AC51B0">
              <w:rPr>
                <w:noProof/>
                <w:webHidden/>
              </w:rPr>
              <w:t>56</w:t>
            </w:r>
            <w:r w:rsidR="00AC51B0">
              <w:rPr>
                <w:noProof/>
                <w:webHidden/>
              </w:rPr>
              <w:fldChar w:fldCharType="end"/>
            </w:r>
          </w:hyperlink>
        </w:p>
        <w:p w14:paraId="6D707047"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48" w:history="1">
            <w:r w:rsidR="00AC51B0" w:rsidRPr="00F970C1">
              <w:rPr>
                <w:rStyle w:val="aff6"/>
                <w:rFonts w:asciiTheme="minorBidi" w:hAnsiTheme="minorBidi"/>
                <w:noProof/>
              </w:rPr>
              <w:t>7.3. Перечень стандартных процессов</w:t>
            </w:r>
            <w:r w:rsidR="00AC51B0">
              <w:rPr>
                <w:noProof/>
                <w:webHidden/>
              </w:rPr>
              <w:tab/>
            </w:r>
            <w:r w:rsidR="00AC51B0">
              <w:rPr>
                <w:noProof/>
                <w:webHidden/>
              </w:rPr>
              <w:fldChar w:fldCharType="begin"/>
            </w:r>
            <w:r w:rsidR="00AC51B0">
              <w:rPr>
                <w:noProof/>
                <w:webHidden/>
              </w:rPr>
              <w:instrText xml:space="preserve"> PAGEREF _Toc508698248 \h </w:instrText>
            </w:r>
            <w:r w:rsidR="00AC51B0">
              <w:rPr>
                <w:noProof/>
                <w:webHidden/>
              </w:rPr>
            </w:r>
            <w:r w:rsidR="00AC51B0">
              <w:rPr>
                <w:noProof/>
                <w:webHidden/>
              </w:rPr>
              <w:fldChar w:fldCharType="separate"/>
            </w:r>
            <w:r w:rsidR="00AC51B0">
              <w:rPr>
                <w:noProof/>
                <w:webHidden/>
              </w:rPr>
              <w:t>62</w:t>
            </w:r>
            <w:r w:rsidR="00AC51B0">
              <w:rPr>
                <w:noProof/>
                <w:webHidden/>
              </w:rPr>
              <w:fldChar w:fldCharType="end"/>
            </w:r>
          </w:hyperlink>
        </w:p>
        <w:p w14:paraId="0D9054BF"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49" w:history="1">
            <w:r w:rsidR="00AC51B0" w:rsidRPr="00F970C1">
              <w:rPr>
                <w:rStyle w:val="aff6"/>
                <w:rFonts w:asciiTheme="minorBidi" w:hAnsiTheme="minorBidi"/>
                <w:noProof/>
                <w:highlight w:val="red"/>
              </w:rPr>
              <w:t>7.4. Перечень дополнительных процессов</w:t>
            </w:r>
            <w:r w:rsidR="00AC51B0">
              <w:rPr>
                <w:noProof/>
                <w:webHidden/>
              </w:rPr>
              <w:tab/>
            </w:r>
            <w:r w:rsidR="00AC51B0">
              <w:rPr>
                <w:noProof/>
                <w:webHidden/>
              </w:rPr>
              <w:fldChar w:fldCharType="begin"/>
            </w:r>
            <w:r w:rsidR="00AC51B0">
              <w:rPr>
                <w:noProof/>
                <w:webHidden/>
              </w:rPr>
              <w:instrText xml:space="preserve"> PAGEREF _Toc508698249 \h </w:instrText>
            </w:r>
            <w:r w:rsidR="00AC51B0">
              <w:rPr>
                <w:noProof/>
                <w:webHidden/>
              </w:rPr>
            </w:r>
            <w:r w:rsidR="00AC51B0">
              <w:rPr>
                <w:noProof/>
                <w:webHidden/>
              </w:rPr>
              <w:fldChar w:fldCharType="separate"/>
            </w:r>
            <w:r w:rsidR="00AC51B0">
              <w:rPr>
                <w:noProof/>
                <w:webHidden/>
              </w:rPr>
              <w:t>64</w:t>
            </w:r>
            <w:r w:rsidR="00AC51B0">
              <w:rPr>
                <w:noProof/>
                <w:webHidden/>
              </w:rPr>
              <w:fldChar w:fldCharType="end"/>
            </w:r>
          </w:hyperlink>
        </w:p>
        <w:p w14:paraId="750FEE16"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50" w:history="1">
            <w:r w:rsidR="00AC51B0" w:rsidRPr="00F970C1">
              <w:rPr>
                <w:rStyle w:val="aff6"/>
                <w:rFonts w:asciiTheme="minorBidi" w:hAnsiTheme="minorBidi"/>
                <w:noProof/>
              </w:rPr>
              <w:t>7.5. Процессы обеспечения обмена информацией</w:t>
            </w:r>
            <w:r w:rsidR="00AC51B0">
              <w:rPr>
                <w:noProof/>
                <w:webHidden/>
              </w:rPr>
              <w:tab/>
            </w:r>
            <w:r w:rsidR="00AC51B0">
              <w:rPr>
                <w:noProof/>
                <w:webHidden/>
              </w:rPr>
              <w:fldChar w:fldCharType="begin"/>
            </w:r>
            <w:r w:rsidR="00AC51B0">
              <w:rPr>
                <w:noProof/>
                <w:webHidden/>
              </w:rPr>
              <w:instrText xml:space="preserve"> PAGEREF _Toc508698250 \h </w:instrText>
            </w:r>
            <w:r w:rsidR="00AC51B0">
              <w:rPr>
                <w:noProof/>
                <w:webHidden/>
              </w:rPr>
            </w:r>
            <w:r w:rsidR="00AC51B0">
              <w:rPr>
                <w:noProof/>
                <w:webHidden/>
              </w:rPr>
              <w:fldChar w:fldCharType="separate"/>
            </w:r>
            <w:r w:rsidR="00AC51B0">
              <w:rPr>
                <w:noProof/>
                <w:webHidden/>
              </w:rPr>
              <w:t>65</w:t>
            </w:r>
            <w:r w:rsidR="00AC51B0">
              <w:rPr>
                <w:noProof/>
                <w:webHidden/>
              </w:rPr>
              <w:fldChar w:fldCharType="end"/>
            </w:r>
          </w:hyperlink>
        </w:p>
        <w:p w14:paraId="7F2DC5DD"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51" w:history="1">
            <w:r w:rsidR="00AC51B0" w:rsidRPr="00F970C1">
              <w:rPr>
                <w:rStyle w:val="aff6"/>
                <w:rFonts w:asciiTheme="minorBidi" w:hAnsiTheme="minorBidi"/>
                <w:noProof/>
              </w:rPr>
              <w:t>7.6. Правила организации единого информационного пространства</w:t>
            </w:r>
            <w:r w:rsidR="00AC51B0">
              <w:rPr>
                <w:noProof/>
                <w:webHidden/>
              </w:rPr>
              <w:tab/>
            </w:r>
            <w:r w:rsidR="00AC51B0">
              <w:rPr>
                <w:noProof/>
                <w:webHidden/>
              </w:rPr>
              <w:fldChar w:fldCharType="begin"/>
            </w:r>
            <w:r w:rsidR="00AC51B0">
              <w:rPr>
                <w:noProof/>
                <w:webHidden/>
              </w:rPr>
              <w:instrText xml:space="preserve"> PAGEREF _Toc508698251 \h </w:instrText>
            </w:r>
            <w:r w:rsidR="00AC51B0">
              <w:rPr>
                <w:noProof/>
                <w:webHidden/>
              </w:rPr>
            </w:r>
            <w:r w:rsidR="00AC51B0">
              <w:rPr>
                <w:noProof/>
                <w:webHidden/>
              </w:rPr>
              <w:fldChar w:fldCharType="separate"/>
            </w:r>
            <w:r w:rsidR="00AC51B0">
              <w:rPr>
                <w:noProof/>
                <w:webHidden/>
              </w:rPr>
              <w:t>66</w:t>
            </w:r>
            <w:r w:rsidR="00AC51B0">
              <w:rPr>
                <w:noProof/>
                <w:webHidden/>
              </w:rPr>
              <w:fldChar w:fldCharType="end"/>
            </w:r>
          </w:hyperlink>
        </w:p>
        <w:p w14:paraId="1A0CA380"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52" w:history="1">
            <w:r w:rsidR="00AC51B0" w:rsidRPr="00F970C1">
              <w:rPr>
                <w:rStyle w:val="aff6"/>
                <w:rFonts w:asciiTheme="minorBidi" w:hAnsiTheme="minorBidi"/>
                <w:noProof/>
              </w:rPr>
              <w:t>8. Правила именования объектов информационного моделирования</w:t>
            </w:r>
            <w:r w:rsidR="00AC51B0">
              <w:rPr>
                <w:noProof/>
                <w:webHidden/>
              </w:rPr>
              <w:tab/>
            </w:r>
            <w:r w:rsidR="00AC51B0">
              <w:rPr>
                <w:noProof/>
                <w:webHidden/>
              </w:rPr>
              <w:fldChar w:fldCharType="begin"/>
            </w:r>
            <w:r w:rsidR="00AC51B0">
              <w:rPr>
                <w:noProof/>
                <w:webHidden/>
              </w:rPr>
              <w:instrText xml:space="preserve"> PAGEREF _Toc508698252 \h </w:instrText>
            </w:r>
            <w:r w:rsidR="00AC51B0">
              <w:rPr>
                <w:noProof/>
                <w:webHidden/>
              </w:rPr>
            </w:r>
            <w:r w:rsidR="00AC51B0">
              <w:rPr>
                <w:noProof/>
                <w:webHidden/>
              </w:rPr>
              <w:fldChar w:fldCharType="separate"/>
            </w:r>
            <w:r w:rsidR="00AC51B0">
              <w:rPr>
                <w:noProof/>
                <w:webHidden/>
              </w:rPr>
              <w:t>67</w:t>
            </w:r>
            <w:r w:rsidR="00AC51B0">
              <w:rPr>
                <w:noProof/>
                <w:webHidden/>
              </w:rPr>
              <w:fldChar w:fldCharType="end"/>
            </w:r>
          </w:hyperlink>
        </w:p>
        <w:p w14:paraId="71E934D9"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53" w:history="1">
            <w:r w:rsidR="00AC51B0" w:rsidRPr="00F970C1">
              <w:rPr>
                <w:rStyle w:val="aff6"/>
                <w:rFonts w:asciiTheme="minorBidi" w:hAnsiTheme="minorBidi"/>
                <w:noProof/>
              </w:rPr>
              <w:t>8.1. Принципы создания системы справочных именований (reference designation system, RDS). Обзор серии стандартов IEC/ISO 81346</w:t>
            </w:r>
            <w:r w:rsidR="00AC51B0">
              <w:rPr>
                <w:noProof/>
                <w:webHidden/>
              </w:rPr>
              <w:tab/>
            </w:r>
            <w:r w:rsidR="00AC51B0">
              <w:rPr>
                <w:noProof/>
                <w:webHidden/>
              </w:rPr>
              <w:fldChar w:fldCharType="begin"/>
            </w:r>
            <w:r w:rsidR="00AC51B0">
              <w:rPr>
                <w:noProof/>
                <w:webHidden/>
              </w:rPr>
              <w:instrText xml:space="preserve"> PAGEREF _Toc508698253 \h </w:instrText>
            </w:r>
            <w:r w:rsidR="00AC51B0">
              <w:rPr>
                <w:noProof/>
                <w:webHidden/>
              </w:rPr>
            </w:r>
            <w:r w:rsidR="00AC51B0">
              <w:rPr>
                <w:noProof/>
                <w:webHidden/>
              </w:rPr>
              <w:fldChar w:fldCharType="separate"/>
            </w:r>
            <w:r w:rsidR="00AC51B0">
              <w:rPr>
                <w:noProof/>
                <w:webHidden/>
              </w:rPr>
              <w:t>67</w:t>
            </w:r>
            <w:r w:rsidR="00AC51B0">
              <w:rPr>
                <w:noProof/>
                <w:webHidden/>
              </w:rPr>
              <w:fldChar w:fldCharType="end"/>
            </w:r>
          </w:hyperlink>
        </w:p>
        <w:p w14:paraId="1A9D5063"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54" w:history="1">
            <w:r w:rsidR="00AC51B0" w:rsidRPr="00F970C1">
              <w:rPr>
                <w:rStyle w:val="aff6"/>
                <w:rFonts w:asciiTheme="minorBidi" w:hAnsiTheme="minorBidi"/>
                <w:noProof/>
              </w:rPr>
              <w:t>8.2. Принципы именования объектов/систем в строительстве по ISO/FDIS 81346-12:2018</w:t>
            </w:r>
            <w:r w:rsidR="00AC51B0">
              <w:rPr>
                <w:noProof/>
                <w:webHidden/>
              </w:rPr>
              <w:tab/>
            </w:r>
            <w:r w:rsidR="00AC51B0">
              <w:rPr>
                <w:noProof/>
                <w:webHidden/>
              </w:rPr>
              <w:fldChar w:fldCharType="begin"/>
            </w:r>
            <w:r w:rsidR="00AC51B0">
              <w:rPr>
                <w:noProof/>
                <w:webHidden/>
              </w:rPr>
              <w:instrText xml:space="preserve"> PAGEREF _Toc508698254 \h </w:instrText>
            </w:r>
            <w:r w:rsidR="00AC51B0">
              <w:rPr>
                <w:noProof/>
                <w:webHidden/>
              </w:rPr>
            </w:r>
            <w:r w:rsidR="00AC51B0">
              <w:rPr>
                <w:noProof/>
                <w:webHidden/>
              </w:rPr>
              <w:fldChar w:fldCharType="separate"/>
            </w:r>
            <w:r w:rsidR="00AC51B0">
              <w:rPr>
                <w:noProof/>
                <w:webHidden/>
              </w:rPr>
              <w:t>68</w:t>
            </w:r>
            <w:r w:rsidR="00AC51B0">
              <w:rPr>
                <w:noProof/>
                <w:webHidden/>
              </w:rPr>
              <w:fldChar w:fldCharType="end"/>
            </w:r>
          </w:hyperlink>
        </w:p>
        <w:p w14:paraId="20219AA4"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55" w:history="1">
            <w:r w:rsidR="00AC51B0" w:rsidRPr="00F970C1">
              <w:rPr>
                <w:rStyle w:val="aff6"/>
                <w:rFonts w:asciiTheme="minorBidi" w:hAnsiTheme="minorBidi"/>
                <w:noProof/>
              </w:rPr>
              <w:t>8.3. Правила именования объектов/систем по IEC 81346-1:2009</w:t>
            </w:r>
            <w:r w:rsidR="00AC51B0">
              <w:rPr>
                <w:noProof/>
                <w:webHidden/>
              </w:rPr>
              <w:tab/>
            </w:r>
            <w:r w:rsidR="00AC51B0">
              <w:rPr>
                <w:noProof/>
                <w:webHidden/>
              </w:rPr>
              <w:fldChar w:fldCharType="begin"/>
            </w:r>
            <w:r w:rsidR="00AC51B0">
              <w:rPr>
                <w:noProof/>
                <w:webHidden/>
              </w:rPr>
              <w:instrText xml:space="preserve"> PAGEREF _Toc508698255 \h </w:instrText>
            </w:r>
            <w:r w:rsidR="00AC51B0">
              <w:rPr>
                <w:noProof/>
                <w:webHidden/>
              </w:rPr>
            </w:r>
            <w:r w:rsidR="00AC51B0">
              <w:rPr>
                <w:noProof/>
                <w:webHidden/>
              </w:rPr>
              <w:fldChar w:fldCharType="separate"/>
            </w:r>
            <w:r w:rsidR="00AC51B0">
              <w:rPr>
                <w:noProof/>
                <w:webHidden/>
              </w:rPr>
              <w:t>72</w:t>
            </w:r>
            <w:r w:rsidR="00AC51B0">
              <w:rPr>
                <w:noProof/>
                <w:webHidden/>
              </w:rPr>
              <w:fldChar w:fldCharType="end"/>
            </w:r>
          </w:hyperlink>
        </w:p>
        <w:p w14:paraId="443653A7"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56" w:history="1">
            <w:r w:rsidR="00AC51B0" w:rsidRPr="00F970C1">
              <w:rPr>
                <w:rStyle w:val="aff6"/>
                <w:rFonts w:asciiTheme="minorBidi" w:hAnsiTheme="minorBidi"/>
                <w:noProof/>
              </w:rPr>
              <w:t>8.5 Правила именования файлов</w:t>
            </w:r>
            <w:r w:rsidR="00AC51B0">
              <w:rPr>
                <w:noProof/>
                <w:webHidden/>
              </w:rPr>
              <w:tab/>
            </w:r>
            <w:r w:rsidR="00AC51B0">
              <w:rPr>
                <w:noProof/>
                <w:webHidden/>
              </w:rPr>
              <w:fldChar w:fldCharType="begin"/>
            </w:r>
            <w:r w:rsidR="00AC51B0">
              <w:rPr>
                <w:noProof/>
                <w:webHidden/>
              </w:rPr>
              <w:instrText xml:space="preserve"> PAGEREF _Toc508698256 \h </w:instrText>
            </w:r>
            <w:r w:rsidR="00AC51B0">
              <w:rPr>
                <w:noProof/>
                <w:webHidden/>
              </w:rPr>
            </w:r>
            <w:r w:rsidR="00AC51B0">
              <w:rPr>
                <w:noProof/>
                <w:webHidden/>
              </w:rPr>
              <w:fldChar w:fldCharType="separate"/>
            </w:r>
            <w:r w:rsidR="00AC51B0">
              <w:rPr>
                <w:noProof/>
                <w:webHidden/>
              </w:rPr>
              <w:t>88</w:t>
            </w:r>
            <w:r w:rsidR="00AC51B0">
              <w:rPr>
                <w:noProof/>
                <w:webHidden/>
              </w:rPr>
              <w:fldChar w:fldCharType="end"/>
            </w:r>
          </w:hyperlink>
        </w:p>
        <w:p w14:paraId="733411D8"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57" w:history="1">
            <w:r w:rsidR="00AC51B0" w:rsidRPr="00F970C1">
              <w:rPr>
                <w:rStyle w:val="aff6"/>
                <w:rFonts w:asciiTheme="minorBidi" w:hAnsiTheme="minorBidi"/>
                <w:noProof/>
              </w:rPr>
              <w:t>9. Правила применения библиотек информационных моделей</w:t>
            </w:r>
            <w:r w:rsidR="00AC51B0">
              <w:rPr>
                <w:noProof/>
                <w:webHidden/>
              </w:rPr>
              <w:tab/>
            </w:r>
            <w:r w:rsidR="00AC51B0">
              <w:rPr>
                <w:noProof/>
                <w:webHidden/>
              </w:rPr>
              <w:fldChar w:fldCharType="begin"/>
            </w:r>
            <w:r w:rsidR="00AC51B0">
              <w:rPr>
                <w:noProof/>
                <w:webHidden/>
              </w:rPr>
              <w:instrText xml:space="preserve"> PAGEREF _Toc508698257 \h </w:instrText>
            </w:r>
            <w:r w:rsidR="00AC51B0">
              <w:rPr>
                <w:noProof/>
                <w:webHidden/>
              </w:rPr>
            </w:r>
            <w:r w:rsidR="00AC51B0">
              <w:rPr>
                <w:noProof/>
                <w:webHidden/>
              </w:rPr>
              <w:fldChar w:fldCharType="separate"/>
            </w:r>
            <w:r w:rsidR="00AC51B0">
              <w:rPr>
                <w:noProof/>
                <w:webHidden/>
              </w:rPr>
              <w:t>95</w:t>
            </w:r>
            <w:r w:rsidR="00AC51B0">
              <w:rPr>
                <w:noProof/>
                <w:webHidden/>
              </w:rPr>
              <w:fldChar w:fldCharType="end"/>
            </w:r>
          </w:hyperlink>
        </w:p>
        <w:p w14:paraId="2F9D860E"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58" w:history="1">
            <w:r w:rsidR="00AC51B0" w:rsidRPr="00F970C1">
              <w:rPr>
                <w:rStyle w:val="aff6"/>
                <w:rFonts w:asciiTheme="minorBidi" w:hAnsiTheme="minorBidi"/>
                <w:noProof/>
              </w:rPr>
              <w:t>9.1. Основные принципы</w:t>
            </w:r>
            <w:r w:rsidR="00AC51B0">
              <w:rPr>
                <w:noProof/>
                <w:webHidden/>
              </w:rPr>
              <w:tab/>
            </w:r>
            <w:r w:rsidR="00AC51B0">
              <w:rPr>
                <w:noProof/>
                <w:webHidden/>
              </w:rPr>
              <w:fldChar w:fldCharType="begin"/>
            </w:r>
            <w:r w:rsidR="00AC51B0">
              <w:rPr>
                <w:noProof/>
                <w:webHidden/>
              </w:rPr>
              <w:instrText xml:space="preserve"> PAGEREF _Toc508698258 \h </w:instrText>
            </w:r>
            <w:r w:rsidR="00AC51B0">
              <w:rPr>
                <w:noProof/>
                <w:webHidden/>
              </w:rPr>
            </w:r>
            <w:r w:rsidR="00AC51B0">
              <w:rPr>
                <w:noProof/>
                <w:webHidden/>
              </w:rPr>
              <w:fldChar w:fldCharType="separate"/>
            </w:r>
            <w:r w:rsidR="00AC51B0">
              <w:rPr>
                <w:noProof/>
                <w:webHidden/>
              </w:rPr>
              <w:t>95</w:t>
            </w:r>
            <w:r w:rsidR="00AC51B0">
              <w:rPr>
                <w:noProof/>
                <w:webHidden/>
              </w:rPr>
              <w:fldChar w:fldCharType="end"/>
            </w:r>
          </w:hyperlink>
        </w:p>
        <w:p w14:paraId="492C80DB"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59" w:history="1">
            <w:r w:rsidR="00AC51B0" w:rsidRPr="00F970C1">
              <w:rPr>
                <w:rStyle w:val="aff6"/>
                <w:rFonts w:asciiTheme="minorBidi" w:hAnsiTheme="minorBidi"/>
                <w:noProof/>
              </w:rPr>
              <w:t>9.2. Правила именования библиотечных элементов</w:t>
            </w:r>
            <w:r w:rsidR="00AC51B0">
              <w:rPr>
                <w:noProof/>
                <w:webHidden/>
              </w:rPr>
              <w:tab/>
            </w:r>
            <w:r w:rsidR="00AC51B0">
              <w:rPr>
                <w:noProof/>
                <w:webHidden/>
              </w:rPr>
              <w:fldChar w:fldCharType="begin"/>
            </w:r>
            <w:r w:rsidR="00AC51B0">
              <w:rPr>
                <w:noProof/>
                <w:webHidden/>
              </w:rPr>
              <w:instrText xml:space="preserve"> PAGEREF _Toc508698259 \h </w:instrText>
            </w:r>
            <w:r w:rsidR="00AC51B0">
              <w:rPr>
                <w:noProof/>
                <w:webHidden/>
              </w:rPr>
            </w:r>
            <w:r w:rsidR="00AC51B0">
              <w:rPr>
                <w:noProof/>
                <w:webHidden/>
              </w:rPr>
              <w:fldChar w:fldCharType="separate"/>
            </w:r>
            <w:r w:rsidR="00AC51B0">
              <w:rPr>
                <w:noProof/>
                <w:webHidden/>
              </w:rPr>
              <w:t>102</w:t>
            </w:r>
            <w:r w:rsidR="00AC51B0">
              <w:rPr>
                <w:noProof/>
                <w:webHidden/>
              </w:rPr>
              <w:fldChar w:fldCharType="end"/>
            </w:r>
          </w:hyperlink>
        </w:p>
        <w:p w14:paraId="4B582D1F"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60" w:history="1">
            <w:r w:rsidR="00AC51B0" w:rsidRPr="00F970C1">
              <w:rPr>
                <w:rStyle w:val="aff6"/>
                <w:rFonts w:asciiTheme="minorBidi" w:hAnsiTheme="minorBidi"/>
                <w:noProof/>
              </w:rPr>
              <w:t>10. Правила двухмерного моделирования графической информации</w:t>
            </w:r>
            <w:r w:rsidR="00AC51B0">
              <w:rPr>
                <w:noProof/>
                <w:webHidden/>
              </w:rPr>
              <w:tab/>
            </w:r>
            <w:r w:rsidR="00AC51B0">
              <w:rPr>
                <w:noProof/>
                <w:webHidden/>
              </w:rPr>
              <w:fldChar w:fldCharType="begin"/>
            </w:r>
            <w:r w:rsidR="00AC51B0">
              <w:rPr>
                <w:noProof/>
                <w:webHidden/>
              </w:rPr>
              <w:instrText xml:space="preserve"> PAGEREF _Toc508698260 \h </w:instrText>
            </w:r>
            <w:r w:rsidR="00AC51B0">
              <w:rPr>
                <w:noProof/>
                <w:webHidden/>
              </w:rPr>
            </w:r>
            <w:r w:rsidR="00AC51B0">
              <w:rPr>
                <w:noProof/>
                <w:webHidden/>
              </w:rPr>
              <w:fldChar w:fldCharType="separate"/>
            </w:r>
            <w:r w:rsidR="00AC51B0">
              <w:rPr>
                <w:noProof/>
                <w:webHidden/>
              </w:rPr>
              <w:t>102</w:t>
            </w:r>
            <w:r w:rsidR="00AC51B0">
              <w:rPr>
                <w:noProof/>
                <w:webHidden/>
              </w:rPr>
              <w:fldChar w:fldCharType="end"/>
            </w:r>
          </w:hyperlink>
        </w:p>
        <w:p w14:paraId="10C7D6C1"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61" w:history="1">
            <w:r w:rsidR="00AC51B0" w:rsidRPr="00F970C1">
              <w:rPr>
                <w:rStyle w:val="aff6"/>
                <w:rFonts w:asciiTheme="minorBidi" w:hAnsiTheme="minorBidi"/>
                <w:noProof/>
              </w:rPr>
              <w:t>11. Правила трехмерного моделирования графической информации</w:t>
            </w:r>
            <w:r w:rsidR="00AC51B0">
              <w:rPr>
                <w:noProof/>
                <w:webHidden/>
              </w:rPr>
              <w:tab/>
            </w:r>
            <w:r w:rsidR="00AC51B0">
              <w:rPr>
                <w:noProof/>
                <w:webHidden/>
              </w:rPr>
              <w:fldChar w:fldCharType="begin"/>
            </w:r>
            <w:r w:rsidR="00AC51B0">
              <w:rPr>
                <w:noProof/>
                <w:webHidden/>
              </w:rPr>
              <w:instrText xml:space="preserve"> PAGEREF _Toc508698261 \h </w:instrText>
            </w:r>
            <w:r w:rsidR="00AC51B0">
              <w:rPr>
                <w:noProof/>
                <w:webHidden/>
              </w:rPr>
            </w:r>
            <w:r w:rsidR="00AC51B0">
              <w:rPr>
                <w:noProof/>
                <w:webHidden/>
              </w:rPr>
              <w:fldChar w:fldCharType="separate"/>
            </w:r>
            <w:r w:rsidR="00AC51B0">
              <w:rPr>
                <w:noProof/>
                <w:webHidden/>
              </w:rPr>
              <w:t>107</w:t>
            </w:r>
            <w:r w:rsidR="00AC51B0">
              <w:rPr>
                <w:noProof/>
                <w:webHidden/>
              </w:rPr>
              <w:fldChar w:fldCharType="end"/>
            </w:r>
          </w:hyperlink>
        </w:p>
        <w:p w14:paraId="5D867172"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62" w:history="1">
            <w:r w:rsidR="00AC51B0" w:rsidRPr="00F970C1">
              <w:rPr>
                <w:rStyle w:val="aff6"/>
                <w:rFonts w:asciiTheme="minorBidi" w:hAnsiTheme="minorBidi"/>
                <w:noProof/>
              </w:rPr>
              <w:t>12. Правила разработки специальных информационных моделей</w:t>
            </w:r>
            <w:r w:rsidR="00AC51B0">
              <w:rPr>
                <w:noProof/>
                <w:webHidden/>
              </w:rPr>
              <w:tab/>
            </w:r>
            <w:r w:rsidR="00AC51B0">
              <w:rPr>
                <w:noProof/>
                <w:webHidden/>
              </w:rPr>
              <w:fldChar w:fldCharType="begin"/>
            </w:r>
            <w:r w:rsidR="00AC51B0">
              <w:rPr>
                <w:noProof/>
                <w:webHidden/>
              </w:rPr>
              <w:instrText xml:space="preserve"> PAGEREF _Toc508698262 \h </w:instrText>
            </w:r>
            <w:r w:rsidR="00AC51B0">
              <w:rPr>
                <w:noProof/>
                <w:webHidden/>
              </w:rPr>
            </w:r>
            <w:r w:rsidR="00AC51B0">
              <w:rPr>
                <w:noProof/>
                <w:webHidden/>
              </w:rPr>
              <w:fldChar w:fldCharType="separate"/>
            </w:r>
            <w:r w:rsidR="00AC51B0">
              <w:rPr>
                <w:noProof/>
                <w:webHidden/>
              </w:rPr>
              <w:t>108</w:t>
            </w:r>
            <w:r w:rsidR="00AC51B0">
              <w:rPr>
                <w:noProof/>
                <w:webHidden/>
              </w:rPr>
              <w:fldChar w:fldCharType="end"/>
            </w:r>
          </w:hyperlink>
        </w:p>
        <w:p w14:paraId="09BAF942"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63" w:history="1">
            <w:r w:rsidR="00AC51B0" w:rsidRPr="00F970C1">
              <w:rPr>
                <w:rStyle w:val="aff6"/>
                <w:rFonts w:asciiTheme="minorBidi" w:hAnsiTheme="minorBidi"/>
                <w:noProof/>
              </w:rPr>
              <w:t>Приложение 1. Словарь терминов и определений</w:t>
            </w:r>
            <w:r w:rsidR="00AC51B0">
              <w:rPr>
                <w:noProof/>
                <w:webHidden/>
              </w:rPr>
              <w:tab/>
            </w:r>
            <w:r w:rsidR="00AC51B0">
              <w:rPr>
                <w:noProof/>
                <w:webHidden/>
              </w:rPr>
              <w:fldChar w:fldCharType="begin"/>
            </w:r>
            <w:r w:rsidR="00AC51B0">
              <w:rPr>
                <w:noProof/>
                <w:webHidden/>
              </w:rPr>
              <w:instrText xml:space="preserve"> PAGEREF _Toc508698263 \h </w:instrText>
            </w:r>
            <w:r w:rsidR="00AC51B0">
              <w:rPr>
                <w:noProof/>
                <w:webHidden/>
              </w:rPr>
            </w:r>
            <w:r w:rsidR="00AC51B0">
              <w:rPr>
                <w:noProof/>
                <w:webHidden/>
              </w:rPr>
              <w:fldChar w:fldCharType="separate"/>
            </w:r>
            <w:r w:rsidR="00AC51B0">
              <w:rPr>
                <w:noProof/>
                <w:webHidden/>
              </w:rPr>
              <w:t>111</w:t>
            </w:r>
            <w:r w:rsidR="00AC51B0">
              <w:rPr>
                <w:noProof/>
                <w:webHidden/>
              </w:rPr>
              <w:fldChar w:fldCharType="end"/>
            </w:r>
          </w:hyperlink>
        </w:p>
        <w:p w14:paraId="64F92075" w14:textId="77777777" w:rsidR="00AC51B0" w:rsidRDefault="008B1886">
          <w:pPr>
            <w:pStyle w:val="20"/>
            <w:tabs>
              <w:tab w:val="right" w:pos="9467"/>
            </w:tabs>
            <w:rPr>
              <w:rFonts w:asciiTheme="minorHAnsi" w:eastAsiaTheme="minorEastAsia" w:hAnsiTheme="minorHAnsi" w:cstheme="minorBidi"/>
              <w:noProof/>
              <w:color w:val="auto"/>
              <w:lang w:eastAsia="ru-RU"/>
            </w:rPr>
          </w:pPr>
          <w:hyperlink w:anchor="_Toc508698264" w:history="1">
            <w:r w:rsidR="00AC51B0" w:rsidRPr="00F970C1">
              <w:rPr>
                <w:rStyle w:val="aff6"/>
                <w:noProof/>
              </w:rPr>
              <w:t>Алфавитный указатель терминов на русском языке</w:t>
            </w:r>
            <w:r w:rsidR="00AC51B0">
              <w:rPr>
                <w:noProof/>
                <w:webHidden/>
              </w:rPr>
              <w:tab/>
            </w:r>
            <w:r w:rsidR="00AC51B0">
              <w:rPr>
                <w:noProof/>
                <w:webHidden/>
              </w:rPr>
              <w:fldChar w:fldCharType="begin"/>
            </w:r>
            <w:r w:rsidR="00AC51B0">
              <w:rPr>
                <w:noProof/>
                <w:webHidden/>
              </w:rPr>
              <w:instrText xml:space="preserve"> PAGEREF _Toc508698264 \h </w:instrText>
            </w:r>
            <w:r w:rsidR="00AC51B0">
              <w:rPr>
                <w:noProof/>
                <w:webHidden/>
              </w:rPr>
            </w:r>
            <w:r w:rsidR="00AC51B0">
              <w:rPr>
                <w:noProof/>
                <w:webHidden/>
              </w:rPr>
              <w:fldChar w:fldCharType="separate"/>
            </w:r>
            <w:r w:rsidR="00AC51B0">
              <w:rPr>
                <w:noProof/>
                <w:webHidden/>
              </w:rPr>
              <w:t>142</w:t>
            </w:r>
            <w:r w:rsidR="00AC51B0">
              <w:rPr>
                <w:noProof/>
                <w:webHidden/>
              </w:rPr>
              <w:fldChar w:fldCharType="end"/>
            </w:r>
          </w:hyperlink>
        </w:p>
        <w:p w14:paraId="445F0D48" w14:textId="77777777" w:rsidR="00AC51B0" w:rsidRDefault="008B1886">
          <w:pPr>
            <w:pStyle w:val="20"/>
            <w:tabs>
              <w:tab w:val="right" w:pos="9467"/>
            </w:tabs>
            <w:rPr>
              <w:rFonts w:asciiTheme="minorHAnsi" w:eastAsiaTheme="minorEastAsia" w:hAnsiTheme="minorHAnsi" w:cstheme="minorBidi"/>
              <w:noProof/>
              <w:color w:val="auto"/>
              <w:lang w:eastAsia="ru-RU"/>
            </w:rPr>
          </w:pPr>
          <w:hyperlink w:anchor="_Toc508698265" w:history="1">
            <w:r w:rsidR="00AC51B0" w:rsidRPr="00F970C1">
              <w:rPr>
                <w:rStyle w:val="aff6"/>
                <w:noProof/>
              </w:rPr>
              <w:t>Алфавитный указатель терминов на английском языке</w:t>
            </w:r>
            <w:r w:rsidR="00AC51B0">
              <w:rPr>
                <w:noProof/>
                <w:webHidden/>
              </w:rPr>
              <w:tab/>
            </w:r>
            <w:r w:rsidR="00AC51B0">
              <w:rPr>
                <w:noProof/>
                <w:webHidden/>
              </w:rPr>
              <w:fldChar w:fldCharType="begin"/>
            </w:r>
            <w:r w:rsidR="00AC51B0">
              <w:rPr>
                <w:noProof/>
                <w:webHidden/>
              </w:rPr>
              <w:instrText xml:space="preserve"> PAGEREF _Toc508698265 \h </w:instrText>
            </w:r>
            <w:r w:rsidR="00AC51B0">
              <w:rPr>
                <w:noProof/>
                <w:webHidden/>
              </w:rPr>
            </w:r>
            <w:r w:rsidR="00AC51B0">
              <w:rPr>
                <w:noProof/>
                <w:webHidden/>
              </w:rPr>
              <w:fldChar w:fldCharType="separate"/>
            </w:r>
            <w:r w:rsidR="00AC51B0">
              <w:rPr>
                <w:noProof/>
                <w:webHidden/>
              </w:rPr>
              <w:t>152</w:t>
            </w:r>
            <w:r w:rsidR="00AC51B0">
              <w:rPr>
                <w:noProof/>
                <w:webHidden/>
              </w:rPr>
              <w:fldChar w:fldCharType="end"/>
            </w:r>
          </w:hyperlink>
        </w:p>
        <w:p w14:paraId="0D8D68C3"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66" w:history="1">
            <w:r w:rsidR="00AC51B0" w:rsidRPr="00F970C1">
              <w:rPr>
                <w:rStyle w:val="aff6"/>
                <w:rFonts w:asciiTheme="minorBidi" w:hAnsiTheme="minorBidi"/>
                <w:noProof/>
              </w:rPr>
              <w:t>Приложение 2 Требования к детализации элементов информационной модели по стадиям жизненного цикла зданий и сооружений</w:t>
            </w:r>
            <w:r w:rsidR="00AC51B0">
              <w:rPr>
                <w:noProof/>
                <w:webHidden/>
              </w:rPr>
              <w:tab/>
            </w:r>
            <w:r w:rsidR="00AC51B0">
              <w:rPr>
                <w:noProof/>
                <w:webHidden/>
              </w:rPr>
              <w:fldChar w:fldCharType="begin"/>
            </w:r>
            <w:r w:rsidR="00AC51B0">
              <w:rPr>
                <w:noProof/>
                <w:webHidden/>
              </w:rPr>
              <w:instrText xml:space="preserve"> PAGEREF _Toc508698266 \h </w:instrText>
            </w:r>
            <w:r w:rsidR="00AC51B0">
              <w:rPr>
                <w:noProof/>
                <w:webHidden/>
              </w:rPr>
            </w:r>
            <w:r w:rsidR="00AC51B0">
              <w:rPr>
                <w:noProof/>
                <w:webHidden/>
              </w:rPr>
              <w:fldChar w:fldCharType="separate"/>
            </w:r>
            <w:r w:rsidR="00AC51B0">
              <w:rPr>
                <w:noProof/>
                <w:webHidden/>
              </w:rPr>
              <w:t>162</w:t>
            </w:r>
            <w:r w:rsidR="00AC51B0">
              <w:rPr>
                <w:noProof/>
                <w:webHidden/>
              </w:rPr>
              <w:fldChar w:fldCharType="end"/>
            </w:r>
          </w:hyperlink>
        </w:p>
        <w:p w14:paraId="04F8C002"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67" w:history="1">
            <w:r w:rsidR="00AC51B0" w:rsidRPr="00F970C1">
              <w:rPr>
                <w:rStyle w:val="aff6"/>
                <w:rFonts w:asciiTheme="minorBidi" w:hAnsiTheme="minorBidi"/>
                <w:noProof/>
              </w:rPr>
              <w:t>Приложение 3. Требования к детализации элементов информационной модели по стадиям жизненного цикла линейных объектов</w:t>
            </w:r>
            <w:r w:rsidR="00AC51B0">
              <w:rPr>
                <w:noProof/>
                <w:webHidden/>
              </w:rPr>
              <w:tab/>
            </w:r>
            <w:r w:rsidR="00AC51B0">
              <w:rPr>
                <w:noProof/>
                <w:webHidden/>
              </w:rPr>
              <w:fldChar w:fldCharType="begin"/>
            </w:r>
            <w:r w:rsidR="00AC51B0">
              <w:rPr>
                <w:noProof/>
                <w:webHidden/>
              </w:rPr>
              <w:instrText xml:space="preserve"> PAGEREF _Toc508698267 \h </w:instrText>
            </w:r>
            <w:r w:rsidR="00AC51B0">
              <w:rPr>
                <w:noProof/>
                <w:webHidden/>
              </w:rPr>
            </w:r>
            <w:r w:rsidR="00AC51B0">
              <w:rPr>
                <w:noProof/>
                <w:webHidden/>
              </w:rPr>
              <w:fldChar w:fldCharType="separate"/>
            </w:r>
            <w:r w:rsidR="00AC51B0">
              <w:rPr>
                <w:noProof/>
                <w:webHidden/>
              </w:rPr>
              <w:t>215</w:t>
            </w:r>
            <w:r w:rsidR="00AC51B0">
              <w:rPr>
                <w:noProof/>
                <w:webHidden/>
              </w:rPr>
              <w:fldChar w:fldCharType="end"/>
            </w:r>
          </w:hyperlink>
        </w:p>
        <w:p w14:paraId="55EAC4EC" w14:textId="77777777" w:rsidR="00AC51B0" w:rsidRDefault="008B1886">
          <w:pPr>
            <w:pStyle w:val="10"/>
            <w:tabs>
              <w:tab w:val="right" w:pos="9467"/>
            </w:tabs>
            <w:rPr>
              <w:rFonts w:asciiTheme="minorHAnsi" w:eastAsiaTheme="minorEastAsia" w:hAnsiTheme="minorHAnsi" w:cstheme="minorBidi"/>
              <w:noProof/>
              <w:color w:val="auto"/>
              <w:lang w:eastAsia="ru-RU"/>
            </w:rPr>
          </w:pPr>
          <w:hyperlink w:anchor="_Toc508698268" w:history="1">
            <w:r w:rsidR="00AC51B0" w:rsidRPr="00F970C1">
              <w:rPr>
                <w:rStyle w:val="aff6"/>
                <w:noProof/>
              </w:rPr>
              <w:t>Приложение 4. Таблицы классов и кодов</w:t>
            </w:r>
            <w:r w:rsidR="00AC51B0">
              <w:rPr>
                <w:noProof/>
                <w:webHidden/>
              </w:rPr>
              <w:tab/>
            </w:r>
            <w:r w:rsidR="00AC51B0">
              <w:rPr>
                <w:noProof/>
                <w:webHidden/>
              </w:rPr>
              <w:fldChar w:fldCharType="begin"/>
            </w:r>
            <w:r w:rsidR="00AC51B0">
              <w:rPr>
                <w:noProof/>
                <w:webHidden/>
              </w:rPr>
              <w:instrText xml:space="preserve"> PAGEREF _Toc508698268 \h </w:instrText>
            </w:r>
            <w:r w:rsidR="00AC51B0">
              <w:rPr>
                <w:noProof/>
                <w:webHidden/>
              </w:rPr>
            </w:r>
            <w:r w:rsidR="00AC51B0">
              <w:rPr>
                <w:noProof/>
                <w:webHidden/>
              </w:rPr>
              <w:fldChar w:fldCharType="separate"/>
            </w:r>
            <w:r w:rsidR="00AC51B0">
              <w:rPr>
                <w:noProof/>
                <w:webHidden/>
              </w:rPr>
              <w:t>228</w:t>
            </w:r>
            <w:r w:rsidR="00AC51B0">
              <w:rPr>
                <w:noProof/>
                <w:webHidden/>
              </w:rPr>
              <w:fldChar w:fldCharType="end"/>
            </w:r>
          </w:hyperlink>
        </w:p>
        <w:p w14:paraId="2A91746B"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69" w:history="1">
            <w:r w:rsidR="00AC51B0" w:rsidRPr="00F970C1">
              <w:rPr>
                <w:rStyle w:val="aff6"/>
                <w:noProof/>
              </w:rPr>
              <w:t>Таблица 1 – Классы объектов в соответствии с их назначением или задачей</w:t>
            </w:r>
            <w:r w:rsidR="00AC51B0">
              <w:rPr>
                <w:noProof/>
                <w:webHidden/>
              </w:rPr>
              <w:tab/>
            </w:r>
            <w:r w:rsidR="00AC51B0">
              <w:rPr>
                <w:noProof/>
                <w:webHidden/>
              </w:rPr>
              <w:fldChar w:fldCharType="begin"/>
            </w:r>
            <w:r w:rsidR="00AC51B0">
              <w:rPr>
                <w:noProof/>
                <w:webHidden/>
              </w:rPr>
              <w:instrText xml:space="preserve"> PAGEREF _Toc508698269 \h </w:instrText>
            </w:r>
            <w:r w:rsidR="00AC51B0">
              <w:rPr>
                <w:noProof/>
                <w:webHidden/>
              </w:rPr>
            </w:r>
            <w:r w:rsidR="00AC51B0">
              <w:rPr>
                <w:noProof/>
                <w:webHidden/>
              </w:rPr>
              <w:fldChar w:fldCharType="separate"/>
            </w:r>
            <w:r w:rsidR="00AC51B0">
              <w:rPr>
                <w:noProof/>
                <w:webHidden/>
              </w:rPr>
              <w:t>228</w:t>
            </w:r>
            <w:r w:rsidR="00AC51B0">
              <w:rPr>
                <w:noProof/>
                <w:webHidden/>
              </w:rPr>
              <w:fldChar w:fldCharType="end"/>
            </w:r>
          </w:hyperlink>
        </w:p>
        <w:p w14:paraId="292BE8D1"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70" w:history="1">
            <w:r w:rsidR="00AC51B0" w:rsidRPr="00F970C1">
              <w:rPr>
                <w:rStyle w:val="aff6"/>
                <w:noProof/>
              </w:rPr>
              <w:t>Таблица 2 – Определения и буквенные коды подклассов, относящиеся к основным классам (Класс A)</w:t>
            </w:r>
            <w:r w:rsidR="00AC51B0">
              <w:rPr>
                <w:noProof/>
                <w:webHidden/>
              </w:rPr>
              <w:tab/>
            </w:r>
            <w:r w:rsidR="00AC51B0">
              <w:rPr>
                <w:noProof/>
                <w:webHidden/>
              </w:rPr>
              <w:fldChar w:fldCharType="begin"/>
            </w:r>
            <w:r w:rsidR="00AC51B0">
              <w:rPr>
                <w:noProof/>
                <w:webHidden/>
              </w:rPr>
              <w:instrText xml:space="preserve"> PAGEREF _Toc508698270 \h </w:instrText>
            </w:r>
            <w:r w:rsidR="00AC51B0">
              <w:rPr>
                <w:noProof/>
                <w:webHidden/>
              </w:rPr>
            </w:r>
            <w:r w:rsidR="00AC51B0">
              <w:rPr>
                <w:noProof/>
                <w:webHidden/>
              </w:rPr>
              <w:fldChar w:fldCharType="separate"/>
            </w:r>
            <w:r w:rsidR="00AC51B0">
              <w:rPr>
                <w:noProof/>
                <w:webHidden/>
              </w:rPr>
              <w:t>236</w:t>
            </w:r>
            <w:r w:rsidR="00AC51B0">
              <w:rPr>
                <w:noProof/>
                <w:webHidden/>
              </w:rPr>
              <w:fldChar w:fldCharType="end"/>
            </w:r>
          </w:hyperlink>
        </w:p>
        <w:p w14:paraId="148F5965" w14:textId="77777777" w:rsidR="00AC51B0" w:rsidRDefault="008B1886">
          <w:pPr>
            <w:pStyle w:val="30"/>
            <w:tabs>
              <w:tab w:val="right" w:pos="9467"/>
            </w:tabs>
            <w:rPr>
              <w:rFonts w:asciiTheme="minorHAnsi" w:eastAsiaTheme="minorEastAsia" w:hAnsiTheme="minorHAnsi" w:cstheme="minorBidi"/>
              <w:noProof/>
              <w:color w:val="auto"/>
              <w:lang w:eastAsia="ru-RU"/>
            </w:rPr>
          </w:pPr>
          <w:hyperlink w:anchor="_Toc508698271" w:history="1">
            <w:r w:rsidR="00AC51B0" w:rsidRPr="00F970C1">
              <w:rPr>
                <w:rStyle w:val="aff6"/>
                <w:noProof/>
              </w:rPr>
              <w:t>Таблица 3 – Классы объектов инфраструктуры</w:t>
            </w:r>
            <w:r w:rsidR="00AC51B0">
              <w:rPr>
                <w:noProof/>
                <w:webHidden/>
              </w:rPr>
              <w:tab/>
            </w:r>
            <w:r w:rsidR="00AC51B0">
              <w:rPr>
                <w:noProof/>
                <w:webHidden/>
              </w:rPr>
              <w:fldChar w:fldCharType="begin"/>
            </w:r>
            <w:r w:rsidR="00AC51B0">
              <w:rPr>
                <w:noProof/>
                <w:webHidden/>
              </w:rPr>
              <w:instrText xml:space="preserve"> PAGEREF _Toc508698271 \h </w:instrText>
            </w:r>
            <w:r w:rsidR="00AC51B0">
              <w:rPr>
                <w:noProof/>
                <w:webHidden/>
              </w:rPr>
            </w:r>
            <w:r w:rsidR="00AC51B0">
              <w:rPr>
                <w:noProof/>
                <w:webHidden/>
              </w:rPr>
              <w:fldChar w:fldCharType="separate"/>
            </w:r>
            <w:r w:rsidR="00AC51B0">
              <w:rPr>
                <w:noProof/>
                <w:webHidden/>
              </w:rPr>
              <w:t>249</w:t>
            </w:r>
            <w:r w:rsidR="00AC51B0">
              <w:rPr>
                <w:noProof/>
                <w:webHidden/>
              </w:rPr>
              <w:fldChar w:fldCharType="end"/>
            </w:r>
          </w:hyperlink>
        </w:p>
        <w:p w14:paraId="5A652565" w14:textId="77777777" w:rsidR="007B27A7" w:rsidRPr="00D53134" w:rsidRDefault="00FF04AB" w:rsidP="00D53134">
          <w:pPr>
            <w:tabs>
              <w:tab w:val="right" w:pos="9025"/>
            </w:tabs>
            <w:spacing w:before="200" w:after="80"/>
            <w:jc w:val="both"/>
            <w:rPr>
              <w:rFonts w:asciiTheme="minorBidi" w:hAnsiTheme="minorBidi" w:cstheme="minorBidi"/>
              <w:b/>
              <w:sz w:val="24"/>
              <w:szCs w:val="24"/>
            </w:rPr>
          </w:pPr>
          <w:r w:rsidRPr="00D53134">
            <w:rPr>
              <w:rFonts w:asciiTheme="minorBidi" w:hAnsiTheme="minorBidi" w:cstheme="minorBidi"/>
              <w:sz w:val="24"/>
              <w:szCs w:val="24"/>
            </w:rPr>
            <w:fldChar w:fldCharType="end"/>
          </w:r>
        </w:p>
      </w:sdtContent>
    </w:sdt>
    <w:p w14:paraId="75588C40" w14:textId="77777777" w:rsidR="007B27A7" w:rsidRPr="00D53134" w:rsidRDefault="00FF04AB" w:rsidP="00D53134">
      <w:pPr>
        <w:pStyle w:val="3"/>
        <w:spacing w:line="276" w:lineRule="auto"/>
        <w:ind w:left="0" w:firstLine="0"/>
        <w:contextualSpacing w:val="0"/>
        <w:jc w:val="both"/>
        <w:rPr>
          <w:rFonts w:asciiTheme="minorBidi" w:hAnsiTheme="minorBidi" w:cstheme="minorBidi"/>
          <w:sz w:val="24"/>
          <w:szCs w:val="24"/>
        </w:rPr>
      </w:pPr>
      <w:bookmarkStart w:id="43" w:name="_vrnhctignkew" w:colFirst="0" w:colLast="0"/>
      <w:bookmarkEnd w:id="43"/>
      <w:r w:rsidRPr="00D53134">
        <w:rPr>
          <w:rFonts w:asciiTheme="minorBidi" w:hAnsiTheme="minorBidi" w:cstheme="minorBidi"/>
          <w:sz w:val="24"/>
          <w:szCs w:val="24"/>
        </w:rPr>
        <w:br w:type="page"/>
      </w:r>
    </w:p>
    <w:p w14:paraId="6109570E" w14:textId="77777777" w:rsidR="007B27A7" w:rsidRPr="00D53134" w:rsidRDefault="00FF04AB" w:rsidP="00D53134">
      <w:pPr>
        <w:pStyle w:val="3"/>
        <w:spacing w:line="276" w:lineRule="auto"/>
        <w:ind w:left="0" w:firstLine="0"/>
        <w:contextualSpacing w:val="0"/>
        <w:jc w:val="both"/>
        <w:rPr>
          <w:rFonts w:asciiTheme="minorBidi" w:hAnsiTheme="minorBidi" w:cstheme="minorBidi"/>
          <w:sz w:val="24"/>
          <w:szCs w:val="24"/>
        </w:rPr>
      </w:pPr>
      <w:bookmarkStart w:id="44" w:name="_5rv40ik64ejh" w:colFirst="0" w:colLast="0"/>
      <w:bookmarkStart w:id="45" w:name="_Toc508698229"/>
      <w:bookmarkEnd w:id="44"/>
      <w:r w:rsidRPr="00D53134">
        <w:rPr>
          <w:rFonts w:asciiTheme="minorBidi" w:hAnsiTheme="minorBidi" w:cstheme="minorBidi"/>
          <w:sz w:val="24"/>
          <w:szCs w:val="24"/>
        </w:rPr>
        <w:lastRenderedPageBreak/>
        <w:t>1. Введение</w:t>
      </w:r>
      <w:bookmarkEnd w:id="45"/>
    </w:p>
    <w:p w14:paraId="3E5D8BD4" w14:textId="77777777" w:rsidR="007B27A7" w:rsidRPr="00D53134" w:rsidRDefault="007B27A7" w:rsidP="000A0E78">
      <w:pPr>
        <w:widowControl w:val="0"/>
        <w:ind w:firstLine="720"/>
        <w:jc w:val="both"/>
        <w:rPr>
          <w:rFonts w:asciiTheme="minorBidi" w:hAnsiTheme="minorBidi" w:cstheme="minorBidi"/>
          <w:sz w:val="24"/>
          <w:szCs w:val="24"/>
        </w:rPr>
      </w:pPr>
    </w:p>
    <w:p w14:paraId="25CA1264" w14:textId="77777777" w:rsidR="007B27A7" w:rsidRPr="00D53134" w:rsidRDefault="00FF04AB" w:rsidP="000A0E78">
      <w:pPr>
        <w:widowControl w:val="0"/>
        <w:ind w:firstLine="720"/>
        <w:jc w:val="both"/>
        <w:rPr>
          <w:rFonts w:asciiTheme="minorBidi" w:hAnsiTheme="minorBidi" w:cstheme="minorBidi"/>
          <w:sz w:val="24"/>
          <w:szCs w:val="24"/>
        </w:rPr>
      </w:pPr>
      <w:r w:rsidRPr="00D53134">
        <w:rPr>
          <w:rFonts w:asciiTheme="minorBidi" w:hAnsiTheme="minorBidi" w:cstheme="minorBidi"/>
          <w:sz w:val="24"/>
          <w:szCs w:val="24"/>
        </w:rPr>
        <w:t>Настоящий Регламент информационного моделирования и оценки качества информационных моделей (дал</w:t>
      </w:r>
      <w:r w:rsidR="00D900B9">
        <w:rPr>
          <w:rFonts w:asciiTheme="minorBidi" w:hAnsiTheme="minorBidi" w:cstheme="minorBidi"/>
          <w:sz w:val="24"/>
          <w:szCs w:val="24"/>
        </w:rPr>
        <w:t>ее - Регламент) разработан ООО «</w:t>
      </w:r>
      <w:r w:rsidRPr="00D53134">
        <w:rPr>
          <w:rFonts w:asciiTheme="minorBidi" w:hAnsiTheme="minorBidi" w:cstheme="minorBidi"/>
          <w:sz w:val="24"/>
          <w:szCs w:val="24"/>
        </w:rPr>
        <w:t>Системотехника стр</w:t>
      </w:r>
      <w:r w:rsidR="00D900B9">
        <w:rPr>
          <w:rFonts w:asciiTheme="minorBidi" w:hAnsiTheme="minorBidi" w:cstheme="minorBidi"/>
          <w:sz w:val="24"/>
          <w:szCs w:val="24"/>
        </w:rPr>
        <w:t>оительства» по заказу ООО «ОДАС «Сколково»</w:t>
      </w:r>
      <w:r w:rsidRPr="00D53134">
        <w:rPr>
          <w:rFonts w:asciiTheme="minorBidi" w:hAnsiTheme="minorBidi" w:cstheme="minorBidi"/>
          <w:sz w:val="24"/>
          <w:szCs w:val="24"/>
        </w:rPr>
        <w:t>.</w:t>
      </w:r>
    </w:p>
    <w:p w14:paraId="54306004" w14:textId="77777777" w:rsidR="007B27A7" w:rsidRPr="00D53134" w:rsidRDefault="00FF04AB" w:rsidP="000A0E78">
      <w:pPr>
        <w:widowControl w:val="0"/>
        <w:ind w:firstLine="720"/>
        <w:jc w:val="both"/>
        <w:rPr>
          <w:rFonts w:asciiTheme="minorBidi" w:hAnsiTheme="minorBidi" w:cstheme="minorBidi"/>
          <w:sz w:val="24"/>
          <w:szCs w:val="24"/>
        </w:rPr>
      </w:pPr>
      <w:r w:rsidRPr="00D53134">
        <w:rPr>
          <w:rFonts w:asciiTheme="minorBidi" w:hAnsiTheme="minorBidi" w:cstheme="minorBidi"/>
          <w:sz w:val="24"/>
          <w:szCs w:val="24"/>
        </w:rPr>
        <w:t>Регламент разработан на основе российских, международных и европейских нормативных документов в области информационного моделирования зданий, системной инженерии и стандартов построения открытой интегрированной производственной инфраструктуры.</w:t>
      </w:r>
    </w:p>
    <w:p w14:paraId="5EE0638D" w14:textId="77777777" w:rsidR="007B27A7" w:rsidRPr="00D53134" w:rsidRDefault="00FF04AB" w:rsidP="000A0E78">
      <w:pPr>
        <w:widowControl w:val="0"/>
        <w:ind w:firstLine="720"/>
        <w:jc w:val="both"/>
        <w:rPr>
          <w:rFonts w:asciiTheme="minorBidi" w:hAnsiTheme="minorBidi" w:cstheme="minorBidi"/>
          <w:sz w:val="24"/>
          <w:szCs w:val="24"/>
        </w:rPr>
      </w:pPr>
      <w:r w:rsidRPr="00D53134">
        <w:rPr>
          <w:rFonts w:asciiTheme="minorBidi" w:hAnsiTheme="minorBidi" w:cstheme="minorBidi"/>
          <w:sz w:val="24"/>
          <w:szCs w:val="24"/>
        </w:rPr>
        <w:t>Настоящий Регламент устанавливает требования к информационным моделям и процессам управления информацией на жизненном цикле объектов строительства в рамках области применения настоящего Регламент (по п.2 настоящего Регламента).</w:t>
      </w:r>
    </w:p>
    <w:p w14:paraId="6157F9DA" w14:textId="77777777" w:rsidR="007B27A7" w:rsidRPr="00D53134" w:rsidRDefault="007B27A7" w:rsidP="000A0E78">
      <w:pPr>
        <w:widowControl w:val="0"/>
        <w:ind w:firstLine="720"/>
        <w:jc w:val="both"/>
        <w:rPr>
          <w:rFonts w:asciiTheme="minorBidi" w:hAnsiTheme="minorBidi" w:cstheme="minorBidi"/>
          <w:sz w:val="24"/>
          <w:szCs w:val="24"/>
        </w:rPr>
      </w:pPr>
    </w:p>
    <w:p w14:paraId="0719140A"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46" w:name="_Toc508698230"/>
      <w:r w:rsidRPr="00D53134">
        <w:rPr>
          <w:rFonts w:asciiTheme="minorBidi" w:hAnsiTheme="minorBidi" w:cstheme="minorBidi"/>
          <w:sz w:val="24"/>
          <w:szCs w:val="24"/>
        </w:rPr>
        <w:t>2. Область применения</w:t>
      </w:r>
      <w:bookmarkEnd w:id="46"/>
    </w:p>
    <w:p w14:paraId="68227010" w14:textId="77777777" w:rsidR="007B27A7" w:rsidRPr="00D53134" w:rsidRDefault="007B27A7" w:rsidP="00D53134">
      <w:pPr>
        <w:widowControl w:val="0"/>
        <w:jc w:val="both"/>
        <w:rPr>
          <w:rFonts w:asciiTheme="minorBidi" w:hAnsiTheme="minorBidi" w:cstheme="minorBidi"/>
          <w:sz w:val="24"/>
          <w:szCs w:val="24"/>
        </w:rPr>
      </w:pPr>
    </w:p>
    <w:p w14:paraId="0C320B01" w14:textId="77777777" w:rsidR="007B27A7" w:rsidRPr="00D53134" w:rsidRDefault="00FF04AB" w:rsidP="00D53134">
      <w:pPr>
        <w:widowControl w:val="0"/>
        <w:ind w:firstLine="720"/>
        <w:jc w:val="both"/>
        <w:rPr>
          <w:rFonts w:asciiTheme="minorBidi" w:hAnsiTheme="minorBidi" w:cstheme="minorBidi"/>
          <w:sz w:val="24"/>
          <w:szCs w:val="24"/>
        </w:rPr>
      </w:pPr>
      <w:r w:rsidRPr="00D53134">
        <w:rPr>
          <w:rFonts w:asciiTheme="minorBidi" w:hAnsiTheme="minorBidi" w:cstheme="minorBidi"/>
          <w:sz w:val="24"/>
          <w:szCs w:val="24"/>
        </w:rPr>
        <w:t>Настоящий Регламент может распространяться на строительство новых, эксплуатацию, реконструкцию и снос существующих зданий и сооружений (включая линейные объекты и объекты транспортной инфраструктуры), а также на благоустройство и инженерную подготовку территорий.</w:t>
      </w:r>
    </w:p>
    <w:p w14:paraId="76DCDC22" w14:textId="77777777" w:rsidR="00286ECA" w:rsidRDefault="00D900B9" w:rsidP="00D53134">
      <w:pPr>
        <w:widowControl w:val="0"/>
        <w:ind w:firstLine="720"/>
        <w:jc w:val="both"/>
        <w:rPr>
          <w:rFonts w:asciiTheme="minorBidi" w:hAnsiTheme="minorBidi" w:cstheme="minorBidi"/>
          <w:sz w:val="24"/>
          <w:szCs w:val="24"/>
        </w:rPr>
      </w:pPr>
      <w:r>
        <w:rPr>
          <w:rFonts w:asciiTheme="minorBidi" w:hAnsiTheme="minorBidi" w:cstheme="minorBidi"/>
          <w:sz w:val="24"/>
          <w:szCs w:val="24"/>
        </w:rPr>
        <w:t>Настоящий</w:t>
      </w:r>
      <w:r w:rsidR="00FF04AB" w:rsidRPr="00D53134">
        <w:rPr>
          <w:rFonts w:asciiTheme="minorBidi" w:hAnsiTheme="minorBidi" w:cstheme="minorBidi"/>
          <w:sz w:val="24"/>
          <w:szCs w:val="24"/>
        </w:rPr>
        <w:t xml:space="preserve"> </w:t>
      </w:r>
      <w:r>
        <w:rPr>
          <w:rFonts w:asciiTheme="minorBidi" w:hAnsiTheme="minorBidi" w:cstheme="minorBidi"/>
          <w:sz w:val="24"/>
          <w:szCs w:val="24"/>
        </w:rPr>
        <w:t>Регламент устанавливает</w:t>
      </w:r>
      <w:r w:rsidR="00FF04AB" w:rsidRPr="00D53134">
        <w:rPr>
          <w:rFonts w:asciiTheme="minorBidi" w:hAnsiTheme="minorBidi" w:cstheme="minorBidi"/>
          <w:sz w:val="24"/>
          <w:szCs w:val="24"/>
        </w:rPr>
        <w:t xml:space="preserve"> общие принципы использования </w:t>
      </w:r>
      <w:r>
        <w:rPr>
          <w:rFonts w:asciiTheme="minorBidi" w:hAnsiTheme="minorBidi" w:cstheme="minorBidi"/>
          <w:sz w:val="24"/>
          <w:szCs w:val="24"/>
        </w:rPr>
        <w:t>технологии</w:t>
      </w:r>
      <w:r w:rsidR="00FF04AB" w:rsidRPr="00D53134">
        <w:rPr>
          <w:rFonts w:asciiTheme="minorBidi" w:hAnsiTheme="minorBidi" w:cstheme="minorBidi"/>
          <w:sz w:val="24"/>
          <w:szCs w:val="24"/>
        </w:rPr>
        <w:t xml:space="preserve"> информационного моделирования здания (BIM)</w:t>
      </w:r>
      <w:r>
        <w:rPr>
          <w:rFonts w:asciiTheme="minorBidi" w:hAnsiTheme="minorBidi" w:cstheme="minorBidi"/>
          <w:sz w:val="24"/>
          <w:szCs w:val="24"/>
        </w:rPr>
        <w:t xml:space="preserve"> на всех этапах жизненного цикла объекта строительства</w:t>
      </w:r>
      <w:r w:rsidR="00FF04AB" w:rsidRPr="00D53134">
        <w:rPr>
          <w:rFonts w:asciiTheme="minorBidi" w:hAnsiTheme="minorBidi" w:cstheme="minorBidi"/>
          <w:sz w:val="24"/>
          <w:szCs w:val="24"/>
        </w:rPr>
        <w:t>. В соответствии с требованиями объекты описывается составляющими компонентами и взаимосвязями между ними, а также необходимой атрибутивной инфор</w:t>
      </w:r>
      <w:r w:rsidR="000A0E78">
        <w:rPr>
          <w:rFonts w:asciiTheme="minorBidi" w:hAnsiTheme="minorBidi" w:cstheme="minorBidi"/>
          <w:sz w:val="24"/>
          <w:szCs w:val="24"/>
        </w:rPr>
        <w:t>мацией. Общие принципы настоящего</w:t>
      </w:r>
      <w:r w:rsidR="00FF04AB" w:rsidRPr="00D53134">
        <w:rPr>
          <w:rFonts w:asciiTheme="minorBidi" w:hAnsiTheme="minorBidi" w:cstheme="minorBidi"/>
          <w:sz w:val="24"/>
          <w:szCs w:val="24"/>
        </w:rPr>
        <w:t xml:space="preserve"> </w:t>
      </w:r>
      <w:r w:rsidR="000A0E78">
        <w:rPr>
          <w:rFonts w:asciiTheme="minorBidi" w:hAnsiTheme="minorBidi" w:cstheme="minorBidi"/>
          <w:sz w:val="24"/>
          <w:szCs w:val="24"/>
        </w:rPr>
        <w:t>Регламента</w:t>
      </w:r>
      <w:r w:rsidR="00FF04AB" w:rsidRPr="00D53134">
        <w:rPr>
          <w:rFonts w:asciiTheme="minorBidi" w:hAnsiTheme="minorBidi" w:cstheme="minorBidi"/>
          <w:sz w:val="24"/>
          <w:szCs w:val="24"/>
        </w:rPr>
        <w:t xml:space="preserve"> могут быть ад</w:t>
      </w:r>
      <w:r w:rsidR="00286ECA">
        <w:rPr>
          <w:rFonts w:asciiTheme="minorBidi" w:hAnsiTheme="minorBidi" w:cstheme="minorBidi"/>
          <w:sz w:val="24"/>
          <w:szCs w:val="24"/>
        </w:rPr>
        <w:t>аптированы под любой проект.</w:t>
      </w:r>
    </w:p>
    <w:p w14:paraId="11F5FC17" w14:textId="77777777" w:rsidR="007B27A7" w:rsidRPr="00D53134" w:rsidRDefault="000A0E78" w:rsidP="00D53134">
      <w:pPr>
        <w:widowControl w:val="0"/>
        <w:ind w:firstLine="720"/>
        <w:jc w:val="both"/>
        <w:rPr>
          <w:rFonts w:asciiTheme="minorBidi" w:hAnsiTheme="minorBidi" w:cstheme="minorBidi"/>
          <w:sz w:val="24"/>
          <w:szCs w:val="24"/>
        </w:rPr>
      </w:pPr>
      <w:r>
        <w:rPr>
          <w:rFonts w:asciiTheme="minorBidi" w:hAnsiTheme="minorBidi" w:cstheme="minorBidi"/>
          <w:sz w:val="24"/>
          <w:szCs w:val="24"/>
        </w:rPr>
        <w:t>Настоящий Регламент устанавливае</w:t>
      </w:r>
      <w:r w:rsidR="00FF04AB" w:rsidRPr="00D53134">
        <w:rPr>
          <w:rFonts w:asciiTheme="minorBidi" w:hAnsiTheme="minorBidi" w:cstheme="minorBidi"/>
          <w:sz w:val="24"/>
          <w:szCs w:val="24"/>
        </w:rPr>
        <w:t>т:</w:t>
      </w:r>
    </w:p>
    <w:p w14:paraId="24D4BC06" w14:textId="77777777" w:rsidR="007B27A7" w:rsidRPr="000A0E78" w:rsidRDefault="00FF04AB" w:rsidP="000A0E78">
      <w:pPr>
        <w:pStyle w:val="aff4"/>
        <w:widowControl w:val="0"/>
        <w:numPr>
          <w:ilvl w:val="0"/>
          <w:numId w:val="34"/>
        </w:numPr>
        <w:jc w:val="both"/>
        <w:rPr>
          <w:rFonts w:asciiTheme="minorBidi" w:hAnsiTheme="minorBidi"/>
        </w:rPr>
      </w:pPr>
      <w:r w:rsidRPr="000A0E78">
        <w:rPr>
          <w:rFonts w:asciiTheme="minorBidi" w:hAnsiTheme="minorBidi"/>
        </w:rPr>
        <w:t>требования к информационным моделям на всех стадиях жизненного цикла</w:t>
      </w:r>
      <w:r w:rsidR="00286ECA">
        <w:rPr>
          <w:rFonts w:asciiTheme="minorBidi" w:hAnsiTheme="minorBidi"/>
        </w:rPr>
        <w:t xml:space="preserve"> объекта строительства</w:t>
      </w:r>
      <w:r w:rsidRPr="000A0E78">
        <w:rPr>
          <w:rFonts w:asciiTheme="minorBidi" w:hAnsiTheme="minorBidi"/>
        </w:rPr>
        <w:t>;</w:t>
      </w:r>
    </w:p>
    <w:p w14:paraId="103DF877" w14:textId="77777777" w:rsidR="007B27A7" w:rsidRPr="000A0E78" w:rsidRDefault="00FF04AB" w:rsidP="000A0E78">
      <w:pPr>
        <w:pStyle w:val="aff4"/>
        <w:widowControl w:val="0"/>
        <w:numPr>
          <w:ilvl w:val="0"/>
          <w:numId w:val="34"/>
        </w:numPr>
        <w:jc w:val="both"/>
        <w:rPr>
          <w:rFonts w:asciiTheme="minorBidi" w:hAnsiTheme="minorBidi"/>
        </w:rPr>
      </w:pPr>
      <w:r w:rsidRPr="000A0E78">
        <w:rPr>
          <w:rFonts w:asciiTheme="minorBidi" w:hAnsiTheme="minorBidi"/>
        </w:rPr>
        <w:t>правила оценки качества информационных моделей</w:t>
      </w:r>
      <w:r w:rsidR="00286ECA">
        <w:rPr>
          <w:rFonts w:asciiTheme="minorBidi" w:hAnsiTheme="minorBidi"/>
        </w:rPr>
        <w:t xml:space="preserve"> объектов строительства на всех этапах жизненного цикла</w:t>
      </w:r>
      <w:r w:rsidRPr="000A0E78">
        <w:rPr>
          <w:rFonts w:asciiTheme="minorBidi" w:hAnsiTheme="minorBidi"/>
        </w:rPr>
        <w:t>;</w:t>
      </w:r>
    </w:p>
    <w:p w14:paraId="3471AF3E" w14:textId="77777777" w:rsidR="007B27A7" w:rsidRPr="000A0E78" w:rsidRDefault="00FF04AB" w:rsidP="000A0E78">
      <w:pPr>
        <w:pStyle w:val="aff4"/>
        <w:widowControl w:val="0"/>
        <w:numPr>
          <w:ilvl w:val="0"/>
          <w:numId w:val="34"/>
        </w:numPr>
        <w:jc w:val="both"/>
        <w:rPr>
          <w:rFonts w:asciiTheme="minorBidi" w:hAnsiTheme="minorBidi"/>
        </w:rPr>
      </w:pPr>
      <w:r w:rsidRPr="000A0E78">
        <w:rPr>
          <w:rFonts w:asciiTheme="minorBidi" w:hAnsiTheme="minorBidi"/>
        </w:rPr>
        <w:t>правила представления и обмена информационными моделями</w:t>
      </w:r>
      <w:r w:rsidR="00286ECA">
        <w:rPr>
          <w:rFonts w:asciiTheme="minorBidi" w:hAnsiTheme="minorBidi"/>
        </w:rPr>
        <w:t xml:space="preserve"> как между этапами жизненного цикла, так и в рамках одного этапа</w:t>
      </w:r>
      <w:r w:rsidRPr="000A0E78">
        <w:rPr>
          <w:rFonts w:asciiTheme="minorBidi" w:hAnsiTheme="minorBidi"/>
        </w:rPr>
        <w:t>.</w:t>
      </w:r>
    </w:p>
    <w:p w14:paraId="085CB857" w14:textId="77777777" w:rsidR="000A0E78" w:rsidRDefault="000A0E78" w:rsidP="00D53134">
      <w:pPr>
        <w:widowControl w:val="0"/>
        <w:ind w:left="360"/>
        <w:jc w:val="both"/>
        <w:rPr>
          <w:rFonts w:asciiTheme="minorBidi" w:hAnsiTheme="minorBidi" w:cstheme="minorBidi"/>
          <w:sz w:val="24"/>
          <w:szCs w:val="24"/>
        </w:rPr>
      </w:pPr>
    </w:p>
    <w:p w14:paraId="68189AC6" w14:textId="77777777" w:rsidR="007B27A7" w:rsidRPr="00D53134" w:rsidRDefault="00FF04AB" w:rsidP="00D53134">
      <w:pPr>
        <w:widowControl w:val="0"/>
        <w:ind w:left="360"/>
        <w:jc w:val="both"/>
        <w:rPr>
          <w:rFonts w:asciiTheme="minorBidi" w:hAnsiTheme="minorBidi" w:cstheme="minorBidi"/>
          <w:sz w:val="24"/>
          <w:szCs w:val="24"/>
        </w:rPr>
      </w:pPr>
      <w:r w:rsidRPr="00D53134">
        <w:rPr>
          <w:rFonts w:asciiTheme="minorBidi" w:hAnsiTheme="minorBidi" w:cstheme="minorBidi"/>
          <w:sz w:val="24"/>
          <w:szCs w:val="24"/>
        </w:rPr>
        <w:t>Область применения настоящего стандарта распространяется на:</w:t>
      </w:r>
    </w:p>
    <w:p w14:paraId="12F68E7A" w14:textId="77777777" w:rsidR="00286ECA" w:rsidRDefault="00286ECA" w:rsidP="00286ECA">
      <w:pPr>
        <w:pStyle w:val="aff4"/>
        <w:widowControl w:val="0"/>
        <w:numPr>
          <w:ilvl w:val="0"/>
          <w:numId w:val="35"/>
        </w:numPr>
        <w:jc w:val="both"/>
        <w:rPr>
          <w:rFonts w:asciiTheme="minorBidi" w:hAnsiTheme="minorBidi"/>
        </w:rPr>
      </w:pPr>
      <w:r>
        <w:rPr>
          <w:rFonts w:asciiTheme="minorBidi" w:hAnsiTheme="minorBidi"/>
        </w:rPr>
        <w:t>Информационную модель объекта строительства на этапе предпроектных разработок, эскизного проектирования и детализированного архитектурного проекта;</w:t>
      </w:r>
    </w:p>
    <w:p w14:paraId="17C48B0E" w14:textId="77777777" w:rsidR="007B27A7" w:rsidRPr="00286ECA" w:rsidRDefault="00FF04AB" w:rsidP="00286ECA">
      <w:pPr>
        <w:pStyle w:val="aff4"/>
        <w:widowControl w:val="0"/>
        <w:numPr>
          <w:ilvl w:val="0"/>
          <w:numId w:val="35"/>
        </w:numPr>
        <w:jc w:val="both"/>
        <w:rPr>
          <w:rFonts w:asciiTheme="minorBidi" w:hAnsiTheme="minorBidi"/>
        </w:rPr>
      </w:pPr>
      <w:r w:rsidRPr="00286ECA">
        <w:rPr>
          <w:rFonts w:asciiTheme="minorBidi" w:hAnsiTheme="minorBidi"/>
        </w:rPr>
        <w:t xml:space="preserve">Информационную модель здания, разрабатываемую на стадии </w:t>
      </w:r>
      <w:r w:rsidR="00286ECA">
        <w:rPr>
          <w:rFonts w:asciiTheme="minorBidi" w:hAnsiTheme="minorBidi"/>
        </w:rPr>
        <w:t>Проект</w:t>
      </w:r>
      <w:r w:rsidRPr="00286ECA">
        <w:rPr>
          <w:rFonts w:asciiTheme="minorBidi" w:hAnsiTheme="minorBidi"/>
        </w:rPr>
        <w:t xml:space="preserve"> в соответствии с Постановлением Правительства РФ от 16.02.2008 № 87 (ред. от 12.11.2016, с изм. от 28.01.2017) "О составе разделов проектной документации и требованиях к их содержанию";</w:t>
      </w:r>
    </w:p>
    <w:p w14:paraId="6A175C6B" w14:textId="77777777" w:rsidR="007B27A7" w:rsidRPr="00286ECA" w:rsidRDefault="00FF04AB" w:rsidP="00286ECA">
      <w:pPr>
        <w:pStyle w:val="aff4"/>
        <w:widowControl w:val="0"/>
        <w:numPr>
          <w:ilvl w:val="0"/>
          <w:numId w:val="35"/>
        </w:numPr>
        <w:jc w:val="both"/>
        <w:rPr>
          <w:rFonts w:asciiTheme="minorBidi" w:hAnsiTheme="minorBidi"/>
        </w:rPr>
      </w:pPr>
      <w:r w:rsidRPr="00286ECA">
        <w:rPr>
          <w:rFonts w:asciiTheme="minorBidi" w:hAnsiTheme="minorBidi"/>
        </w:rPr>
        <w:t xml:space="preserve">Информационную модель здания, разрабатываемую </w:t>
      </w:r>
      <w:proofErr w:type="gramStart"/>
      <w:r w:rsidRPr="00286ECA">
        <w:rPr>
          <w:rFonts w:asciiTheme="minorBidi" w:hAnsiTheme="minorBidi"/>
        </w:rPr>
        <w:t>на стадии</w:t>
      </w:r>
      <w:proofErr w:type="gramEnd"/>
      <w:r w:rsidRPr="00286ECA">
        <w:rPr>
          <w:rFonts w:asciiTheme="minorBidi" w:hAnsiTheme="minorBidi"/>
        </w:rPr>
        <w:t xml:space="preserve"> Рабочая документация.</w:t>
      </w:r>
    </w:p>
    <w:p w14:paraId="1D4167E3" w14:textId="77777777" w:rsidR="007B27A7" w:rsidRPr="00D53134" w:rsidRDefault="007B27A7" w:rsidP="00D53134">
      <w:pPr>
        <w:widowControl w:val="0"/>
        <w:ind w:firstLine="720"/>
        <w:jc w:val="both"/>
        <w:rPr>
          <w:rFonts w:asciiTheme="minorBidi" w:hAnsiTheme="minorBidi" w:cstheme="minorBidi"/>
          <w:sz w:val="24"/>
          <w:szCs w:val="24"/>
        </w:rPr>
      </w:pPr>
    </w:p>
    <w:p w14:paraId="713B4255"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47" w:name="_c66uu9tpgob" w:colFirst="0" w:colLast="0"/>
      <w:bookmarkStart w:id="48" w:name="_Toc508698231"/>
      <w:bookmarkEnd w:id="47"/>
      <w:r w:rsidRPr="00D53134">
        <w:rPr>
          <w:rFonts w:asciiTheme="minorBidi" w:hAnsiTheme="minorBidi" w:cstheme="minorBidi"/>
          <w:sz w:val="24"/>
          <w:szCs w:val="24"/>
        </w:rPr>
        <w:t>3. Нормативные ссылки</w:t>
      </w:r>
      <w:bookmarkEnd w:id="48"/>
    </w:p>
    <w:p w14:paraId="096CB30A" w14:textId="77777777" w:rsidR="007B27A7" w:rsidRPr="00D53134" w:rsidRDefault="007B27A7" w:rsidP="00D53134">
      <w:pPr>
        <w:jc w:val="both"/>
        <w:rPr>
          <w:rFonts w:asciiTheme="minorBidi" w:hAnsiTheme="minorBidi" w:cstheme="minorBidi"/>
          <w:sz w:val="24"/>
          <w:szCs w:val="24"/>
        </w:rPr>
      </w:pPr>
    </w:p>
    <w:p w14:paraId="2A1D395C"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В настоящем Регламенте использованы нормативные ссылки на следующие стандарты и нормативные документы, которые необходимо учитывать при использовании настоящего Регламентаа. В случае ссылок на документы, у которых указана дата утверждения, необходимо пользоваться только указанной редакцией. В случае, когда дата утверждения не приведена, следует пользоваться последней редакцией ссылочных документов, включая любые поправки и изменения к ним.</w:t>
      </w:r>
    </w:p>
    <w:p w14:paraId="3E2E5723" w14:textId="77777777" w:rsidR="007B27A7" w:rsidRPr="00D53134" w:rsidRDefault="007B27A7" w:rsidP="00D53134">
      <w:pPr>
        <w:jc w:val="both"/>
        <w:rPr>
          <w:rFonts w:asciiTheme="minorBidi" w:hAnsiTheme="minorBidi" w:cstheme="minorBidi"/>
          <w:sz w:val="24"/>
          <w:szCs w:val="24"/>
        </w:rPr>
      </w:pPr>
    </w:p>
    <w:p w14:paraId="12D1B5F4" w14:textId="77777777" w:rsidR="007B27A7" w:rsidRPr="00D53134" w:rsidRDefault="00FF04AB" w:rsidP="00D53134">
      <w:pPr>
        <w:ind w:left="708"/>
        <w:jc w:val="both"/>
        <w:rPr>
          <w:rFonts w:asciiTheme="minorBidi" w:hAnsiTheme="minorBidi" w:cstheme="minorBidi"/>
          <w:sz w:val="24"/>
          <w:szCs w:val="24"/>
        </w:rPr>
      </w:pPr>
      <w:r w:rsidRPr="00D53134">
        <w:rPr>
          <w:rFonts w:asciiTheme="minorBidi" w:hAnsiTheme="minorBidi" w:cstheme="minorBidi"/>
          <w:sz w:val="24"/>
          <w:szCs w:val="24"/>
        </w:rPr>
        <w:t>Постановление Правительства РФ от 16.02.2008 N 87 (ред. от 12.05.2017) "О составе разделов проектной документации и требованиях к их содержанию"</w:t>
      </w:r>
    </w:p>
    <w:p w14:paraId="123E1C1F"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34.601-90 Автоматизированные системы. Стадии создания</w:t>
      </w:r>
      <w:r w:rsidRPr="00D53134">
        <w:rPr>
          <w:rFonts w:asciiTheme="minorBidi" w:hAnsiTheme="minorBidi" w:cstheme="minorBidi"/>
          <w:sz w:val="24"/>
          <w:szCs w:val="24"/>
        </w:rPr>
        <w:br/>
        <w:t>ГОСТ 34.602-89 Техническое задание на создание автоматизированной системы</w:t>
      </w:r>
      <w:r w:rsidRPr="00D53134">
        <w:rPr>
          <w:rFonts w:asciiTheme="minorBidi" w:hAnsiTheme="minorBidi" w:cstheme="minorBidi"/>
          <w:sz w:val="24"/>
          <w:szCs w:val="24"/>
        </w:rPr>
        <w:br/>
        <w:t>ГОСТ 34.201-89 Виды, комплектность и обозначение документов при</w:t>
      </w:r>
      <w:r w:rsidRPr="00D53134">
        <w:rPr>
          <w:rFonts w:asciiTheme="minorBidi" w:hAnsiTheme="minorBidi" w:cstheme="minorBidi"/>
          <w:sz w:val="24"/>
          <w:szCs w:val="24"/>
        </w:rPr>
        <w:br/>
        <w:t>создании автоматизированных систем (частичное использование)</w:t>
      </w:r>
      <w:r w:rsidRPr="00D53134">
        <w:rPr>
          <w:rFonts w:asciiTheme="minorBidi" w:hAnsiTheme="minorBidi" w:cstheme="minorBidi"/>
          <w:sz w:val="24"/>
          <w:szCs w:val="24"/>
        </w:rPr>
        <w:br/>
        <w:t>ГОСТ 24.104-85 Автоматизированные системы управления. Общие требования</w:t>
      </w:r>
    </w:p>
    <w:p w14:paraId="73C999DD"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21.614-88 Система проектной документации для строительства. Изображения условные графические электрооборудования и проводок на планах</w:t>
      </w:r>
    </w:p>
    <w:p w14:paraId="1820B3DD"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21.704-2011 Система проектной документации для строительства. Правила выполнения рабочей документации наружных сетей водоснабжения и канализации</w:t>
      </w:r>
    </w:p>
    <w:p w14:paraId="39A0F370"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28763-90 (МЭК 757-83) Код для обозначения цветов</w:t>
      </w:r>
    </w:p>
    <w:p w14:paraId="6EA7D478" w14:textId="2393231A"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ГОСТ 20886-85</w:t>
      </w:r>
      <w:ins w:id="49" w:author="Сергей Волков" w:date="2018-11-23T06:08:00Z">
        <w:r w:rsidR="005D1557">
          <w:rPr>
            <w:rFonts w:asciiTheme="minorBidi" w:hAnsiTheme="minorBidi" w:cstheme="minorBidi"/>
            <w:sz w:val="24"/>
            <w:szCs w:val="24"/>
          </w:rPr>
          <w:t xml:space="preserve"> </w:t>
        </w:r>
        <w:r w:rsidR="005D1557" w:rsidRPr="005D1557">
          <w:rPr>
            <w:rFonts w:ascii="Calibri" w:hAnsi="Calibri" w:cs="Calibri"/>
            <w:sz w:val="24"/>
            <w:szCs w:val="24"/>
          </w:rPr>
          <w:t>﻿</w:t>
        </w:r>
        <w:r w:rsidR="005D1557" w:rsidRPr="005D1557">
          <w:rPr>
            <w:rFonts w:asciiTheme="minorBidi" w:hAnsiTheme="minorBidi" w:cstheme="minorBidi"/>
            <w:sz w:val="24"/>
            <w:szCs w:val="24"/>
          </w:rPr>
          <w:t>Организация данных в системах обработки данных</w:t>
        </w:r>
      </w:ins>
    </w:p>
    <w:p w14:paraId="378EF60E"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ИСО 704-2010 Терминологическая работа. Принципы и методы</w:t>
      </w:r>
    </w:p>
    <w:p w14:paraId="028257AC"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ИСО 22263-2017 Модель организации данных о строительных работах. Структура управления проектной информацией</w:t>
      </w:r>
    </w:p>
    <w:p w14:paraId="5D6A1A21"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21.1001-2009 Система проектной документации для строительства. Общие положения</w:t>
      </w:r>
      <w:r w:rsidRPr="00D53134">
        <w:rPr>
          <w:rFonts w:asciiTheme="minorBidi" w:hAnsiTheme="minorBidi" w:cstheme="minorBidi"/>
          <w:sz w:val="24"/>
          <w:szCs w:val="24"/>
        </w:rPr>
        <w:br/>
        <w:t>ГОСТ Р 21.1101-2009 Система проектной документации для строительства. Основные требования к проектной и рабочей документации</w:t>
      </w:r>
    </w:p>
    <w:p w14:paraId="4A794A1E"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43.0.10-2017 Информационное обеспечение техники и операторской деятельности. Информационные объекты, объектно-ориентированное проектирование в создании технической информации</w:t>
      </w:r>
    </w:p>
    <w:p w14:paraId="2A1D417C"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57269-2016 Интегрированный подход к управлению информацией жизненного цикла антропогенных объектов и сред. Термины и определения;</w:t>
      </w:r>
      <w:r w:rsidRPr="00D53134">
        <w:rPr>
          <w:rFonts w:asciiTheme="minorBidi" w:hAnsiTheme="minorBidi" w:cstheme="minorBidi"/>
          <w:sz w:val="24"/>
          <w:szCs w:val="24"/>
        </w:rPr>
        <w:br/>
        <w:t>ГОСТ Р 57310-2016 Моделирование информационное в строительстве. Руководство по доставке информации. Методология и формат;</w:t>
      </w:r>
      <w:r w:rsidRPr="00D53134">
        <w:rPr>
          <w:rFonts w:asciiTheme="minorBidi" w:hAnsiTheme="minorBidi" w:cstheme="minorBidi"/>
          <w:sz w:val="24"/>
          <w:szCs w:val="24"/>
        </w:rPr>
        <w:br/>
        <w:t xml:space="preserve">ГОСТ Р 57311-2016 Моделирование информационное в строительстве. </w:t>
      </w:r>
      <w:r w:rsidRPr="00D53134">
        <w:rPr>
          <w:rFonts w:asciiTheme="minorBidi" w:hAnsiTheme="minorBidi" w:cstheme="minorBidi"/>
          <w:sz w:val="24"/>
          <w:szCs w:val="24"/>
        </w:rPr>
        <w:lastRenderedPageBreak/>
        <w:t>Требования к эксплуатационной документации объектов завершенного строительства</w:t>
      </w:r>
      <w:r w:rsidRPr="00D53134">
        <w:rPr>
          <w:rFonts w:asciiTheme="minorBidi" w:hAnsiTheme="minorBidi" w:cstheme="minorBidi"/>
          <w:sz w:val="24"/>
          <w:szCs w:val="24"/>
        </w:rPr>
        <w:br/>
        <w:t>ГОСТ Р 57563-2017 Моделирование информационное в строительстве Основные положения по разработке стандартов информационного моделирования зданий и сооружений</w:t>
      </w:r>
    </w:p>
    <w:p w14:paraId="3F65EAB1" w14:textId="40F15C68"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56645.5-2015 Системы дизайн-менеджмента. Термины и определения</w:t>
      </w:r>
      <w:r w:rsidRPr="00D53134">
        <w:rPr>
          <w:rFonts w:asciiTheme="minorBidi" w:hAnsiTheme="minorBidi" w:cstheme="minorBidi"/>
          <w:sz w:val="24"/>
          <w:szCs w:val="24"/>
        </w:rPr>
        <w:br/>
        <w:t>ГОСТ Р 51794-2008 Глобальные навигационные спутниковые системы.</w:t>
      </w:r>
      <w:ins w:id="50" w:author="Сергей Волков" w:date="2018-11-23T06:07:00Z">
        <w:r w:rsidR="00FD2611">
          <w:rPr>
            <w:rFonts w:asciiTheme="minorBidi" w:hAnsiTheme="minorBidi" w:cstheme="minorBidi"/>
            <w:sz w:val="24"/>
            <w:szCs w:val="24"/>
          </w:rPr>
          <w:t xml:space="preserve"> </w:t>
        </w:r>
      </w:ins>
      <w:proofErr w:type="gramStart"/>
      <w:r w:rsidRPr="00D53134">
        <w:rPr>
          <w:rFonts w:asciiTheme="minorBidi" w:hAnsiTheme="minorBidi" w:cstheme="minorBidi"/>
          <w:sz w:val="24"/>
          <w:szCs w:val="24"/>
        </w:rPr>
        <w:t>Системы</w:t>
      </w:r>
      <w:proofErr w:type="gramEnd"/>
      <w:r w:rsidRPr="00D53134">
        <w:rPr>
          <w:rFonts w:asciiTheme="minorBidi" w:hAnsiTheme="minorBidi" w:cstheme="minorBidi"/>
          <w:sz w:val="24"/>
          <w:szCs w:val="24"/>
        </w:rPr>
        <w:t xml:space="preserve"> координат. Методы преобразований координат определяемых точек</w:t>
      </w:r>
    </w:p>
    <w:p w14:paraId="43E96E6E"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51605-2000 Карты цифровые топографические. Общие требования</w:t>
      </w:r>
    </w:p>
    <w:p w14:paraId="6D3E3B8A"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51606-2000 Карты цифровые топографические. Система классификации и кодирования цифровой картографической информации. Общие требования</w:t>
      </w:r>
    </w:p>
    <w:p w14:paraId="077F0536"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51607-2000 Карты цифровые топографические. Правила цифрового описания топографической информации</w:t>
      </w:r>
    </w:p>
    <w:p w14:paraId="2EF7A7A2"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51608-2000 Карты цифровые топографические. Требования к качеству</w:t>
      </w:r>
    </w:p>
    <w:p w14:paraId="6DE6C279"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ГОСТ Р 52155-2003 Географические информационные системы федеральные, региональные, муниципальные. Общие технические требования</w:t>
      </w:r>
    </w:p>
    <w:p w14:paraId="48BF86E1"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СП 48.13330.2011 Организация строительства</w:t>
      </w:r>
    </w:p>
    <w:p w14:paraId="76A6475E"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СП 126.13330.2012 Геодезические работы в строительстве</w:t>
      </w:r>
    </w:p>
    <w:p w14:paraId="640CD4FC"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Методические указания по прохождению государственной экспертизы проектной документации и (или) результатов инженерных изысканий в электронной форме</w:t>
      </w:r>
    </w:p>
    <w:p w14:paraId="5B53C0DB" w14:textId="77777777" w:rsidR="007B27A7" w:rsidRPr="007E21CD" w:rsidRDefault="00FF04AB" w:rsidP="00D53134">
      <w:pPr>
        <w:ind w:left="720"/>
        <w:jc w:val="both"/>
        <w:rPr>
          <w:rFonts w:asciiTheme="minorBidi" w:hAnsiTheme="minorBidi" w:cstheme="minorBidi"/>
          <w:sz w:val="24"/>
          <w:szCs w:val="24"/>
          <w:lang w:val="en-US"/>
        </w:rPr>
      </w:pPr>
      <w:r w:rsidRPr="00911DAF">
        <w:rPr>
          <w:rFonts w:asciiTheme="minorBidi" w:hAnsiTheme="minorBidi" w:cstheme="minorBidi"/>
          <w:sz w:val="24"/>
          <w:szCs w:val="24"/>
          <w:lang w:val="en-US"/>
        </w:rPr>
        <w:t xml:space="preserve">IEC 81346-1:2009 Industrial systems, installations and equipment and industrial products – </w:t>
      </w:r>
      <w:del w:id="51" w:author="Сергей Волков" w:date="2018-11-23T06:08:00Z">
        <w:r w:rsidRPr="00911DAF" w:rsidDel="00A14311">
          <w:rPr>
            <w:rFonts w:asciiTheme="minorBidi" w:hAnsiTheme="minorBidi" w:cstheme="minorBidi"/>
            <w:sz w:val="24"/>
            <w:szCs w:val="24"/>
            <w:lang w:val="en-US"/>
          </w:rPr>
          <w:delText xml:space="preserve"> </w:delText>
        </w:r>
      </w:del>
      <w:r w:rsidRPr="00911DAF">
        <w:rPr>
          <w:rFonts w:asciiTheme="minorBidi" w:hAnsiTheme="minorBidi" w:cstheme="minorBidi"/>
          <w:sz w:val="24"/>
          <w:szCs w:val="24"/>
          <w:lang w:val="en-US"/>
        </w:rPr>
        <w:t xml:space="preserve">Structuring principles and reference designations </w:t>
      </w:r>
      <w:proofErr w:type="gramStart"/>
      <w:r w:rsidRPr="00911DAF">
        <w:rPr>
          <w:rFonts w:asciiTheme="minorBidi" w:hAnsiTheme="minorBidi" w:cstheme="minorBidi"/>
          <w:sz w:val="24"/>
          <w:szCs w:val="24"/>
          <w:lang w:val="en-US"/>
        </w:rPr>
        <w:t>–  Part</w:t>
      </w:r>
      <w:proofErr w:type="gramEnd"/>
      <w:r w:rsidRPr="00911DAF">
        <w:rPr>
          <w:rFonts w:asciiTheme="minorBidi" w:hAnsiTheme="minorBidi" w:cstheme="minorBidi"/>
          <w:sz w:val="24"/>
          <w:szCs w:val="24"/>
          <w:lang w:val="en-US"/>
        </w:rPr>
        <w:t xml:space="preserve"> 1: Basic rules (</w:t>
      </w:r>
      <w:r w:rsidRPr="00D53134">
        <w:rPr>
          <w:rFonts w:asciiTheme="minorBidi" w:hAnsiTheme="minorBidi" w:cstheme="minorBidi"/>
          <w:sz w:val="24"/>
          <w:szCs w:val="24"/>
        </w:rPr>
        <w:t>Промышленные</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системы</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установки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оборудование</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промышленные</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изделия</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Принципы</w:t>
      </w:r>
      <w:r w:rsidRPr="007E21CD">
        <w:rPr>
          <w:rFonts w:asciiTheme="minorBidi" w:hAnsiTheme="minorBidi" w:cstheme="minorBidi"/>
          <w:sz w:val="24"/>
          <w:szCs w:val="24"/>
          <w:lang w:val="en-US"/>
        </w:rPr>
        <w:t xml:space="preserve"> </w:t>
      </w:r>
      <w:r w:rsidRPr="00D53134">
        <w:rPr>
          <w:rFonts w:asciiTheme="minorBidi" w:hAnsiTheme="minorBidi" w:cstheme="minorBidi"/>
          <w:sz w:val="24"/>
          <w:szCs w:val="24"/>
        </w:rPr>
        <w:t>структурирования</w:t>
      </w:r>
      <w:r w:rsidRPr="007E21CD">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7E21CD">
        <w:rPr>
          <w:rFonts w:asciiTheme="minorBidi" w:hAnsiTheme="minorBidi" w:cstheme="minorBidi"/>
          <w:sz w:val="24"/>
          <w:szCs w:val="24"/>
          <w:lang w:val="en-US"/>
        </w:rPr>
        <w:t xml:space="preserve"> </w:t>
      </w:r>
      <w:r w:rsidRPr="00D53134">
        <w:rPr>
          <w:rFonts w:asciiTheme="minorBidi" w:hAnsiTheme="minorBidi" w:cstheme="minorBidi"/>
          <w:sz w:val="24"/>
          <w:szCs w:val="24"/>
        </w:rPr>
        <w:t>ссылочные</w:t>
      </w:r>
      <w:r w:rsidRPr="007E21CD">
        <w:rPr>
          <w:rFonts w:asciiTheme="minorBidi" w:hAnsiTheme="minorBidi" w:cstheme="minorBidi"/>
          <w:sz w:val="24"/>
          <w:szCs w:val="24"/>
          <w:lang w:val="en-US"/>
        </w:rPr>
        <w:t xml:space="preserve"> </w:t>
      </w:r>
      <w:r w:rsidRPr="00D53134">
        <w:rPr>
          <w:rFonts w:asciiTheme="minorBidi" w:hAnsiTheme="minorBidi" w:cstheme="minorBidi"/>
          <w:sz w:val="24"/>
          <w:szCs w:val="24"/>
        </w:rPr>
        <w:t>именования</w:t>
      </w:r>
      <w:r w:rsidRPr="007E21CD">
        <w:rPr>
          <w:rFonts w:asciiTheme="minorBidi" w:hAnsiTheme="minorBidi" w:cstheme="minorBidi"/>
          <w:sz w:val="24"/>
          <w:szCs w:val="24"/>
          <w:lang w:val="en-US"/>
        </w:rPr>
        <w:t xml:space="preserve">. </w:t>
      </w:r>
      <w:r w:rsidRPr="00D53134">
        <w:rPr>
          <w:rFonts w:asciiTheme="minorBidi" w:hAnsiTheme="minorBidi" w:cstheme="minorBidi"/>
          <w:sz w:val="24"/>
          <w:szCs w:val="24"/>
        </w:rPr>
        <w:t>Часть</w:t>
      </w:r>
      <w:r w:rsidRPr="007E21CD">
        <w:rPr>
          <w:rFonts w:asciiTheme="minorBidi" w:hAnsiTheme="minorBidi" w:cstheme="minorBidi"/>
          <w:sz w:val="24"/>
          <w:szCs w:val="24"/>
          <w:lang w:val="en-US"/>
        </w:rPr>
        <w:t xml:space="preserve"> 1. </w:t>
      </w:r>
      <w:r w:rsidRPr="00D53134">
        <w:rPr>
          <w:rFonts w:asciiTheme="minorBidi" w:hAnsiTheme="minorBidi" w:cstheme="minorBidi"/>
          <w:sz w:val="24"/>
          <w:szCs w:val="24"/>
        </w:rPr>
        <w:t>Основные</w:t>
      </w:r>
      <w:r w:rsidRPr="007E21CD">
        <w:rPr>
          <w:rFonts w:asciiTheme="minorBidi" w:hAnsiTheme="minorBidi" w:cstheme="minorBidi"/>
          <w:sz w:val="24"/>
          <w:szCs w:val="24"/>
          <w:lang w:val="en-US"/>
        </w:rPr>
        <w:t xml:space="preserve"> </w:t>
      </w:r>
      <w:r w:rsidRPr="00D53134">
        <w:rPr>
          <w:rFonts w:asciiTheme="minorBidi" w:hAnsiTheme="minorBidi" w:cstheme="minorBidi"/>
          <w:sz w:val="24"/>
          <w:szCs w:val="24"/>
        </w:rPr>
        <w:t>правила</w:t>
      </w:r>
      <w:r w:rsidRPr="007E21CD">
        <w:rPr>
          <w:rFonts w:asciiTheme="minorBidi" w:hAnsiTheme="minorBidi" w:cstheme="minorBidi"/>
          <w:sz w:val="24"/>
          <w:szCs w:val="24"/>
          <w:lang w:val="en-US"/>
        </w:rPr>
        <w:t>)</w:t>
      </w:r>
    </w:p>
    <w:p w14:paraId="371A6E52" w14:textId="77777777" w:rsidR="007B27A7" w:rsidRPr="00911DAF" w:rsidRDefault="00FF04AB" w:rsidP="00D53134">
      <w:pPr>
        <w:ind w:left="720"/>
        <w:jc w:val="both"/>
        <w:rPr>
          <w:rFonts w:asciiTheme="minorBidi" w:hAnsiTheme="minorBidi" w:cstheme="minorBidi"/>
          <w:sz w:val="24"/>
          <w:szCs w:val="24"/>
          <w:lang w:val="en-US"/>
        </w:rPr>
      </w:pPr>
      <w:r w:rsidRPr="00911DAF">
        <w:rPr>
          <w:rFonts w:asciiTheme="minorBidi" w:hAnsiTheme="minorBidi" w:cstheme="minorBidi"/>
          <w:sz w:val="24"/>
          <w:szCs w:val="24"/>
          <w:lang w:val="en-US"/>
        </w:rPr>
        <w:t xml:space="preserve">IEC 81346-2:2009 </w:t>
      </w:r>
      <w:del w:id="52" w:author="Сергей Волков" w:date="2018-11-23T06:08:00Z">
        <w:r w:rsidRPr="00911DAF" w:rsidDel="00A14311">
          <w:rPr>
            <w:rFonts w:asciiTheme="minorBidi" w:hAnsiTheme="minorBidi" w:cstheme="minorBidi"/>
            <w:sz w:val="24"/>
            <w:szCs w:val="24"/>
            <w:lang w:val="en-US"/>
          </w:rPr>
          <w:delText xml:space="preserve"> </w:delText>
        </w:r>
      </w:del>
      <w:r w:rsidRPr="00911DAF">
        <w:rPr>
          <w:rFonts w:asciiTheme="minorBidi" w:hAnsiTheme="minorBidi" w:cstheme="minorBidi"/>
          <w:sz w:val="24"/>
          <w:szCs w:val="24"/>
          <w:lang w:val="en-US"/>
        </w:rPr>
        <w:t>Industrial systems, installations and equipment and industrial products -- Structuring principles and reference designations -- Part 2: Classification of objects and codes for classes (</w:t>
      </w:r>
      <w:r w:rsidRPr="00D53134">
        <w:rPr>
          <w:rFonts w:asciiTheme="minorBidi" w:hAnsiTheme="minorBidi" w:cstheme="minorBidi"/>
          <w:sz w:val="24"/>
          <w:szCs w:val="24"/>
        </w:rPr>
        <w:t>Промышленные</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системы</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установки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оборудование</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промышленные</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изделия</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Принципы</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структурирования</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ссылочные</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именования</w:t>
      </w:r>
      <w:r w:rsidRPr="00911DAF">
        <w:rPr>
          <w:rFonts w:asciiTheme="minorBidi" w:hAnsiTheme="minorBidi" w:cstheme="minorBidi"/>
          <w:sz w:val="24"/>
          <w:szCs w:val="24"/>
          <w:lang w:val="en-US"/>
        </w:rPr>
        <w:t>.</w:t>
      </w:r>
    </w:p>
    <w:p w14:paraId="0C0714B0"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Часть</w:t>
      </w:r>
      <w:r w:rsidRPr="00911DAF">
        <w:rPr>
          <w:rFonts w:asciiTheme="minorBidi" w:hAnsiTheme="minorBidi" w:cstheme="minorBidi"/>
          <w:sz w:val="24"/>
          <w:szCs w:val="24"/>
          <w:lang w:val="en-US"/>
        </w:rPr>
        <w:t xml:space="preserve"> </w:t>
      </w:r>
      <w:del w:id="53" w:author="Сергей Волков" w:date="2018-11-23T06:08:00Z">
        <w:r w:rsidRPr="00911DAF" w:rsidDel="00A14311">
          <w:rPr>
            <w:rFonts w:asciiTheme="minorBidi" w:hAnsiTheme="minorBidi" w:cstheme="minorBidi"/>
            <w:sz w:val="24"/>
            <w:szCs w:val="24"/>
            <w:lang w:val="en-US"/>
          </w:rPr>
          <w:delText xml:space="preserve"> </w:delText>
        </w:r>
      </w:del>
      <w:r w:rsidRPr="00911DAF">
        <w:rPr>
          <w:rFonts w:asciiTheme="minorBidi" w:hAnsiTheme="minorBidi" w:cstheme="minorBidi"/>
          <w:sz w:val="24"/>
          <w:szCs w:val="24"/>
          <w:lang w:val="en-US"/>
        </w:rPr>
        <w:t xml:space="preserve">2. </w:t>
      </w:r>
      <w:r w:rsidRPr="00D53134">
        <w:rPr>
          <w:rFonts w:asciiTheme="minorBidi" w:hAnsiTheme="minorBidi" w:cstheme="minorBidi"/>
          <w:sz w:val="24"/>
          <w:szCs w:val="24"/>
        </w:rPr>
        <w:t>Классификация</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объектов</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коды</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классов</w:t>
      </w:r>
      <w:r w:rsidRPr="00911DAF">
        <w:rPr>
          <w:rFonts w:asciiTheme="minorBidi" w:hAnsiTheme="minorBidi" w:cstheme="minorBidi"/>
          <w:sz w:val="24"/>
          <w:szCs w:val="24"/>
          <w:lang w:val="en-US"/>
        </w:rPr>
        <w:t>)</w:t>
      </w:r>
      <w:r w:rsidRPr="00911DAF">
        <w:rPr>
          <w:rFonts w:asciiTheme="minorBidi" w:hAnsiTheme="minorBidi" w:cstheme="minorBidi"/>
          <w:sz w:val="24"/>
          <w:szCs w:val="24"/>
          <w:lang w:val="en-US"/>
        </w:rPr>
        <w:br/>
        <w:t>ISO/FDIS 81346:2018 Industrial systems, installations and equipment and industrial products —Structuring principles and reference designations — Part 12: Construction works and building services (</w:t>
      </w:r>
      <w:r w:rsidRPr="00D53134">
        <w:rPr>
          <w:rFonts w:asciiTheme="minorBidi" w:hAnsiTheme="minorBidi" w:cstheme="minorBidi"/>
          <w:sz w:val="24"/>
          <w:szCs w:val="24"/>
        </w:rPr>
        <w:t>Промышленные</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системы</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установки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911DAF">
        <w:rPr>
          <w:rFonts w:asciiTheme="minorBidi" w:hAnsiTheme="minorBidi" w:cstheme="minorBidi"/>
          <w:sz w:val="24"/>
          <w:szCs w:val="24"/>
          <w:lang w:val="en-US"/>
        </w:rPr>
        <w:t xml:space="preserve"> </w:t>
      </w:r>
      <w:proofErr w:type="gramStart"/>
      <w:r w:rsidRPr="00D53134">
        <w:rPr>
          <w:rFonts w:asciiTheme="minorBidi" w:hAnsiTheme="minorBidi" w:cstheme="minorBidi"/>
          <w:sz w:val="24"/>
          <w:szCs w:val="24"/>
        </w:rPr>
        <w:t>оборудование</w:t>
      </w:r>
      <w:proofErr w:type="gramEnd"/>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промышленные</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изделия</w:t>
      </w:r>
      <w:r w:rsidRPr="00911DAF">
        <w:rPr>
          <w:rFonts w:asciiTheme="minorBidi" w:hAnsiTheme="minorBidi" w:cstheme="minorBidi"/>
          <w:sz w:val="24"/>
          <w:szCs w:val="24"/>
          <w:lang w:val="en-US"/>
        </w:rPr>
        <w:t xml:space="preserve">. </w:t>
      </w:r>
      <w:r w:rsidRPr="00D53134">
        <w:rPr>
          <w:rFonts w:asciiTheme="minorBidi" w:hAnsiTheme="minorBidi" w:cstheme="minorBidi"/>
          <w:sz w:val="24"/>
          <w:szCs w:val="24"/>
        </w:rPr>
        <w:t>Принципы</w:t>
      </w:r>
      <w:r w:rsidRPr="00AC51B0">
        <w:rPr>
          <w:rFonts w:asciiTheme="minorBidi" w:hAnsiTheme="minorBidi" w:cstheme="minorBidi"/>
          <w:sz w:val="24"/>
          <w:szCs w:val="24"/>
          <w:lang w:val="en-US"/>
        </w:rPr>
        <w:t xml:space="preserve"> </w:t>
      </w:r>
      <w:r w:rsidRPr="00D53134">
        <w:rPr>
          <w:rFonts w:asciiTheme="minorBidi" w:hAnsiTheme="minorBidi" w:cstheme="minorBidi"/>
          <w:sz w:val="24"/>
          <w:szCs w:val="24"/>
        </w:rPr>
        <w:t>построения</w:t>
      </w:r>
      <w:r w:rsidRPr="00AC51B0">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AC51B0">
        <w:rPr>
          <w:rFonts w:asciiTheme="minorBidi" w:hAnsiTheme="minorBidi" w:cstheme="minorBidi"/>
          <w:sz w:val="24"/>
          <w:szCs w:val="24"/>
          <w:lang w:val="en-US"/>
        </w:rPr>
        <w:t xml:space="preserve"> </w:t>
      </w:r>
      <w:r w:rsidRPr="00D53134">
        <w:rPr>
          <w:rFonts w:asciiTheme="minorBidi" w:hAnsiTheme="minorBidi" w:cstheme="minorBidi"/>
          <w:sz w:val="24"/>
          <w:szCs w:val="24"/>
        </w:rPr>
        <w:t>ссылочные</w:t>
      </w:r>
      <w:r w:rsidRPr="00AC51B0">
        <w:rPr>
          <w:rFonts w:asciiTheme="minorBidi" w:hAnsiTheme="minorBidi" w:cstheme="minorBidi"/>
          <w:sz w:val="24"/>
          <w:szCs w:val="24"/>
          <w:lang w:val="en-US"/>
        </w:rPr>
        <w:t xml:space="preserve"> </w:t>
      </w:r>
      <w:r w:rsidRPr="00D53134">
        <w:rPr>
          <w:rFonts w:asciiTheme="minorBidi" w:hAnsiTheme="minorBidi" w:cstheme="minorBidi"/>
          <w:sz w:val="24"/>
          <w:szCs w:val="24"/>
        </w:rPr>
        <w:t>именования</w:t>
      </w:r>
      <w:r w:rsidRPr="00AC51B0">
        <w:rPr>
          <w:rFonts w:asciiTheme="minorBidi" w:hAnsiTheme="minorBidi" w:cstheme="minorBidi"/>
          <w:sz w:val="24"/>
          <w:szCs w:val="24"/>
          <w:lang w:val="en-US"/>
        </w:rPr>
        <w:t xml:space="preserve">. </w:t>
      </w:r>
      <w:r w:rsidRPr="00D53134">
        <w:rPr>
          <w:rFonts w:asciiTheme="minorBidi" w:hAnsiTheme="minorBidi" w:cstheme="minorBidi"/>
          <w:sz w:val="24"/>
          <w:szCs w:val="24"/>
        </w:rPr>
        <w:t>Часть</w:t>
      </w:r>
      <w:r w:rsidRPr="00AC51B0">
        <w:rPr>
          <w:rFonts w:asciiTheme="minorBidi" w:hAnsiTheme="minorBidi" w:cstheme="minorBidi"/>
          <w:sz w:val="24"/>
          <w:szCs w:val="24"/>
          <w:lang w:val="en-US"/>
        </w:rPr>
        <w:t xml:space="preserve"> 12. </w:t>
      </w:r>
      <w:r w:rsidRPr="00D53134">
        <w:rPr>
          <w:rFonts w:asciiTheme="minorBidi" w:hAnsiTheme="minorBidi" w:cstheme="minorBidi"/>
          <w:sz w:val="24"/>
          <w:szCs w:val="24"/>
        </w:rPr>
        <w:t>Строительные работы и строительные услуги)</w:t>
      </w:r>
    </w:p>
    <w:p w14:paraId="06B14FB3" w14:textId="77777777" w:rsidR="007B27A7" w:rsidRPr="00D53134" w:rsidRDefault="00FF04AB" w:rsidP="00D53134">
      <w:pPr>
        <w:ind w:left="720"/>
        <w:jc w:val="both"/>
        <w:rPr>
          <w:rFonts w:asciiTheme="minorBidi" w:hAnsiTheme="minorBidi" w:cstheme="minorBidi"/>
          <w:sz w:val="24"/>
          <w:szCs w:val="24"/>
          <w:lang w:val="en-US"/>
        </w:rPr>
      </w:pPr>
      <w:r w:rsidRPr="00D53134">
        <w:rPr>
          <w:rFonts w:asciiTheme="minorBidi" w:hAnsiTheme="minorBidi" w:cstheme="minorBidi"/>
          <w:sz w:val="24"/>
          <w:szCs w:val="24"/>
          <w:lang w:val="en-US"/>
        </w:rPr>
        <w:t>ISO 3166-1:2012 Codes for the representation of names of countries and their subdivisions — Part 1: Country codes</w:t>
      </w:r>
    </w:p>
    <w:p w14:paraId="5B4B3C80" w14:textId="77777777" w:rsidR="007B27A7" w:rsidRPr="00D53134" w:rsidRDefault="00FF04AB" w:rsidP="00D53134">
      <w:pPr>
        <w:widowControl w:val="0"/>
        <w:ind w:left="720"/>
        <w:jc w:val="both"/>
        <w:rPr>
          <w:rFonts w:asciiTheme="minorBidi" w:hAnsiTheme="minorBidi" w:cstheme="minorBidi"/>
          <w:sz w:val="24"/>
          <w:szCs w:val="24"/>
        </w:rPr>
      </w:pPr>
      <w:r w:rsidRPr="00D53134">
        <w:rPr>
          <w:rFonts w:asciiTheme="minorBidi" w:hAnsiTheme="minorBidi" w:cstheme="minorBidi"/>
          <w:sz w:val="24"/>
          <w:szCs w:val="24"/>
          <w:lang w:val="en-US"/>
        </w:rPr>
        <w:t xml:space="preserve">Level of Development Specification for Building Information Models. </w:t>
      </w:r>
      <w:r w:rsidRPr="00D53134">
        <w:rPr>
          <w:rFonts w:asciiTheme="minorBidi" w:hAnsiTheme="minorBidi" w:cstheme="minorBidi"/>
          <w:sz w:val="24"/>
          <w:szCs w:val="24"/>
        </w:rPr>
        <w:t>Version 2015</w:t>
      </w:r>
      <w:r w:rsidRPr="00D53134">
        <w:rPr>
          <w:rFonts w:asciiTheme="minorBidi" w:hAnsiTheme="minorBidi" w:cstheme="minorBidi"/>
          <w:sz w:val="24"/>
          <w:szCs w:val="24"/>
        </w:rPr>
        <w:br/>
      </w:r>
      <w:r w:rsidRPr="00D53134">
        <w:rPr>
          <w:rFonts w:asciiTheme="minorBidi" w:hAnsiTheme="minorBidi" w:cstheme="minorBidi"/>
          <w:sz w:val="24"/>
          <w:szCs w:val="24"/>
        </w:rPr>
        <w:br/>
      </w:r>
      <w:r w:rsidRPr="00D53134">
        <w:rPr>
          <w:rFonts w:asciiTheme="minorBidi" w:hAnsiTheme="minorBidi" w:cstheme="minorBidi"/>
          <w:sz w:val="24"/>
          <w:szCs w:val="24"/>
        </w:rPr>
        <w:lastRenderedPageBreak/>
        <w:br w:type="page"/>
      </w:r>
    </w:p>
    <w:p w14:paraId="705CD65C"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54" w:name="_Toc508698232"/>
      <w:r w:rsidRPr="00D53134">
        <w:rPr>
          <w:rFonts w:asciiTheme="minorBidi" w:hAnsiTheme="minorBidi" w:cstheme="minorBidi"/>
          <w:sz w:val="24"/>
          <w:szCs w:val="24"/>
        </w:rPr>
        <w:lastRenderedPageBreak/>
        <w:t>4. Термины и определения</w:t>
      </w:r>
      <w:bookmarkEnd w:id="54"/>
    </w:p>
    <w:p w14:paraId="34987BC9" w14:textId="77777777" w:rsidR="007B27A7" w:rsidRPr="00D53134" w:rsidRDefault="007B27A7" w:rsidP="00D53134">
      <w:pPr>
        <w:widowControl w:val="0"/>
        <w:jc w:val="both"/>
        <w:rPr>
          <w:rFonts w:asciiTheme="minorBidi" w:hAnsiTheme="minorBidi" w:cstheme="minorBidi"/>
          <w:sz w:val="24"/>
          <w:szCs w:val="24"/>
        </w:rPr>
      </w:pPr>
    </w:p>
    <w:p w14:paraId="58D1AB4E" w14:textId="77777777" w:rsidR="007B27A7" w:rsidRPr="00D53134" w:rsidRDefault="00FF04AB" w:rsidP="00D53134">
      <w:pPr>
        <w:widowControl w:val="0"/>
        <w:ind w:firstLine="720"/>
        <w:jc w:val="both"/>
        <w:rPr>
          <w:rFonts w:asciiTheme="minorBidi" w:hAnsiTheme="minorBidi" w:cstheme="minorBidi"/>
          <w:sz w:val="24"/>
          <w:szCs w:val="24"/>
        </w:rPr>
      </w:pPr>
      <w:r w:rsidRPr="00D53134">
        <w:rPr>
          <w:rFonts w:asciiTheme="minorBidi" w:hAnsiTheme="minorBidi" w:cstheme="minorBidi"/>
          <w:sz w:val="24"/>
          <w:szCs w:val="24"/>
        </w:rPr>
        <w:t>Терминологический словарь Регламента разработан в соответствии с требованиями ГОСТ Р ИСО 704-2010 Терминологическая работа. Принципы и методы. Общий перечень применяемых терминов и их определений содержится в Приложении 1 к настоящему Регламенту.</w:t>
      </w:r>
    </w:p>
    <w:p w14:paraId="7EA5AEA4" w14:textId="77777777" w:rsidR="007B27A7" w:rsidRPr="00D53134" w:rsidRDefault="007B27A7" w:rsidP="00D53134">
      <w:pPr>
        <w:widowControl w:val="0"/>
        <w:jc w:val="both"/>
        <w:rPr>
          <w:rFonts w:asciiTheme="minorBidi" w:hAnsiTheme="minorBidi" w:cstheme="minorBidi"/>
          <w:sz w:val="24"/>
          <w:szCs w:val="24"/>
        </w:rPr>
      </w:pPr>
    </w:p>
    <w:p w14:paraId="3529CB94"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br/>
      </w:r>
      <w:r w:rsidRPr="00D53134">
        <w:rPr>
          <w:rFonts w:asciiTheme="minorBidi" w:hAnsiTheme="minorBidi" w:cstheme="minorBidi"/>
          <w:sz w:val="24"/>
          <w:szCs w:val="24"/>
        </w:rPr>
        <w:br w:type="page"/>
      </w:r>
    </w:p>
    <w:p w14:paraId="1F73CC4D"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55" w:name="_Toc508698233"/>
      <w:r w:rsidRPr="00D53134">
        <w:rPr>
          <w:rFonts w:asciiTheme="minorBidi" w:hAnsiTheme="minorBidi" w:cstheme="minorBidi"/>
          <w:sz w:val="24"/>
          <w:szCs w:val="24"/>
        </w:rPr>
        <w:lastRenderedPageBreak/>
        <w:t>5. Общие положения</w:t>
      </w:r>
      <w:bookmarkEnd w:id="55"/>
    </w:p>
    <w:p w14:paraId="38717027" w14:textId="77777777" w:rsidR="007B27A7" w:rsidRPr="00D53134" w:rsidRDefault="00FF04AB" w:rsidP="00D53134">
      <w:pPr>
        <w:pStyle w:val="3"/>
        <w:widowControl w:val="0"/>
        <w:spacing w:line="276" w:lineRule="auto"/>
        <w:ind w:left="283" w:firstLine="0"/>
        <w:contextualSpacing w:val="0"/>
        <w:jc w:val="both"/>
        <w:rPr>
          <w:rFonts w:asciiTheme="minorBidi" w:hAnsiTheme="minorBidi" w:cstheme="minorBidi"/>
          <w:sz w:val="24"/>
          <w:szCs w:val="24"/>
        </w:rPr>
      </w:pPr>
      <w:bookmarkStart w:id="56" w:name="_Toc508698234"/>
      <w:r w:rsidRPr="00D53134">
        <w:rPr>
          <w:rFonts w:asciiTheme="minorBidi" w:hAnsiTheme="minorBidi" w:cstheme="minorBidi"/>
          <w:sz w:val="24"/>
          <w:szCs w:val="24"/>
        </w:rPr>
        <w:t>5.1. Основные принципы информационного моделирования.</w:t>
      </w:r>
      <w:bookmarkEnd w:id="56"/>
    </w:p>
    <w:p w14:paraId="72E85B43" w14:textId="77777777" w:rsidR="007B27A7" w:rsidRPr="00D53134" w:rsidRDefault="007B27A7" w:rsidP="00D53134">
      <w:pPr>
        <w:widowControl w:val="0"/>
        <w:jc w:val="both"/>
        <w:rPr>
          <w:rFonts w:asciiTheme="minorBidi" w:hAnsiTheme="minorBidi" w:cstheme="minorBidi"/>
          <w:sz w:val="24"/>
          <w:szCs w:val="24"/>
        </w:rPr>
      </w:pPr>
    </w:p>
    <w:p w14:paraId="57020409"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Технология информационного моделирования является естественным развитием технологий автоматизации строительной отрасли. Данная технология охватывает все этапы жизненного цикла объектов капитального строительства и может быть расширена на городскую инфраструктуру в целом в соответствии с концепцией “Smart City”.</w:t>
      </w:r>
    </w:p>
    <w:p w14:paraId="0361C04A"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Развитие информационного моделирования в мире и в России, в частности, базируется на многолетней истории строительной отрасли, поэтому при внедрении технологии информационного моделирования необходимо обяза</w:t>
      </w:r>
      <w:r w:rsidR="00685001">
        <w:rPr>
          <w:rFonts w:asciiTheme="minorBidi" w:hAnsiTheme="minorBidi" w:cstheme="minorBidi"/>
          <w:sz w:val="24"/>
          <w:szCs w:val="24"/>
        </w:rPr>
        <w:t xml:space="preserve">тельно учитывать </w:t>
      </w:r>
      <w:r w:rsidR="008179D9">
        <w:rPr>
          <w:rFonts w:asciiTheme="minorBidi" w:hAnsiTheme="minorBidi" w:cstheme="minorBidi"/>
          <w:sz w:val="24"/>
          <w:szCs w:val="24"/>
        </w:rPr>
        <w:t>опыт и практику строительной отрасли соответствующего региона, адаптируя их в соответствии с требованиями данной технологии.</w:t>
      </w:r>
    </w:p>
    <w:p w14:paraId="581A8364"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Процесс развития методологии информационного моделирования был многоэтапным и развивался по мере развития информационных технологий и связанных с ними методологий. Одной из таких методологий является объектно-ориентированный подход (ООП</w:t>
      </w:r>
      <w:r w:rsidR="008179D9">
        <w:rPr>
          <w:rFonts w:asciiTheme="minorBidi" w:hAnsiTheme="minorBidi" w:cstheme="minorBidi"/>
          <w:sz w:val="24"/>
          <w:szCs w:val="24"/>
        </w:rPr>
        <w:t>)</w:t>
      </w:r>
      <w:r w:rsidRPr="00D53134">
        <w:rPr>
          <w:rFonts w:asciiTheme="minorBidi" w:hAnsiTheme="minorBidi" w:cstheme="minorBidi"/>
          <w:sz w:val="24"/>
          <w:szCs w:val="24"/>
        </w:rPr>
        <w:t xml:space="preserve">. В основе ООП лежат идеи и принципы проектирования сложных систем, которые выражены в системном подходе. Основной принцип системного подхода заключается в рассмотрении частей явления или сложной системы с </w:t>
      </w:r>
      <w:r w:rsidR="008179D9" w:rsidRPr="00D53134">
        <w:rPr>
          <w:rFonts w:asciiTheme="minorBidi" w:hAnsiTheme="minorBidi" w:cstheme="minorBidi"/>
          <w:sz w:val="24"/>
          <w:szCs w:val="24"/>
        </w:rPr>
        <w:t>учётом</w:t>
      </w:r>
      <w:r w:rsidRPr="00D53134">
        <w:rPr>
          <w:rFonts w:asciiTheme="minorBidi" w:hAnsiTheme="minorBidi" w:cstheme="minorBidi"/>
          <w:sz w:val="24"/>
          <w:szCs w:val="24"/>
        </w:rPr>
        <w:t xml:space="preserve"> их взаимодействия. Системный подход включает в себя выявление структуры системы, типизацию связей, определение атрибутов и анализ внешней среды.</w:t>
      </w:r>
      <w:r w:rsidR="008179D9">
        <w:rPr>
          <w:rFonts w:asciiTheme="minorBidi" w:hAnsiTheme="minorBidi" w:cstheme="minorBidi"/>
          <w:sz w:val="24"/>
          <w:szCs w:val="24"/>
        </w:rPr>
        <w:t xml:space="preserve"> В российской строительной отрасли системный подход реализовывался в рамках </w:t>
      </w:r>
      <w:r w:rsidR="00383907">
        <w:rPr>
          <w:rFonts w:asciiTheme="minorBidi" w:hAnsiTheme="minorBidi" w:cstheme="minorBidi"/>
          <w:sz w:val="24"/>
          <w:szCs w:val="24"/>
        </w:rPr>
        <w:t>научного</w:t>
      </w:r>
      <w:r w:rsidR="00383907" w:rsidRPr="00D53134">
        <w:rPr>
          <w:rFonts w:asciiTheme="minorBidi" w:hAnsiTheme="minorBidi" w:cstheme="minorBidi"/>
          <w:sz w:val="24"/>
          <w:szCs w:val="24"/>
        </w:rPr>
        <w:t xml:space="preserve"> направлен</w:t>
      </w:r>
      <w:r w:rsidR="00383907">
        <w:rPr>
          <w:rFonts w:asciiTheme="minorBidi" w:hAnsiTheme="minorBidi" w:cstheme="minorBidi"/>
          <w:sz w:val="24"/>
          <w:szCs w:val="24"/>
        </w:rPr>
        <w:t>ия</w:t>
      </w:r>
      <w:r w:rsidR="00383907" w:rsidRPr="00D53134">
        <w:rPr>
          <w:rFonts w:asciiTheme="minorBidi" w:hAnsiTheme="minorBidi" w:cstheme="minorBidi"/>
          <w:sz w:val="24"/>
          <w:szCs w:val="24"/>
        </w:rPr>
        <w:t xml:space="preserve"> </w:t>
      </w:r>
      <w:r w:rsidR="008179D9">
        <w:rPr>
          <w:rFonts w:asciiTheme="minorBidi" w:hAnsiTheme="minorBidi" w:cstheme="minorBidi"/>
          <w:sz w:val="24"/>
          <w:szCs w:val="24"/>
        </w:rPr>
        <w:t>«Системотехника</w:t>
      </w:r>
      <w:r w:rsidR="008179D9">
        <w:rPr>
          <w:rStyle w:val="afff1"/>
          <w:rFonts w:asciiTheme="minorBidi" w:hAnsiTheme="minorBidi" w:cstheme="minorBidi"/>
          <w:sz w:val="24"/>
          <w:szCs w:val="24"/>
        </w:rPr>
        <w:footnoteReference w:id="1"/>
      </w:r>
      <w:r w:rsidR="008179D9">
        <w:rPr>
          <w:rFonts w:asciiTheme="minorBidi" w:hAnsiTheme="minorBidi" w:cstheme="minorBidi"/>
          <w:sz w:val="24"/>
          <w:szCs w:val="24"/>
        </w:rPr>
        <w:t xml:space="preserve"> строительства».</w:t>
      </w:r>
    </w:p>
    <w:p w14:paraId="0C2F6920" w14:textId="77777777" w:rsidR="007B27A7" w:rsidRPr="00D53134" w:rsidRDefault="008179D9" w:rsidP="00D53134">
      <w:pPr>
        <w:widowControl w:val="0"/>
        <w:ind w:firstLine="700"/>
        <w:jc w:val="both"/>
        <w:rPr>
          <w:rFonts w:asciiTheme="minorBidi" w:hAnsiTheme="minorBidi" w:cstheme="minorBidi"/>
          <w:sz w:val="24"/>
          <w:szCs w:val="24"/>
        </w:rPr>
      </w:pPr>
      <w:r>
        <w:rPr>
          <w:rFonts w:asciiTheme="minorBidi" w:hAnsiTheme="minorBidi" w:cstheme="minorBidi"/>
          <w:sz w:val="24"/>
          <w:szCs w:val="24"/>
        </w:rPr>
        <w:t>Применение технологии информационного моделирования обеспечивает</w:t>
      </w:r>
      <w:r w:rsidR="00FF04AB" w:rsidRPr="00D53134">
        <w:rPr>
          <w:rFonts w:asciiTheme="minorBidi" w:hAnsiTheme="minorBidi" w:cstheme="minorBidi"/>
          <w:sz w:val="24"/>
          <w:szCs w:val="24"/>
        </w:rPr>
        <w:t xml:space="preserve"> следующие преимущества в решении проблем управления сложностью и интеграцией различных систем:</w:t>
      </w:r>
    </w:p>
    <w:p w14:paraId="11E0A348" w14:textId="77777777" w:rsidR="007B27A7" w:rsidRPr="008179D9" w:rsidRDefault="00FF04AB" w:rsidP="008179D9">
      <w:pPr>
        <w:pStyle w:val="aff4"/>
        <w:widowControl w:val="0"/>
        <w:numPr>
          <w:ilvl w:val="0"/>
          <w:numId w:val="36"/>
        </w:numPr>
        <w:jc w:val="both"/>
        <w:rPr>
          <w:rFonts w:asciiTheme="minorBidi" w:hAnsiTheme="minorBidi"/>
        </w:rPr>
      </w:pPr>
      <w:r w:rsidRPr="008179D9">
        <w:rPr>
          <w:rFonts w:asciiTheme="minorBidi" w:hAnsiTheme="minorBidi"/>
        </w:rPr>
        <w:t xml:space="preserve">вносит в модели исследуемых систем структурную </w:t>
      </w:r>
      <w:r w:rsidR="008179D9" w:rsidRPr="008179D9">
        <w:rPr>
          <w:rFonts w:asciiTheme="minorBidi" w:hAnsiTheme="minorBidi"/>
        </w:rPr>
        <w:t>определённость</w:t>
      </w:r>
      <w:r w:rsidRPr="008179D9">
        <w:rPr>
          <w:rFonts w:asciiTheme="minorBidi" w:hAnsiTheme="minorBidi"/>
        </w:rPr>
        <w:t>, распределяя представленные в системе данные и процедуры между классами объектов;</w:t>
      </w:r>
    </w:p>
    <w:p w14:paraId="71E4AC89" w14:textId="77777777" w:rsidR="007B27A7" w:rsidRPr="008179D9" w:rsidRDefault="00FF04AB" w:rsidP="008179D9">
      <w:pPr>
        <w:pStyle w:val="aff4"/>
        <w:widowControl w:val="0"/>
        <w:numPr>
          <w:ilvl w:val="0"/>
          <w:numId w:val="36"/>
        </w:numPr>
        <w:jc w:val="both"/>
        <w:rPr>
          <w:rFonts w:asciiTheme="minorBidi" w:hAnsiTheme="minorBidi"/>
        </w:rPr>
      </w:pPr>
      <w:r w:rsidRPr="008179D9">
        <w:rPr>
          <w:rFonts w:asciiTheme="minorBidi" w:hAnsiTheme="minorBidi"/>
        </w:rPr>
        <w:t>сокращает объем спецификаций благодаря введению в описания иерархии объектов и отношений наследования между свойствами объектов разных уровней иерархии;</w:t>
      </w:r>
    </w:p>
    <w:p w14:paraId="6CBC0A7D" w14:textId="77777777" w:rsidR="007B27A7" w:rsidRPr="008179D9" w:rsidRDefault="00FF04AB" w:rsidP="008179D9">
      <w:pPr>
        <w:pStyle w:val="aff4"/>
        <w:widowControl w:val="0"/>
        <w:numPr>
          <w:ilvl w:val="0"/>
          <w:numId w:val="36"/>
        </w:numPr>
        <w:jc w:val="both"/>
        <w:rPr>
          <w:rFonts w:asciiTheme="minorBidi" w:hAnsiTheme="minorBidi"/>
        </w:rPr>
      </w:pPr>
      <w:r w:rsidRPr="008179D9">
        <w:rPr>
          <w:rFonts w:asciiTheme="minorBidi" w:hAnsiTheme="minorBidi"/>
        </w:rPr>
        <w:t xml:space="preserve">уменьшает вероятность искажения данных вследствие ошибочных действий за </w:t>
      </w:r>
      <w:r w:rsidR="008179D9" w:rsidRPr="008179D9">
        <w:rPr>
          <w:rFonts w:asciiTheme="minorBidi" w:hAnsiTheme="minorBidi"/>
        </w:rPr>
        <w:t>счёт</w:t>
      </w:r>
      <w:r w:rsidRPr="008179D9">
        <w:rPr>
          <w:rFonts w:asciiTheme="minorBidi" w:hAnsiTheme="minorBidi"/>
        </w:rPr>
        <w:t xml:space="preserve"> ограничения доступа к </w:t>
      </w:r>
      <w:r w:rsidR="008179D9" w:rsidRPr="008179D9">
        <w:rPr>
          <w:rFonts w:asciiTheme="minorBidi" w:hAnsiTheme="minorBidi"/>
        </w:rPr>
        <w:t>определённым</w:t>
      </w:r>
      <w:r w:rsidRPr="008179D9">
        <w:rPr>
          <w:rFonts w:asciiTheme="minorBidi" w:hAnsiTheme="minorBidi"/>
        </w:rPr>
        <w:t xml:space="preserve"> категориям данных в объектах. Описание в каждом классе объектов допустимых обращений к ним и принятых форматов сообщений облегчает согласование и интеграцию систем.</w:t>
      </w:r>
    </w:p>
    <w:p w14:paraId="04EB4E08" w14:textId="77777777" w:rsidR="00383907" w:rsidRDefault="008179D9" w:rsidP="008179D9">
      <w:pPr>
        <w:widowControl w:val="0"/>
        <w:ind w:firstLine="700"/>
        <w:jc w:val="both"/>
        <w:rPr>
          <w:rFonts w:asciiTheme="minorBidi" w:hAnsiTheme="minorBidi" w:cstheme="minorBidi"/>
          <w:sz w:val="24"/>
          <w:szCs w:val="24"/>
        </w:rPr>
      </w:pPr>
      <w:r>
        <w:rPr>
          <w:rFonts w:asciiTheme="minorBidi" w:hAnsiTheme="minorBidi" w:cstheme="minorBidi"/>
          <w:sz w:val="24"/>
          <w:szCs w:val="24"/>
        </w:rPr>
        <w:lastRenderedPageBreak/>
        <w:t>В свою очередь применение данной технологии позволяет обеспечить</w:t>
      </w:r>
      <w:r w:rsidR="00383907">
        <w:rPr>
          <w:rFonts w:asciiTheme="minorBidi" w:hAnsiTheme="minorBidi" w:cstheme="minorBidi"/>
          <w:sz w:val="24"/>
          <w:szCs w:val="24"/>
        </w:rPr>
        <w:t>:</w:t>
      </w:r>
    </w:p>
    <w:p w14:paraId="521D3CAE" w14:textId="77777777" w:rsidR="00383907" w:rsidRDefault="00383907" w:rsidP="00E45A0F">
      <w:pPr>
        <w:pStyle w:val="aff4"/>
        <w:widowControl w:val="0"/>
        <w:numPr>
          <w:ilvl w:val="0"/>
          <w:numId w:val="37"/>
        </w:numPr>
        <w:jc w:val="both"/>
        <w:rPr>
          <w:rFonts w:asciiTheme="minorBidi" w:hAnsiTheme="minorBidi"/>
        </w:rPr>
      </w:pPr>
      <w:r w:rsidRPr="00383907">
        <w:rPr>
          <w:rFonts w:asciiTheme="minorBidi" w:hAnsiTheme="minorBidi"/>
        </w:rPr>
        <w:t>структуризацию</w:t>
      </w:r>
      <w:r w:rsidR="00FF04AB" w:rsidRPr="00383907">
        <w:rPr>
          <w:rFonts w:asciiTheme="minorBidi" w:hAnsiTheme="minorBidi"/>
        </w:rPr>
        <w:t xml:space="preserve"> процесса проектирования, </w:t>
      </w:r>
      <w:r w:rsidRPr="00383907">
        <w:rPr>
          <w:rFonts w:asciiTheme="minorBidi" w:hAnsiTheme="minorBidi"/>
        </w:rPr>
        <w:t>посредством</w:t>
      </w:r>
      <w:r w:rsidR="00FF04AB" w:rsidRPr="00383907">
        <w:rPr>
          <w:rFonts w:asciiTheme="minorBidi" w:hAnsiTheme="minorBidi"/>
        </w:rPr>
        <w:t xml:space="preserve"> декомпозици</w:t>
      </w:r>
      <w:r w:rsidRPr="00383907">
        <w:rPr>
          <w:rFonts w:asciiTheme="minorBidi" w:hAnsiTheme="minorBidi"/>
        </w:rPr>
        <w:t>и</w:t>
      </w:r>
      <w:r w:rsidR="00FF04AB" w:rsidRPr="00383907">
        <w:rPr>
          <w:rFonts w:asciiTheme="minorBidi" w:hAnsiTheme="minorBidi"/>
        </w:rPr>
        <w:t xml:space="preserve"> проектных задач и документации, выделением стад</w:t>
      </w:r>
      <w:r w:rsidRPr="00383907">
        <w:rPr>
          <w:rFonts w:asciiTheme="minorBidi" w:hAnsiTheme="minorBidi"/>
        </w:rPr>
        <w:t>ий, этапов, проектных процедур;</w:t>
      </w:r>
    </w:p>
    <w:p w14:paraId="46ADCCC2" w14:textId="77777777" w:rsidR="00383907" w:rsidRDefault="00383907" w:rsidP="00383907">
      <w:pPr>
        <w:pStyle w:val="aff4"/>
        <w:widowControl w:val="0"/>
        <w:numPr>
          <w:ilvl w:val="0"/>
          <w:numId w:val="37"/>
        </w:numPr>
        <w:jc w:val="both"/>
        <w:rPr>
          <w:rFonts w:asciiTheme="minorBidi" w:hAnsiTheme="minorBidi"/>
        </w:rPr>
      </w:pPr>
      <w:r w:rsidRPr="00383907">
        <w:rPr>
          <w:rFonts w:asciiTheme="minorBidi" w:hAnsiTheme="minorBidi"/>
        </w:rPr>
        <w:t>и</w:t>
      </w:r>
      <w:r w:rsidR="00FF04AB" w:rsidRPr="00383907">
        <w:rPr>
          <w:rFonts w:asciiTheme="minorBidi" w:hAnsiTheme="minorBidi"/>
        </w:rPr>
        <w:t>тера</w:t>
      </w:r>
      <w:r w:rsidRPr="00383907">
        <w:rPr>
          <w:rFonts w:asciiTheme="minorBidi" w:hAnsiTheme="minorBidi"/>
        </w:rPr>
        <w:t>ционный характер проектирования;</w:t>
      </w:r>
    </w:p>
    <w:p w14:paraId="1494F763" w14:textId="77777777" w:rsidR="00383907" w:rsidRDefault="00383907" w:rsidP="00383907">
      <w:pPr>
        <w:pStyle w:val="aff4"/>
        <w:widowControl w:val="0"/>
        <w:numPr>
          <w:ilvl w:val="0"/>
          <w:numId w:val="37"/>
        </w:numPr>
        <w:jc w:val="both"/>
        <w:rPr>
          <w:rFonts w:asciiTheme="minorBidi" w:hAnsiTheme="minorBidi"/>
        </w:rPr>
      </w:pPr>
      <w:r w:rsidRPr="00383907">
        <w:rPr>
          <w:rFonts w:asciiTheme="minorBidi" w:hAnsiTheme="minorBidi"/>
        </w:rPr>
        <w:t>типизацию и унификацию</w:t>
      </w:r>
      <w:r w:rsidR="00FF04AB" w:rsidRPr="00383907">
        <w:rPr>
          <w:rFonts w:asciiTheme="minorBidi" w:hAnsiTheme="minorBidi"/>
        </w:rPr>
        <w:t xml:space="preserve"> проектных ре</w:t>
      </w:r>
      <w:r w:rsidRPr="00383907">
        <w:rPr>
          <w:rFonts w:asciiTheme="minorBidi" w:hAnsiTheme="minorBidi"/>
        </w:rPr>
        <w:t>шений и средств проектирования;</w:t>
      </w:r>
    </w:p>
    <w:p w14:paraId="31E33A54" w14:textId="77777777" w:rsidR="00383907" w:rsidRDefault="00FF04AB" w:rsidP="00383907">
      <w:pPr>
        <w:pStyle w:val="aff4"/>
        <w:widowControl w:val="0"/>
        <w:numPr>
          <w:ilvl w:val="0"/>
          <w:numId w:val="37"/>
        </w:numPr>
        <w:jc w:val="both"/>
        <w:rPr>
          <w:rFonts w:asciiTheme="minorBidi" w:hAnsiTheme="minorBidi"/>
        </w:rPr>
      </w:pPr>
      <w:r w:rsidRPr="00383907">
        <w:rPr>
          <w:rFonts w:asciiTheme="minorBidi" w:hAnsiTheme="minorBidi"/>
        </w:rPr>
        <w:t>анализ и моделирование систем;</w:t>
      </w:r>
    </w:p>
    <w:p w14:paraId="7541662E" w14:textId="77777777" w:rsidR="007B27A7" w:rsidRPr="00383907" w:rsidRDefault="00FF04AB" w:rsidP="00383907">
      <w:pPr>
        <w:pStyle w:val="aff4"/>
        <w:widowControl w:val="0"/>
        <w:numPr>
          <w:ilvl w:val="0"/>
          <w:numId w:val="37"/>
        </w:numPr>
        <w:jc w:val="both"/>
        <w:rPr>
          <w:rFonts w:asciiTheme="minorBidi" w:hAnsiTheme="minorBidi"/>
        </w:rPr>
      </w:pPr>
      <w:r w:rsidRPr="00383907">
        <w:rPr>
          <w:rFonts w:asciiTheme="minorBidi" w:hAnsiTheme="minorBidi"/>
        </w:rPr>
        <w:t>синтез и оптимизация систем.</w:t>
      </w:r>
    </w:p>
    <w:p w14:paraId="68F9DF5B" w14:textId="77777777" w:rsidR="00383907" w:rsidRDefault="00383907" w:rsidP="00D53134">
      <w:pPr>
        <w:widowControl w:val="0"/>
        <w:ind w:firstLine="700"/>
        <w:jc w:val="both"/>
        <w:rPr>
          <w:rFonts w:asciiTheme="minorBidi" w:hAnsiTheme="minorBidi" w:cstheme="minorBidi"/>
          <w:sz w:val="24"/>
          <w:szCs w:val="24"/>
        </w:rPr>
      </w:pPr>
    </w:p>
    <w:p w14:paraId="54FA8E95" w14:textId="77777777" w:rsidR="007B27A7" w:rsidRPr="00D53134" w:rsidRDefault="00383907" w:rsidP="00D53134">
      <w:pPr>
        <w:widowControl w:val="0"/>
        <w:ind w:firstLine="700"/>
        <w:jc w:val="both"/>
        <w:rPr>
          <w:rFonts w:asciiTheme="minorBidi" w:hAnsiTheme="minorBidi" w:cstheme="minorBidi"/>
          <w:sz w:val="24"/>
          <w:szCs w:val="24"/>
        </w:rPr>
      </w:pPr>
      <w:r>
        <w:rPr>
          <w:rFonts w:asciiTheme="minorBidi" w:hAnsiTheme="minorBidi" w:cstheme="minorBidi"/>
          <w:sz w:val="24"/>
          <w:szCs w:val="24"/>
        </w:rPr>
        <w:t>Технология информационного моделирования объединяет</w:t>
      </w:r>
      <w:r w:rsidR="00FF04AB" w:rsidRPr="00D53134">
        <w:rPr>
          <w:rFonts w:asciiTheme="minorBidi" w:hAnsiTheme="minorBidi" w:cstheme="minorBidi"/>
          <w:sz w:val="24"/>
          <w:szCs w:val="24"/>
        </w:rPr>
        <w:t xml:space="preserve"> две </w:t>
      </w:r>
      <w:r w:rsidRPr="00D53134">
        <w:rPr>
          <w:rFonts w:asciiTheme="minorBidi" w:hAnsiTheme="minorBidi" w:cstheme="minorBidi"/>
          <w:sz w:val="24"/>
          <w:szCs w:val="24"/>
        </w:rPr>
        <w:t>чётко</w:t>
      </w:r>
      <w:r w:rsidR="00FF04AB" w:rsidRPr="00D53134">
        <w:rPr>
          <w:rFonts w:asciiTheme="minorBidi" w:hAnsiTheme="minorBidi" w:cstheme="minorBidi"/>
          <w:sz w:val="24"/>
          <w:szCs w:val="24"/>
        </w:rPr>
        <w:t xml:space="preserve"> различимые задачи:</w:t>
      </w:r>
    </w:p>
    <w:p w14:paraId="2B3CD2E1" w14:textId="77777777" w:rsidR="007B27A7" w:rsidRPr="00383907" w:rsidRDefault="00FF04AB" w:rsidP="00383907">
      <w:pPr>
        <w:pStyle w:val="aff4"/>
        <w:widowControl w:val="0"/>
        <w:numPr>
          <w:ilvl w:val="0"/>
          <w:numId w:val="40"/>
        </w:numPr>
        <w:jc w:val="both"/>
        <w:rPr>
          <w:rFonts w:asciiTheme="minorBidi" w:hAnsiTheme="minorBidi"/>
        </w:rPr>
      </w:pPr>
      <w:r w:rsidRPr="00383907">
        <w:rPr>
          <w:rFonts w:asciiTheme="minorBidi" w:hAnsiTheme="minorBidi"/>
        </w:rPr>
        <w:t xml:space="preserve">создание моделей сложных систем (в англоязычном написании - </w:t>
      </w:r>
      <w:r w:rsidRPr="00E72B19">
        <w:rPr>
          <w:rFonts w:asciiTheme="minorBidi" w:hAnsiTheme="minorBidi"/>
          <w:lang w:val="en-US"/>
        </w:rPr>
        <w:t>modeling</w:t>
      </w:r>
      <w:r w:rsidRPr="00383907">
        <w:rPr>
          <w:rFonts w:asciiTheme="minorBidi" w:hAnsiTheme="minorBidi"/>
        </w:rPr>
        <w:t>);</w:t>
      </w:r>
    </w:p>
    <w:p w14:paraId="5772D907" w14:textId="77777777" w:rsidR="007B27A7" w:rsidRPr="00383907" w:rsidRDefault="00FF04AB" w:rsidP="00383907">
      <w:pPr>
        <w:pStyle w:val="aff4"/>
        <w:widowControl w:val="0"/>
        <w:numPr>
          <w:ilvl w:val="0"/>
          <w:numId w:val="40"/>
        </w:numPr>
        <w:jc w:val="both"/>
        <w:rPr>
          <w:rFonts w:asciiTheme="minorBidi" w:hAnsiTheme="minorBidi"/>
        </w:rPr>
      </w:pPr>
      <w:r w:rsidRPr="00383907">
        <w:rPr>
          <w:rFonts w:asciiTheme="minorBidi" w:hAnsiTheme="minorBidi"/>
        </w:rPr>
        <w:t>анализ свойств систем на основе исследования их моделей (</w:t>
      </w:r>
      <w:r w:rsidRPr="00E72B19">
        <w:rPr>
          <w:rFonts w:asciiTheme="minorBidi" w:hAnsiTheme="minorBidi"/>
          <w:lang w:val="en-US"/>
        </w:rPr>
        <w:t>simulation</w:t>
      </w:r>
      <w:r w:rsidRPr="00383907">
        <w:rPr>
          <w:rFonts w:asciiTheme="minorBidi" w:hAnsiTheme="minorBidi"/>
        </w:rPr>
        <w:t>).</w:t>
      </w:r>
    </w:p>
    <w:p w14:paraId="6BFCD2D5" w14:textId="77777777" w:rsidR="007B27A7" w:rsidRPr="00D53134" w:rsidRDefault="007B27A7" w:rsidP="00D53134">
      <w:pPr>
        <w:widowControl w:val="0"/>
        <w:ind w:firstLine="700"/>
        <w:jc w:val="both"/>
        <w:rPr>
          <w:rFonts w:asciiTheme="minorBidi" w:hAnsiTheme="minorBidi" w:cstheme="minorBidi"/>
          <w:sz w:val="24"/>
          <w:szCs w:val="24"/>
        </w:rPr>
      </w:pPr>
    </w:p>
    <w:p w14:paraId="5D3127CB"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Исходя из вышесказанного сформулируем основные принципы технологии информационного моделирования:</w:t>
      </w:r>
    </w:p>
    <w:p w14:paraId="41D07EAC" w14:textId="77777777" w:rsidR="007B27A7" w:rsidRPr="00210F0F" w:rsidRDefault="00FF04AB" w:rsidP="00210F0F">
      <w:pPr>
        <w:pStyle w:val="aff4"/>
        <w:widowControl w:val="0"/>
        <w:numPr>
          <w:ilvl w:val="0"/>
          <w:numId w:val="43"/>
        </w:numPr>
        <w:jc w:val="both"/>
        <w:rPr>
          <w:rFonts w:asciiTheme="minorBidi" w:hAnsiTheme="minorBidi"/>
        </w:rPr>
      </w:pPr>
      <w:r w:rsidRPr="00210F0F">
        <w:rPr>
          <w:rFonts w:asciiTheme="minorBidi" w:hAnsiTheme="minorBidi"/>
        </w:rPr>
        <w:t>Обеспечение применения системного подхода в строительной отрасли;</w:t>
      </w:r>
    </w:p>
    <w:p w14:paraId="769863D9" w14:textId="77777777" w:rsidR="007B27A7" w:rsidRPr="00210F0F" w:rsidRDefault="00FF04AB" w:rsidP="00210F0F">
      <w:pPr>
        <w:pStyle w:val="aff4"/>
        <w:widowControl w:val="0"/>
        <w:numPr>
          <w:ilvl w:val="0"/>
          <w:numId w:val="43"/>
        </w:numPr>
        <w:jc w:val="both"/>
        <w:rPr>
          <w:rFonts w:asciiTheme="minorBidi" w:hAnsiTheme="minorBidi"/>
        </w:rPr>
      </w:pPr>
      <w:r w:rsidRPr="00210F0F">
        <w:rPr>
          <w:rFonts w:asciiTheme="minorBidi" w:hAnsiTheme="minorBidi"/>
        </w:rPr>
        <w:t>Использование методик системного подхода при реализации инвестиционно-строительного проекта;</w:t>
      </w:r>
    </w:p>
    <w:p w14:paraId="4F3B7417" w14:textId="77777777" w:rsidR="007B27A7" w:rsidRPr="00210F0F" w:rsidRDefault="00FF04AB" w:rsidP="00210F0F">
      <w:pPr>
        <w:pStyle w:val="aff4"/>
        <w:widowControl w:val="0"/>
        <w:numPr>
          <w:ilvl w:val="0"/>
          <w:numId w:val="43"/>
        </w:numPr>
        <w:jc w:val="both"/>
        <w:rPr>
          <w:rFonts w:asciiTheme="minorBidi" w:hAnsiTheme="minorBidi"/>
        </w:rPr>
      </w:pPr>
      <w:r w:rsidRPr="00210F0F">
        <w:rPr>
          <w:rFonts w:asciiTheme="minorBidi" w:hAnsiTheme="minorBidi"/>
        </w:rPr>
        <w:t>Формирование требований к информационному обмену на основе описания бизнес-процессов и формирования единых информационных моделей;</w:t>
      </w:r>
    </w:p>
    <w:p w14:paraId="36E184BA" w14:textId="77777777" w:rsidR="007B27A7" w:rsidRPr="00210F0F" w:rsidRDefault="00FF04AB" w:rsidP="00210F0F">
      <w:pPr>
        <w:pStyle w:val="aff4"/>
        <w:widowControl w:val="0"/>
        <w:numPr>
          <w:ilvl w:val="0"/>
          <w:numId w:val="43"/>
        </w:numPr>
        <w:jc w:val="both"/>
        <w:rPr>
          <w:rFonts w:asciiTheme="minorBidi" w:hAnsiTheme="minorBidi"/>
        </w:rPr>
      </w:pPr>
      <w:r w:rsidRPr="00210F0F">
        <w:rPr>
          <w:rFonts w:asciiTheme="minorBidi" w:hAnsiTheme="minorBidi"/>
        </w:rPr>
        <w:t>Обеспечение возможности повторного использования информационных моделей</w:t>
      </w:r>
    </w:p>
    <w:p w14:paraId="04AD9C68" w14:textId="77777777" w:rsidR="007B27A7" w:rsidRPr="00210F0F" w:rsidRDefault="00FF04AB" w:rsidP="00210F0F">
      <w:pPr>
        <w:pStyle w:val="aff4"/>
        <w:widowControl w:val="0"/>
        <w:numPr>
          <w:ilvl w:val="0"/>
          <w:numId w:val="43"/>
        </w:numPr>
        <w:jc w:val="both"/>
        <w:rPr>
          <w:rFonts w:asciiTheme="minorBidi" w:hAnsiTheme="minorBidi"/>
        </w:rPr>
      </w:pPr>
      <w:r w:rsidRPr="00210F0F">
        <w:rPr>
          <w:rFonts w:asciiTheme="minorBidi" w:hAnsiTheme="minorBidi"/>
        </w:rPr>
        <w:t>Возможность проверки программного обеспечения на соответствие информационным моделям и соответственно требованиям к информационному обмену.</w:t>
      </w:r>
    </w:p>
    <w:p w14:paraId="1355E42D" w14:textId="77777777" w:rsidR="007B27A7" w:rsidRPr="00D53134" w:rsidRDefault="00FF04AB" w:rsidP="00D53134">
      <w:pPr>
        <w:widowControl w:val="0"/>
        <w:ind w:firstLine="700"/>
        <w:jc w:val="both"/>
        <w:rPr>
          <w:rFonts w:asciiTheme="minorBidi" w:hAnsiTheme="minorBidi" w:cstheme="minorBidi"/>
          <w:sz w:val="24"/>
          <w:szCs w:val="24"/>
          <w:highlight w:val="yellow"/>
        </w:rPr>
      </w:pPr>
      <w:r w:rsidRPr="00D53134">
        <w:rPr>
          <w:rFonts w:asciiTheme="minorBidi" w:hAnsiTheme="minorBidi" w:cstheme="minorBidi"/>
          <w:sz w:val="24"/>
          <w:szCs w:val="24"/>
          <w:highlight w:val="yellow"/>
        </w:rPr>
        <w:t xml:space="preserve"> </w:t>
      </w:r>
    </w:p>
    <w:p w14:paraId="611F5422" w14:textId="77777777" w:rsidR="007B27A7" w:rsidRPr="00D53134" w:rsidRDefault="00FF04AB" w:rsidP="00D53134">
      <w:pPr>
        <w:widowControl w:val="0"/>
        <w:ind w:firstLine="700"/>
        <w:jc w:val="both"/>
        <w:rPr>
          <w:rFonts w:asciiTheme="minorBidi" w:hAnsiTheme="minorBidi" w:cstheme="minorBidi"/>
          <w:b/>
          <w:sz w:val="24"/>
          <w:szCs w:val="24"/>
        </w:rPr>
      </w:pPr>
      <w:r w:rsidRPr="00D53134">
        <w:rPr>
          <w:rFonts w:asciiTheme="minorBidi" w:hAnsiTheme="minorBidi" w:cstheme="minorBidi"/>
          <w:b/>
          <w:sz w:val="24"/>
          <w:szCs w:val="24"/>
        </w:rPr>
        <w:t>Стратегические преимущества</w:t>
      </w:r>
    </w:p>
    <w:p w14:paraId="09EB88A0"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Многие компании предпочитают планомерное развитие от 2D к 3D моделям, затем к 4D (добавляя возможность установления связей с системами планирования) и затем к технологии информационного моделирования. Однако нужно отметить, хотя 3D модели значительно повышают эффективность взаимодействия команды, но не все 3D модели можно квалифицировать как информационные модели, так как трёхмерное геометрическое представление является только частью представления информационной модели.</w:t>
      </w:r>
    </w:p>
    <w:p w14:paraId="2BE527A9"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Применение технологии информационного моделирования позволяет подойти к решению данной задачи качественно на новом уровне. В процессе информационного моделирования вы не просто разрабатываете чертежи, по которым можно будет построить объект, вы формируете цифровой двойник объекта капитального строительства, соблюдая все технологии строительного производства. Весь процесс проектирования полностью имитирует реальный производственный процесс строительства здания. То есть, как строители строят в реальности, так же мы должны проектировать виртуально.</w:t>
      </w:r>
    </w:p>
    <w:p w14:paraId="112F4774"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Безусловно, источником достоверной информации о продукте является сам производитель и именно он может достоверно описать технологию монтажа или </w:t>
      </w:r>
      <w:r w:rsidRPr="00D53134">
        <w:rPr>
          <w:rFonts w:asciiTheme="minorBidi" w:hAnsiTheme="minorBidi" w:cstheme="minorBidi"/>
          <w:sz w:val="24"/>
          <w:szCs w:val="24"/>
        </w:rPr>
        <w:lastRenderedPageBreak/>
        <w:t>производства работ. Поэтому в необходимо стандартизировать требования к такой информации, обязать сопровождать процесс производства конкретными информационными электронными документами и графическим отображением в формате необходимом для информационного моделирования.</w:t>
      </w:r>
    </w:p>
    <w:p w14:paraId="5DD4E470"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Создание модели конструкции и ее информационное насыщение уже реализованная технология. Ведущие IT компании – разработчики ПО для проектирования развивают свои продукты в сторону информационного моделирования и имеющиеся уже результаты вполне удовлетворительны. Недостатки тех или иных продуктов и способов их применения лишь незначительно увеличивают трудозатраты на моделирование, но в целом существующие решения уже применяются и успешно решают поставленные перед ними задачи.</w:t>
      </w:r>
    </w:p>
    <w:p w14:paraId="4B4C7879"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Другое дело моделирование процессов. Современные программы планирования используются в строительстве, но уже на стадии производства работ на самом объекте, точнее в ПТО.</w:t>
      </w:r>
    </w:p>
    <w:p w14:paraId="4FB6A75A" w14:textId="032C6B1F"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Основные принципы</w:t>
      </w:r>
    </w:p>
    <w:p w14:paraId="2D3F0907" w14:textId="640C3533"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Моделе-ориентированный подход. Рассматривает объект как систему и учитывает на каждом этапе жизненного цикла следующие аспекты:</w:t>
      </w:r>
    </w:p>
    <w:p w14:paraId="664A2982" w14:textId="77777777" w:rsidR="007B27A7" w:rsidRPr="00D53134" w:rsidRDefault="00FF04AB" w:rsidP="00D53134">
      <w:pPr>
        <w:widowControl w:val="0"/>
        <w:ind w:left="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функциональный;</w:t>
      </w:r>
    </w:p>
    <w:p w14:paraId="46274382" w14:textId="77777777" w:rsidR="007B27A7" w:rsidRPr="00D53134" w:rsidRDefault="00FF04AB" w:rsidP="00D53134">
      <w:pPr>
        <w:widowControl w:val="0"/>
        <w:ind w:left="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технический;</w:t>
      </w:r>
    </w:p>
    <w:p w14:paraId="6B559F8D" w14:textId="77777777" w:rsidR="007B27A7" w:rsidRPr="00D53134" w:rsidRDefault="00FF04AB" w:rsidP="00D53134">
      <w:pPr>
        <w:widowControl w:val="0"/>
        <w:ind w:left="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экономический;</w:t>
      </w:r>
    </w:p>
    <w:p w14:paraId="4ED6CF72" w14:textId="77777777" w:rsidR="007B27A7" w:rsidRPr="00D53134" w:rsidRDefault="00FF04AB" w:rsidP="00D53134">
      <w:pPr>
        <w:widowControl w:val="0"/>
        <w:ind w:left="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экологический;</w:t>
      </w:r>
    </w:p>
    <w:p w14:paraId="21E11F8F" w14:textId="77777777" w:rsidR="007B27A7" w:rsidRPr="00D53134" w:rsidRDefault="00FF04AB" w:rsidP="00D53134">
      <w:pPr>
        <w:widowControl w:val="0"/>
        <w:ind w:left="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социальный;</w:t>
      </w:r>
    </w:p>
    <w:p w14:paraId="54846DF1" w14:textId="77777777" w:rsidR="007B27A7" w:rsidRPr="00D53134" w:rsidRDefault="00FF04AB" w:rsidP="00D53134">
      <w:pPr>
        <w:widowControl w:val="0"/>
        <w:ind w:left="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культурный</w:t>
      </w:r>
    </w:p>
    <w:p w14:paraId="777A8AD8"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и другие в зависимости от требований проекта и решаемых задач.</w:t>
      </w:r>
    </w:p>
    <w:p w14:paraId="332D6792"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Соответственно на каждом этапе жизненного цикла объекта формируется информационная модель с необходимым уровнем проработки.</w:t>
      </w:r>
    </w:p>
    <w:p w14:paraId="6FEB237A" w14:textId="17426FCD"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Совместная работа междисциплинарной команды, обеспечивает комплексный анализ и вовлечение максимально необходимого/возможного количества участников процесса.</w:t>
      </w:r>
    </w:p>
    <w:p w14:paraId="2ABCFE8D" w14:textId="0E362D52"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Накопление знаний является неотъемлемой составляющей процесса моделирования на любом этапе жизненного цикла объекта.</w:t>
      </w:r>
    </w:p>
    <w:p w14:paraId="2F7E2B2F" w14:textId="0BEC67FE"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Структура модели формируется на основе базовой онтологии </w:t>
      </w:r>
      <w:commentRangeStart w:id="57"/>
      <w:r w:rsidRPr="00D53134">
        <w:rPr>
          <w:rFonts w:asciiTheme="minorBidi" w:hAnsiTheme="minorBidi" w:cstheme="minorBidi"/>
          <w:sz w:val="24"/>
          <w:szCs w:val="24"/>
        </w:rPr>
        <w:t>[22]</w:t>
      </w:r>
      <w:commentRangeEnd w:id="57"/>
      <w:r w:rsidR="005F7990">
        <w:rPr>
          <w:rStyle w:val="aff"/>
        </w:rPr>
        <w:commentReference w:id="57"/>
      </w:r>
      <w:r w:rsidRPr="00D53134">
        <w:rPr>
          <w:rFonts w:asciiTheme="minorBidi" w:hAnsiTheme="minorBidi" w:cstheme="minorBidi"/>
          <w:sz w:val="24"/>
          <w:szCs w:val="24"/>
        </w:rPr>
        <w:t>.</w:t>
      </w:r>
    </w:p>
    <w:p w14:paraId="164B7A40" w14:textId="5E9E187A"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Базовым набором метаданных является Дублинское ядро в соответствии со стандартом ГОСТ Р ИСО 15836:2011.</w:t>
      </w:r>
    </w:p>
    <w:p w14:paraId="689DAA5C" w14:textId="2DDE5F21"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При разработке моделей рекомендуется использовать современные языки </w:t>
      </w:r>
      <w:del w:id="58" w:author="Volkov Sergey" w:date="2018-08-25T23:57:00Z">
        <w:r w:rsidRPr="00D53134" w:rsidDel="005F7990">
          <w:rPr>
            <w:rFonts w:asciiTheme="minorBidi" w:hAnsiTheme="minorBidi" w:cstheme="minorBidi"/>
            <w:sz w:val="24"/>
            <w:szCs w:val="24"/>
          </w:rPr>
          <w:delText>моделирования</w:delText>
        </w:r>
      </w:del>
      <w:ins w:id="59" w:author="Volkov Sergey" w:date="2018-08-25T23:57:00Z">
        <w:r w:rsidR="005F7990" w:rsidRPr="00D53134">
          <w:rPr>
            <w:rFonts w:asciiTheme="minorBidi" w:hAnsiTheme="minorBidi" w:cstheme="minorBidi"/>
            <w:sz w:val="24"/>
            <w:szCs w:val="24"/>
          </w:rPr>
          <w:t>моделирования,</w:t>
        </w:r>
      </w:ins>
      <w:r w:rsidRPr="00D53134">
        <w:rPr>
          <w:rFonts w:asciiTheme="minorBidi" w:hAnsiTheme="minorBidi" w:cstheme="minorBidi"/>
          <w:sz w:val="24"/>
          <w:szCs w:val="24"/>
        </w:rPr>
        <w:t xml:space="preserve"> основанные на безпричинном (акаузальном) подходе, включающем объектно-ориентированное и физическое моделирование.</w:t>
      </w:r>
    </w:p>
    <w:p w14:paraId="039D85B5" w14:textId="66358A1E"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При декомпозиции объекта рекомендуется использовать компонентную декомпозицию, т.е. декомпозицию системы на физические компоненты.</w:t>
      </w:r>
    </w:p>
    <w:p w14:paraId="4D1F3503" w14:textId="131382CB"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Планирования вычислительного эксперимента обеспечивается применением методов и приемов планирования эксперимента.</w:t>
      </w:r>
    </w:p>
    <w:p w14:paraId="4141A023" w14:textId="25A3CA3E"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Конкретизация условий и области применения разрабатываемой математической модели исходя из точки зрения.</w:t>
      </w:r>
    </w:p>
    <w:p w14:paraId="0DA935B6" w14:textId="77777777" w:rsidR="007B27A7" w:rsidRPr="00D53134" w:rsidRDefault="00FF04AB" w:rsidP="00D53134">
      <w:pPr>
        <w:widowControl w:val="0"/>
        <w:ind w:right="140" w:firstLine="860"/>
        <w:jc w:val="both"/>
        <w:rPr>
          <w:rFonts w:asciiTheme="minorBidi" w:hAnsiTheme="minorBidi" w:cstheme="minorBidi"/>
          <w:i/>
          <w:sz w:val="24"/>
          <w:szCs w:val="24"/>
        </w:rPr>
      </w:pPr>
      <w:r w:rsidRPr="00D53134">
        <w:rPr>
          <w:rFonts w:asciiTheme="minorBidi" w:hAnsiTheme="minorBidi" w:cstheme="minorBidi"/>
          <w:i/>
          <w:sz w:val="24"/>
          <w:szCs w:val="24"/>
        </w:rPr>
        <w:lastRenderedPageBreak/>
        <w:t>П Р И М Е Ч А Н И Е</w:t>
      </w:r>
    </w:p>
    <w:p w14:paraId="2F7E362C" w14:textId="77777777" w:rsidR="007B27A7" w:rsidRPr="00D53134" w:rsidRDefault="00FF04AB" w:rsidP="00D53134">
      <w:pPr>
        <w:widowControl w:val="0"/>
        <w:ind w:right="140" w:firstLine="860"/>
        <w:jc w:val="both"/>
        <w:rPr>
          <w:rFonts w:asciiTheme="minorBidi" w:hAnsiTheme="minorBidi" w:cstheme="minorBidi"/>
          <w:i/>
          <w:sz w:val="24"/>
          <w:szCs w:val="24"/>
        </w:rPr>
      </w:pPr>
      <w:r w:rsidRPr="00D53134">
        <w:rPr>
          <w:rFonts w:asciiTheme="minorBidi" w:hAnsiTheme="minorBidi" w:cstheme="minorBidi"/>
          <w:i/>
          <w:sz w:val="24"/>
          <w:szCs w:val="24"/>
        </w:rPr>
        <w:t>Данный принцип требует построения нескольких математических моделей исследуемого объекта, с достаточной степенью адекватности в соответствии с принципом декомпозиции для различных точек зрения.</w:t>
      </w:r>
    </w:p>
    <w:p w14:paraId="17F11286" w14:textId="715F156E" w:rsidR="007B27A7" w:rsidRPr="00D53134" w:rsidDel="001143CC" w:rsidRDefault="00FF04AB" w:rsidP="00D53134">
      <w:pPr>
        <w:widowControl w:val="0"/>
        <w:ind w:right="140" w:firstLine="860"/>
        <w:jc w:val="both"/>
        <w:rPr>
          <w:del w:id="60" w:author="Сергей Волков" w:date="2018-11-23T06:39:00Z"/>
          <w:rFonts w:asciiTheme="minorBidi" w:hAnsiTheme="minorBidi" w:cstheme="minorBidi"/>
          <w:sz w:val="24"/>
          <w:szCs w:val="24"/>
        </w:rPr>
      </w:pPr>
      <w:bookmarkStart w:id="61" w:name="_GoBack"/>
      <w:bookmarkEnd w:id="61"/>
      <w:del w:id="62" w:author="Сергей Волков" w:date="2018-11-23T06:39:00Z">
        <w:r w:rsidRPr="00D53134" w:rsidDel="001143CC">
          <w:rPr>
            <w:rFonts w:asciiTheme="minorBidi" w:hAnsiTheme="minorBidi" w:cstheme="minorBidi"/>
            <w:sz w:val="24"/>
            <w:szCs w:val="24"/>
          </w:rPr>
          <w:delText>Опережающая математическая строгость и глубина феноменологического описания явления. В соответствии с принципом 2.1.6 при разработке математических моделей необходимо построение физических закономерностей отдельных явлений на порядок более строгих и глубоких, чем определено постановкой конкретной задачи. Этот принцип дополняет принцип 2.1.8.</w:delText>
        </w:r>
      </w:del>
    </w:p>
    <w:p w14:paraId="0A1CA49C" w14:textId="0A96C750" w:rsidR="007B27A7" w:rsidRPr="00D53134" w:rsidRDefault="00FF04AB" w:rsidP="00D53134">
      <w:pPr>
        <w:widowControl w:val="0"/>
        <w:ind w:right="140" w:firstLine="860"/>
        <w:jc w:val="both"/>
        <w:rPr>
          <w:rFonts w:asciiTheme="minorBidi" w:hAnsiTheme="minorBidi" w:cstheme="minorBidi"/>
          <w:b/>
          <w:sz w:val="24"/>
          <w:szCs w:val="24"/>
        </w:rPr>
      </w:pPr>
      <w:r w:rsidRPr="00D53134">
        <w:rPr>
          <w:rFonts w:asciiTheme="minorBidi" w:hAnsiTheme="minorBidi" w:cstheme="minorBidi"/>
          <w:b/>
          <w:sz w:val="24"/>
          <w:szCs w:val="24"/>
        </w:rPr>
        <w:t xml:space="preserve">  </w:t>
      </w:r>
    </w:p>
    <w:p w14:paraId="07E3AA06" w14:textId="199B97AE"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Схема анализа объекта</w:t>
      </w:r>
    </w:p>
    <w:p w14:paraId="43FE683E" w14:textId="6129EA5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Концептуальная схема анализа объекта, которая лежит в основе интегрированного по</w:t>
      </w:r>
      <w:r w:rsidR="00B8438B">
        <w:rPr>
          <w:rFonts w:asciiTheme="minorBidi" w:hAnsiTheme="minorBidi" w:cstheme="minorBidi"/>
          <w:sz w:val="24"/>
          <w:szCs w:val="24"/>
        </w:rPr>
        <w:t>дхода, представлена на рисунке 5</w:t>
      </w:r>
      <w:r w:rsidRPr="00D53134">
        <w:rPr>
          <w:rFonts w:asciiTheme="minorBidi" w:hAnsiTheme="minorBidi" w:cstheme="minorBidi"/>
          <w:sz w:val="24"/>
          <w:szCs w:val="24"/>
        </w:rPr>
        <w:t xml:space="preserve">.1 и строиться исходя из совокупности точек зрения. </w:t>
      </w:r>
      <w:r w:rsidR="000A0E78">
        <w:rPr>
          <w:rFonts w:asciiTheme="minorBidi" w:hAnsiTheme="minorBidi" w:cstheme="minorBidi"/>
          <w:sz w:val="24"/>
          <w:szCs w:val="24"/>
        </w:rPr>
        <w:t>Настоящий Регламент</w:t>
      </w:r>
      <w:r w:rsidRPr="00D53134">
        <w:rPr>
          <w:rFonts w:asciiTheme="minorBidi" w:hAnsiTheme="minorBidi" w:cstheme="minorBidi"/>
          <w:sz w:val="24"/>
          <w:szCs w:val="24"/>
        </w:rPr>
        <w:t xml:space="preserve"> обеспечивает процесс интеграции данных в широком контексте. Точка зрения определяет методы и подходы к изучению жизненного цикла объекта и его характеристик.</w:t>
      </w:r>
    </w:p>
    <w:p w14:paraId="11F1F7FB"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noProof/>
          <w:sz w:val="24"/>
          <w:szCs w:val="24"/>
          <w:lang w:eastAsia="ru-RU"/>
        </w:rPr>
        <w:drawing>
          <wp:inline distT="114300" distB="114300" distL="114300" distR="114300" wp14:anchorId="472276D9" wp14:editId="10363D46">
            <wp:extent cx="6018450" cy="54483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6018450" cy="5448300"/>
                    </a:xfrm>
                    <a:prstGeom prst="rect">
                      <a:avLst/>
                    </a:prstGeom>
                    <a:ln/>
                  </pic:spPr>
                </pic:pic>
              </a:graphicData>
            </a:graphic>
          </wp:inline>
        </w:drawing>
      </w:r>
    </w:p>
    <w:p w14:paraId="0AC3096A" w14:textId="3F4FC6CA" w:rsidR="007B27A7" w:rsidRPr="00D53134" w:rsidRDefault="00B8438B" w:rsidP="00D53134">
      <w:pPr>
        <w:widowControl w:val="0"/>
        <w:ind w:right="140" w:firstLine="860"/>
        <w:jc w:val="both"/>
        <w:rPr>
          <w:rFonts w:asciiTheme="minorBidi" w:hAnsiTheme="minorBidi" w:cstheme="minorBidi"/>
          <w:sz w:val="24"/>
          <w:szCs w:val="24"/>
        </w:rPr>
      </w:pPr>
      <w:r>
        <w:rPr>
          <w:rFonts w:asciiTheme="minorBidi" w:hAnsiTheme="minorBidi" w:cstheme="minorBidi"/>
          <w:sz w:val="24"/>
          <w:szCs w:val="24"/>
        </w:rPr>
        <w:t>Рисунок 5</w:t>
      </w:r>
      <w:r w:rsidR="00FF04AB" w:rsidRPr="00D53134">
        <w:rPr>
          <w:rFonts w:asciiTheme="minorBidi" w:hAnsiTheme="minorBidi" w:cstheme="minorBidi"/>
          <w:sz w:val="24"/>
          <w:szCs w:val="24"/>
        </w:rPr>
        <w:t>.1 – Архитектура Интегрированного подхода.</w:t>
      </w:r>
    </w:p>
    <w:p w14:paraId="774CE7F1"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C6B10D8" w14:textId="572B7A24"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Исходя из выбранной точки зрения объект необходимо проанализировать с различных видов в соответствии </w:t>
      </w:r>
      <w:r w:rsidR="00B8438B">
        <w:rPr>
          <w:rFonts w:asciiTheme="minorBidi" w:hAnsiTheme="minorBidi" w:cstheme="minorBidi"/>
          <w:sz w:val="24"/>
          <w:szCs w:val="24"/>
        </w:rPr>
        <w:t>со схемой см. рисунок 5</w:t>
      </w:r>
      <w:r w:rsidRPr="00D53134">
        <w:rPr>
          <w:rFonts w:asciiTheme="minorBidi" w:hAnsiTheme="minorBidi" w:cstheme="minorBidi"/>
          <w:sz w:val="24"/>
          <w:szCs w:val="24"/>
        </w:rPr>
        <w:t>.2.</w:t>
      </w:r>
    </w:p>
    <w:p w14:paraId="127217E5"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 </w:t>
      </w:r>
    </w:p>
    <w:p w14:paraId="3E0B7579" w14:textId="77CBAFA1" w:rsidR="007B27A7" w:rsidRPr="00D53134" w:rsidRDefault="00FF04AB" w:rsidP="00D53134">
      <w:pPr>
        <w:widowControl w:val="0"/>
        <w:ind w:right="140" w:firstLine="860"/>
        <w:jc w:val="both"/>
        <w:rPr>
          <w:rFonts w:asciiTheme="minorBidi" w:hAnsiTheme="minorBidi" w:cstheme="minorBidi"/>
          <w:sz w:val="24"/>
          <w:szCs w:val="24"/>
        </w:rPr>
      </w:pPr>
      <w:commentRangeStart w:id="63"/>
      <w:r w:rsidRPr="00D53134">
        <w:rPr>
          <w:rFonts w:asciiTheme="minorBidi" w:hAnsiTheme="minorBidi" w:cstheme="minorBidi"/>
          <w:sz w:val="24"/>
          <w:szCs w:val="24"/>
        </w:rPr>
        <w:t>Р</w:t>
      </w:r>
      <w:r w:rsidR="00B8438B">
        <w:rPr>
          <w:rFonts w:asciiTheme="minorBidi" w:hAnsiTheme="minorBidi" w:cstheme="minorBidi"/>
          <w:sz w:val="24"/>
          <w:szCs w:val="24"/>
        </w:rPr>
        <w:t>исунок 5</w:t>
      </w:r>
      <w:r w:rsidRPr="00D53134">
        <w:rPr>
          <w:rFonts w:asciiTheme="minorBidi" w:hAnsiTheme="minorBidi" w:cstheme="minorBidi"/>
          <w:sz w:val="24"/>
          <w:szCs w:val="24"/>
        </w:rPr>
        <w:t>.2 - Базовая архитектура вычислимой среды.</w:t>
      </w:r>
      <w:commentRangeEnd w:id="63"/>
      <w:r w:rsidR="00B8438B">
        <w:rPr>
          <w:rStyle w:val="aff"/>
        </w:rPr>
        <w:commentReference w:id="63"/>
      </w:r>
    </w:p>
    <w:p w14:paraId="58A66F28"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04034753"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Каждый вид в соответствии с точкой зрения формирует информационный набор, который определяет способ представления и расчетную модель объекта.</w:t>
      </w:r>
    </w:p>
    <w:p w14:paraId="0CD3DCF3"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6D006AF"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 Р И М Е Ч А Н И Е</w:t>
      </w:r>
    </w:p>
    <w:p w14:paraId="659D2816"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В результате рассмотрения объекта с разных точек зрения и исследовании разных информационных наборов, описывающих объект, формируется информационная модель сложной динамической системы. </w:t>
      </w:r>
      <w:commentRangeStart w:id="64"/>
      <w:r w:rsidRPr="00D53134">
        <w:rPr>
          <w:rFonts w:asciiTheme="minorBidi" w:hAnsiTheme="minorBidi" w:cstheme="minorBidi"/>
          <w:sz w:val="24"/>
          <w:szCs w:val="24"/>
        </w:rPr>
        <w:t>[23]</w:t>
      </w:r>
      <w:commentRangeEnd w:id="64"/>
      <w:r w:rsidR="005F7990">
        <w:rPr>
          <w:rStyle w:val="aff"/>
        </w:rPr>
        <w:commentReference w:id="64"/>
      </w:r>
    </w:p>
    <w:p w14:paraId="5917BCE4"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EB65C0E" w14:textId="5F8DA243"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При декомпозиции системы определяют подсистемы, которые являются элементами системы для конкретного информационного набора.</w:t>
      </w:r>
    </w:p>
    <w:p w14:paraId="34F66E23" w14:textId="77777777" w:rsidR="007B27A7" w:rsidRPr="00D53134" w:rsidRDefault="007B27A7" w:rsidP="00D53134">
      <w:pPr>
        <w:widowControl w:val="0"/>
        <w:ind w:firstLine="700"/>
        <w:jc w:val="both"/>
        <w:rPr>
          <w:rFonts w:asciiTheme="minorBidi" w:hAnsiTheme="minorBidi" w:cstheme="minorBidi"/>
          <w:sz w:val="24"/>
          <w:szCs w:val="24"/>
        </w:rPr>
      </w:pPr>
    </w:p>
    <w:p w14:paraId="6CEC01AA" w14:textId="2C3A45B1"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Управление знаниями</w:t>
      </w:r>
    </w:p>
    <w:p w14:paraId="3508C581" w14:textId="31DF7DB2"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На каждом этапе жизненного цикла должен осуществляться менеджмент знаний. При этом за накопление знаний отвечает организация, которая является разработчиком информационной модели. В случае если разработчик не является конечным потребителем информационной модели, то накопленные знания должны передаваться в виде отдельного набора данных информационной модели следующему участнику в соответствии с жизненным циклом объекта.</w:t>
      </w:r>
    </w:p>
    <w:p w14:paraId="2C8DAB53" w14:textId="69B7F2DA"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По завершении очередного этапа жизненного цикла накопленная информация должна быть обработана и передана владельцу объекта для последующего использования в рамках жизненного цикла. Интерес представляет информация по выбору и обоснованию принятых решений, результаты промежуточных исследований моделей и т.д.</w:t>
      </w:r>
    </w:p>
    <w:p w14:paraId="51F2513D" w14:textId="7BED6131"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Основой накопления знаний является используемая в рамках проекта онтология и связанная с ней семантическая сеть проекта, допускающие автоматическую обработку, в результате которой может быть получена семантическая сеть. При этом знания должны быть организованы так, чтобы отражать естественную структуру экземпляра класса из данной предметной области.</w:t>
      </w:r>
    </w:p>
    <w:p w14:paraId="582372F1" w14:textId="06FA1FC5"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Периодически должна проходить обработка накопленных знаний в соответствии с методикой формирования метазнаний, определяемой для каждой предметной области и каждого проекта отдельно. Периодичность обработки устанавливается в каждой организации исходя из жизненного цикла объекта, требований проекта и необходимости получения обратной связи в соответствии с накопленной информацией.</w:t>
      </w:r>
    </w:p>
    <w:p w14:paraId="62FD62F6"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2DCA6849" w14:textId="68741EE7"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Информационная модель</w:t>
      </w:r>
    </w:p>
    <w:p w14:paraId="490F8818" w14:textId="4AD14CBA"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Информационная модель объекта является централизованным источником информации об объекте.</w:t>
      </w:r>
    </w:p>
    <w:p w14:paraId="73E4D6CF" w14:textId="4063C855"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lastRenderedPageBreak/>
        <w:t>Информационная модель обеспечивает однозначную трансформацию информации об объекте для различных систем моделирования и анализа.</w:t>
      </w:r>
    </w:p>
    <w:p w14:paraId="2D11B817" w14:textId="6D4054FB"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Информационная модель обеспечивает однозначное представление информации для систем отображения.</w:t>
      </w:r>
    </w:p>
    <w:p w14:paraId="1BD00B9F" w14:textId="40D5F65D"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Информационная модель не должна иметь одинаковых (дублирующих) наборов данных </w:t>
      </w:r>
      <w:commentRangeStart w:id="65"/>
      <w:r w:rsidRPr="00D53134">
        <w:rPr>
          <w:rFonts w:asciiTheme="minorBidi" w:hAnsiTheme="minorBidi" w:cstheme="minorBidi"/>
          <w:sz w:val="24"/>
          <w:szCs w:val="24"/>
        </w:rPr>
        <w:t>[68]</w:t>
      </w:r>
      <w:commentRangeEnd w:id="65"/>
      <w:r w:rsidR="005F7990">
        <w:rPr>
          <w:rStyle w:val="aff"/>
        </w:rPr>
        <w:commentReference w:id="65"/>
      </w:r>
      <w:r w:rsidRPr="00D53134">
        <w:rPr>
          <w:rFonts w:asciiTheme="minorBidi" w:hAnsiTheme="minorBidi" w:cstheme="minorBidi"/>
          <w:sz w:val="24"/>
          <w:szCs w:val="24"/>
        </w:rPr>
        <w:t>.</w:t>
      </w:r>
    </w:p>
    <w:p w14:paraId="175A8E42" w14:textId="192F652A"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Информационная модель может состоять из распределенных наборов данных. Ссылки на удаленные наборы данных должны формироваться в соответствии с требованиями языка описания графов </w:t>
      </w:r>
      <w:commentRangeStart w:id="66"/>
      <w:r w:rsidRPr="00D53134">
        <w:rPr>
          <w:rFonts w:asciiTheme="minorBidi" w:hAnsiTheme="minorBidi" w:cstheme="minorBidi"/>
          <w:sz w:val="24"/>
          <w:szCs w:val="24"/>
        </w:rPr>
        <w:t>[75]</w:t>
      </w:r>
      <w:commentRangeEnd w:id="66"/>
      <w:r w:rsidR="005F7990">
        <w:rPr>
          <w:rStyle w:val="aff"/>
        </w:rPr>
        <w:commentReference w:id="66"/>
      </w:r>
      <w:r w:rsidRPr="00D53134">
        <w:rPr>
          <w:rFonts w:asciiTheme="minorBidi" w:hAnsiTheme="minorBidi" w:cstheme="minorBidi"/>
          <w:sz w:val="24"/>
          <w:szCs w:val="24"/>
        </w:rPr>
        <w:t>.</w:t>
      </w:r>
    </w:p>
    <w:p w14:paraId="081035FF" w14:textId="782EB8BC"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Информационная модель может иметь </w:t>
      </w:r>
      <w:proofErr w:type="gramStart"/>
      <w:r w:rsidRPr="00D53134">
        <w:rPr>
          <w:rFonts w:asciiTheme="minorBidi" w:hAnsiTheme="minorBidi" w:cstheme="minorBidi"/>
          <w:sz w:val="24"/>
          <w:szCs w:val="24"/>
        </w:rPr>
        <w:t>информационный набор нормативно-технических ограничений</w:t>
      </w:r>
      <w:proofErr w:type="gramEnd"/>
      <w:r w:rsidRPr="00D53134">
        <w:rPr>
          <w:rFonts w:asciiTheme="minorBidi" w:hAnsiTheme="minorBidi" w:cstheme="minorBidi"/>
          <w:sz w:val="24"/>
          <w:szCs w:val="24"/>
        </w:rPr>
        <w:t xml:space="preserve"> описанных в соответствии со спецификацией RuleML </w:t>
      </w:r>
      <w:commentRangeStart w:id="67"/>
      <w:r w:rsidRPr="00D53134">
        <w:rPr>
          <w:rFonts w:asciiTheme="minorBidi" w:hAnsiTheme="minorBidi" w:cstheme="minorBidi"/>
          <w:sz w:val="24"/>
          <w:szCs w:val="24"/>
        </w:rPr>
        <w:t>[96]</w:t>
      </w:r>
      <w:commentRangeEnd w:id="67"/>
      <w:r w:rsidR="005F7990">
        <w:rPr>
          <w:rStyle w:val="aff"/>
        </w:rPr>
        <w:commentReference w:id="67"/>
      </w:r>
      <w:r w:rsidRPr="00D53134">
        <w:rPr>
          <w:rFonts w:asciiTheme="minorBidi" w:hAnsiTheme="minorBidi" w:cstheme="minorBidi"/>
          <w:sz w:val="24"/>
          <w:szCs w:val="24"/>
        </w:rPr>
        <w:t>.</w:t>
      </w:r>
    </w:p>
    <w:p w14:paraId="70F43E11" w14:textId="7B5C820B"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Информационная модель антропогенного объекта может содержать проектные, строительные и эксплуатационные модели в виде отдельных информационных наборов.</w:t>
      </w:r>
    </w:p>
    <w:p w14:paraId="64FE087C" w14:textId="17EA6243" w:rsidR="007B27A7" w:rsidRDefault="00FF04AB" w:rsidP="00D53134">
      <w:pPr>
        <w:widowControl w:val="0"/>
        <w:ind w:right="140" w:firstLine="860"/>
        <w:jc w:val="both"/>
        <w:rPr>
          <w:ins w:id="68" w:author="Volkov Sergey" w:date="2018-08-25T23:45:00Z"/>
          <w:rFonts w:asciiTheme="minorBidi" w:hAnsiTheme="minorBidi" w:cstheme="minorBidi"/>
          <w:sz w:val="24"/>
          <w:szCs w:val="24"/>
        </w:rPr>
      </w:pPr>
      <w:r w:rsidRPr="00D53134">
        <w:rPr>
          <w:rFonts w:asciiTheme="minorBidi" w:hAnsiTheme="minorBidi" w:cstheme="minorBidi"/>
          <w:sz w:val="24"/>
          <w:szCs w:val="24"/>
        </w:rPr>
        <w:t xml:space="preserve">Информационная модель антропогенной среды должна содержать картографические данные в соответствии со спецификацией CityGML </w:t>
      </w:r>
      <w:commentRangeStart w:id="69"/>
      <w:r w:rsidRPr="00D53134">
        <w:rPr>
          <w:rFonts w:asciiTheme="minorBidi" w:hAnsiTheme="minorBidi" w:cstheme="minorBidi"/>
          <w:sz w:val="24"/>
          <w:szCs w:val="24"/>
        </w:rPr>
        <w:t>[76]</w:t>
      </w:r>
      <w:commentRangeEnd w:id="69"/>
      <w:r w:rsidR="005F7990">
        <w:rPr>
          <w:rStyle w:val="aff"/>
        </w:rPr>
        <w:commentReference w:id="69"/>
      </w:r>
      <w:r w:rsidRPr="00D53134">
        <w:rPr>
          <w:rFonts w:asciiTheme="minorBidi" w:hAnsiTheme="minorBidi" w:cstheme="minorBidi"/>
          <w:sz w:val="24"/>
          <w:szCs w:val="24"/>
        </w:rPr>
        <w:t xml:space="preserve"> и может содержать другие картографические данные необходимые для реализации проекта.</w:t>
      </w:r>
    </w:p>
    <w:p w14:paraId="15C863A9" w14:textId="793C33B1" w:rsidR="00E45A0F" w:rsidRDefault="00E45A0F" w:rsidP="00D53134">
      <w:pPr>
        <w:widowControl w:val="0"/>
        <w:ind w:right="140" w:firstLine="860"/>
        <w:jc w:val="both"/>
        <w:rPr>
          <w:ins w:id="70" w:author="Volkov Sergey" w:date="2018-08-25T23:45:00Z"/>
          <w:rFonts w:asciiTheme="minorBidi" w:hAnsiTheme="minorBidi" w:cstheme="minorBidi"/>
          <w:sz w:val="24"/>
          <w:szCs w:val="24"/>
        </w:rPr>
      </w:pPr>
    </w:p>
    <w:p w14:paraId="1597F621" w14:textId="648C8C10" w:rsidR="00E45A0F" w:rsidRPr="00E45A0F" w:rsidRDefault="00E45A0F" w:rsidP="00D53134">
      <w:pPr>
        <w:widowControl w:val="0"/>
        <w:ind w:right="140" w:firstLine="860"/>
        <w:jc w:val="both"/>
        <w:rPr>
          <w:rFonts w:asciiTheme="minorBidi" w:hAnsiTheme="minorBidi" w:cstheme="minorBidi"/>
          <w:b/>
          <w:sz w:val="24"/>
          <w:szCs w:val="24"/>
          <w:rPrChange w:id="71" w:author="Volkov Sergey" w:date="2018-08-25T23:45:00Z">
            <w:rPr>
              <w:rFonts w:asciiTheme="minorBidi" w:hAnsiTheme="minorBidi" w:cstheme="minorBidi"/>
              <w:sz w:val="24"/>
              <w:szCs w:val="24"/>
            </w:rPr>
          </w:rPrChange>
        </w:rPr>
      </w:pPr>
      <w:ins w:id="72" w:author="Volkov Sergey" w:date="2018-08-25T23:45:00Z">
        <w:r w:rsidRPr="00E45A0F">
          <w:rPr>
            <w:rFonts w:asciiTheme="minorBidi" w:hAnsiTheme="minorBidi" w:cstheme="minorBidi"/>
            <w:b/>
            <w:sz w:val="24"/>
            <w:szCs w:val="24"/>
            <w:rPrChange w:id="73" w:author="Volkov Sergey" w:date="2018-08-25T23:45:00Z">
              <w:rPr>
                <w:rFonts w:asciiTheme="minorBidi" w:hAnsiTheme="minorBidi" w:cstheme="minorBidi"/>
                <w:sz w:val="24"/>
                <w:szCs w:val="24"/>
              </w:rPr>
            </w:rPrChange>
          </w:rPr>
          <w:t>Разделение информационной модели на подмодели</w:t>
        </w:r>
      </w:ins>
    </w:p>
    <w:p w14:paraId="75E95497" w14:textId="77777777" w:rsidR="00E97F57" w:rsidRDefault="00E97F57" w:rsidP="00D53134">
      <w:pPr>
        <w:widowControl w:val="0"/>
        <w:ind w:right="140" w:firstLine="860"/>
        <w:jc w:val="both"/>
        <w:rPr>
          <w:ins w:id="74" w:author="Volkov Sergey" w:date="2018-08-25T23:50:00Z"/>
          <w:rFonts w:asciiTheme="minorBidi" w:hAnsiTheme="minorBidi" w:cstheme="minorBidi"/>
          <w:sz w:val="24"/>
          <w:szCs w:val="24"/>
        </w:rPr>
      </w:pPr>
      <w:ins w:id="75" w:author="Volkov Sergey" w:date="2018-08-25T23:48:00Z">
        <w:r>
          <w:rPr>
            <w:rFonts w:asciiTheme="minorBidi" w:hAnsiTheme="minorBidi" w:cstheme="minorBidi"/>
            <w:sz w:val="24"/>
            <w:szCs w:val="24"/>
          </w:rPr>
          <w:t xml:space="preserve">При </w:t>
        </w:r>
      </w:ins>
      <w:ins w:id="76" w:author="Volkov Sergey" w:date="2018-08-25T23:51:00Z">
        <w:r>
          <w:rPr>
            <w:rFonts w:asciiTheme="minorBidi" w:hAnsiTheme="minorBidi" w:cstheme="minorBidi"/>
            <w:sz w:val="24"/>
            <w:szCs w:val="24"/>
          </w:rPr>
          <w:t xml:space="preserve">просмотре и загрузке информационных моделей, в </w:t>
        </w:r>
      </w:ins>
      <w:ins w:id="77" w:author="Volkov Sergey" w:date="2018-08-25T23:48:00Z">
        <w:r>
          <w:rPr>
            <w:rFonts w:asciiTheme="minorBidi" w:hAnsiTheme="minorBidi" w:cstheme="minorBidi"/>
            <w:sz w:val="24"/>
            <w:szCs w:val="24"/>
          </w:rPr>
          <w:t xml:space="preserve">стандартизованном формате обмена информационными моделями </w:t>
        </w:r>
      </w:ins>
      <w:ins w:id="78" w:author="Volkov Sergey" w:date="2018-08-25T23:49:00Z">
        <w:r>
          <w:rPr>
            <w:rFonts w:asciiTheme="minorBidi" w:hAnsiTheme="minorBidi" w:cstheme="minorBidi"/>
            <w:sz w:val="24"/>
            <w:szCs w:val="24"/>
            <w:lang w:val="en-US"/>
          </w:rPr>
          <w:t>IFC</w:t>
        </w:r>
      </w:ins>
      <w:ins w:id="79" w:author="Volkov Sergey" w:date="2018-08-25T23:44:00Z">
        <w:r w:rsidR="00E45A0F" w:rsidRPr="00E45A0F">
          <w:rPr>
            <w:rFonts w:asciiTheme="minorBidi" w:hAnsiTheme="minorBidi" w:cstheme="minorBidi"/>
            <w:sz w:val="24"/>
            <w:szCs w:val="24"/>
            <w:rPrChange w:id="80" w:author="Volkov Sergey" w:date="2018-08-25T23:44:00Z">
              <w:rPr>
                <w:rFonts w:asciiTheme="minorBidi" w:hAnsiTheme="minorBidi" w:cstheme="minorBidi"/>
                <w:sz w:val="24"/>
                <w:szCs w:val="24"/>
                <w:lang w:val="en-US"/>
              </w:rPr>
            </w:rPrChange>
          </w:rPr>
          <w:t>, подразделять модели</w:t>
        </w:r>
      </w:ins>
      <w:ins w:id="81" w:author="Volkov Sergey" w:date="2018-08-25T23:46:00Z">
        <w:r w:rsidR="00E45A0F">
          <w:rPr>
            <w:rFonts w:asciiTheme="minorBidi" w:hAnsiTheme="minorBidi" w:cstheme="minorBidi"/>
            <w:sz w:val="24"/>
            <w:szCs w:val="24"/>
          </w:rPr>
          <w:t xml:space="preserve"> на подмодели</w:t>
        </w:r>
      </w:ins>
      <w:ins w:id="82" w:author="Volkov Sergey" w:date="2018-08-25T23:44:00Z">
        <w:r w:rsidR="00E45A0F" w:rsidRPr="00E45A0F">
          <w:rPr>
            <w:rFonts w:asciiTheme="minorBidi" w:hAnsiTheme="minorBidi" w:cstheme="minorBidi"/>
            <w:sz w:val="24"/>
            <w:szCs w:val="24"/>
            <w:rPrChange w:id="83" w:author="Volkov Sergey" w:date="2018-08-25T23:44:00Z">
              <w:rPr>
                <w:rFonts w:asciiTheme="minorBidi" w:hAnsiTheme="minorBidi" w:cstheme="minorBidi"/>
                <w:sz w:val="24"/>
                <w:szCs w:val="24"/>
                <w:lang w:val="en-US"/>
              </w:rPr>
            </w:rPrChange>
          </w:rPr>
          <w:t xml:space="preserve"> из-за размера модели</w:t>
        </w:r>
      </w:ins>
      <w:ins w:id="84" w:author="Volkov Sergey" w:date="2018-08-25T23:46:00Z">
        <w:r w:rsidR="00E45A0F">
          <w:rPr>
            <w:rFonts w:asciiTheme="minorBidi" w:hAnsiTheme="minorBidi" w:cstheme="minorBidi"/>
            <w:sz w:val="24"/>
            <w:szCs w:val="24"/>
          </w:rPr>
          <w:t xml:space="preserve"> не нужно</w:t>
        </w:r>
      </w:ins>
      <w:ins w:id="85" w:author="Volkov Sergey" w:date="2018-08-25T23:44:00Z">
        <w:r w:rsidR="00E45A0F" w:rsidRPr="00E45A0F">
          <w:rPr>
            <w:rFonts w:asciiTheme="minorBidi" w:hAnsiTheme="minorBidi" w:cstheme="minorBidi"/>
            <w:sz w:val="24"/>
            <w:szCs w:val="24"/>
            <w:rPrChange w:id="86" w:author="Volkov Sergey" w:date="2018-08-25T23:44:00Z">
              <w:rPr>
                <w:rFonts w:asciiTheme="minorBidi" w:hAnsiTheme="minorBidi" w:cstheme="minorBidi"/>
                <w:sz w:val="24"/>
                <w:szCs w:val="24"/>
                <w:lang w:val="en-US"/>
              </w:rPr>
            </w:rPrChange>
          </w:rPr>
          <w:t>.</w:t>
        </w:r>
      </w:ins>
      <w:ins w:id="87" w:author="Volkov Sergey" w:date="2018-08-25T23:52:00Z">
        <w:r>
          <w:rPr>
            <w:rFonts w:asciiTheme="minorBidi" w:hAnsiTheme="minorBidi" w:cstheme="minorBidi"/>
            <w:sz w:val="24"/>
            <w:szCs w:val="24"/>
          </w:rPr>
          <w:t xml:space="preserve"> При разработке информационной модели разделение на подмодели может быть продиктовано технологией моделирования </w:t>
        </w:r>
      </w:ins>
      <w:ins w:id="88" w:author="Volkov Sergey" w:date="2018-08-25T23:53:00Z">
        <w:r>
          <w:rPr>
            <w:rFonts w:asciiTheme="minorBidi" w:hAnsiTheme="minorBidi" w:cstheme="minorBidi"/>
            <w:sz w:val="24"/>
            <w:szCs w:val="24"/>
          </w:rPr>
          <w:t xml:space="preserve">в конкретном программном продукте </w:t>
        </w:r>
      </w:ins>
      <w:ins w:id="89" w:author="Volkov Sergey" w:date="2018-08-25T23:52:00Z">
        <w:r>
          <w:rPr>
            <w:rFonts w:asciiTheme="minorBidi" w:hAnsiTheme="minorBidi" w:cstheme="minorBidi"/>
            <w:sz w:val="24"/>
            <w:szCs w:val="24"/>
          </w:rPr>
          <w:t xml:space="preserve">или </w:t>
        </w:r>
      </w:ins>
      <w:ins w:id="90" w:author="Volkov Sergey" w:date="2018-08-25T23:53:00Z">
        <w:r>
          <w:rPr>
            <w:rFonts w:asciiTheme="minorBidi" w:hAnsiTheme="minorBidi" w:cstheme="minorBidi"/>
            <w:sz w:val="24"/>
            <w:szCs w:val="24"/>
          </w:rPr>
          <w:t>аппаратными и технологическими ограничениями.</w:t>
        </w:r>
      </w:ins>
    </w:p>
    <w:p w14:paraId="0FFBC1B2" w14:textId="5EB41A9D" w:rsidR="00E45A0F" w:rsidRPr="00E45A0F" w:rsidRDefault="00E45A0F" w:rsidP="00D53134">
      <w:pPr>
        <w:widowControl w:val="0"/>
        <w:ind w:right="140" w:firstLine="860"/>
        <w:jc w:val="both"/>
        <w:rPr>
          <w:rFonts w:asciiTheme="minorBidi" w:hAnsiTheme="minorBidi" w:cstheme="minorBidi"/>
          <w:sz w:val="24"/>
          <w:szCs w:val="24"/>
        </w:rPr>
      </w:pPr>
      <w:ins w:id="91" w:author="Volkov Sergey" w:date="2018-08-25T23:44:00Z">
        <w:r w:rsidRPr="00E45A0F">
          <w:rPr>
            <w:rFonts w:asciiTheme="minorBidi" w:hAnsiTheme="minorBidi" w:cstheme="minorBidi"/>
            <w:sz w:val="24"/>
            <w:szCs w:val="24"/>
            <w:rPrChange w:id="92" w:author="Volkov Sergey" w:date="2018-08-25T23:44:00Z">
              <w:rPr>
                <w:rFonts w:asciiTheme="minorBidi" w:hAnsiTheme="minorBidi" w:cstheme="minorBidi"/>
                <w:sz w:val="24"/>
                <w:szCs w:val="24"/>
                <w:lang w:val="en-US"/>
              </w:rPr>
            </w:rPrChange>
          </w:rPr>
          <w:t xml:space="preserve">Однако разделение </w:t>
        </w:r>
      </w:ins>
      <w:ins w:id="93" w:author="Volkov Sergey" w:date="2018-08-25T23:54:00Z">
        <w:r w:rsidR="00E97F57">
          <w:rPr>
            <w:rFonts w:asciiTheme="minorBidi" w:hAnsiTheme="minorBidi" w:cstheme="minorBidi"/>
            <w:sz w:val="24"/>
            <w:szCs w:val="24"/>
          </w:rPr>
          <w:t xml:space="preserve">информационной модели на подмодели </w:t>
        </w:r>
      </w:ins>
      <w:ins w:id="94" w:author="Volkov Sergey" w:date="2018-08-25T23:44:00Z">
        <w:r w:rsidRPr="00E45A0F">
          <w:rPr>
            <w:rFonts w:asciiTheme="minorBidi" w:hAnsiTheme="minorBidi" w:cstheme="minorBidi"/>
            <w:sz w:val="24"/>
            <w:szCs w:val="24"/>
            <w:rPrChange w:id="95" w:author="Volkov Sergey" w:date="2018-08-25T23:44:00Z">
              <w:rPr>
                <w:rFonts w:asciiTheme="minorBidi" w:hAnsiTheme="minorBidi" w:cstheme="minorBidi"/>
                <w:sz w:val="24"/>
                <w:szCs w:val="24"/>
                <w:lang w:val="en-US"/>
              </w:rPr>
            </w:rPrChange>
          </w:rPr>
          <w:t>может дать преимущества позже, когда вы, например, обрабатываете изменения и управляете пакетами результатов конфликтов. Модели можно подразделять по линиям расположения зданий, например</w:t>
        </w:r>
      </w:ins>
      <w:ins w:id="96" w:author="Volkov Sergey" w:date="2018-08-25T23:54:00Z">
        <w:r w:rsidR="00E97F57">
          <w:rPr>
            <w:rFonts w:asciiTheme="minorBidi" w:hAnsiTheme="minorBidi" w:cstheme="minorBidi"/>
            <w:sz w:val="24"/>
            <w:szCs w:val="24"/>
          </w:rPr>
          <w:t>,</w:t>
        </w:r>
      </w:ins>
      <w:ins w:id="97" w:author="Volkov Sergey" w:date="2018-08-25T23:44:00Z">
        <w:r w:rsidRPr="00E45A0F">
          <w:rPr>
            <w:rFonts w:asciiTheme="minorBidi" w:hAnsiTheme="minorBidi" w:cstheme="minorBidi"/>
            <w:sz w:val="24"/>
            <w:szCs w:val="24"/>
            <w:rPrChange w:id="98" w:author="Volkov Sergey" w:date="2018-08-25T23:44:00Z">
              <w:rPr>
                <w:rFonts w:asciiTheme="minorBidi" w:hAnsiTheme="minorBidi" w:cstheme="minorBidi"/>
                <w:sz w:val="24"/>
                <w:szCs w:val="24"/>
                <w:lang w:val="en-US"/>
              </w:rPr>
            </w:rPrChange>
          </w:rPr>
          <w:t xml:space="preserve"> по уровням для </w:t>
        </w:r>
      </w:ins>
      <w:ins w:id="99" w:author="Volkov Sergey" w:date="2018-08-25T23:54:00Z">
        <w:r w:rsidR="00E97F57">
          <w:rPr>
            <w:rFonts w:asciiTheme="minorBidi" w:hAnsiTheme="minorBidi" w:cstheme="minorBidi"/>
            <w:sz w:val="24"/>
            <w:szCs w:val="24"/>
          </w:rPr>
          <w:t xml:space="preserve">инженерных, слаботочных </w:t>
        </w:r>
      </w:ins>
      <w:ins w:id="100" w:author="Volkov Sergey" w:date="2018-08-25T23:55:00Z">
        <w:r w:rsidR="00E97F57">
          <w:rPr>
            <w:rFonts w:asciiTheme="minorBidi" w:hAnsiTheme="minorBidi" w:cstheme="minorBidi"/>
            <w:sz w:val="24"/>
            <w:szCs w:val="24"/>
          </w:rPr>
          <w:t xml:space="preserve">или энергетических </w:t>
        </w:r>
      </w:ins>
      <w:ins w:id="101" w:author="Volkov Sergey" w:date="2018-08-25T23:44:00Z">
        <w:r w:rsidRPr="00E45A0F">
          <w:rPr>
            <w:rFonts w:asciiTheme="minorBidi" w:hAnsiTheme="minorBidi" w:cstheme="minorBidi"/>
            <w:sz w:val="24"/>
            <w:szCs w:val="24"/>
            <w:rPrChange w:id="102" w:author="Volkov Sergey" w:date="2018-08-25T23:44:00Z">
              <w:rPr>
                <w:rFonts w:asciiTheme="minorBidi" w:hAnsiTheme="minorBidi" w:cstheme="minorBidi"/>
                <w:sz w:val="24"/>
                <w:szCs w:val="24"/>
                <w:lang w:val="en-US"/>
              </w:rPr>
            </w:rPrChange>
          </w:rPr>
          <w:t>систем, по фазам или границам линий сетки. Также может оказаться полезным разделить модели, материалы и системы которых предоставлены одним поставщиком. Вы можете, например, отделить объекты бетона и арматуры, или поставить и возвратить системы трубопроводов.</w:t>
        </w:r>
      </w:ins>
    </w:p>
    <w:p w14:paraId="73F5DE56" w14:textId="77777777" w:rsidR="007B27A7" w:rsidRPr="00E45A0F" w:rsidRDefault="00FF04AB" w:rsidP="00D53134">
      <w:pPr>
        <w:widowControl w:val="0"/>
        <w:ind w:right="140" w:firstLine="700"/>
        <w:jc w:val="both"/>
        <w:rPr>
          <w:rFonts w:asciiTheme="minorBidi" w:hAnsiTheme="minorBidi" w:cstheme="minorBidi"/>
          <w:sz w:val="24"/>
          <w:szCs w:val="24"/>
        </w:rPr>
      </w:pPr>
      <w:r w:rsidRPr="00E45A0F">
        <w:rPr>
          <w:rFonts w:asciiTheme="minorBidi" w:hAnsiTheme="minorBidi" w:cstheme="minorBidi"/>
          <w:sz w:val="24"/>
          <w:szCs w:val="24"/>
        </w:rPr>
        <w:t xml:space="preserve"> </w:t>
      </w:r>
    </w:p>
    <w:p w14:paraId="3A5F6E9F" w14:textId="6E369DF7"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Совместная работа</w:t>
      </w:r>
    </w:p>
    <w:p w14:paraId="7A23A5FF" w14:textId="4981963D"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При использовании интегрированного подхода должен быть реализован процесс совместного функционирования управления информацией на всех этапах жизненного цикла объекта.  Управлению подлежит не только инженерная информация и проектные данные, но и экономическая, логистическая, управленческая, информация о процессах и другая информация необходимая в рамках проекта.</w:t>
      </w:r>
    </w:p>
    <w:p w14:paraId="44A4187B" w14:textId="574D3814"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lastRenderedPageBreak/>
        <w:t>Для обработки информации должны применяться технологии автоматизации обработки информацией и вычислительные методы анализа информации.</w:t>
      </w:r>
    </w:p>
    <w:p w14:paraId="664BEF70" w14:textId="30256676"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Для обеспечения процесса совместной работы должно быть организовано информационное пространство в соответствии с требованиями ГОСТ Р ИСО/МЭК 19778-1-2011 и стандарта на Открытые распределенные процессы </w:t>
      </w:r>
      <w:commentRangeStart w:id="103"/>
      <w:r w:rsidRPr="00D53134">
        <w:rPr>
          <w:rFonts w:asciiTheme="minorBidi" w:hAnsiTheme="minorBidi" w:cstheme="minorBidi"/>
          <w:sz w:val="24"/>
          <w:szCs w:val="24"/>
        </w:rPr>
        <w:t>[28]</w:t>
      </w:r>
      <w:commentRangeEnd w:id="103"/>
      <w:r w:rsidR="005F7990">
        <w:rPr>
          <w:rStyle w:val="aff"/>
        </w:rPr>
        <w:commentReference w:id="103"/>
      </w:r>
      <w:r w:rsidRPr="00D53134">
        <w:rPr>
          <w:rFonts w:asciiTheme="minorBidi" w:hAnsiTheme="minorBidi" w:cstheme="minorBidi"/>
          <w:sz w:val="24"/>
          <w:szCs w:val="24"/>
        </w:rPr>
        <w:t>.</w:t>
      </w:r>
    </w:p>
    <w:p w14:paraId="0A2D83D7" w14:textId="086A7706"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Информационное пространство должно обеспечивать функции представления информации для всех участников процесса.</w:t>
      </w:r>
    </w:p>
    <w:p w14:paraId="0F279504" w14:textId="7E001C34"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Информационное пространство должно обеспечивать функции контроля качества информационной модели.</w:t>
      </w:r>
    </w:p>
    <w:p w14:paraId="7C8C7FFC" w14:textId="04F552E4"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Информационное пространство должно обеспечивать функции контроля ограничений, описанных в соответствии со спецификацией RuleML </w:t>
      </w:r>
      <w:commentRangeStart w:id="104"/>
      <w:r w:rsidRPr="00D53134">
        <w:rPr>
          <w:rFonts w:asciiTheme="minorBidi" w:hAnsiTheme="minorBidi" w:cstheme="minorBidi"/>
          <w:sz w:val="24"/>
          <w:szCs w:val="24"/>
        </w:rPr>
        <w:t>[96]</w:t>
      </w:r>
      <w:commentRangeEnd w:id="104"/>
      <w:r w:rsidR="005F7990">
        <w:rPr>
          <w:rStyle w:val="aff"/>
        </w:rPr>
        <w:commentReference w:id="104"/>
      </w:r>
      <w:r w:rsidRPr="00D53134">
        <w:rPr>
          <w:rFonts w:asciiTheme="minorBidi" w:hAnsiTheme="minorBidi" w:cstheme="minorBidi"/>
          <w:sz w:val="24"/>
          <w:szCs w:val="24"/>
        </w:rPr>
        <w:t>.</w:t>
      </w:r>
    </w:p>
    <w:p w14:paraId="3516D5F7" w14:textId="20C4500A"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Информационное пространство должно включать сервер информационных моделей для обеспечения синхронизации, целостности и достоверности информационных моделей.</w:t>
      </w:r>
    </w:p>
    <w:p w14:paraId="481B4277" w14:textId="00E8DF3B"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Для обеспечения координации действий всех участников процесса необходимо разработать и описать процессы внедрения и использования информационного моделирования для всех этапов жизненного цикла объекта.</w:t>
      </w:r>
    </w:p>
    <w:p w14:paraId="7FA5F9D1"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1D6DCEFF" w14:textId="33472760" w:rsidR="007B27A7" w:rsidRPr="00D53134" w:rsidRDefault="00FF04AB" w:rsidP="00D53134">
      <w:pPr>
        <w:widowControl w:val="0"/>
        <w:spacing w:before="200"/>
        <w:ind w:firstLine="860"/>
        <w:jc w:val="both"/>
        <w:rPr>
          <w:rFonts w:asciiTheme="minorBidi" w:hAnsiTheme="minorBidi" w:cstheme="minorBidi"/>
          <w:b/>
          <w:sz w:val="24"/>
          <w:szCs w:val="24"/>
        </w:rPr>
      </w:pPr>
      <w:r w:rsidRPr="00D53134">
        <w:rPr>
          <w:rFonts w:asciiTheme="minorBidi" w:hAnsiTheme="minorBidi" w:cstheme="minorBidi"/>
          <w:b/>
          <w:sz w:val="24"/>
          <w:szCs w:val="24"/>
        </w:rPr>
        <w:t>Сервер информационных моделей</w:t>
      </w:r>
    </w:p>
    <w:p w14:paraId="18AAE115" w14:textId="15F75C9E"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Сервер информационных моделей может быть организован как централизованное хранилище информационных моделей, так и как распределенное хранилище информационных моделей, библиотек электронных компонентов.</w:t>
      </w:r>
    </w:p>
    <w:p w14:paraId="6E89B14D" w14:textId="76EB0BE8"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Сервер информационных моделей может выполнять роль системы моделирования в составе вычислимой среды.</w:t>
      </w:r>
    </w:p>
    <w:p w14:paraId="3363CC89" w14:textId="7A0A76CB"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Сервер информационных моделей может служить репозиторием моделей проекта.</w:t>
      </w:r>
    </w:p>
    <w:p w14:paraId="16AA7D76" w14:textId="28857F33"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С целью унификации подхода </w:t>
      </w:r>
      <w:r w:rsidR="000A0E78">
        <w:rPr>
          <w:rFonts w:asciiTheme="minorBidi" w:hAnsiTheme="minorBidi" w:cstheme="minorBidi"/>
          <w:sz w:val="24"/>
          <w:szCs w:val="24"/>
        </w:rPr>
        <w:t>Настоящий Регламент</w:t>
      </w:r>
      <w:r w:rsidRPr="00D53134">
        <w:rPr>
          <w:rFonts w:asciiTheme="minorBidi" w:hAnsiTheme="minorBidi" w:cstheme="minorBidi"/>
          <w:sz w:val="24"/>
          <w:szCs w:val="24"/>
        </w:rPr>
        <w:t xml:space="preserve"> определяет требования к функциональным характеристикам сервера информационных моделей:</w:t>
      </w:r>
    </w:p>
    <w:p w14:paraId="259BDB9B" w14:textId="77777777" w:rsidR="007B27A7" w:rsidRPr="00D53134" w:rsidRDefault="00FF04AB" w:rsidP="00D53134">
      <w:pPr>
        <w:widowControl w:val="0"/>
        <w:ind w:left="1280" w:right="140" w:hanging="360"/>
        <w:jc w:val="both"/>
        <w:rPr>
          <w:rFonts w:asciiTheme="minorBidi" w:hAnsiTheme="minorBidi" w:cstheme="minorBidi"/>
          <w:sz w:val="24"/>
          <w:szCs w:val="24"/>
        </w:rPr>
      </w:pPr>
      <w:r w:rsidRPr="00D53134">
        <w:rPr>
          <w:rFonts w:asciiTheme="minorBidi" w:hAnsiTheme="minorBidi" w:cstheme="minorBidi"/>
          <w:sz w:val="24"/>
          <w:szCs w:val="24"/>
        </w:rPr>
        <w:t>-      Сервер должен обеспечивать хранение атомарных моделей, параметрических моделей;</w:t>
      </w:r>
    </w:p>
    <w:p w14:paraId="67448493" w14:textId="77777777" w:rsidR="007B27A7" w:rsidRPr="00D53134" w:rsidRDefault="00FF04AB" w:rsidP="00D53134">
      <w:pPr>
        <w:widowControl w:val="0"/>
        <w:ind w:left="1280" w:right="140" w:hanging="360"/>
        <w:jc w:val="both"/>
        <w:rPr>
          <w:rFonts w:asciiTheme="minorBidi" w:hAnsiTheme="minorBidi" w:cstheme="minorBidi"/>
          <w:sz w:val="24"/>
          <w:szCs w:val="24"/>
        </w:rPr>
      </w:pPr>
      <w:r w:rsidRPr="00D53134">
        <w:rPr>
          <w:rFonts w:asciiTheme="minorBidi" w:hAnsiTheme="minorBidi" w:cstheme="minorBidi"/>
          <w:sz w:val="24"/>
          <w:szCs w:val="24"/>
        </w:rPr>
        <w:t>-      Сервер должен обеспечивать формирование многомасштабной модели из атомарных и параметрических моделей для снижения нагрузки при обмене;</w:t>
      </w:r>
    </w:p>
    <w:p w14:paraId="4A9EEF3E" w14:textId="77777777" w:rsidR="007B27A7" w:rsidRPr="00D53134" w:rsidRDefault="00FF04AB" w:rsidP="00D53134">
      <w:pPr>
        <w:widowControl w:val="0"/>
        <w:ind w:left="1280" w:right="140" w:hanging="360"/>
        <w:jc w:val="both"/>
        <w:rPr>
          <w:rFonts w:asciiTheme="minorBidi" w:hAnsiTheme="minorBidi" w:cstheme="minorBidi"/>
          <w:sz w:val="24"/>
          <w:szCs w:val="24"/>
        </w:rPr>
      </w:pPr>
      <w:r w:rsidRPr="00D53134">
        <w:rPr>
          <w:rFonts w:asciiTheme="minorBidi" w:hAnsiTheme="minorBidi" w:cstheme="minorBidi"/>
          <w:sz w:val="24"/>
          <w:szCs w:val="24"/>
        </w:rPr>
        <w:t>-      Сервер должен реализовывать контроль версий до уровня атрибутов информационной модели;</w:t>
      </w:r>
    </w:p>
    <w:p w14:paraId="4E4CF052" w14:textId="77777777" w:rsidR="007B27A7" w:rsidRPr="00D53134" w:rsidRDefault="00FF04AB" w:rsidP="00D53134">
      <w:pPr>
        <w:widowControl w:val="0"/>
        <w:ind w:left="1280" w:right="140" w:hanging="360"/>
        <w:jc w:val="both"/>
        <w:rPr>
          <w:rFonts w:asciiTheme="minorBidi" w:hAnsiTheme="minorBidi" w:cstheme="minorBidi"/>
          <w:sz w:val="24"/>
          <w:szCs w:val="24"/>
        </w:rPr>
      </w:pPr>
      <w:r w:rsidRPr="00D53134">
        <w:rPr>
          <w:rFonts w:asciiTheme="minorBidi" w:hAnsiTheme="minorBidi" w:cstheme="minorBidi"/>
          <w:sz w:val="24"/>
          <w:szCs w:val="24"/>
        </w:rPr>
        <w:t>-      Сервер должен обеспечивать разделения прав доступа к информации;</w:t>
      </w:r>
    </w:p>
    <w:p w14:paraId="78AC489C" w14:textId="77777777" w:rsidR="007B27A7" w:rsidRPr="00D53134" w:rsidRDefault="00FF04AB" w:rsidP="00D53134">
      <w:pPr>
        <w:widowControl w:val="0"/>
        <w:ind w:left="1280" w:right="140" w:hanging="360"/>
        <w:jc w:val="both"/>
        <w:rPr>
          <w:rFonts w:asciiTheme="minorBidi" w:hAnsiTheme="minorBidi" w:cstheme="minorBidi"/>
          <w:sz w:val="24"/>
          <w:szCs w:val="24"/>
        </w:rPr>
      </w:pPr>
      <w:r w:rsidRPr="00D53134">
        <w:rPr>
          <w:rFonts w:asciiTheme="minorBidi" w:hAnsiTheme="minorBidi" w:cstheme="minorBidi"/>
          <w:sz w:val="24"/>
          <w:szCs w:val="24"/>
        </w:rPr>
        <w:t>-      Должна быть реализована поддержка интеграции с ПО различных производителей по стандартизированному открытому интерфейсу взаимодействия;</w:t>
      </w:r>
    </w:p>
    <w:p w14:paraId="046A8C2D" w14:textId="77777777" w:rsidR="007B27A7" w:rsidRPr="00D53134" w:rsidRDefault="00FF04AB" w:rsidP="00D53134">
      <w:pPr>
        <w:widowControl w:val="0"/>
        <w:ind w:left="1280" w:right="140" w:hanging="360"/>
        <w:jc w:val="both"/>
        <w:rPr>
          <w:rFonts w:asciiTheme="minorBidi" w:hAnsiTheme="minorBidi" w:cstheme="minorBidi"/>
          <w:sz w:val="24"/>
          <w:szCs w:val="24"/>
        </w:rPr>
      </w:pPr>
      <w:r w:rsidRPr="00D53134">
        <w:rPr>
          <w:rFonts w:asciiTheme="minorBidi" w:hAnsiTheme="minorBidi" w:cstheme="minorBidi"/>
          <w:sz w:val="24"/>
          <w:szCs w:val="24"/>
        </w:rPr>
        <w:t>-      Должна быть реализована поддержка взаимодействия и обмена информацией с системами математического моделирования;</w:t>
      </w:r>
    </w:p>
    <w:p w14:paraId="0690456F" w14:textId="77777777" w:rsidR="007B27A7" w:rsidRPr="00D53134" w:rsidRDefault="00FF04AB" w:rsidP="00D53134">
      <w:pPr>
        <w:widowControl w:val="0"/>
        <w:ind w:left="1280" w:right="140" w:hanging="360"/>
        <w:jc w:val="both"/>
        <w:rPr>
          <w:rFonts w:asciiTheme="minorBidi" w:hAnsiTheme="minorBidi" w:cstheme="minorBidi"/>
          <w:sz w:val="24"/>
          <w:szCs w:val="24"/>
        </w:rPr>
      </w:pPr>
      <w:r w:rsidRPr="00D53134">
        <w:rPr>
          <w:rFonts w:asciiTheme="minorBidi" w:hAnsiTheme="minorBidi" w:cstheme="minorBidi"/>
          <w:sz w:val="24"/>
          <w:szCs w:val="24"/>
        </w:rPr>
        <w:lastRenderedPageBreak/>
        <w:t>-      Должна быть реализована поддержка информации жизненного цикла.</w:t>
      </w:r>
    </w:p>
    <w:p w14:paraId="67C477CE"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7351AC9"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 Р И М Е Ч А Н И Е</w:t>
      </w:r>
    </w:p>
    <w:p w14:paraId="4B518203" w14:textId="5E59F610" w:rsidR="007B27A7" w:rsidRPr="00D53134" w:rsidRDefault="00FF04AB" w:rsidP="00D53134">
      <w:pPr>
        <w:widowControl w:val="0"/>
        <w:ind w:right="140" w:firstLine="860"/>
        <w:jc w:val="both"/>
        <w:rPr>
          <w:rFonts w:asciiTheme="minorBidi" w:hAnsiTheme="minorBidi" w:cstheme="minorBidi"/>
          <w:sz w:val="24"/>
          <w:szCs w:val="24"/>
        </w:rPr>
      </w:pPr>
      <w:del w:id="105" w:author="Volkov Sergey" w:date="2018-08-25T23:58:00Z">
        <w:r w:rsidRPr="00D53134" w:rsidDel="005F7990">
          <w:rPr>
            <w:rFonts w:asciiTheme="minorBidi" w:hAnsiTheme="minorBidi" w:cstheme="minorBidi"/>
            <w:sz w:val="24"/>
            <w:szCs w:val="24"/>
          </w:rPr>
          <w:delText>В простейшим случае</w:delText>
        </w:r>
      </w:del>
      <w:ins w:id="106" w:author="Volkov Sergey" w:date="2018-08-25T23:58:00Z">
        <w:r w:rsidR="005F7990" w:rsidRPr="00D53134">
          <w:rPr>
            <w:rFonts w:asciiTheme="minorBidi" w:hAnsiTheme="minorBidi" w:cstheme="minorBidi"/>
            <w:sz w:val="24"/>
            <w:szCs w:val="24"/>
          </w:rPr>
          <w:t>В простейшем случае</w:t>
        </w:r>
      </w:ins>
      <w:r w:rsidRPr="00D53134">
        <w:rPr>
          <w:rFonts w:asciiTheme="minorBidi" w:hAnsiTheme="minorBidi" w:cstheme="minorBidi"/>
          <w:sz w:val="24"/>
          <w:szCs w:val="24"/>
        </w:rPr>
        <w:t xml:space="preserve"> сервер информационных моделей может быть организован в виде структурированного файлового хранилища с организованных по нему поиском на основе семантических данных.</w:t>
      </w:r>
    </w:p>
    <w:p w14:paraId="10F583A3"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В более сложном виде это может быть база данных с аналогичными требованиями по поиску информации.</w:t>
      </w:r>
    </w:p>
    <w:p w14:paraId="35C7AFD3" w14:textId="77777777" w:rsidR="007B27A7" w:rsidRPr="00D53134" w:rsidRDefault="00FF04AB" w:rsidP="00D53134">
      <w:pPr>
        <w:widowControl w:val="0"/>
        <w:ind w:right="140" w:firstLine="860"/>
        <w:jc w:val="both"/>
        <w:rPr>
          <w:rFonts w:asciiTheme="minorBidi" w:hAnsiTheme="minorBidi" w:cstheme="minorBidi"/>
          <w:sz w:val="24"/>
          <w:szCs w:val="24"/>
        </w:rPr>
      </w:pPr>
      <w:commentRangeStart w:id="107"/>
      <w:r w:rsidRPr="00D53134">
        <w:rPr>
          <w:rFonts w:asciiTheme="minorBidi" w:hAnsiTheme="minorBidi" w:cstheme="minorBidi"/>
          <w:noProof/>
          <w:sz w:val="24"/>
          <w:szCs w:val="24"/>
          <w:lang w:eastAsia="ru-RU"/>
        </w:rPr>
        <w:lastRenderedPageBreak/>
        <w:drawing>
          <wp:inline distT="114300" distB="114300" distL="114300" distR="114300" wp14:anchorId="0BD96320" wp14:editId="2DBC7B0C">
            <wp:extent cx="6018450" cy="8331200"/>
            <wp:effectExtent l="0" t="0" r="0" b="0"/>
            <wp:docPr id="57"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4"/>
                    <a:srcRect/>
                    <a:stretch>
                      <a:fillRect/>
                    </a:stretch>
                  </pic:blipFill>
                  <pic:spPr>
                    <a:xfrm>
                      <a:off x="0" y="0"/>
                      <a:ext cx="6018450" cy="8331200"/>
                    </a:xfrm>
                    <a:prstGeom prst="rect">
                      <a:avLst/>
                    </a:prstGeom>
                    <a:ln/>
                  </pic:spPr>
                </pic:pic>
              </a:graphicData>
            </a:graphic>
          </wp:inline>
        </w:drawing>
      </w:r>
      <w:commentRangeEnd w:id="107"/>
      <w:r w:rsidR="005F7990">
        <w:rPr>
          <w:rStyle w:val="aff"/>
        </w:rPr>
        <w:commentReference w:id="107"/>
      </w:r>
    </w:p>
    <w:p w14:paraId="48B1008D" w14:textId="77777777" w:rsidR="007B27A7" w:rsidRPr="00D53134" w:rsidRDefault="007B27A7" w:rsidP="00D53134">
      <w:pPr>
        <w:widowControl w:val="0"/>
        <w:ind w:firstLine="700"/>
        <w:jc w:val="both"/>
        <w:rPr>
          <w:rFonts w:asciiTheme="minorBidi" w:hAnsiTheme="minorBidi" w:cstheme="minorBidi"/>
          <w:sz w:val="24"/>
          <w:szCs w:val="24"/>
        </w:rPr>
      </w:pPr>
    </w:p>
    <w:p w14:paraId="496F0554" w14:textId="77777777" w:rsidR="007B27A7" w:rsidRPr="00D53134" w:rsidRDefault="007B27A7" w:rsidP="00D53134">
      <w:pPr>
        <w:widowControl w:val="0"/>
        <w:ind w:firstLine="700"/>
        <w:jc w:val="both"/>
        <w:rPr>
          <w:rFonts w:asciiTheme="minorBidi" w:hAnsiTheme="minorBidi" w:cstheme="minorBidi"/>
          <w:sz w:val="24"/>
          <w:szCs w:val="24"/>
        </w:rPr>
      </w:pPr>
    </w:p>
    <w:p w14:paraId="432C34C4" w14:textId="77777777" w:rsidR="007B27A7" w:rsidRPr="00D53134" w:rsidRDefault="007B27A7" w:rsidP="00D53134">
      <w:pPr>
        <w:widowControl w:val="0"/>
        <w:jc w:val="both"/>
        <w:rPr>
          <w:rFonts w:asciiTheme="minorBidi" w:hAnsiTheme="minorBidi" w:cstheme="minorBidi"/>
          <w:sz w:val="24"/>
          <w:szCs w:val="24"/>
        </w:rPr>
      </w:pPr>
    </w:p>
    <w:p w14:paraId="11F12776" w14:textId="77777777" w:rsidR="007B27A7" w:rsidRPr="00D53134" w:rsidRDefault="00FF04AB" w:rsidP="00D53134">
      <w:pPr>
        <w:pStyle w:val="3"/>
        <w:widowControl w:val="0"/>
        <w:spacing w:line="276" w:lineRule="auto"/>
        <w:contextualSpacing w:val="0"/>
        <w:jc w:val="both"/>
        <w:rPr>
          <w:rFonts w:asciiTheme="minorBidi" w:hAnsiTheme="minorBidi" w:cstheme="minorBidi"/>
          <w:sz w:val="24"/>
          <w:szCs w:val="24"/>
        </w:rPr>
      </w:pPr>
      <w:bookmarkStart w:id="108" w:name="_Toc508698235"/>
      <w:r w:rsidRPr="00D53134">
        <w:rPr>
          <w:rFonts w:asciiTheme="minorBidi" w:hAnsiTheme="minorBidi" w:cstheme="minorBidi"/>
          <w:sz w:val="24"/>
          <w:szCs w:val="24"/>
        </w:rPr>
        <w:t>5.2. Основные принципы управления информацией на   стадиях жизненного цикла.</w:t>
      </w:r>
      <w:bookmarkEnd w:id="108"/>
    </w:p>
    <w:p w14:paraId="6B838EB0" w14:textId="77777777" w:rsidR="007B27A7" w:rsidRPr="00D53134" w:rsidRDefault="00FF04AB" w:rsidP="00D53134">
      <w:pPr>
        <w:widowControl w:val="0"/>
        <w:spacing w:before="200"/>
        <w:ind w:firstLine="860"/>
        <w:jc w:val="both"/>
        <w:rPr>
          <w:rFonts w:asciiTheme="minorBidi" w:hAnsiTheme="minorBidi" w:cstheme="minorBidi"/>
          <w:b/>
          <w:sz w:val="24"/>
          <w:szCs w:val="24"/>
        </w:rPr>
      </w:pPr>
      <w:del w:id="109" w:author="Volkov Sergey" w:date="2018-08-25T23:59:00Z">
        <w:r w:rsidRPr="00D53134" w:rsidDel="000E3AC5">
          <w:rPr>
            <w:rFonts w:asciiTheme="minorBidi" w:hAnsiTheme="minorBidi" w:cstheme="minorBidi"/>
            <w:b/>
            <w:sz w:val="24"/>
            <w:szCs w:val="24"/>
          </w:rPr>
          <w:delText xml:space="preserve">8.1 </w:delText>
        </w:r>
      </w:del>
      <w:r w:rsidRPr="00D53134">
        <w:rPr>
          <w:rFonts w:asciiTheme="minorBidi" w:hAnsiTheme="minorBidi" w:cstheme="minorBidi"/>
          <w:b/>
          <w:sz w:val="24"/>
          <w:szCs w:val="24"/>
        </w:rPr>
        <w:t>Определение базового жизненного цикла объекта</w:t>
      </w:r>
    </w:p>
    <w:p w14:paraId="3105F850" w14:textId="68F5008F" w:rsidR="007B27A7" w:rsidRPr="00D53134" w:rsidRDefault="00FF04AB" w:rsidP="00D53134">
      <w:pPr>
        <w:widowControl w:val="0"/>
        <w:ind w:firstLine="700"/>
        <w:jc w:val="both"/>
        <w:rPr>
          <w:rFonts w:asciiTheme="minorBidi" w:hAnsiTheme="minorBidi" w:cstheme="minorBidi"/>
          <w:sz w:val="24"/>
          <w:szCs w:val="24"/>
        </w:rPr>
      </w:pPr>
      <w:del w:id="110" w:author="Volkov Sergey" w:date="2018-08-25T23:59:00Z">
        <w:r w:rsidRPr="00D53134" w:rsidDel="000E3AC5">
          <w:rPr>
            <w:rFonts w:asciiTheme="minorBidi" w:hAnsiTheme="minorBidi" w:cstheme="minorBidi"/>
            <w:sz w:val="24"/>
            <w:szCs w:val="24"/>
          </w:rPr>
          <w:delText xml:space="preserve">8.1.1 </w:delText>
        </w:r>
      </w:del>
      <w:r w:rsidRPr="00D53134">
        <w:rPr>
          <w:rFonts w:asciiTheme="minorBidi" w:hAnsiTheme="minorBidi" w:cstheme="minorBidi"/>
          <w:sz w:val="24"/>
          <w:szCs w:val="24"/>
        </w:rPr>
        <w:t xml:space="preserve">Базовый жизненный цикл системы включает 12 стадий: Идея, Концепция, Планирование, Требования, Проект, Проверка на соответствие требованиям, Реализация, Валидация и Верификация, Эксплуатация, Накопление знаний, Модернизация, Вывод из эксплуатации (см. Рисунок </w:t>
      </w:r>
      <w:ins w:id="111" w:author="Volkov Sergey" w:date="2018-08-25T23:59:00Z">
        <w:r w:rsidR="000E3AC5">
          <w:rPr>
            <w:rFonts w:asciiTheme="minorBidi" w:hAnsiTheme="minorBidi" w:cstheme="minorBidi"/>
            <w:sz w:val="24"/>
            <w:szCs w:val="24"/>
          </w:rPr>
          <w:t>5</w:t>
        </w:r>
      </w:ins>
      <w:del w:id="112" w:author="Volkov Sergey" w:date="2018-08-25T23:59:00Z">
        <w:r w:rsidRPr="00D53134" w:rsidDel="000E3AC5">
          <w:rPr>
            <w:rFonts w:asciiTheme="minorBidi" w:hAnsiTheme="minorBidi" w:cstheme="minorBidi"/>
            <w:sz w:val="24"/>
            <w:szCs w:val="24"/>
          </w:rPr>
          <w:delText>8</w:delText>
        </w:r>
      </w:del>
      <w:r w:rsidRPr="00D53134">
        <w:rPr>
          <w:rFonts w:asciiTheme="minorBidi" w:hAnsiTheme="minorBidi" w:cstheme="minorBidi"/>
          <w:sz w:val="24"/>
          <w:szCs w:val="24"/>
        </w:rPr>
        <w:t>.</w:t>
      </w:r>
      <w:ins w:id="113" w:author="Volkov Sergey" w:date="2018-08-25T23:59:00Z">
        <w:r w:rsidR="000E3AC5">
          <w:rPr>
            <w:rFonts w:asciiTheme="minorBidi" w:hAnsiTheme="minorBidi" w:cstheme="minorBidi"/>
            <w:sz w:val="24"/>
            <w:szCs w:val="24"/>
          </w:rPr>
          <w:t>3</w:t>
        </w:r>
      </w:ins>
      <w:del w:id="114" w:author="Volkov Sergey" w:date="2018-08-25T23:59:00Z">
        <w:r w:rsidRPr="00D53134" w:rsidDel="000E3AC5">
          <w:rPr>
            <w:rFonts w:asciiTheme="minorBidi" w:hAnsiTheme="minorBidi" w:cstheme="minorBidi"/>
            <w:sz w:val="24"/>
            <w:szCs w:val="24"/>
          </w:rPr>
          <w:delText>1</w:delText>
        </w:r>
      </w:del>
      <w:r w:rsidRPr="00D53134">
        <w:rPr>
          <w:rFonts w:asciiTheme="minorBidi" w:hAnsiTheme="minorBidi" w:cstheme="minorBidi"/>
          <w:sz w:val="24"/>
          <w:szCs w:val="24"/>
        </w:rPr>
        <w:t>) Стадии могут выполняться одновременно, с наложением или последовательно. Это зависит от объекта, среды или проекта. На каждой стадии жизненного цикла осуществляется менеджмент знаний.</w:t>
      </w:r>
    </w:p>
    <w:p w14:paraId="4D13F100" w14:textId="77777777" w:rsidR="007B27A7" w:rsidRPr="00D53134" w:rsidRDefault="00FF04AB" w:rsidP="00D53134">
      <w:pPr>
        <w:widowControl w:val="0"/>
        <w:ind w:firstLine="700"/>
        <w:jc w:val="both"/>
        <w:rPr>
          <w:rFonts w:asciiTheme="minorBidi" w:hAnsiTheme="minorBidi" w:cstheme="minorBidi"/>
          <w:sz w:val="24"/>
          <w:szCs w:val="24"/>
        </w:rPr>
      </w:pPr>
      <w:del w:id="115" w:author="Volkov Sergey" w:date="2018-08-25T23:59:00Z">
        <w:r w:rsidRPr="00D53134" w:rsidDel="000E3AC5">
          <w:rPr>
            <w:rFonts w:asciiTheme="minorBidi" w:hAnsiTheme="minorBidi" w:cstheme="minorBidi"/>
            <w:sz w:val="24"/>
            <w:szCs w:val="24"/>
          </w:rPr>
          <w:delText xml:space="preserve">8.1.2 </w:delText>
        </w:r>
      </w:del>
      <w:r w:rsidRPr="00D53134">
        <w:rPr>
          <w:rFonts w:asciiTheme="minorBidi" w:hAnsiTheme="minorBidi" w:cstheme="minorBidi"/>
          <w:sz w:val="24"/>
          <w:szCs w:val="24"/>
        </w:rPr>
        <w:t>Базовый жизненный цикл может быть однозначно сопоставлен (трансформирован) с любым жизненным циклом системы с целью унификации подходов исследования процессов на различных стадиях жизненного цикла системы. Одной из важных особенностей данного подхода является возможность сквозного накопление знаний.</w:t>
      </w:r>
    </w:p>
    <w:p w14:paraId="111161F9" w14:textId="1FDE0071" w:rsidR="007B27A7" w:rsidRDefault="00FF04AB" w:rsidP="00D53134">
      <w:pPr>
        <w:widowControl w:val="0"/>
        <w:ind w:firstLine="700"/>
        <w:jc w:val="both"/>
        <w:rPr>
          <w:ins w:id="116" w:author="Volkov Sergey" w:date="2018-08-25T23:59:00Z"/>
          <w:rFonts w:asciiTheme="minorBidi" w:hAnsiTheme="minorBidi" w:cstheme="minorBidi"/>
          <w:sz w:val="24"/>
          <w:szCs w:val="24"/>
        </w:rPr>
      </w:pPr>
      <w:del w:id="117" w:author="Volkov Sergey" w:date="2018-08-25T23:59:00Z">
        <w:r w:rsidRPr="00D53134" w:rsidDel="000E3AC5">
          <w:rPr>
            <w:rFonts w:asciiTheme="minorBidi" w:hAnsiTheme="minorBidi" w:cstheme="minorBidi"/>
            <w:sz w:val="24"/>
            <w:szCs w:val="24"/>
          </w:rPr>
          <w:delText xml:space="preserve">8.1.3 </w:delText>
        </w:r>
      </w:del>
      <w:r w:rsidRPr="00D53134">
        <w:rPr>
          <w:rFonts w:asciiTheme="minorBidi" w:hAnsiTheme="minorBidi" w:cstheme="minorBidi"/>
          <w:sz w:val="24"/>
          <w:szCs w:val="24"/>
        </w:rPr>
        <w:t>Базовый жизненный цикл включает контрольные этапы «Проверка на соответствие требованиям», «Верификация и Валидация» и «Ввод в эксплуатацию», на которых могут быть выполнены автоматизированные проверки на основе математических моделей.</w:t>
      </w:r>
    </w:p>
    <w:p w14:paraId="22C3AD2B" w14:textId="6CF1FC0C" w:rsidR="000E3AC5" w:rsidRDefault="000E3AC5" w:rsidP="00D53134">
      <w:pPr>
        <w:widowControl w:val="0"/>
        <w:ind w:firstLine="700"/>
        <w:jc w:val="both"/>
        <w:rPr>
          <w:ins w:id="118" w:author="Volkov Sergey" w:date="2018-08-25T23:59:00Z"/>
          <w:rFonts w:asciiTheme="minorBidi" w:hAnsiTheme="minorBidi" w:cstheme="minorBidi"/>
          <w:sz w:val="24"/>
          <w:szCs w:val="24"/>
        </w:rPr>
      </w:pPr>
    </w:p>
    <w:p w14:paraId="1A5F4EC0" w14:textId="77777777" w:rsidR="000E3AC5" w:rsidRPr="00D53134" w:rsidRDefault="000E3AC5" w:rsidP="00D53134">
      <w:pPr>
        <w:widowControl w:val="0"/>
        <w:ind w:firstLine="700"/>
        <w:jc w:val="both"/>
        <w:rPr>
          <w:rFonts w:asciiTheme="minorBidi" w:hAnsiTheme="minorBidi" w:cstheme="minorBidi"/>
          <w:sz w:val="24"/>
          <w:szCs w:val="24"/>
        </w:rPr>
      </w:pPr>
    </w:p>
    <w:p w14:paraId="62E8402F" w14:textId="5159068A" w:rsidR="007B27A7" w:rsidRPr="00D53134" w:rsidRDefault="00FF04AB" w:rsidP="00D53134">
      <w:pPr>
        <w:widowControl w:val="0"/>
        <w:ind w:right="140" w:firstLine="860"/>
        <w:jc w:val="both"/>
        <w:rPr>
          <w:rFonts w:asciiTheme="minorBidi" w:hAnsiTheme="minorBidi" w:cstheme="minorBidi"/>
          <w:sz w:val="24"/>
          <w:szCs w:val="24"/>
        </w:rPr>
      </w:pPr>
      <w:commentRangeStart w:id="119"/>
      <w:r w:rsidRPr="00D53134">
        <w:rPr>
          <w:rFonts w:asciiTheme="minorBidi" w:hAnsiTheme="minorBidi" w:cstheme="minorBidi"/>
          <w:sz w:val="24"/>
          <w:szCs w:val="24"/>
        </w:rPr>
        <w:t xml:space="preserve">Рисунок </w:t>
      </w:r>
      <w:ins w:id="120" w:author="Volkov Sergey" w:date="2018-08-25T23:59:00Z">
        <w:r w:rsidR="000E3AC5">
          <w:rPr>
            <w:rFonts w:asciiTheme="minorBidi" w:hAnsiTheme="minorBidi" w:cstheme="minorBidi"/>
            <w:sz w:val="24"/>
            <w:szCs w:val="24"/>
          </w:rPr>
          <w:t>5</w:t>
        </w:r>
      </w:ins>
      <w:del w:id="121" w:author="Volkov Sergey" w:date="2018-08-25T23:59:00Z">
        <w:r w:rsidRPr="00D53134" w:rsidDel="000E3AC5">
          <w:rPr>
            <w:rFonts w:asciiTheme="minorBidi" w:hAnsiTheme="minorBidi" w:cstheme="minorBidi"/>
            <w:sz w:val="24"/>
            <w:szCs w:val="24"/>
          </w:rPr>
          <w:delText>8</w:delText>
        </w:r>
      </w:del>
      <w:r w:rsidRPr="00D53134">
        <w:rPr>
          <w:rFonts w:asciiTheme="minorBidi" w:hAnsiTheme="minorBidi" w:cstheme="minorBidi"/>
          <w:sz w:val="24"/>
          <w:szCs w:val="24"/>
        </w:rPr>
        <w:t>.</w:t>
      </w:r>
      <w:ins w:id="122" w:author="Volkov Sergey" w:date="2018-08-25T23:59:00Z">
        <w:r w:rsidR="000E3AC5">
          <w:rPr>
            <w:rFonts w:asciiTheme="minorBidi" w:hAnsiTheme="minorBidi" w:cstheme="minorBidi"/>
            <w:sz w:val="24"/>
            <w:szCs w:val="24"/>
          </w:rPr>
          <w:t>3</w:t>
        </w:r>
      </w:ins>
      <w:del w:id="123" w:author="Volkov Sergey" w:date="2018-08-25T23:59:00Z">
        <w:r w:rsidRPr="00D53134" w:rsidDel="000E3AC5">
          <w:rPr>
            <w:rFonts w:asciiTheme="minorBidi" w:hAnsiTheme="minorBidi" w:cstheme="minorBidi"/>
            <w:sz w:val="24"/>
            <w:szCs w:val="24"/>
          </w:rPr>
          <w:delText>1</w:delText>
        </w:r>
      </w:del>
      <w:r w:rsidRPr="00D53134">
        <w:rPr>
          <w:rFonts w:asciiTheme="minorBidi" w:hAnsiTheme="minorBidi" w:cstheme="minorBidi"/>
          <w:sz w:val="24"/>
          <w:szCs w:val="24"/>
        </w:rPr>
        <w:t xml:space="preserve"> – Унифицированный жизненный цикл объекта.</w:t>
      </w:r>
      <w:commentRangeEnd w:id="119"/>
      <w:r w:rsidR="000E3AC5">
        <w:rPr>
          <w:rStyle w:val="aff"/>
        </w:rPr>
        <w:commentReference w:id="119"/>
      </w:r>
    </w:p>
    <w:p w14:paraId="02F323CB"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44B0D89F" w14:textId="6C11E78F" w:rsidR="007B27A7" w:rsidRPr="00D53134" w:rsidRDefault="00FF04AB" w:rsidP="00D53134">
      <w:pPr>
        <w:widowControl w:val="0"/>
        <w:ind w:right="140" w:firstLine="860"/>
        <w:jc w:val="both"/>
        <w:rPr>
          <w:rFonts w:asciiTheme="minorBidi" w:hAnsiTheme="minorBidi" w:cstheme="minorBidi"/>
          <w:sz w:val="24"/>
          <w:szCs w:val="24"/>
        </w:rPr>
      </w:pPr>
      <w:del w:id="124" w:author="Volkov Sergey" w:date="2018-08-26T00:00:00Z">
        <w:r w:rsidRPr="00D53134" w:rsidDel="000E3AC5">
          <w:rPr>
            <w:rFonts w:asciiTheme="minorBidi" w:hAnsiTheme="minorBidi" w:cstheme="minorBidi"/>
            <w:sz w:val="24"/>
            <w:szCs w:val="24"/>
          </w:rPr>
          <w:delText xml:space="preserve">8.1.4 </w:delText>
        </w:r>
      </w:del>
      <w:r w:rsidRPr="00D53134">
        <w:rPr>
          <w:rFonts w:asciiTheme="minorBidi" w:hAnsiTheme="minorBidi" w:cstheme="minorBidi"/>
          <w:sz w:val="24"/>
          <w:szCs w:val="24"/>
        </w:rPr>
        <w:t>Стадии жизненного цикла объекта или среды отражают состояния объекта и его изменения.</w:t>
      </w:r>
    </w:p>
    <w:p w14:paraId="4F73163E" w14:textId="66A1D7FA" w:rsidR="007B27A7" w:rsidRPr="00D53134" w:rsidRDefault="00FF04AB" w:rsidP="00D53134">
      <w:pPr>
        <w:widowControl w:val="0"/>
        <w:ind w:right="140" w:firstLine="860"/>
        <w:jc w:val="both"/>
        <w:rPr>
          <w:rFonts w:asciiTheme="minorBidi" w:hAnsiTheme="minorBidi" w:cstheme="minorBidi"/>
          <w:sz w:val="24"/>
          <w:szCs w:val="24"/>
        </w:rPr>
      </w:pPr>
      <w:del w:id="125" w:author="Volkov Sergey" w:date="2018-08-26T00:00:00Z">
        <w:r w:rsidRPr="00D53134" w:rsidDel="000E3AC5">
          <w:rPr>
            <w:rFonts w:asciiTheme="minorBidi" w:hAnsiTheme="minorBidi" w:cstheme="minorBidi"/>
            <w:sz w:val="24"/>
            <w:szCs w:val="24"/>
          </w:rPr>
          <w:delText xml:space="preserve">8.1.5 </w:delText>
        </w:r>
      </w:del>
      <w:r w:rsidRPr="00D53134">
        <w:rPr>
          <w:rFonts w:asciiTheme="minorBidi" w:hAnsiTheme="minorBidi" w:cstheme="minorBidi"/>
          <w:sz w:val="24"/>
          <w:szCs w:val="24"/>
        </w:rPr>
        <w:t>Этапы жизненного цикла объекта или среды могут входит в состав стадий и предполагают выполнение определенного объема работ в течение ограниченного времени.</w:t>
      </w:r>
    </w:p>
    <w:p w14:paraId="0D292823" w14:textId="1808781B" w:rsidR="007B27A7" w:rsidRPr="00D53134" w:rsidRDefault="00FF04AB" w:rsidP="00D53134">
      <w:pPr>
        <w:widowControl w:val="0"/>
        <w:ind w:right="140" w:firstLine="860"/>
        <w:jc w:val="both"/>
        <w:rPr>
          <w:rFonts w:asciiTheme="minorBidi" w:hAnsiTheme="minorBidi" w:cstheme="minorBidi"/>
          <w:sz w:val="24"/>
          <w:szCs w:val="24"/>
        </w:rPr>
      </w:pPr>
      <w:del w:id="126" w:author="Volkov Sergey" w:date="2018-08-26T00:00:00Z">
        <w:r w:rsidRPr="00D53134" w:rsidDel="000E3AC5">
          <w:rPr>
            <w:rFonts w:asciiTheme="minorBidi" w:hAnsiTheme="minorBidi" w:cstheme="minorBidi"/>
            <w:sz w:val="24"/>
            <w:szCs w:val="24"/>
          </w:rPr>
          <w:delText xml:space="preserve">8.1.6 </w:delText>
        </w:r>
      </w:del>
      <w:r w:rsidRPr="00D53134">
        <w:rPr>
          <w:rFonts w:asciiTheme="minorBidi" w:hAnsiTheme="minorBidi" w:cstheme="minorBidi"/>
          <w:sz w:val="24"/>
          <w:szCs w:val="24"/>
        </w:rPr>
        <w:t>Процессы жизненного цикла отражают те действия, которые должны обязательно выполняться системой для обеспечения эффективной деятельности; определяются как совокупность взаимосвязанных действий, преобразующих входные данные в выходные; одни и те же процессы могут выполняться на различных стадиях (этапах) ЖЦ.</w:t>
      </w:r>
    </w:p>
    <w:p w14:paraId="7EF5717F"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29100A7A"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676EAF2D"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1C434EC8"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D3204AE"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62EA5FA0"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46363DA"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03FA7D2A"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BA05501"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 </w:t>
      </w:r>
    </w:p>
    <w:p w14:paraId="10E9C94E"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3DC62D1"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68C7CF94" w14:textId="40885D8C" w:rsidR="007B27A7" w:rsidRPr="00D53134" w:rsidRDefault="00FF04AB" w:rsidP="00D53134">
      <w:pPr>
        <w:widowControl w:val="0"/>
        <w:spacing w:before="200"/>
        <w:ind w:firstLine="860"/>
        <w:jc w:val="both"/>
        <w:rPr>
          <w:rFonts w:asciiTheme="minorBidi" w:hAnsiTheme="minorBidi" w:cstheme="minorBidi"/>
          <w:b/>
          <w:sz w:val="24"/>
          <w:szCs w:val="24"/>
        </w:rPr>
      </w:pPr>
      <w:del w:id="127" w:author="Volkov Sergey" w:date="2018-08-26T00:00:00Z">
        <w:r w:rsidRPr="00D53134" w:rsidDel="000E3AC5">
          <w:rPr>
            <w:rFonts w:asciiTheme="minorBidi" w:hAnsiTheme="minorBidi" w:cstheme="minorBidi"/>
            <w:b/>
            <w:sz w:val="24"/>
            <w:szCs w:val="24"/>
          </w:rPr>
          <w:delText xml:space="preserve">8.2 </w:delText>
        </w:r>
      </w:del>
      <w:r w:rsidRPr="00D53134">
        <w:rPr>
          <w:rFonts w:asciiTheme="minorBidi" w:hAnsiTheme="minorBidi" w:cstheme="minorBidi"/>
          <w:b/>
          <w:sz w:val="24"/>
          <w:szCs w:val="24"/>
        </w:rPr>
        <w:t>Информационное поле жизненного цикла объекта.</w:t>
      </w:r>
    </w:p>
    <w:p w14:paraId="54735115"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66FA772E" w14:textId="6A718BFF" w:rsidR="007B27A7" w:rsidRPr="00D53134" w:rsidRDefault="00FF04AB" w:rsidP="00D53134">
      <w:pPr>
        <w:widowControl w:val="0"/>
        <w:ind w:right="140" w:firstLine="860"/>
        <w:jc w:val="both"/>
        <w:rPr>
          <w:rFonts w:asciiTheme="minorBidi" w:hAnsiTheme="minorBidi" w:cstheme="minorBidi"/>
          <w:sz w:val="24"/>
          <w:szCs w:val="24"/>
        </w:rPr>
      </w:pPr>
      <w:del w:id="128" w:author="Volkov Sergey" w:date="2018-08-26T00:00:00Z">
        <w:r w:rsidRPr="00D53134" w:rsidDel="000E3AC5">
          <w:rPr>
            <w:rFonts w:asciiTheme="minorBidi" w:hAnsiTheme="minorBidi" w:cstheme="minorBidi"/>
            <w:sz w:val="24"/>
            <w:szCs w:val="24"/>
          </w:rPr>
          <w:delText xml:space="preserve">8.2.1 </w:delText>
        </w:r>
      </w:del>
      <w:r w:rsidRPr="00D53134">
        <w:rPr>
          <w:rFonts w:asciiTheme="minorBidi" w:hAnsiTheme="minorBidi" w:cstheme="minorBidi"/>
          <w:sz w:val="24"/>
          <w:szCs w:val="24"/>
        </w:rPr>
        <w:t xml:space="preserve">Информационное поле жизненного цикла объекта должно охватывать полную информацию жизненного цикла объекта. Информационное поле включает граничные условия для анализа информационной модели объекта. Схема информационного поля представлена на рисунке </w:t>
      </w:r>
      <w:ins w:id="129" w:author="Volkov Sergey" w:date="2018-08-26T00:00:00Z">
        <w:r w:rsidR="000E3AC5">
          <w:rPr>
            <w:rFonts w:asciiTheme="minorBidi" w:hAnsiTheme="minorBidi" w:cstheme="minorBidi"/>
            <w:sz w:val="24"/>
            <w:szCs w:val="24"/>
          </w:rPr>
          <w:t>5</w:t>
        </w:r>
      </w:ins>
      <w:del w:id="130" w:author="Volkov Sergey" w:date="2018-08-26T00:00:00Z">
        <w:r w:rsidRPr="00D53134" w:rsidDel="000E3AC5">
          <w:rPr>
            <w:rFonts w:asciiTheme="minorBidi" w:hAnsiTheme="minorBidi" w:cstheme="minorBidi"/>
            <w:sz w:val="24"/>
            <w:szCs w:val="24"/>
          </w:rPr>
          <w:delText>8</w:delText>
        </w:r>
      </w:del>
      <w:r w:rsidRPr="00D53134">
        <w:rPr>
          <w:rFonts w:asciiTheme="minorBidi" w:hAnsiTheme="minorBidi" w:cstheme="minorBidi"/>
          <w:sz w:val="24"/>
          <w:szCs w:val="24"/>
        </w:rPr>
        <w:t>.</w:t>
      </w:r>
      <w:ins w:id="131" w:author="Volkov Sergey" w:date="2018-08-26T00:00:00Z">
        <w:r w:rsidR="000E3AC5">
          <w:rPr>
            <w:rFonts w:asciiTheme="minorBidi" w:hAnsiTheme="minorBidi" w:cstheme="minorBidi"/>
            <w:sz w:val="24"/>
            <w:szCs w:val="24"/>
          </w:rPr>
          <w:t>4</w:t>
        </w:r>
      </w:ins>
      <w:del w:id="132" w:author="Volkov Sergey" w:date="2018-08-26T00:00:00Z">
        <w:r w:rsidRPr="00D53134" w:rsidDel="000E3AC5">
          <w:rPr>
            <w:rFonts w:asciiTheme="minorBidi" w:hAnsiTheme="minorBidi" w:cstheme="minorBidi"/>
            <w:sz w:val="24"/>
            <w:szCs w:val="24"/>
          </w:rPr>
          <w:delText>2</w:delText>
        </w:r>
      </w:del>
      <w:r w:rsidRPr="00D53134">
        <w:rPr>
          <w:rFonts w:asciiTheme="minorBidi" w:hAnsiTheme="minorBidi" w:cstheme="minorBidi"/>
          <w:sz w:val="24"/>
          <w:szCs w:val="24"/>
        </w:rPr>
        <w:t>.</w:t>
      </w:r>
    </w:p>
    <w:p w14:paraId="31BB16C6"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114300" distB="114300" distL="114300" distR="114300" wp14:anchorId="32C94C95" wp14:editId="6F8BC612">
            <wp:extent cx="6018450" cy="3860800"/>
            <wp:effectExtent l="0" t="0" r="0" b="0"/>
            <wp:docPr id="42"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5"/>
                    <a:srcRect/>
                    <a:stretch>
                      <a:fillRect/>
                    </a:stretch>
                  </pic:blipFill>
                  <pic:spPr>
                    <a:xfrm>
                      <a:off x="0" y="0"/>
                      <a:ext cx="6018450" cy="3860800"/>
                    </a:xfrm>
                    <a:prstGeom prst="rect">
                      <a:avLst/>
                    </a:prstGeom>
                    <a:ln/>
                  </pic:spPr>
                </pic:pic>
              </a:graphicData>
            </a:graphic>
          </wp:inline>
        </w:drawing>
      </w:r>
    </w:p>
    <w:p w14:paraId="71657574" w14:textId="4033D740"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Рисунок </w:t>
      </w:r>
      <w:ins w:id="133" w:author="Volkov Sergey" w:date="2018-08-26T00:00:00Z">
        <w:r w:rsidR="000E3AC5">
          <w:rPr>
            <w:rFonts w:asciiTheme="minorBidi" w:hAnsiTheme="minorBidi" w:cstheme="minorBidi"/>
            <w:sz w:val="24"/>
            <w:szCs w:val="24"/>
          </w:rPr>
          <w:t>5</w:t>
        </w:r>
      </w:ins>
      <w:del w:id="134" w:author="Volkov Sergey" w:date="2018-08-26T00:00:00Z">
        <w:r w:rsidRPr="00D53134" w:rsidDel="000E3AC5">
          <w:rPr>
            <w:rFonts w:asciiTheme="minorBidi" w:hAnsiTheme="minorBidi" w:cstheme="minorBidi"/>
            <w:sz w:val="24"/>
            <w:szCs w:val="24"/>
          </w:rPr>
          <w:delText>8</w:delText>
        </w:r>
      </w:del>
      <w:r w:rsidRPr="00D53134">
        <w:rPr>
          <w:rFonts w:asciiTheme="minorBidi" w:hAnsiTheme="minorBidi" w:cstheme="minorBidi"/>
          <w:sz w:val="24"/>
          <w:szCs w:val="24"/>
        </w:rPr>
        <w:t>.</w:t>
      </w:r>
      <w:ins w:id="135" w:author="Volkov Sergey" w:date="2018-08-26T00:00:00Z">
        <w:r w:rsidR="000E3AC5">
          <w:rPr>
            <w:rFonts w:asciiTheme="minorBidi" w:hAnsiTheme="minorBidi" w:cstheme="minorBidi"/>
            <w:sz w:val="24"/>
            <w:szCs w:val="24"/>
          </w:rPr>
          <w:t>4</w:t>
        </w:r>
      </w:ins>
      <w:del w:id="136" w:author="Volkov Sergey" w:date="2018-08-26T00:00:00Z">
        <w:r w:rsidRPr="00D53134" w:rsidDel="000E3AC5">
          <w:rPr>
            <w:rFonts w:asciiTheme="minorBidi" w:hAnsiTheme="minorBidi" w:cstheme="minorBidi"/>
            <w:sz w:val="24"/>
            <w:szCs w:val="24"/>
          </w:rPr>
          <w:delText>2</w:delText>
        </w:r>
      </w:del>
      <w:r w:rsidRPr="00D53134">
        <w:rPr>
          <w:rFonts w:asciiTheme="minorBidi" w:hAnsiTheme="minorBidi" w:cstheme="minorBidi"/>
          <w:sz w:val="24"/>
          <w:szCs w:val="24"/>
        </w:rPr>
        <w:t xml:space="preserve"> Информационное поле жизненного цикла объекта.</w:t>
      </w:r>
    </w:p>
    <w:p w14:paraId="5C57E6F0"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3437282" w14:textId="77777777" w:rsidR="007B27A7" w:rsidRPr="00D53134" w:rsidRDefault="00FF04AB" w:rsidP="00D53134">
      <w:pPr>
        <w:widowControl w:val="0"/>
        <w:ind w:right="140" w:firstLine="860"/>
        <w:jc w:val="both"/>
        <w:rPr>
          <w:rFonts w:asciiTheme="minorBidi" w:hAnsiTheme="minorBidi" w:cstheme="minorBidi"/>
          <w:sz w:val="24"/>
          <w:szCs w:val="24"/>
        </w:rPr>
      </w:pPr>
      <w:del w:id="137" w:author="Volkov Sergey" w:date="2018-08-26T00:00:00Z">
        <w:r w:rsidRPr="00D53134" w:rsidDel="000E3AC5">
          <w:rPr>
            <w:rFonts w:asciiTheme="minorBidi" w:hAnsiTheme="minorBidi" w:cstheme="minorBidi"/>
            <w:sz w:val="24"/>
            <w:szCs w:val="24"/>
          </w:rPr>
          <w:delText xml:space="preserve">8.2.2 </w:delText>
        </w:r>
      </w:del>
      <w:r w:rsidRPr="00D53134">
        <w:rPr>
          <w:rFonts w:asciiTheme="minorBidi" w:hAnsiTheme="minorBidi" w:cstheme="minorBidi"/>
          <w:sz w:val="24"/>
          <w:szCs w:val="24"/>
        </w:rPr>
        <w:t>Информационное пространство должно являться подмножеством информационного поля.</w:t>
      </w:r>
    </w:p>
    <w:p w14:paraId="3D8CBF97" w14:textId="01A733BB" w:rsidR="007B27A7" w:rsidRPr="00D53134" w:rsidRDefault="00FF04AB" w:rsidP="00D53134">
      <w:pPr>
        <w:widowControl w:val="0"/>
        <w:ind w:right="140" w:firstLine="860"/>
        <w:jc w:val="both"/>
        <w:rPr>
          <w:rFonts w:asciiTheme="minorBidi" w:hAnsiTheme="minorBidi" w:cstheme="minorBidi"/>
          <w:sz w:val="24"/>
          <w:szCs w:val="24"/>
        </w:rPr>
      </w:pPr>
      <w:del w:id="138" w:author="Volkov Sergey" w:date="2018-08-26T00:00:00Z">
        <w:r w:rsidRPr="00D53134" w:rsidDel="000E3AC5">
          <w:rPr>
            <w:rFonts w:asciiTheme="minorBidi" w:hAnsiTheme="minorBidi" w:cstheme="minorBidi"/>
            <w:sz w:val="24"/>
            <w:szCs w:val="24"/>
          </w:rPr>
          <w:delText xml:space="preserve">8.2.3 </w:delText>
        </w:r>
      </w:del>
      <w:r w:rsidRPr="00D53134">
        <w:rPr>
          <w:rFonts w:asciiTheme="minorBidi" w:hAnsiTheme="minorBidi" w:cstheme="minorBidi"/>
          <w:sz w:val="24"/>
          <w:szCs w:val="24"/>
        </w:rPr>
        <w:t xml:space="preserve">Анализ информационных моделей объектов в контексте различных сред должен </w:t>
      </w:r>
      <w:proofErr w:type="gramStart"/>
      <w:r w:rsidRPr="00D53134">
        <w:rPr>
          <w:rFonts w:asciiTheme="minorBidi" w:hAnsiTheme="minorBidi" w:cstheme="minorBidi"/>
          <w:sz w:val="24"/>
          <w:szCs w:val="24"/>
        </w:rPr>
        <w:t>производится</w:t>
      </w:r>
      <w:proofErr w:type="gramEnd"/>
      <w:r w:rsidRPr="00D53134">
        <w:rPr>
          <w:rFonts w:asciiTheme="minorBidi" w:hAnsiTheme="minorBidi" w:cstheme="minorBidi"/>
          <w:sz w:val="24"/>
          <w:szCs w:val="24"/>
        </w:rPr>
        <w:t xml:space="preserve"> в соответствии со схемой анализа рисунок </w:t>
      </w:r>
      <w:ins w:id="139" w:author="Volkov Sergey" w:date="2018-08-26T00:00:00Z">
        <w:r w:rsidR="000E3AC5">
          <w:rPr>
            <w:rFonts w:asciiTheme="minorBidi" w:hAnsiTheme="minorBidi" w:cstheme="minorBidi"/>
            <w:sz w:val="24"/>
            <w:szCs w:val="24"/>
          </w:rPr>
          <w:t>5</w:t>
        </w:r>
      </w:ins>
      <w:del w:id="140" w:author="Volkov Sergey" w:date="2018-08-26T00:00:00Z">
        <w:r w:rsidRPr="00D53134" w:rsidDel="000E3AC5">
          <w:rPr>
            <w:rFonts w:asciiTheme="minorBidi" w:hAnsiTheme="minorBidi" w:cstheme="minorBidi"/>
            <w:sz w:val="24"/>
            <w:szCs w:val="24"/>
          </w:rPr>
          <w:delText>8</w:delText>
        </w:r>
      </w:del>
      <w:r w:rsidRPr="00D53134">
        <w:rPr>
          <w:rFonts w:asciiTheme="minorBidi" w:hAnsiTheme="minorBidi" w:cstheme="minorBidi"/>
          <w:sz w:val="24"/>
          <w:szCs w:val="24"/>
        </w:rPr>
        <w:t>.</w:t>
      </w:r>
      <w:ins w:id="141" w:author="Volkov Sergey" w:date="2018-08-26T00:00:00Z">
        <w:r w:rsidR="000E3AC5">
          <w:rPr>
            <w:rFonts w:asciiTheme="minorBidi" w:hAnsiTheme="minorBidi" w:cstheme="minorBidi"/>
            <w:sz w:val="24"/>
            <w:szCs w:val="24"/>
          </w:rPr>
          <w:t>5</w:t>
        </w:r>
      </w:ins>
      <w:del w:id="142" w:author="Volkov Sergey" w:date="2018-08-26T00:00:00Z">
        <w:r w:rsidRPr="00D53134" w:rsidDel="000E3AC5">
          <w:rPr>
            <w:rFonts w:asciiTheme="minorBidi" w:hAnsiTheme="minorBidi" w:cstheme="minorBidi"/>
            <w:sz w:val="24"/>
            <w:szCs w:val="24"/>
          </w:rPr>
          <w:delText>3</w:delText>
        </w:r>
      </w:del>
      <w:r w:rsidRPr="00D53134">
        <w:rPr>
          <w:rFonts w:asciiTheme="minorBidi" w:hAnsiTheme="minorBidi" w:cstheme="minorBidi"/>
          <w:sz w:val="24"/>
          <w:szCs w:val="24"/>
        </w:rPr>
        <w:t xml:space="preserve"> </w:t>
      </w:r>
      <w:commentRangeStart w:id="143"/>
      <w:r w:rsidRPr="00D53134">
        <w:rPr>
          <w:rFonts w:asciiTheme="minorBidi" w:hAnsiTheme="minorBidi" w:cstheme="minorBidi"/>
          <w:sz w:val="24"/>
          <w:szCs w:val="24"/>
        </w:rPr>
        <w:t>[77]</w:t>
      </w:r>
      <w:commentRangeEnd w:id="143"/>
      <w:r w:rsidR="000E3AC5">
        <w:rPr>
          <w:rStyle w:val="aff"/>
        </w:rPr>
        <w:commentReference w:id="143"/>
      </w:r>
      <w:r w:rsidRPr="00D53134">
        <w:rPr>
          <w:rFonts w:asciiTheme="minorBidi" w:hAnsiTheme="minorBidi" w:cstheme="minorBidi"/>
          <w:sz w:val="24"/>
          <w:szCs w:val="24"/>
        </w:rPr>
        <w:t>.</w:t>
      </w:r>
    </w:p>
    <w:p w14:paraId="5B9EDFF1"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noProof/>
          <w:sz w:val="24"/>
          <w:szCs w:val="24"/>
          <w:lang w:eastAsia="ru-RU"/>
        </w:rPr>
        <w:lastRenderedPageBreak/>
        <w:drawing>
          <wp:inline distT="114300" distB="114300" distL="114300" distR="114300" wp14:anchorId="603A877D" wp14:editId="406CB66E">
            <wp:extent cx="6018450" cy="3797300"/>
            <wp:effectExtent l="0" t="0" r="0" b="0"/>
            <wp:docPr id="3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6"/>
                    <a:srcRect/>
                    <a:stretch>
                      <a:fillRect/>
                    </a:stretch>
                  </pic:blipFill>
                  <pic:spPr>
                    <a:xfrm>
                      <a:off x="0" y="0"/>
                      <a:ext cx="6018450" cy="3797300"/>
                    </a:xfrm>
                    <a:prstGeom prst="rect">
                      <a:avLst/>
                    </a:prstGeom>
                    <a:ln/>
                  </pic:spPr>
                </pic:pic>
              </a:graphicData>
            </a:graphic>
          </wp:inline>
        </w:drawing>
      </w:r>
    </w:p>
    <w:p w14:paraId="79020374" w14:textId="449EADB8"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Рисунок </w:t>
      </w:r>
      <w:ins w:id="144" w:author="Volkov Sergey" w:date="2018-08-26T00:01:00Z">
        <w:r w:rsidR="000E3AC5">
          <w:rPr>
            <w:rFonts w:asciiTheme="minorBidi" w:hAnsiTheme="minorBidi" w:cstheme="minorBidi"/>
            <w:sz w:val="24"/>
            <w:szCs w:val="24"/>
          </w:rPr>
          <w:t>5</w:t>
        </w:r>
      </w:ins>
      <w:del w:id="145" w:author="Volkov Sergey" w:date="2018-08-26T00:01:00Z">
        <w:r w:rsidRPr="00D53134" w:rsidDel="000E3AC5">
          <w:rPr>
            <w:rFonts w:asciiTheme="minorBidi" w:hAnsiTheme="minorBidi" w:cstheme="minorBidi"/>
            <w:sz w:val="24"/>
            <w:szCs w:val="24"/>
          </w:rPr>
          <w:delText>8</w:delText>
        </w:r>
      </w:del>
      <w:r w:rsidRPr="00D53134">
        <w:rPr>
          <w:rFonts w:asciiTheme="minorBidi" w:hAnsiTheme="minorBidi" w:cstheme="minorBidi"/>
          <w:sz w:val="24"/>
          <w:szCs w:val="24"/>
        </w:rPr>
        <w:t>.</w:t>
      </w:r>
      <w:ins w:id="146" w:author="Volkov Sergey" w:date="2018-08-26T00:01:00Z">
        <w:r w:rsidR="000E3AC5">
          <w:rPr>
            <w:rFonts w:asciiTheme="minorBidi" w:hAnsiTheme="minorBidi" w:cstheme="minorBidi"/>
            <w:sz w:val="24"/>
            <w:szCs w:val="24"/>
          </w:rPr>
          <w:t>5</w:t>
        </w:r>
      </w:ins>
      <w:del w:id="147" w:author="Volkov Sergey" w:date="2018-08-26T00:01:00Z">
        <w:r w:rsidRPr="00D53134" w:rsidDel="000E3AC5">
          <w:rPr>
            <w:rFonts w:asciiTheme="minorBidi" w:hAnsiTheme="minorBidi" w:cstheme="minorBidi"/>
            <w:sz w:val="24"/>
            <w:szCs w:val="24"/>
          </w:rPr>
          <w:delText>3</w:delText>
        </w:r>
      </w:del>
      <w:r w:rsidRPr="00D53134">
        <w:rPr>
          <w:rFonts w:asciiTheme="minorBidi" w:hAnsiTheme="minorBidi" w:cstheme="minorBidi"/>
          <w:sz w:val="24"/>
          <w:szCs w:val="24"/>
        </w:rPr>
        <w:t xml:space="preserve"> – Схема анализа антропогенного объекта и среды</w:t>
      </w:r>
    </w:p>
    <w:p w14:paraId="5D4B705A"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br w:type="page"/>
      </w:r>
    </w:p>
    <w:p w14:paraId="3222063C" w14:textId="77777777" w:rsidR="007B27A7" w:rsidRPr="00D53134" w:rsidRDefault="00FF04AB" w:rsidP="00D53134">
      <w:pPr>
        <w:pStyle w:val="3"/>
        <w:widowControl w:val="0"/>
        <w:spacing w:line="276" w:lineRule="auto"/>
        <w:contextualSpacing w:val="0"/>
        <w:jc w:val="both"/>
        <w:rPr>
          <w:rFonts w:asciiTheme="minorBidi" w:hAnsiTheme="minorBidi" w:cstheme="minorBidi"/>
          <w:sz w:val="24"/>
          <w:szCs w:val="24"/>
        </w:rPr>
      </w:pPr>
      <w:bookmarkStart w:id="148" w:name="_ihb5ljkni0od" w:colFirst="0" w:colLast="0"/>
      <w:bookmarkStart w:id="149" w:name="_Toc508698236"/>
      <w:bookmarkEnd w:id="148"/>
      <w:r w:rsidRPr="00D53134">
        <w:rPr>
          <w:rFonts w:asciiTheme="minorBidi" w:hAnsiTheme="minorBidi" w:cstheme="minorBidi"/>
          <w:sz w:val="24"/>
          <w:szCs w:val="24"/>
        </w:rPr>
        <w:lastRenderedPageBreak/>
        <w:t>5.3. Основные принципы интеграции и внедрения технологий информационного моделирования</w:t>
      </w:r>
      <w:bookmarkEnd w:id="149"/>
    </w:p>
    <w:p w14:paraId="5E5607F5" w14:textId="77777777" w:rsidR="007B27A7" w:rsidRPr="00D53134" w:rsidRDefault="00FF04AB" w:rsidP="00D53134">
      <w:pPr>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Скорость проникновения новых технологий в современной экономике, в частности в строительстве, машиностроении и смежных отраслях </w:t>
      </w:r>
      <w:r w:rsidR="000A0E78" w:rsidRPr="00D53134">
        <w:rPr>
          <w:rFonts w:asciiTheme="minorBidi" w:hAnsiTheme="minorBidi" w:cstheme="minorBidi"/>
          <w:sz w:val="24"/>
          <w:szCs w:val="24"/>
        </w:rPr>
        <w:t>растёт</w:t>
      </w:r>
      <w:r w:rsidRPr="00D53134">
        <w:rPr>
          <w:rFonts w:asciiTheme="minorBidi" w:hAnsiTheme="minorBidi" w:cstheme="minorBidi"/>
          <w:sz w:val="24"/>
          <w:szCs w:val="24"/>
        </w:rPr>
        <w:t xml:space="preserve"> и все более широко применяются компьютерный инжиниринг. Внедрение технологии информационного моделирования проходит </w:t>
      </w:r>
      <w:r w:rsidR="000A0E78" w:rsidRPr="00D53134">
        <w:rPr>
          <w:rFonts w:asciiTheme="minorBidi" w:hAnsiTheme="minorBidi" w:cstheme="minorBidi"/>
          <w:sz w:val="24"/>
          <w:szCs w:val="24"/>
        </w:rPr>
        <w:t>определённые</w:t>
      </w:r>
      <w:r w:rsidRPr="00D53134">
        <w:rPr>
          <w:rFonts w:asciiTheme="minorBidi" w:hAnsiTheme="minorBidi" w:cstheme="minorBidi"/>
          <w:sz w:val="24"/>
          <w:szCs w:val="24"/>
        </w:rPr>
        <w:t xml:space="preserve"> уровни развития, которые называют уровнями зрелости.</w:t>
      </w:r>
    </w:p>
    <w:p w14:paraId="257C2BE1" w14:textId="34463BEF" w:rsidR="007B27A7" w:rsidRPr="00D53134" w:rsidRDefault="000A0E78" w:rsidP="00D53134">
      <w:pPr>
        <w:ind w:firstLine="700"/>
        <w:jc w:val="both"/>
        <w:rPr>
          <w:rFonts w:asciiTheme="minorBidi" w:hAnsiTheme="minorBidi" w:cstheme="minorBidi"/>
          <w:sz w:val="24"/>
          <w:szCs w:val="24"/>
        </w:rPr>
      </w:pPr>
      <w:r>
        <w:rPr>
          <w:rFonts w:asciiTheme="minorBidi" w:hAnsiTheme="minorBidi" w:cstheme="minorBidi"/>
          <w:sz w:val="24"/>
          <w:szCs w:val="24"/>
        </w:rPr>
        <w:t>Настоящий Регламент</w:t>
      </w:r>
      <w:r w:rsidR="00FF04AB" w:rsidRPr="00D53134">
        <w:rPr>
          <w:rFonts w:asciiTheme="minorBidi" w:hAnsiTheme="minorBidi" w:cstheme="minorBidi"/>
          <w:sz w:val="24"/>
          <w:szCs w:val="24"/>
        </w:rPr>
        <w:t xml:space="preserve"> определяет модель зрелости информационной модели (Рисунок </w:t>
      </w:r>
      <w:ins w:id="150" w:author="Volkov Sergey" w:date="2018-08-26T00:01:00Z">
        <w:r w:rsidR="000E3AC5">
          <w:rPr>
            <w:rFonts w:asciiTheme="minorBidi" w:hAnsiTheme="minorBidi" w:cstheme="minorBidi"/>
            <w:sz w:val="24"/>
            <w:szCs w:val="24"/>
          </w:rPr>
          <w:t>5</w:t>
        </w:r>
      </w:ins>
      <w:del w:id="151" w:author="Volkov Sergey" w:date="2018-08-26T00:01:00Z">
        <w:r w:rsidR="00FF04AB" w:rsidRPr="00D53134" w:rsidDel="000E3AC5">
          <w:rPr>
            <w:rFonts w:asciiTheme="minorBidi" w:hAnsiTheme="minorBidi" w:cstheme="minorBidi"/>
            <w:sz w:val="24"/>
            <w:szCs w:val="24"/>
          </w:rPr>
          <w:delText>6</w:delText>
        </w:r>
      </w:del>
      <w:r w:rsidR="00FF04AB" w:rsidRPr="00D53134">
        <w:rPr>
          <w:rFonts w:asciiTheme="minorBidi" w:hAnsiTheme="minorBidi" w:cstheme="minorBidi"/>
          <w:sz w:val="24"/>
          <w:szCs w:val="24"/>
        </w:rPr>
        <w:t>.</w:t>
      </w:r>
      <w:ins w:id="152" w:author="Volkov Sergey" w:date="2018-08-26T00:01:00Z">
        <w:r w:rsidR="000E3AC5">
          <w:rPr>
            <w:rFonts w:asciiTheme="minorBidi" w:hAnsiTheme="minorBidi" w:cstheme="minorBidi"/>
            <w:sz w:val="24"/>
            <w:szCs w:val="24"/>
          </w:rPr>
          <w:t>6</w:t>
        </w:r>
      </w:ins>
      <w:del w:id="153" w:author="Volkov Sergey" w:date="2018-08-26T00:01:00Z">
        <w:r w:rsidR="00FF04AB" w:rsidRPr="00D53134" w:rsidDel="000E3AC5">
          <w:rPr>
            <w:rFonts w:asciiTheme="minorBidi" w:hAnsiTheme="minorBidi" w:cstheme="minorBidi"/>
            <w:sz w:val="24"/>
            <w:szCs w:val="24"/>
          </w:rPr>
          <w:delText>4</w:delText>
        </w:r>
      </w:del>
      <w:r w:rsidR="00FF04AB" w:rsidRPr="00D53134">
        <w:rPr>
          <w:rFonts w:asciiTheme="minorBidi" w:hAnsiTheme="minorBidi" w:cstheme="minorBidi"/>
          <w:sz w:val="24"/>
          <w:szCs w:val="24"/>
        </w:rPr>
        <w:t>) по двум интегральным характеристикам: уровню интегрируемости среды взаимодействия участников процесса и качества (эффективность и оптимальность) информационной модели.</w:t>
      </w:r>
    </w:p>
    <w:p w14:paraId="27AC2377" w14:textId="77777777" w:rsidR="007B27A7" w:rsidRDefault="00FF04AB" w:rsidP="000A0E78">
      <w:pPr>
        <w:ind w:firstLine="700"/>
        <w:jc w:val="both"/>
        <w:rPr>
          <w:rFonts w:asciiTheme="minorBidi" w:hAnsiTheme="minorBidi" w:cstheme="minorBidi"/>
          <w:sz w:val="24"/>
          <w:szCs w:val="24"/>
        </w:rPr>
      </w:pPr>
      <w:r w:rsidRPr="00D53134">
        <w:rPr>
          <w:rFonts w:asciiTheme="minorBidi" w:hAnsiTheme="minorBidi" w:cstheme="minorBidi"/>
          <w:sz w:val="24"/>
          <w:szCs w:val="24"/>
        </w:rPr>
        <w:t>Модель зрелости определяет уровни технологического развития отрасли, которые классифицируют виды технической и совместной работы для описания и понимания используемых процессов, инструментов и методов для каждого этапа жизненного цикла. Одновременно с этим модель зрелости определяет степень качественности разработки модели, которая определяет качество инженерных изысканий, подтверждаемых результатами математического моделирования, характеристики энергоэффективности разрабатываемого объекта и полноту информационной модели.</w:t>
      </w:r>
    </w:p>
    <w:p w14:paraId="11D96613" w14:textId="77777777" w:rsidR="000A0E78" w:rsidRPr="00D53134" w:rsidRDefault="000A0E78" w:rsidP="000A0E78">
      <w:pPr>
        <w:ind w:firstLine="700"/>
        <w:jc w:val="both"/>
        <w:rPr>
          <w:rFonts w:asciiTheme="minorBidi" w:hAnsiTheme="minorBidi" w:cstheme="minorBidi"/>
          <w:sz w:val="24"/>
          <w:szCs w:val="24"/>
        </w:rPr>
      </w:pPr>
    </w:p>
    <w:p w14:paraId="5C2D9236" w14:textId="5C22E6E7" w:rsidR="007B27A7" w:rsidRPr="00D53134" w:rsidRDefault="00FF04AB" w:rsidP="000A0E78">
      <w:pPr>
        <w:ind w:left="720"/>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anchor distT="0" distB="0" distL="114300" distR="114300" simplePos="0" relativeHeight="251660288" behindDoc="0" locked="0" layoutInCell="1" allowOverlap="1" wp14:anchorId="259F62A5" wp14:editId="6E980EC2">
            <wp:simplePos x="0" y="0"/>
            <wp:positionH relativeFrom="margin">
              <wp:align>center</wp:align>
            </wp:positionH>
            <wp:positionV relativeFrom="paragraph">
              <wp:posOffset>0</wp:posOffset>
            </wp:positionV>
            <wp:extent cx="6018450" cy="4025900"/>
            <wp:effectExtent l="0" t="0" r="1905" b="0"/>
            <wp:wrapTopAndBottom/>
            <wp:docPr id="3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6018450" cy="4025900"/>
                    </a:xfrm>
                    <a:prstGeom prst="rect">
                      <a:avLst/>
                    </a:prstGeom>
                    <a:ln/>
                  </pic:spPr>
                </pic:pic>
              </a:graphicData>
            </a:graphic>
            <wp14:sizeRelH relativeFrom="page">
              <wp14:pctWidth>0</wp14:pctWidth>
            </wp14:sizeRelH>
            <wp14:sizeRelV relativeFrom="page">
              <wp14:pctHeight>0</wp14:pctHeight>
            </wp14:sizeRelV>
          </wp:anchor>
        </w:drawing>
      </w:r>
      <w:r w:rsidRPr="00D53134">
        <w:rPr>
          <w:rFonts w:asciiTheme="minorBidi" w:hAnsiTheme="minorBidi" w:cstheme="minorBidi"/>
          <w:sz w:val="24"/>
          <w:szCs w:val="24"/>
        </w:rPr>
        <w:t xml:space="preserve">Рисунок </w:t>
      </w:r>
      <w:ins w:id="154" w:author="Volkov Sergey" w:date="2018-08-26T00:01:00Z">
        <w:r w:rsidR="000E3AC5">
          <w:rPr>
            <w:rFonts w:asciiTheme="minorBidi" w:hAnsiTheme="minorBidi" w:cstheme="minorBidi"/>
            <w:sz w:val="24"/>
            <w:szCs w:val="24"/>
          </w:rPr>
          <w:t>5</w:t>
        </w:r>
      </w:ins>
      <w:del w:id="155" w:author="Volkov Sergey" w:date="2018-08-26T00:01:00Z">
        <w:r w:rsidRPr="00D53134" w:rsidDel="000E3AC5">
          <w:rPr>
            <w:rFonts w:asciiTheme="minorBidi" w:hAnsiTheme="minorBidi" w:cstheme="minorBidi"/>
            <w:sz w:val="24"/>
            <w:szCs w:val="24"/>
          </w:rPr>
          <w:delText>6</w:delText>
        </w:r>
      </w:del>
      <w:r w:rsidRPr="00D53134">
        <w:rPr>
          <w:rFonts w:asciiTheme="minorBidi" w:hAnsiTheme="minorBidi" w:cstheme="minorBidi"/>
          <w:sz w:val="24"/>
          <w:szCs w:val="24"/>
        </w:rPr>
        <w:t>.</w:t>
      </w:r>
      <w:ins w:id="156" w:author="Volkov Sergey" w:date="2018-08-26T00:01:00Z">
        <w:r w:rsidR="000E3AC5">
          <w:rPr>
            <w:rFonts w:asciiTheme="minorBidi" w:hAnsiTheme="minorBidi" w:cstheme="minorBidi"/>
            <w:sz w:val="24"/>
            <w:szCs w:val="24"/>
          </w:rPr>
          <w:t>6</w:t>
        </w:r>
      </w:ins>
      <w:del w:id="157" w:author="Volkov Sergey" w:date="2018-08-26T00:01:00Z">
        <w:r w:rsidRPr="00D53134" w:rsidDel="000E3AC5">
          <w:rPr>
            <w:rFonts w:asciiTheme="minorBidi" w:hAnsiTheme="minorBidi" w:cstheme="minorBidi"/>
            <w:sz w:val="24"/>
            <w:szCs w:val="24"/>
          </w:rPr>
          <w:delText>4</w:delText>
        </w:r>
      </w:del>
      <w:r w:rsidRPr="00D53134">
        <w:rPr>
          <w:rFonts w:asciiTheme="minorBidi" w:hAnsiTheme="minorBidi" w:cstheme="minorBidi"/>
          <w:sz w:val="24"/>
          <w:szCs w:val="24"/>
        </w:rPr>
        <w:t xml:space="preserve"> </w:t>
      </w:r>
      <w:r w:rsidRPr="00D53134">
        <w:rPr>
          <w:rFonts w:ascii="Cambria Math" w:hAnsi="Cambria Math" w:cs="Cambria Math"/>
          <w:sz w:val="24"/>
          <w:szCs w:val="24"/>
        </w:rPr>
        <w:t>‑</w:t>
      </w:r>
      <w:r w:rsidRPr="00D53134">
        <w:rPr>
          <w:rFonts w:asciiTheme="minorBidi" w:hAnsiTheme="minorBidi" w:cstheme="minorBidi"/>
          <w:sz w:val="24"/>
          <w:szCs w:val="24"/>
        </w:rPr>
        <w:t>– Модель зрелости информационной модели.</w:t>
      </w:r>
    </w:p>
    <w:p w14:paraId="5B4EFB01" w14:textId="77777777" w:rsidR="007B27A7" w:rsidRPr="00D53134" w:rsidRDefault="00FF04AB" w:rsidP="00D53134">
      <w:pPr>
        <w:ind w:left="720" w:hanging="2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000049F5" w14:textId="77777777" w:rsidR="007B27A7" w:rsidRPr="00D53134" w:rsidRDefault="00FF04AB" w:rsidP="000A0E78">
      <w:pPr>
        <w:ind w:firstLine="700"/>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При реализации проекта модель зрелости позволяет определить индекс зрелости информационной модели, который расположен на пересечении соответствующей строки и столбца, для конкретизации требований к качеству модели, правил организации совместной работы, интеграции систем и источников данных, требований к организации </w:t>
      </w:r>
      <w:proofErr w:type="gramStart"/>
      <w:r w:rsidRPr="00D53134">
        <w:rPr>
          <w:rFonts w:asciiTheme="minorBidi" w:hAnsiTheme="minorBidi" w:cstheme="minorBidi"/>
          <w:sz w:val="24"/>
          <w:szCs w:val="24"/>
        </w:rPr>
        <w:t>бизнес процессов</w:t>
      </w:r>
      <w:proofErr w:type="gramEnd"/>
      <w:r w:rsidRPr="00D53134">
        <w:rPr>
          <w:rFonts w:asciiTheme="minorBidi" w:hAnsiTheme="minorBidi" w:cstheme="minorBidi"/>
          <w:sz w:val="24"/>
          <w:szCs w:val="24"/>
        </w:rPr>
        <w:t>.</w:t>
      </w:r>
    </w:p>
    <w:p w14:paraId="2621E165" w14:textId="77777777" w:rsidR="007B27A7" w:rsidRPr="00D53134" w:rsidRDefault="00FF04AB" w:rsidP="000A0E78">
      <w:pPr>
        <w:ind w:firstLine="700"/>
        <w:jc w:val="both"/>
        <w:rPr>
          <w:rFonts w:asciiTheme="minorBidi" w:hAnsiTheme="minorBidi" w:cstheme="minorBidi"/>
          <w:sz w:val="24"/>
          <w:szCs w:val="24"/>
        </w:rPr>
      </w:pPr>
      <w:r w:rsidRPr="00D53134">
        <w:rPr>
          <w:rFonts w:asciiTheme="minorBidi" w:hAnsiTheme="minorBidi" w:cstheme="minorBidi"/>
          <w:sz w:val="24"/>
          <w:szCs w:val="24"/>
        </w:rPr>
        <w:t>Индекс зрелости также используется для определения вспомогательной инфраструктуры, необходимой на соответствующем уровне и с нужной степенью качества, которые определяются экспертно;</w:t>
      </w:r>
    </w:p>
    <w:p w14:paraId="7CD0ABAB" w14:textId="77777777" w:rsidR="007B27A7" w:rsidRPr="00D53134" w:rsidRDefault="00FF04AB" w:rsidP="00D53134">
      <w:pPr>
        <w:ind w:left="720" w:hanging="2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6C56ADCA" w14:textId="77777777" w:rsidR="007B27A7" w:rsidRPr="00D53134" w:rsidRDefault="00FF04AB" w:rsidP="00D53134">
      <w:pPr>
        <w:ind w:left="720" w:hanging="20"/>
        <w:jc w:val="both"/>
        <w:rPr>
          <w:rFonts w:asciiTheme="minorBidi" w:hAnsiTheme="minorBidi" w:cstheme="minorBidi"/>
          <w:sz w:val="24"/>
          <w:szCs w:val="24"/>
        </w:rPr>
      </w:pPr>
      <w:r w:rsidRPr="00D53134">
        <w:rPr>
          <w:rFonts w:asciiTheme="minorBidi" w:hAnsiTheme="minorBidi" w:cstheme="minorBidi"/>
          <w:sz w:val="24"/>
          <w:szCs w:val="24"/>
        </w:rPr>
        <w:t>П Р И М Е Ч А Н И Е</w:t>
      </w:r>
    </w:p>
    <w:p w14:paraId="54560329" w14:textId="77777777" w:rsidR="007B27A7" w:rsidRPr="00D53134" w:rsidRDefault="00FF04AB" w:rsidP="00D53134">
      <w:pPr>
        <w:ind w:left="720" w:hanging="20"/>
        <w:jc w:val="both"/>
        <w:rPr>
          <w:rFonts w:asciiTheme="minorBidi" w:hAnsiTheme="minorBidi" w:cstheme="minorBidi"/>
          <w:sz w:val="24"/>
          <w:szCs w:val="24"/>
        </w:rPr>
      </w:pPr>
      <w:r w:rsidRPr="00D53134">
        <w:rPr>
          <w:rFonts w:asciiTheme="minorBidi" w:hAnsiTheme="minorBidi" w:cstheme="minorBidi"/>
          <w:sz w:val="24"/>
          <w:szCs w:val="24"/>
        </w:rPr>
        <w:t>Уровни определяют соответствие:</w:t>
      </w:r>
    </w:p>
    <w:p w14:paraId="02C42194" w14:textId="77777777" w:rsidR="007B27A7" w:rsidRPr="00D53134" w:rsidRDefault="00FF04AB" w:rsidP="00D53134">
      <w:pPr>
        <w:ind w:left="360"/>
        <w:jc w:val="both"/>
        <w:rPr>
          <w:rFonts w:asciiTheme="minorBidi" w:hAnsiTheme="minorBidi" w:cstheme="minorBidi"/>
          <w:b/>
          <w:sz w:val="24"/>
          <w:szCs w:val="24"/>
        </w:rPr>
      </w:pPr>
      <w:r w:rsidRPr="00D53134">
        <w:rPr>
          <w:rFonts w:asciiTheme="minorBidi" w:hAnsiTheme="minorBidi" w:cstheme="minorBidi"/>
          <w:sz w:val="24"/>
          <w:szCs w:val="24"/>
        </w:rPr>
        <w:t xml:space="preserve">-      </w:t>
      </w:r>
      <w:r w:rsidRPr="00D53134">
        <w:rPr>
          <w:rFonts w:asciiTheme="minorBidi" w:hAnsiTheme="minorBidi" w:cstheme="minorBidi"/>
          <w:b/>
          <w:sz w:val="24"/>
          <w:szCs w:val="24"/>
        </w:rPr>
        <w:t>Уровень 0.</w:t>
      </w:r>
    </w:p>
    <w:p w14:paraId="3948CA89"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CAПР+CAM/CAE</w:t>
      </w:r>
      <w:r w:rsidRPr="00D53134">
        <w:rPr>
          <w:rFonts w:asciiTheme="minorBidi" w:hAnsiTheme="minorBidi" w:cstheme="minorBidi"/>
          <w:sz w:val="24"/>
          <w:szCs w:val="24"/>
        </w:rPr>
        <w:t xml:space="preserve">: </w:t>
      </w:r>
      <w:proofErr w:type="gramStart"/>
      <w:r w:rsidRPr="00D53134">
        <w:rPr>
          <w:rFonts w:asciiTheme="minorBidi" w:hAnsiTheme="minorBidi" w:cstheme="minorBidi"/>
          <w:sz w:val="24"/>
          <w:szCs w:val="24"/>
        </w:rPr>
        <w:t>чертежи</w:t>
      </w:r>
      <w:proofErr w:type="gramEnd"/>
      <w:r w:rsidRPr="00D53134">
        <w:rPr>
          <w:rFonts w:asciiTheme="minorBidi" w:hAnsiTheme="minorBidi" w:cstheme="minorBidi"/>
          <w:sz w:val="24"/>
          <w:szCs w:val="24"/>
        </w:rPr>
        <w:t xml:space="preserve"> оформленные бумажными документами или электронным документом. Работа ведется по ЕСКД и СПДС.</w:t>
      </w:r>
    </w:p>
    <w:p w14:paraId="388EC436"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Обмен данными</w:t>
      </w:r>
      <w:r w:rsidRPr="00D53134">
        <w:rPr>
          <w:rFonts w:asciiTheme="minorBidi" w:hAnsiTheme="minorBidi" w:cstheme="minorBidi"/>
          <w:sz w:val="24"/>
          <w:szCs w:val="24"/>
        </w:rPr>
        <w:t>: передача не интегрированных файлов посредством доставки документов, публикации электронных документов.</w:t>
      </w:r>
    </w:p>
    <w:p w14:paraId="580A1F50"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Управление:</w:t>
      </w:r>
      <w:r w:rsidRPr="00D53134">
        <w:rPr>
          <w:rFonts w:asciiTheme="minorBidi" w:hAnsiTheme="minorBidi" w:cstheme="minorBidi"/>
          <w:sz w:val="24"/>
          <w:szCs w:val="24"/>
        </w:rPr>
        <w:t xml:space="preserve"> пост проектное согласование, требующее разрешения противоречий, </w:t>
      </w:r>
      <w:proofErr w:type="gramStart"/>
      <w:r w:rsidRPr="00D53134">
        <w:rPr>
          <w:rFonts w:asciiTheme="minorBidi" w:hAnsiTheme="minorBidi" w:cstheme="minorBidi"/>
          <w:sz w:val="24"/>
          <w:szCs w:val="24"/>
        </w:rPr>
        <w:t>больше</w:t>
      </w:r>
      <w:proofErr w:type="gramEnd"/>
      <w:r w:rsidRPr="00D53134">
        <w:rPr>
          <w:rFonts w:asciiTheme="minorBidi" w:hAnsiTheme="minorBidi" w:cstheme="minorBidi"/>
          <w:sz w:val="24"/>
          <w:szCs w:val="24"/>
        </w:rPr>
        <w:t xml:space="preserve"> чем сотрудничества.</w:t>
      </w:r>
    </w:p>
    <w:p w14:paraId="176015C9"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Математическое моделирование:</w:t>
      </w:r>
      <w:r w:rsidRPr="00D53134">
        <w:rPr>
          <w:rFonts w:asciiTheme="minorBidi" w:hAnsiTheme="minorBidi" w:cstheme="minorBidi"/>
          <w:sz w:val="24"/>
          <w:szCs w:val="24"/>
        </w:rPr>
        <w:t xml:space="preserve"> применяется как обособленный подход для решения узкоспециализированных задач.</w:t>
      </w:r>
    </w:p>
    <w:p w14:paraId="5C306BB4" w14:textId="77777777" w:rsidR="007B27A7" w:rsidRPr="00D53134" w:rsidRDefault="00FF04AB" w:rsidP="00D53134">
      <w:pPr>
        <w:ind w:left="3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48A0AE42" w14:textId="77777777" w:rsidR="007B27A7" w:rsidRPr="00D53134" w:rsidRDefault="00FF04AB" w:rsidP="00D53134">
      <w:pPr>
        <w:ind w:left="360"/>
        <w:jc w:val="both"/>
        <w:rPr>
          <w:rFonts w:asciiTheme="minorBidi" w:hAnsiTheme="minorBidi" w:cstheme="minorBidi"/>
          <w:b/>
          <w:sz w:val="24"/>
          <w:szCs w:val="24"/>
        </w:rPr>
      </w:pPr>
      <w:r w:rsidRPr="00D53134">
        <w:rPr>
          <w:rFonts w:asciiTheme="minorBidi" w:hAnsiTheme="minorBidi" w:cstheme="minorBidi"/>
          <w:sz w:val="24"/>
          <w:szCs w:val="24"/>
        </w:rPr>
        <w:t xml:space="preserve">-      </w:t>
      </w:r>
      <w:r w:rsidRPr="00D53134">
        <w:rPr>
          <w:rFonts w:asciiTheme="minorBidi" w:hAnsiTheme="minorBidi" w:cstheme="minorBidi"/>
          <w:b/>
          <w:sz w:val="24"/>
          <w:szCs w:val="24"/>
        </w:rPr>
        <w:t>Уровень 1.</w:t>
      </w:r>
    </w:p>
    <w:p w14:paraId="5749F9F5"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CAПР+CAM/CAE</w:t>
      </w:r>
      <w:r w:rsidRPr="00D53134">
        <w:rPr>
          <w:rFonts w:asciiTheme="minorBidi" w:hAnsiTheme="minorBidi" w:cstheme="minorBidi"/>
          <w:sz w:val="24"/>
          <w:szCs w:val="24"/>
        </w:rPr>
        <w:t>: управляемый объектно-ориентированный САПР в 2D или 3D формате. Работа ведется по ЕСКД (электронная модель).</w:t>
      </w:r>
    </w:p>
    <w:p w14:paraId="4C071FFE"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Обмен данными</w:t>
      </w:r>
      <w:r w:rsidRPr="00D53134">
        <w:rPr>
          <w:rFonts w:asciiTheme="minorBidi" w:hAnsiTheme="minorBidi" w:cstheme="minorBidi"/>
          <w:sz w:val="24"/>
          <w:szCs w:val="24"/>
        </w:rPr>
        <w:t>: передача не интегрированных файлов посредством доставки документов, публикации электронных документов.</w:t>
      </w:r>
    </w:p>
    <w:p w14:paraId="48633401"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Управление</w:t>
      </w:r>
      <w:r w:rsidRPr="00D53134">
        <w:rPr>
          <w:rFonts w:asciiTheme="minorBidi" w:hAnsiTheme="minorBidi" w:cstheme="minorBidi"/>
          <w:sz w:val="24"/>
          <w:szCs w:val="24"/>
        </w:rPr>
        <w:t>: Координация чертеже на уровне узлов. Пост проектное согласование проектных решений с системами финансового учета и управления затратами.</w:t>
      </w:r>
    </w:p>
    <w:p w14:paraId="20CEF750"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Математическое моделирование</w:t>
      </w:r>
      <w:r w:rsidRPr="00D53134">
        <w:rPr>
          <w:rFonts w:asciiTheme="minorBidi" w:hAnsiTheme="minorBidi" w:cstheme="minorBidi"/>
          <w:sz w:val="24"/>
          <w:szCs w:val="24"/>
        </w:rPr>
        <w:t>: применяется как обособленный подход для решения узкоспециализированных задач. Данные математического и имитационного моделирования передаются в виде электронных или бумажных отчетов.</w:t>
      </w:r>
    </w:p>
    <w:p w14:paraId="3EF26F96" w14:textId="77777777" w:rsidR="007B27A7" w:rsidRPr="00D53134" w:rsidRDefault="00FF04AB" w:rsidP="00D53134">
      <w:pPr>
        <w:ind w:left="3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5AF97D1" w14:textId="77777777" w:rsidR="007B27A7" w:rsidRPr="00D53134" w:rsidRDefault="00FF04AB" w:rsidP="00D53134">
      <w:pPr>
        <w:ind w:left="360"/>
        <w:jc w:val="both"/>
        <w:rPr>
          <w:rFonts w:asciiTheme="minorBidi" w:hAnsiTheme="minorBidi" w:cstheme="minorBidi"/>
          <w:b/>
          <w:sz w:val="24"/>
          <w:szCs w:val="24"/>
        </w:rPr>
      </w:pPr>
      <w:r w:rsidRPr="00D53134">
        <w:rPr>
          <w:rFonts w:asciiTheme="minorBidi" w:hAnsiTheme="minorBidi" w:cstheme="minorBidi"/>
          <w:sz w:val="24"/>
          <w:szCs w:val="24"/>
        </w:rPr>
        <w:t xml:space="preserve">-      </w:t>
      </w:r>
      <w:r w:rsidRPr="00D53134">
        <w:rPr>
          <w:rFonts w:asciiTheme="minorBidi" w:hAnsiTheme="minorBidi" w:cstheme="minorBidi"/>
          <w:b/>
          <w:sz w:val="24"/>
          <w:szCs w:val="24"/>
        </w:rPr>
        <w:t>Уровень 2.</w:t>
      </w:r>
    </w:p>
    <w:p w14:paraId="6C603452"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CAПР+CAM/CAE</w:t>
      </w:r>
      <w:r w:rsidRPr="00D53134">
        <w:rPr>
          <w:rFonts w:asciiTheme="minorBidi" w:hAnsiTheme="minorBidi" w:cstheme="minorBidi"/>
          <w:sz w:val="24"/>
          <w:szCs w:val="24"/>
        </w:rPr>
        <w:t>: управляемый моделе-ориентированный САПР в 3D формате, 2D является производной от 3D модели. Работа ведется ЕСКД (электронная модель)</w:t>
      </w:r>
    </w:p>
    <w:p w14:paraId="41C41052"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Обмен данными</w:t>
      </w:r>
      <w:r w:rsidRPr="00D53134">
        <w:rPr>
          <w:rFonts w:asciiTheme="minorBidi" w:hAnsiTheme="minorBidi" w:cstheme="minorBidi"/>
          <w:sz w:val="24"/>
          <w:szCs w:val="24"/>
        </w:rPr>
        <w:t>: передача не интегрированных файлов посредством доставки документов, публикации электронных документов.</w:t>
      </w:r>
    </w:p>
    <w:p w14:paraId="19B2EE3C"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Управление</w:t>
      </w:r>
      <w:r w:rsidRPr="00D53134">
        <w:rPr>
          <w:rFonts w:asciiTheme="minorBidi" w:hAnsiTheme="minorBidi" w:cstheme="minorBidi"/>
          <w:sz w:val="24"/>
          <w:szCs w:val="24"/>
        </w:rPr>
        <w:t>: используются инструменты обеспечения групповых (совместных) работ, обеспечивая общую среду передачи данных. Пост проектное согласование проектных решений с системами финансового учета и управления затратами.</w:t>
      </w:r>
    </w:p>
    <w:p w14:paraId="006A427A"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lastRenderedPageBreak/>
        <w:t>Математическое моделирование</w:t>
      </w:r>
      <w:r w:rsidRPr="00D53134">
        <w:rPr>
          <w:rFonts w:asciiTheme="minorBidi" w:hAnsiTheme="minorBidi" w:cstheme="minorBidi"/>
          <w:sz w:val="24"/>
          <w:szCs w:val="24"/>
        </w:rPr>
        <w:t>: применяется как обособленный подход для решения узкоспециализированных задач. Данные математического и имитационного моделирования передаются в виде электронных или бумажных отчетов.</w:t>
      </w:r>
    </w:p>
    <w:p w14:paraId="0784EB29"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113E3726" w14:textId="77777777" w:rsidR="007B27A7" w:rsidRPr="00D53134" w:rsidRDefault="00FF04AB" w:rsidP="00D53134">
      <w:pPr>
        <w:ind w:left="360"/>
        <w:jc w:val="both"/>
        <w:rPr>
          <w:rFonts w:asciiTheme="minorBidi" w:hAnsiTheme="minorBidi" w:cstheme="minorBidi"/>
          <w:b/>
          <w:sz w:val="24"/>
          <w:szCs w:val="24"/>
        </w:rPr>
      </w:pPr>
      <w:r w:rsidRPr="00D53134">
        <w:rPr>
          <w:rFonts w:asciiTheme="minorBidi" w:hAnsiTheme="minorBidi" w:cstheme="minorBidi"/>
          <w:sz w:val="24"/>
          <w:szCs w:val="24"/>
        </w:rPr>
        <w:t xml:space="preserve">-      </w:t>
      </w:r>
      <w:r w:rsidRPr="00D53134">
        <w:rPr>
          <w:rFonts w:asciiTheme="minorBidi" w:hAnsiTheme="minorBidi" w:cstheme="minorBidi"/>
          <w:b/>
          <w:sz w:val="24"/>
          <w:szCs w:val="24"/>
        </w:rPr>
        <w:t>Уровень 3.</w:t>
      </w:r>
    </w:p>
    <w:p w14:paraId="1AD67513"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CAПР+CAM/CAE</w:t>
      </w:r>
      <w:r w:rsidRPr="00D53134">
        <w:rPr>
          <w:rFonts w:asciiTheme="minorBidi" w:hAnsiTheme="minorBidi" w:cstheme="minorBidi"/>
          <w:sz w:val="24"/>
          <w:szCs w:val="24"/>
        </w:rPr>
        <w:t xml:space="preserve">: интегрированная среда управления проектирования </w:t>
      </w:r>
      <w:proofErr w:type="gramStart"/>
      <w:r w:rsidRPr="00D53134">
        <w:rPr>
          <w:rFonts w:asciiTheme="minorBidi" w:hAnsiTheme="minorBidi" w:cstheme="minorBidi"/>
          <w:sz w:val="24"/>
          <w:szCs w:val="24"/>
        </w:rPr>
        <w:t>в  2</w:t>
      </w:r>
      <w:proofErr w:type="gramEnd"/>
      <w:r w:rsidRPr="00D53134">
        <w:rPr>
          <w:rFonts w:asciiTheme="minorBidi" w:hAnsiTheme="minorBidi" w:cstheme="minorBidi"/>
          <w:sz w:val="24"/>
          <w:szCs w:val="24"/>
        </w:rPr>
        <w:t>D или 3D формате;</w:t>
      </w:r>
    </w:p>
    <w:p w14:paraId="305627F1"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Обмен данными</w:t>
      </w:r>
      <w:r w:rsidRPr="00D53134">
        <w:rPr>
          <w:rFonts w:asciiTheme="minorBidi" w:hAnsiTheme="minorBidi" w:cstheme="minorBidi"/>
          <w:sz w:val="24"/>
          <w:szCs w:val="24"/>
        </w:rPr>
        <w:t>: полностью открытый процесс и интеграция данных с поддержкой обмена данными между расчетными программами система САПР.</w:t>
      </w:r>
    </w:p>
    <w:p w14:paraId="74471610"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Управление</w:t>
      </w:r>
      <w:r w:rsidRPr="00D53134">
        <w:rPr>
          <w:rFonts w:asciiTheme="minorBidi" w:hAnsiTheme="minorBidi" w:cstheme="minorBidi"/>
          <w:sz w:val="24"/>
          <w:szCs w:val="24"/>
        </w:rPr>
        <w:t>: используются инструменты обеспечения групповых (совместных) работ, обеспечивая общую среду передачи данных. Пост проектное согласование проектных решений с системами финансового учета и управления затратами.</w:t>
      </w:r>
    </w:p>
    <w:p w14:paraId="66264D46"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Математическое моделирование</w:t>
      </w:r>
      <w:r w:rsidRPr="00D53134">
        <w:rPr>
          <w:rFonts w:asciiTheme="minorBidi" w:hAnsiTheme="minorBidi" w:cstheme="minorBidi"/>
          <w:sz w:val="24"/>
          <w:szCs w:val="24"/>
        </w:rPr>
        <w:t xml:space="preserve"> Данные математического и имитационного моделирования передаются в виде электронных или бумажных отчетов.</w:t>
      </w:r>
    </w:p>
    <w:p w14:paraId="666F5669" w14:textId="77777777" w:rsidR="007B27A7" w:rsidRPr="00D53134" w:rsidRDefault="00FF04AB" w:rsidP="00D53134">
      <w:pPr>
        <w:ind w:left="72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852EE22" w14:textId="77777777" w:rsidR="007B27A7" w:rsidRPr="00D53134" w:rsidRDefault="00FF04AB" w:rsidP="00D53134">
      <w:pPr>
        <w:ind w:left="360"/>
        <w:jc w:val="both"/>
        <w:rPr>
          <w:rFonts w:asciiTheme="minorBidi" w:hAnsiTheme="minorBidi" w:cstheme="minorBidi"/>
          <w:b/>
          <w:sz w:val="24"/>
          <w:szCs w:val="24"/>
        </w:rPr>
      </w:pPr>
      <w:r w:rsidRPr="00D53134">
        <w:rPr>
          <w:rFonts w:asciiTheme="minorBidi" w:hAnsiTheme="minorBidi" w:cstheme="minorBidi"/>
          <w:sz w:val="24"/>
          <w:szCs w:val="24"/>
        </w:rPr>
        <w:t xml:space="preserve">-      </w:t>
      </w:r>
      <w:r w:rsidRPr="00D53134">
        <w:rPr>
          <w:rFonts w:asciiTheme="minorBidi" w:hAnsiTheme="minorBidi" w:cstheme="minorBidi"/>
          <w:b/>
          <w:sz w:val="24"/>
          <w:szCs w:val="24"/>
        </w:rPr>
        <w:t>Уровень 4.</w:t>
      </w:r>
    </w:p>
    <w:p w14:paraId="00866F17"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CAПР+CAM/CAE</w:t>
      </w:r>
      <w:r w:rsidRPr="00D53134">
        <w:rPr>
          <w:rFonts w:asciiTheme="minorBidi" w:hAnsiTheme="minorBidi" w:cstheme="minorBidi"/>
          <w:sz w:val="24"/>
          <w:szCs w:val="24"/>
        </w:rPr>
        <w:t>: интегрированный в рамках вычисляемой среды в 2D или 3D формате, все модели могут быть проверены с помощью автоматизированных правил, описанных в соответствии со спецификацией RuleML;</w:t>
      </w:r>
    </w:p>
    <w:p w14:paraId="40606593"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Обмен данными</w:t>
      </w:r>
      <w:r w:rsidRPr="00D53134">
        <w:rPr>
          <w:rFonts w:asciiTheme="minorBidi" w:hAnsiTheme="minorBidi" w:cstheme="minorBidi"/>
          <w:sz w:val="24"/>
          <w:szCs w:val="24"/>
        </w:rPr>
        <w:t>: полностью открытый процесс и интеграция данных с поддержкой обмена данными между расчетными программами система САПР.</w:t>
      </w:r>
    </w:p>
    <w:p w14:paraId="4D25964A"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Управление</w:t>
      </w:r>
      <w:r w:rsidRPr="00D53134">
        <w:rPr>
          <w:rFonts w:asciiTheme="minorBidi" w:hAnsiTheme="minorBidi" w:cstheme="minorBidi"/>
          <w:sz w:val="24"/>
          <w:szCs w:val="24"/>
        </w:rPr>
        <w:t>: используются инструменты обеспечения групповых (совместных) работ, обеспечивая общую среду передачи данных. Пост проектное согласование проектных решений с системами финансового учета: применяется как обособленный подход для решения узкоспециализированных задач.</w:t>
      </w:r>
    </w:p>
    <w:p w14:paraId="36036AAD"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rPr>
        <w:t>и управления затратами.</w:t>
      </w:r>
    </w:p>
    <w:p w14:paraId="3C2047DD" w14:textId="77777777" w:rsidR="007B27A7" w:rsidRPr="00D53134" w:rsidRDefault="00FF04AB" w:rsidP="00D53134">
      <w:pPr>
        <w:ind w:left="700"/>
        <w:jc w:val="both"/>
        <w:rPr>
          <w:rFonts w:asciiTheme="minorBidi" w:hAnsiTheme="minorBidi" w:cstheme="minorBidi"/>
          <w:sz w:val="24"/>
          <w:szCs w:val="24"/>
        </w:rPr>
      </w:pPr>
      <w:r w:rsidRPr="00D53134">
        <w:rPr>
          <w:rFonts w:asciiTheme="minorBidi" w:hAnsiTheme="minorBidi" w:cstheme="minorBidi"/>
          <w:sz w:val="24"/>
          <w:szCs w:val="24"/>
          <w:u w:val="single"/>
        </w:rPr>
        <w:t>Математическое моделирование</w:t>
      </w:r>
      <w:r w:rsidRPr="00D53134">
        <w:rPr>
          <w:rFonts w:asciiTheme="minorBidi" w:hAnsiTheme="minorBidi" w:cstheme="minorBidi"/>
          <w:sz w:val="24"/>
          <w:szCs w:val="24"/>
        </w:rPr>
        <w:t>: применяется как обособленный подход для решения узкоспециализированных задач. Данные математического и имитационного моделирования передаются в виде электронных или бумажных отчетов.</w:t>
      </w:r>
    </w:p>
    <w:p w14:paraId="3D71BB08" w14:textId="77777777" w:rsidR="007B27A7" w:rsidRPr="00D53134" w:rsidRDefault="007B27A7" w:rsidP="00D53134">
      <w:pPr>
        <w:ind w:left="720"/>
        <w:jc w:val="both"/>
        <w:rPr>
          <w:rFonts w:asciiTheme="minorBidi" w:hAnsiTheme="minorBidi" w:cstheme="minorBidi"/>
          <w:sz w:val="24"/>
          <w:szCs w:val="24"/>
        </w:rPr>
      </w:pPr>
    </w:p>
    <w:p w14:paraId="4F210243" w14:textId="77777777" w:rsidR="007B27A7" w:rsidRPr="00D53134" w:rsidRDefault="00FF04AB" w:rsidP="00D53134">
      <w:pPr>
        <w:numPr>
          <w:ilvl w:val="2"/>
          <w:numId w:val="4"/>
        </w:numPr>
        <w:contextualSpacing/>
        <w:jc w:val="both"/>
        <w:rPr>
          <w:rFonts w:asciiTheme="minorBidi" w:hAnsiTheme="minorBidi" w:cstheme="minorBidi"/>
          <w:sz w:val="24"/>
          <w:szCs w:val="24"/>
        </w:rPr>
      </w:pPr>
      <w:r w:rsidRPr="00D53134">
        <w:rPr>
          <w:rFonts w:asciiTheme="minorBidi" w:hAnsiTheme="minorBidi" w:cstheme="minorBidi"/>
          <w:sz w:val="24"/>
          <w:szCs w:val="24"/>
        </w:rPr>
        <w:t>Описание уровней качества информационных моделей</w:t>
      </w:r>
    </w:p>
    <w:p w14:paraId="4060B4CF" w14:textId="77777777" w:rsidR="007B27A7" w:rsidRPr="00D53134" w:rsidRDefault="007B27A7" w:rsidP="00D53134">
      <w:pPr>
        <w:ind w:left="720"/>
        <w:jc w:val="both"/>
        <w:rPr>
          <w:rFonts w:asciiTheme="minorBidi" w:hAnsiTheme="minorBidi" w:cstheme="minorBidi"/>
          <w:sz w:val="24"/>
          <w:szCs w:val="24"/>
        </w:rPr>
      </w:pPr>
    </w:p>
    <w:p w14:paraId="59053553" w14:textId="77777777" w:rsidR="007B27A7" w:rsidRPr="00D53134" w:rsidRDefault="00FF04AB" w:rsidP="00D53134">
      <w:pPr>
        <w:numPr>
          <w:ilvl w:val="2"/>
          <w:numId w:val="4"/>
        </w:numPr>
        <w:contextualSpacing/>
        <w:jc w:val="both"/>
        <w:rPr>
          <w:rFonts w:asciiTheme="minorBidi" w:hAnsiTheme="minorBidi" w:cstheme="minorBidi"/>
          <w:sz w:val="24"/>
          <w:szCs w:val="24"/>
        </w:rPr>
      </w:pPr>
      <w:r w:rsidRPr="00D53134">
        <w:rPr>
          <w:rFonts w:asciiTheme="minorBidi" w:hAnsiTheme="minorBidi" w:cstheme="minorBidi"/>
          <w:sz w:val="24"/>
          <w:szCs w:val="24"/>
        </w:rPr>
        <w:t>Описание уровней интегрированности</w:t>
      </w:r>
    </w:p>
    <w:p w14:paraId="37DB9FF9" w14:textId="77777777" w:rsidR="007B27A7" w:rsidRPr="00D53134" w:rsidRDefault="007B27A7" w:rsidP="00D53134">
      <w:pPr>
        <w:ind w:left="720"/>
        <w:jc w:val="both"/>
        <w:rPr>
          <w:rFonts w:asciiTheme="minorBidi" w:hAnsiTheme="minorBidi" w:cstheme="minorBidi"/>
          <w:sz w:val="24"/>
          <w:szCs w:val="24"/>
        </w:rPr>
      </w:pPr>
    </w:p>
    <w:p w14:paraId="7F94DFBB" w14:textId="77777777" w:rsidR="007B27A7" w:rsidRPr="00D53134" w:rsidRDefault="00FF04AB" w:rsidP="00D53134">
      <w:pPr>
        <w:numPr>
          <w:ilvl w:val="2"/>
          <w:numId w:val="4"/>
        </w:numPr>
        <w:contextualSpacing/>
        <w:jc w:val="both"/>
        <w:rPr>
          <w:rFonts w:asciiTheme="minorBidi" w:hAnsiTheme="minorBidi" w:cstheme="minorBidi"/>
          <w:sz w:val="24"/>
          <w:szCs w:val="24"/>
        </w:rPr>
      </w:pPr>
      <w:r w:rsidRPr="00D53134">
        <w:rPr>
          <w:rFonts w:asciiTheme="minorBidi" w:hAnsiTheme="minorBidi" w:cstheme="minorBidi"/>
          <w:sz w:val="24"/>
          <w:szCs w:val="24"/>
        </w:rPr>
        <w:t>Детализация характеристик для каждой ячейки матрицы зрелости</w:t>
      </w:r>
    </w:p>
    <w:p w14:paraId="0D5805B1" w14:textId="77777777" w:rsidR="007B27A7" w:rsidRPr="00D53134" w:rsidRDefault="007B27A7" w:rsidP="00D53134">
      <w:pPr>
        <w:ind w:left="720"/>
        <w:jc w:val="both"/>
        <w:rPr>
          <w:rFonts w:asciiTheme="minorBidi" w:hAnsiTheme="minorBidi" w:cstheme="minorBidi"/>
          <w:sz w:val="24"/>
          <w:szCs w:val="24"/>
        </w:rPr>
      </w:pPr>
    </w:p>
    <w:p w14:paraId="04DF1B6A" w14:textId="77777777" w:rsidR="007B27A7" w:rsidRPr="00D53134" w:rsidRDefault="00FF04AB" w:rsidP="00D53134">
      <w:pPr>
        <w:numPr>
          <w:ilvl w:val="2"/>
          <w:numId w:val="4"/>
        </w:numPr>
        <w:contextualSpacing/>
        <w:jc w:val="both"/>
        <w:rPr>
          <w:rFonts w:asciiTheme="minorBidi" w:hAnsiTheme="minorBidi" w:cstheme="minorBidi"/>
          <w:sz w:val="24"/>
          <w:szCs w:val="24"/>
        </w:rPr>
      </w:pPr>
      <w:r w:rsidRPr="00D53134">
        <w:rPr>
          <w:rFonts w:asciiTheme="minorBidi" w:hAnsiTheme="minorBidi" w:cstheme="minorBidi"/>
          <w:sz w:val="24"/>
          <w:szCs w:val="24"/>
        </w:rPr>
        <w:lastRenderedPageBreak/>
        <w:t>Методика использования матрицы зрелости по реализации проектов</w:t>
      </w:r>
    </w:p>
    <w:p w14:paraId="7E2B6940" w14:textId="77777777" w:rsidR="007B27A7" w:rsidRPr="00D53134" w:rsidRDefault="007B27A7" w:rsidP="00D53134">
      <w:pPr>
        <w:widowControl w:val="0"/>
        <w:jc w:val="both"/>
        <w:rPr>
          <w:rFonts w:asciiTheme="minorBidi" w:hAnsiTheme="minorBidi" w:cstheme="minorBidi"/>
          <w:sz w:val="24"/>
          <w:szCs w:val="24"/>
        </w:rPr>
      </w:pPr>
    </w:p>
    <w:p w14:paraId="6271C1D8" w14:textId="77777777" w:rsidR="007B27A7" w:rsidRPr="00D53134" w:rsidRDefault="00FF04AB" w:rsidP="00D53134">
      <w:pPr>
        <w:widowControl w:val="0"/>
        <w:spacing w:before="200"/>
        <w:ind w:firstLine="700"/>
        <w:jc w:val="both"/>
        <w:rPr>
          <w:rFonts w:asciiTheme="minorBidi" w:hAnsiTheme="minorBidi" w:cstheme="minorBidi"/>
          <w:b/>
          <w:sz w:val="24"/>
          <w:szCs w:val="24"/>
        </w:rPr>
      </w:pPr>
      <w:del w:id="158" w:author="Volkov Sergey" w:date="2018-08-26T00:01:00Z">
        <w:r w:rsidRPr="00D53134" w:rsidDel="000E3AC5">
          <w:rPr>
            <w:rFonts w:asciiTheme="minorBidi" w:hAnsiTheme="minorBidi" w:cstheme="minorBidi"/>
            <w:b/>
            <w:sz w:val="24"/>
            <w:szCs w:val="24"/>
          </w:rPr>
          <w:delText xml:space="preserve">9. </w:delText>
        </w:r>
      </w:del>
      <w:r w:rsidRPr="00D53134">
        <w:rPr>
          <w:rFonts w:asciiTheme="minorBidi" w:hAnsiTheme="minorBidi" w:cstheme="minorBidi"/>
          <w:b/>
          <w:sz w:val="24"/>
          <w:szCs w:val="24"/>
        </w:rPr>
        <w:t>Информационные наборы</w:t>
      </w:r>
    </w:p>
    <w:p w14:paraId="41267694" w14:textId="77777777" w:rsidR="007B27A7" w:rsidRPr="00D53134" w:rsidRDefault="00FF04AB" w:rsidP="00D53134">
      <w:pPr>
        <w:widowControl w:val="0"/>
        <w:spacing w:before="200"/>
        <w:ind w:firstLine="860"/>
        <w:jc w:val="both"/>
        <w:rPr>
          <w:rFonts w:asciiTheme="minorBidi" w:hAnsiTheme="minorBidi" w:cstheme="minorBidi"/>
          <w:b/>
          <w:sz w:val="24"/>
          <w:szCs w:val="24"/>
        </w:rPr>
      </w:pPr>
      <w:del w:id="159" w:author="Volkov Sergey" w:date="2018-08-26T00:01:00Z">
        <w:r w:rsidRPr="00D53134" w:rsidDel="000E3AC5">
          <w:rPr>
            <w:rFonts w:asciiTheme="minorBidi" w:hAnsiTheme="minorBidi" w:cstheme="minorBidi"/>
            <w:b/>
            <w:sz w:val="24"/>
            <w:szCs w:val="24"/>
          </w:rPr>
          <w:delText xml:space="preserve">9.1 </w:delText>
        </w:r>
      </w:del>
      <w:r w:rsidRPr="00D53134">
        <w:rPr>
          <w:rFonts w:asciiTheme="minorBidi" w:hAnsiTheme="minorBidi" w:cstheme="minorBidi"/>
          <w:b/>
          <w:sz w:val="24"/>
          <w:szCs w:val="24"/>
        </w:rPr>
        <w:t>Базовые наборы информации</w:t>
      </w:r>
    </w:p>
    <w:p w14:paraId="7B9FCFF2" w14:textId="77777777" w:rsidR="007B27A7" w:rsidRPr="00D53134" w:rsidRDefault="00FF04AB" w:rsidP="00D53134">
      <w:pPr>
        <w:widowControl w:val="0"/>
        <w:ind w:right="140" w:firstLine="860"/>
        <w:jc w:val="both"/>
        <w:rPr>
          <w:rFonts w:asciiTheme="minorBidi" w:hAnsiTheme="minorBidi" w:cstheme="minorBidi"/>
          <w:sz w:val="24"/>
          <w:szCs w:val="24"/>
        </w:rPr>
      </w:pPr>
      <w:del w:id="160" w:author="Volkov Sergey" w:date="2018-08-26T00:02:00Z">
        <w:r w:rsidRPr="00D53134" w:rsidDel="006C518F">
          <w:rPr>
            <w:rFonts w:asciiTheme="minorBidi" w:hAnsiTheme="minorBidi" w:cstheme="minorBidi"/>
            <w:sz w:val="24"/>
            <w:szCs w:val="24"/>
          </w:rPr>
          <w:delText xml:space="preserve">9.1.1 </w:delText>
        </w:r>
      </w:del>
      <w:r w:rsidRPr="00D53134">
        <w:rPr>
          <w:rFonts w:asciiTheme="minorBidi" w:hAnsiTheme="minorBidi" w:cstheme="minorBidi"/>
          <w:sz w:val="24"/>
          <w:szCs w:val="24"/>
        </w:rPr>
        <w:t>Информационный набор в контексте настоящего стандарта определяет стандартизованное описание характеристик объекта или процесса исходя из точки зрения. Основная задача информационного набора идентифицировать объект и задачу. Определить вариант и инструмент представления информации.</w:t>
      </w:r>
    </w:p>
    <w:p w14:paraId="3CF9825B" w14:textId="563EE346"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Задачи</w:t>
      </w:r>
      <w:ins w:id="161" w:author="Volkov Sergey" w:date="2018-08-26T00:02:00Z">
        <w:r w:rsidR="006C518F">
          <w:rPr>
            <w:rFonts w:asciiTheme="minorBidi" w:hAnsiTheme="minorBidi" w:cstheme="minorBidi"/>
            <w:sz w:val="24"/>
            <w:szCs w:val="24"/>
          </w:rPr>
          <w:t>,</w:t>
        </w:r>
      </w:ins>
      <w:r w:rsidRPr="00D53134">
        <w:rPr>
          <w:rFonts w:asciiTheme="minorBidi" w:hAnsiTheme="minorBidi" w:cstheme="minorBidi"/>
          <w:sz w:val="24"/>
          <w:szCs w:val="24"/>
        </w:rPr>
        <w:t xml:space="preserve"> решаемые информационным набором:</w:t>
      </w:r>
    </w:p>
    <w:p w14:paraId="4B0AB83F" w14:textId="77777777" w:rsidR="007B27A7" w:rsidRPr="00D53134" w:rsidRDefault="00FF04AB" w:rsidP="00D53134">
      <w:pPr>
        <w:widowControl w:val="0"/>
        <w:ind w:left="1080" w:right="14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структурирование информации для разных групп потребителей, разных предметных областей для одного объекта;</w:t>
      </w:r>
    </w:p>
    <w:p w14:paraId="754B24E5" w14:textId="77777777" w:rsidR="007B27A7" w:rsidRPr="00D53134" w:rsidRDefault="00FF04AB" w:rsidP="00D53134">
      <w:pPr>
        <w:widowControl w:val="0"/>
        <w:ind w:left="1080" w:right="14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Однозначная идентификация объекта в соответствии с точкой зрения и предметной областью;</w:t>
      </w:r>
    </w:p>
    <w:p w14:paraId="5ED3677D" w14:textId="77777777" w:rsidR="007B27A7" w:rsidRPr="00D53134" w:rsidRDefault="00FF04AB" w:rsidP="00D53134">
      <w:pPr>
        <w:widowControl w:val="0"/>
        <w:ind w:left="1080" w:right="14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математическое описание объекта;</w:t>
      </w:r>
    </w:p>
    <w:p w14:paraId="6F3621D1" w14:textId="77777777" w:rsidR="007B27A7" w:rsidRPr="00D53134" w:rsidRDefault="00FF04AB" w:rsidP="00D53134">
      <w:pPr>
        <w:widowControl w:val="0"/>
        <w:ind w:left="1080" w:right="14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самоописание объекта и задачи включая: математическое описание, алгоритмическое описание на языке предметной области, рекомендации по выбору решателя;</w:t>
      </w:r>
    </w:p>
    <w:p w14:paraId="0ABC2EFD" w14:textId="77777777" w:rsidR="007B27A7" w:rsidRPr="00D53134" w:rsidRDefault="00FF04AB" w:rsidP="00D53134">
      <w:pPr>
        <w:widowControl w:val="0"/>
        <w:ind w:left="1080" w:right="14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полное описание задачи в соответствии с требованиями RDF;</w:t>
      </w:r>
    </w:p>
    <w:p w14:paraId="70634E4A" w14:textId="77777777" w:rsidR="007B27A7" w:rsidRPr="00D53134" w:rsidRDefault="00FF04AB" w:rsidP="00D53134">
      <w:pPr>
        <w:widowControl w:val="0"/>
        <w:ind w:left="1080" w:right="14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базовое описание стандартных справочных данных;</w:t>
      </w:r>
    </w:p>
    <w:p w14:paraId="2CBF576F" w14:textId="77777777" w:rsidR="007B27A7" w:rsidRPr="00D53134" w:rsidRDefault="00FF04AB" w:rsidP="00D53134">
      <w:pPr>
        <w:widowControl w:val="0"/>
        <w:ind w:left="1080" w:right="140" w:hanging="360"/>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Другие возможные варианты представления информации о выполняемых функциях и задачах.</w:t>
      </w:r>
    </w:p>
    <w:p w14:paraId="4389FC30"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1F9CA67D"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 Р И М Е Ч А Н И Е</w:t>
      </w:r>
    </w:p>
    <w:p w14:paraId="57ABD636"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В рамках настоящего стандарта необходимо обозначить разницу между спецификацией и информационным набором. Спецификация описывает только часть объекта и в некоторых случаях может являться частью информационного набора.</w:t>
      </w:r>
    </w:p>
    <w:p w14:paraId="7645B66C"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6B744125" w14:textId="77777777" w:rsidR="007B27A7" w:rsidRPr="00D53134" w:rsidRDefault="00FF04AB" w:rsidP="00D53134">
      <w:pPr>
        <w:widowControl w:val="0"/>
        <w:ind w:right="140" w:firstLine="860"/>
        <w:jc w:val="both"/>
        <w:rPr>
          <w:rFonts w:asciiTheme="minorBidi" w:hAnsiTheme="minorBidi" w:cstheme="minorBidi"/>
          <w:sz w:val="24"/>
          <w:szCs w:val="24"/>
        </w:rPr>
      </w:pPr>
      <w:del w:id="162" w:author="Volkov Sergey" w:date="2018-08-26T00:02:00Z">
        <w:r w:rsidRPr="00D53134" w:rsidDel="006C518F">
          <w:rPr>
            <w:rFonts w:asciiTheme="minorBidi" w:hAnsiTheme="minorBidi" w:cstheme="minorBidi"/>
            <w:sz w:val="24"/>
            <w:szCs w:val="24"/>
          </w:rPr>
          <w:delText xml:space="preserve">9.1.2 </w:delText>
        </w:r>
      </w:del>
      <w:r w:rsidRPr="00D53134">
        <w:rPr>
          <w:rFonts w:asciiTheme="minorBidi" w:hAnsiTheme="minorBidi" w:cstheme="minorBidi"/>
          <w:sz w:val="24"/>
          <w:szCs w:val="24"/>
        </w:rPr>
        <w:t xml:space="preserve">Структура информационного набора формируется на основе базовой онтологии </w:t>
      </w:r>
      <w:commentRangeStart w:id="163"/>
      <w:r w:rsidRPr="00D53134">
        <w:rPr>
          <w:rFonts w:asciiTheme="minorBidi" w:hAnsiTheme="minorBidi" w:cstheme="minorBidi"/>
          <w:sz w:val="24"/>
          <w:szCs w:val="24"/>
        </w:rPr>
        <w:t>[22]</w:t>
      </w:r>
      <w:commentRangeEnd w:id="163"/>
      <w:r w:rsidR="006C518F">
        <w:rPr>
          <w:rStyle w:val="aff"/>
        </w:rPr>
        <w:commentReference w:id="163"/>
      </w:r>
      <w:r w:rsidRPr="00D53134">
        <w:rPr>
          <w:rFonts w:asciiTheme="minorBidi" w:hAnsiTheme="minorBidi" w:cstheme="minorBidi"/>
          <w:sz w:val="24"/>
          <w:szCs w:val="24"/>
        </w:rPr>
        <w:t>.</w:t>
      </w:r>
    </w:p>
    <w:p w14:paraId="65F428A4" w14:textId="77777777" w:rsidR="007B27A7" w:rsidRPr="00D53134" w:rsidRDefault="00FF04AB" w:rsidP="00D53134">
      <w:pPr>
        <w:widowControl w:val="0"/>
        <w:ind w:right="140" w:firstLine="860"/>
        <w:jc w:val="both"/>
        <w:rPr>
          <w:rFonts w:asciiTheme="minorBidi" w:hAnsiTheme="minorBidi" w:cstheme="minorBidi"/>
          <w:sz w:val="24"/>
          <w:szCs w:val="24"/>
        </w:rPr>
      </w:pPr>
      <w:del w:id="164" w:author="Volkov Sergey" w:date="2018-08-26T00:02:00Z">
        <w:r w:rsidRPr="00D53134" w:rsidDel="006C518F">
          <w:rPr>
            <w:rFonts w:asciiTheme="minorBidi" w:hAnsiTheme="minorBidi" w:cstheme="minorBidi"/>
            <w:sz w:val="24"/>
            <w:szCs w:val="24"/>
          </w:rPr>
          <w:delText xml:space="preserve">9.1.3 </w:delText>
        </w:r>
      </w:del>
      <w:r w:rsidRPr="00D53134">
        <w:rPr>
          <w:rFonts w:asciiTheme="minorBidi" w:hAnsiTheme="minorBidi" w:cstheme="minorBidi"/>
          <w:sz w:val="24"/>
          <w:szCs w:val="24"/>
        </w:rPr>
        <w:t>При формировании информационных наборов рекомендуется в качестве базовых метаданных использовать Дублинское ядро в соответствии со стандартом ГОСТ Р ИСО 15836:2011.</w:t>
      </w:r>
    </w:p>
    <w:p w14:paraId="62C813B0" w14:textId="41B4F6F9" w:rsidR="007B27A7" w:rsidRPr="00D53134" w:rsidRDefault="00FF04AB" w:rsidP="00D53134">
      <w:pPr>
        <w:widowControl w:val="0"/>
        <w:ind w:right="140" w:firstLine="860"/>
        <w:jc w:val="both"/>
        <w:rPr>
          <w:rFonts w:asciiTheme="minorBidi" w:hAnsiTheme="minorBidi" w:cstheme="minorBidi"/>
          <w:sz w:val="24"/>
          <w:szCs w:val="24"/>
        </w:rPr>
      </w:pPr>
      <w:del w:id="165" w:author="Volkov Sergey" w:date="2018-08-26T00:02:00Z">
        <w:r w:rsidRPr="00D53134" w:rsidDel="006C518F">
          <w:rPr>
            <w:rFonts w:asciiTheme="minorBidi" w:hAnsiTheme="minorBidi" w:cstheme="minorBidi"/>
            <w:sz w:val="24"/>
            <w:szCs w:val="24"/>
          </w:rPr>
          <w:delText xml:space="preserve">9.1.4 </w:delText>
        </w:r>
      </w:del>
      <w:r w:rsidRPr="00D53134">
        <w:rPr>
          <w:rFonts w:asciiTheme="minorBidi" w:hAnsiTheme="minorBidi" w:cstheme="minorBidi"/>
          <w:sz w:val="24"/>
          <w:szCs w:val="24"/>
        </w:rPr>
        <w:t xml:space="preserve">Описание информационных наборов должно проводиться в соответствии с рекомендациями семантической сети </w:t>
      </w:r>
      <w:commentRangeStart w:id="166"/>
      <w:r w:rsidRPr="00D53134">
        <w:rPr>
          <w:rFonts w:asciiTheme="minorBidi" w:hAnsiTheme="minorBidi" w:cstheme="minorBidi"/>
          <w:sz w:val="24"/>
          <w:szCs w:val="24"/>
        </w:rPr>
        <w:t>[68, 70, 71, 75]</w:t>
      </w:r>
      <w:commentRangeEnd w:id="166"/>
      <w:r w:rsidR="006C518F">
        <w:rPr>
          <w:rStyle w:val="aff"/>
        </w:rPr>
        <w:commentReference w:id="166"/>
      </w:r>
    </w:p>
    <w:p w14:paraId="30A8274C" w14:textId="571CEB5C" w:rsidR="007B27A7" w:rsidRPr="00D53134" w:rsidRDefault="00FF04AB" w:rsidP="00D53134">
      <w:pPr>
        <w:widowControl w:val="0"/>
        <w:ind w:right="140" w:firstLine="860"/>
        <w:jc w:val="both"/>
        <w:rPr>
          <w:rFonts w:asciiTheme="minorBidi" w:hAnsiTheme="minorBidi" w:cstheme="minorBidi"/>
          <w:sz w:val="24"/>
          <w:szCs w:val="24"/>
        </w:rPr>
      </w:pPr>
      <w:del w:id="167" w:author="Volkov Sergey" w:date="2018-08-26T00:02:00Z">
        <w:r w:rsidRPr="00D53134" w:rsidDel="006C518F">
          <w:rPr>
            <w:rFonts w:asciiTheme="minorBidi" w:hAnsiTheme="minorBidi" w:cstheme="minorBidi"/>
            <w:sz w:val="24"/>
            <w:szCs w:val="24"/>
          </w:rPr>
          <w:delText xml:space="preserve">9.1.5 </w:delText>
        </w:r>
      </w:del>
      <w:r w:rsidRPr="00D53134">
        <w:rPr>
          <w:rFonts w:asciiTheme="minorBidi" w:hAnsiTheme="minorBidi" w:cstheme="minorBidi"/>
          <w:sz w:val="24"/>
          <w:szCs w:val="24"/>
        </w:rPr>
        <w:t>Информационный набор может быть представлен в двух видах:</w:t>
      </w:r>
    </w:p>
    <w:p w14:paraId="3DF858B7" w14:textId="40EAB27E" w:rsidR="007B27A7" w:rsidRPr="00D53134" w:rsidRDefault="00FF04AB" w:rsidP="00D53134">
      <w:pPr>
        <w:widowControl w:val="0"/>
        <w:ind w:right="140" w:firstLine="860"/>
        <w:jc w:val="both"/>
        <w:rPr>
          <w:rFonts w:asciiTheme="minorBidi" w:hAnsiTheme="minorBidi" w:cstheme="minorBidi"/>
          <w:sz w:val="24"/>
          <w:szCs w:val="24"/>
        </w:rPr>
      </w:pPr>
      <w:del w:id="168" w:author="Volkov Sergey" w:date="2018-08-26T00:02:00Z">
        <w:r w:rsidRPr="00D53134" w:rsidDel="006C518F">
          <w:rPr>
            <w:rFonts w:asciiTheme="minorBidi" w:hAnsiTheme="minorBidi" w:cstheme="minorBidi"/>
            <w:sz w:val="24"/>
            <w:szCs w:val="24"/>
          </w:rPr>
          <w:delText xml:space="preserve">9.1.5.1 </w:delText>
        </w:r>
      </w:del>
      <w:proofErr w:type="gramStart"/>
      <w:r w:rsidRPr="00D53134">
        <w:rPr>
          <w:rFonts w:asciiTheme="minorBidi" w:hAnsiTheme="minorBidi" w:cstheme="minorBidi"/>
          <w:sz w:val="24"/>
          <w:szCs w:val="24"/>
        </w:rPr>
        <w:t>в виде контейнера</w:t>
      </w:r>
      <w:proofErr w:type="gramEnd"/>
      <w:r w:rsidRPr="00D53134">
        <w:rPr>
          <w:rFonts w:asciiTheme="minorBidi" w:hAnsiTheme="minorBidi" w:cstheme="minorBidi"/>
          <w:sz w:val="24"/>
          <w:szCs w:val="24"/>
        </w:rPr>
        <w:t xml:space="preserve"> содержащего описание в XML файле в соответствии с требованиями общих логических схем (CL)</w:t>
      </w:r>
      <w:commentRangeStart w:id="169"/>
      <w:r w:rsidRPr="00D53134">
        <w:rPr>
          <w:rFonts w:asciiTheme="minorBidi" w:hAnsiTheme="minorBidi" w:cstheme="minorBidi"/>
          <w:sz w:val="24"/>
          <w:szCs w:val="24"/>
        </w:rPr>
        <w:t xml:space="preserve"> [97]</w:t>
      </w:r>
      <w:commentRangeEnd w:id="169"/>
      <w:r w:rsidR="006C518F">
        <w:rPr>
          <w:rStyle w:val="aff"/>
        </w:rPr>
        <w:commentReference w:id="169"/>
      </w:r>
      <w:r w:rsidRPr="00D53134">
        <w:rPr>
          <w:rFonts w:asciiTheme="minorBidi" w:hAnsiTheme="minorBidi" w:cstheme="minorBidi"/>
          <w:sz w:val="24"/>
          <w:szCs w:val="24"/>
        </w:rPr>
        <w:t>.</w:t>
      </w:r>
    </w:p>
    <w:p w14:paraId="7B70309B" w14:textId="3513338B" w:rsidR="007B27A7" w:rsidRPr="00D53134" w:rsidRDefault="00FF04AB" w:rsidP="00D53134">
      <w:pPr>
        <w:widowControl w:val="0"/>
        <w:ind w:right="140" w:firstLine="860"/>
        <w:jc w:val="both"/>
        <w:rPr>
          <w:rFonts w:asciiTheme="minorBidi" w:hAnsiTheme="minorBidi" w:cstheme="minorBidi"/>
          <w:sz w:val="24"/>
          <w:szCs w:val="24"/>
        </w:rPr>
      </w:pPr>
      <w:del w:id="170" w:author="Volkov Sergey" w:date="2018-08-26T00:02:00Z">
        <w:r w:rsidRPr="00D53134" w:rsidDel="006C518F">
          <w:rPr>
            <w:rFonts w:asciiTheme="minorBidi" w:hAnsiTheme="minorBidi" w:cstheme="minorBidi"/>
            <w:sz w:val="24"/>
            <w:szCs w:val="24"/>
          </w:rPr>
          <w:delText xml:space="preserve">9.1.5.2 </w:delText>
        </w:r>
      </w:del>
      <w:r w:rsidRPr="00D53134">
        <w:rPr>
          <w:rFonts w:asciiTheme="minorBidi" w:hAnsiTheme="minorBidi" w:cstheme="minorBidi"/>
          <w:sz w:val="24"/>
          <w:szCs w:val="24"/>
        </w:rPr>
        <w:t>в виде контейнера, содержащего ссылки в формате RDF на источники данных.</w:t>
      </w:r>
    </w:p>
    <w:p w14:paraId="1A059921"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63D05357"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lastRenderedPageBreak/>
        <w:t>П Р И М Е Ч А Е Н И Е</w:t>
      </w:r>
    </w:p>
    <w:p w14:paraId="4A1A0DF7" w14:textId="77777777" w:rsidR="007B27A7" w:rsidRPr="00D53134" w:rsidRDefault="00FF04AB" w:rsidP="00D53134">
      <w:pPr>
        <w:widowControl w:val="0"/>
        <w:ind w:right="140" w:firstLine="860"/>
        <w:jc w:val="both"/>
        <w:rPr>
          <w:rFonts w:asciiTheme="minorBidi" w:hAnsiTheme="minorBidi" w:cstheme="minorBidi"/>
          <w:sz w:val="24"/>
          <w:szCs w:val="24"/>
        </w:rPr>
      </w:pPr>
      <w:commentRangeStart w:id="171"/>
      <w:r w:rsidRPr="00D53134">
        <w:rPr>
          <w:rFonts w:asciiTheme="minorBidi" w:hAnsiTheme="minorBidi" w:cstheme="minorBidi"/>
          <w:sz w:val="24"/>
          <w:szCs w:val="24"/>
        </w:rPr>
        <w:t>В части 5 Интегрированного подхода к управлению информацией жизненного цикла антропогенных объектов и сред будет определены требования к формату файла и способу организации контейнера.</w:t>
      </w:r>
      <w:commentRangeEnd w:id="171"/>
      <w:r w:rsidR="006C518F">
        <w:rPr>
          <w:rStyle w:val="aff"/>
        </w:rPr>
        <w:commentReference w:id="171"/>
      </w:r>
    </w:p>
    <w:p w14:paraId="6496A301"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01F85B3F" w14:textId="77777777" w:rsidR="007B27A7" w:rsidRPr="00D53134" w:rsidRDefault="00FF04AB" w:rsidP="00D53134">
      <w:pPr>
        <w:widowControl w:val="0"/>
        <w:ind w:right="140" w:firstLine="860"/>
        <w:jc w:val="both"/>
        <w:rPr>
          <w:rFonts w:asciiTheme="minorBidi" w:hAnsiTheme="minorBidi" w:cstheme="minorBidi"/>
          <w:sz w:val="24"/>
          <w:szCs w:val="24"/>
        </w:rPr>
      </w:pPr>
      <w:del w:id="172" w:author="Volkov Sergey" w:date="2018-08-26T00:03:00Z">
        <w:r w:rsidRPr="00D53134" w:rsidDel="006C518F">
          <w:rPr>
            <w:rFonts w:asciiTheme="minorBidi" w:hAnsiTheme="minorBidi" w:cstheme="minorBidi"/>
            <w:sz w:val="24"/>
            <w:szCs w:val="24"/>
          </w:rPr>
          <w:delText xml:space="preserve">9.1.6 </w:delText>
        </w:r>
      </w:del>
      <w:r w:rsidRPr="00D53134">
        <w:rPr>
          <w:rFonts w:asciiTheme="minorBidi" w:hAnsiTheme="minorBidi" w:cstheme="minorBidi"/>
          <w:sz w:val="24"/>
          <w:szCs w:val="24"/>
        </w:rPr>
        <w:t xml:space="preserve">При использовании в информационном наборе математической модели информационный набор должен содержать описание алгоритма на языке MathML 3.0 </w:t>
      </w:r>
      <w:commentRangeStart w:id="173"/>
      <w:r w:rsidRPr="00D53134">
        <w:rPr>
          <w:rFonts w:asciiTheme="minorBidi" w:hAnsiTheme="minorBidi" w:cstheme="minorBidi"/>
          <w:sz w:val="24"/>
          <w:szCs w:val="24"/>
        </w:rPr>
        <w:t>[98]</w:t>
      </w:r>
      <w:commentRangeEnd w:id="173"/>
      <w:r w:rsidR="006C518F">
        <w:rPr>
          <w:rStyle w:val="aff"/>
        </w:rPr>
        <w:commentReference w:id="173"/>
      </w:r>
      <w:r w:rsidRPr="00D53134">
        <w:rPr>
          <w:rFonts w:asciiTheme="minorBidi" w:hAnsiTheme="minorBidi" w:cstheme="minorBidi"/>
          <w:sz w:val="24"/>
          <w:szCs w:val="24"/>
        </w:rPr>
        <w:t>.</w:t>
      </w:r>
    </w:p>
    <w:p w14:paraId="2FD1395C"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08923E1E"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 Р И М Е Ч А Н И Е</w:t>
      </w:r>
    </w:p>
    <w:p w14:paraId="6D65B826"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В случае наличия описания формате LATEX необходимо использовать стандартные инструменты для конвертации в формат MathML 3.0.</w:t>
      </w:r>
    </w:p>
    <w:p w14:paraId="72566CEF"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89DF2A6" w14:textId="77777777" w:rsidR="007B27A7" w:rsidRPr="00D53134" w:rsidRDefault="00FF04AB" w:rsidP="00D53134">
      <w:pPr>
        <w:widowControl w:val="0"/>
        <w:ind w:right="140" w:firstLine="860"/>
        <w:jc w:val="both"/>
        <w:rPr>
          <w:rFonts w:asciiTheme="minorBidi" w:hAnsiTheme="minorBidi" w:cstheme="minorBidi"/>
          <w:sz w:val="24"/>
          <w:szCs w:val="24"/>
        </w:rPr>
      </w:pPr>
      <w:del w:id="174" w:author="Volkov Sergey" w:date="2018-08-26T00:03:00Z">
        <w:r w:rsidRPr="00D53134" w:rsidDel="006C518F">
          <w:rPr>
            <w:rFonts w:asciiTheme="minorBidi" w:hAnsiTheme="minorBidi" w:cstheme="minorBidi"/>
            <w:sz w:val="24"/>
            <w:szCs w:val="24"/>
          </w:rPr>
          <w:delText xml:space="preserve">9.1.7 </w:delText>
        </w:r>
      </w:del>
      <w:r w:rsidRPr="00D53134">
        <w:rPr>
          <w:rFonts w:asciiTheme="minorBidi" w:hAnsiTheme="minorBidi" w:cstheme="minorBidi"/>
          <w:sz w:val="24"/>
          <w:szCs w:val="24"/>
        </w:rPr>
        <w:t>Информационный набор может содержать графические данные, которые должны быть оформлены в соответствии со спецификацией STEP-XML [99], либо в соответствии с ГОСТ Р ИСО 10303-21-2002 Системы автоматизации производства и их интеграция. Представление данных об изделии и обмен этими данными. Часть 21. Методы реализации. Кодирование открытым текстом структуры обмена.</w:t>
      </w:r>
    </w:p>
    <w:p w14:paraId="5E72C4D0"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3F538CD" w14:textId="620873FA" w:rsidR="007B27A7" w:rsidRPr="00D53134" w:rsidRDefault="00FF04AB" w:rsidP="00D53134">
      <w:pPr>
        <w:widowControl w:val="0"/>
        <w:ind w:right="140" w:firstLine="860"/>
        <w:jc w:val="both"/>
        <w:rPr>
          <w:rFonts w:asciiTheme="minorBidi" w:hAnsiTheme="minorBidi" w:cstheme="minorBidi"/>
          <w:sz w:val="24"/>
          <w:szCs w:val="24"/>
        </w:rPr>
      </w:pPr>
      <w:del w:id="175" w:author="Volkov Sergey" w:date="2018-08-26T00:03:00Z">
        <w:r w:rsidRPr="00D53134" w:rsidDel="006C518F">
          <w:rPr>
            <w:rFonts w:asciiTheme="minorBidi" w:hAnsiTheme="minorBidi" w:cstheme="minorBidi"/>
            <w:sz w:val="24"/>
            <w:szCs w:val="24"/>
          </w:rPr>
          <w:delText xml:space="preserve">9.1.8 </w:delText>
        </w:r>
      </w:del>
      <w:r w:rsidRPr="00D53134">
        <w:rPr>
          <w:rFonts w:asciiTheme="minorBidi" w:hAnsiTheme="minorBidi" w:cstheme="minorBidi"/>
          <w:sz w:val="24"/>
          <w:szCs w:val="24"/>
        </w:rPr>
        <w:t xml:space="preserve">Концептуальная структура информационного набора должна быть организована в соответствии с набором атрибутов </w:t>
      </w:r>
      <w:proofErr w:type="gramStart"/>
      <w:r w:rsidRPr="00D53134">
        <w:rPr>
          <w:rFonts w:asciiTheme="minorBidi" w:hAnsiTheme="minorBidi" w:cstheme="minorBidi"/>
          <w:sz w:val="24"/>
          <w:szCs w:val="24"/>
        </w:rPr>
        <w:t>согласно таблицы</w:t>
      </w:r>
      <w:proofErr w:type="gramEnd"/>
      <w:r w:rsidRPr="00D53134">
        <w:rPr>
          <w:rFonts w:asciiTheme="minorBidi" w:hAnsiTheme="minorBidi" w:cstheme="minorBidi"/>
          <w:sz w:val="24"/>
          <w:szCs w:val="24"/>
        </w:rPr>
        <w:t xml:space="preserve"> </w:t>
      </w:r>
      <w:ins w:id="176" w:author="Volkov Sergey" w:date="2018-08-26T00:03:00Z">
        <w:r w:rsidR="006C518F">
          <w:rPr>
            <w:rFonts w:asciiTheme="minorBidi" w:hAnsiTheme="minorBidi" w:cstheme="minorBidi"/>
            <w:sz w:val="24"/>
            <w:szCs w:val="24"/>
          </w:rPr>
          <w:t>5</w:t>
        </w:r>
      </w:ins>
      <w:del w:id="177" w:author="Volkov Sergey" w:date="2018-08-26T00:03:00Z">
        <w:r w:rsidRPr="00D53134" w:rsidDel="006C518F">
          <w:rPr>
            <w:rFonts w:asciiTheme="minorBidi" w:hAnsiTheme="minorBidi" w:cstheme="minorBidi"/>
            <w:sz w:val="24"/>
            <w:szCs w:val="24"/>
          </w:rPr>
          <w:delText>9</w:delText>
        </w:r>
      </w:del>
      <w:r w:rsidRPr="00D53134">
        <w:rPr>
          <w:rFonts w:asciiTheme="minorBidi" w:hAnsiTheme="minorBidi" w:cstheme="minorBidi"/>
          <w:sz w:val="24"/>
          <w:szCs w:val="24"/>
        </w:rPr>
        <w:t>.1. Поля отмеченные звездочкой являются обязательными. Автор информационного набора вправе добавлять дополнительные поля.</w:t>
      </w:r>
    </w:p>
    <w:p w14:paraId="2190F720"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1655AC5" w14:textId="48CE28B4"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Таблица </w:t>
      </w:r>
      <w:ins w:id="178" w:author="Volkov Sergey" w:date="2018-08-26T00:03:00Z">
        <w:r w:rsidR="006C518F">
          <w:rPr>
            <w:rFonts w:asciiTheme="minorBidi" w:hAnsiTheme="minorBidi" w:cstheme="minorBidi"/>
            <w:sz w:val="24"/>
            <w:szCs w:val="24"/>
          </w:rPr>
          <w:t>5</w:t>
        </w:r>
      </w:ins>
      <w:del w:id="179" w:author="Volkov Sergey" w:date="2018-08-26T00:03:00Z">
        <w:r w:rsidRPr="00D53134" w:rsidDel="006C518F">
          <w:rPr>
            <w:rFonts w:asciiTheme="minorBidi" w:hAnsiTheme="minorBidi" w:cstheme="minorBidi"/>
            <w:sz w:val="24"/>
            <w:szCs w:val="24"/>
          </w:rPr>
          <w:delText>9</w:delText>
        </w:r>
      </w:del>
      <w:r w:rsidRPr="00D53134">
        <w:rPr>
          <w:rFonts w:asciiTheme="minorBidi" w:hAnsiTheme="minorBidi" w:cstheme="minorBidi"/>
          <w:sz w:val="24"/>
          <w:szCs w:val="24"/>
        </w:rPr>
        <w:t>.1 – Концептуальная структура информационного набора</w:t>
      </w:r>
    </w:p>
    <w:tbl>
      <w:tblPr>
        <w:tblStyle w:val="a5"/>
        <w:tblW w:w="91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590"/>
        <w:gridCol w:w="4530"/>
      </w:tblGrid>
      <w:tr w:rsidR="007B27A7" w:rsidRPr="00D53134" w14:paraId="3BF24684" w14:textId="77777777">
        <w:trPr>
          <w:trHeight w:val="62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810BB" w14:textId="77777777" w:rsidR="007B27A7" w:rsidRPr="00D53134" w:rsidRDefault="00FF04AB" w:rsidP="00D53134">
            <w:pPr>
              <w:widowControl w:val="0"/>
              <w:spacing w:after="200"/>
              <w:ind w:right="140"/>
              <w:jc w:val="both"/>
              <w:rPr>
                <w:rFonts w:asciiTheme="minorBidi" w:hAnsiTheme="minorBidi" w:cstheme="minorBidi"/>
                <w:b/>
                <w:sz w:val="24"/>
                <w:szCs w:val="24"/>
              </w:rPr>
            </w:pPr>
            <w:r w:rsidRPr="00D53134">
              <w:rPr>
                <w:rFonts w:asciiTheme="minorBidi" w:hAnsiTheme="minorBidi" w:cstheme="minorBidi"/>
                <w:b/>
                <w:sz w:val="24"/>
                <w:szCs w:val="24"/>
              </w:rPr>
              <w:t>Наименование поля</w:t>
            </w:r>
          </w:p>
        </w:tc>
        <w:tc>
          <w:tcPr>
            <w:tcW w:w="4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586B59E" w14:textId="77777777" w:rsidR="007B27A7" w:rsidRPr="00D53134" w:rsidRDefault="00FF04AB" w:rsidP="00D53134">
            <w:pPr>
              <w:widowControl w:val="0"/>
              <w:spacing w:after="200"/>
              <w:ind w:right="140"/>
              <w:jc w:val="both"/>
              <w:rPr>
                <w:rFonts w:asciiTheme="minorBidi" w:hAnsiTheme="minorBidi" w:cstheme="minorBidi"/>
                <w:b/>
                <w:sz w:val="24"/>
                <w:szCs w:val="24"/>
              </w:rPr>
            </w:pPr>
            <w:r w:rsidRPr="00D53134">
              <w:rPr>
                <w:rFonts w:asciiTheme="minorBidi" w:hAnsiTheme="minorBidi" w:cstheme="minorBidi"/>
                <w:b/>
                <w:sz w:val="24"/>
                <w:szCs w:val="24"/>
              </w:rPr>
              <w:t>Тип поля</w:t>
            </w:r>
          </w:p>
        </w:tc>
      </w:tr>
      <w:tr w:rsidR="007B27A7" w:rsidRPr="00D53134" w14:paraId="64C41820" w14:textId="77777777">
        <w:trPr>
          <w:trHeight w:val="108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8800CE"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*Идентификационный номер описания объекта</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7493CA48"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Числовой идентификатор, формируемый по принципу GUID соответствующий описанию объекта</w:t>
            </w:r>
          </w:p>
        </w:tc>
      </w:tr>
      <w:tr w:rsidR="007B27A7" w:rsidRPr="00D53134" w14:paraId="6447CC8A" w14:textId="77777777">
        <w:trPr>
          <w:trHeight w:val="108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DE7A16"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*Идентификационный номер точки зрения</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5EFE7E80"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Числовой идентификатор, формируемый по принципу GUID соответствующий точке зрения объекта</w:t>
            </w:r>
          </w:p>
        </w:tc>
      </w:tr>
      <w:tr w:rsidR="007B27A7" w:rsidRPr="00D53134" w14:paraId="3B55B66F" w14:textId="77777777">
        <w:trPr>
          <w:trHeight w:val="86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7EB462"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*Идентификационный номер информационного набора</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64DADCCE"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Числовой идентификатор, формируемый по принципу GUID</w:t>
            </w:r>
          </w:p>
        </w:tc>
      </w:tr>
      <w:tr w:rsidR="007B27A7" w:rsidRPr="00D53134" w14:paraId="4BBDDB09" w14:textId="77777777">
        <w:trPr>
          <w:trHeight w:val="62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4493DE"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lastRenderedPageBreak/>
              <w:t>Описание объекта: общее текстовое</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7BE999CA"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Текстовое поле не более 1500 знаков</w:t>
            </w:r>
          </w:p>
        </w:tc>
      </w:tr>
      <w:tr w:rsidR="007B27A7" w:rsidRPr="00D53134" w14:paraId="5759FBA3" w14:textId="77777777">
        <w:trPr>
          <w:trHeight w:val="86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88BD76"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*Правила проверки информационного набора</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11D945DD"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Текстовые строки URL</w:t>
            </w:r>
          </w:p>
        </w:tc>
      </w:tr>
      <w:tr w:rsidR="007B27A7" w:rsidRPr="00D53134" w14:paraId="15C804BB" w14:textId="77777777">
        <w:trPr>
          <w:trHeight w:val="86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177994"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*Информация об авторе информационного набора</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499FE2AE"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Текстовое поле не более 200 знаков</w:t>
            </w:r>
          </w:p>
        </w:tc>
      </w:tr>
      <w:tr w:rsidR="007B27A7" w:rsidRPr="00D53134" w14:paraId="0E10D092" w14:textId="77777777">
        <w:trPr>
          <w:trHeight w:val="176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6A3368"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*Хеш-сумма информационного набора</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4642DC78"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Результат обработки данных информационного набора хеш-функцией (функция преобразование массива входных данных произвольной длины в (выходную) битовую строку фиксированной длины)</w:t>
            </w:r>
          </w:p>
        </w:tc>
      </w:tr>
    </w:tbl>
    <w:p w14:paraId="361E36E0"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402BEDF1" w14:textId="7B8A5442" w:rsidR="007B27A7" w:rsidRDefault="00FF04AB" w:rsidP="00D53134">
      <w:pPr>
        <w:widowControl w:val="0"/>
        <w:ind w:right="140" w:firstLine="860"/>
        <w:jc w:val="both"/>
        <w:rPr>
          <w:ins w:id="180" w:author="Volkov Sergey" w:date="2018-08-26T00:04:00Z"/>
          <w:rFonts w:asciiTheme="minorBidi" w:hAnsiTheme="minorBidi" w:cstheme="minorBidi"/>
          <w:sz w:val="24"/>
          <w:szCs w:val="24"/>
        </w:rPr>
      </w:pPr>
      <w:del w:id="181" w:author="Volkov Sergey" w:date="2018-08-26T00:04:00Z">
        <w:r w:rsidRPr="00D53134" w:rsidDel="006C518F">
          <w:rPr>
            <w:rFonts w:asciiTheme="minorBidi" w:hAnsiTheme="minorBidi" w:cstheme="minorBidi"/>
            <w:sz w:val="24"/>
            <w:szCs w:val="24"/>
          </w:rPr>
          <w:delText xml:space="preserve">9.1.9 </w:delText>
        </w:r>
      </w:del>
      <w:r w:rsidRPr="00D53134">
        <w:rPr>
          <w:rFonts w:asciiTheme="minorBidi" w:hAnsiTheme="minorBidi" w:cstheme="minorBidi"/>
          <w:sz w:val="24"/>
          <w:szCs w:val="24"/>
        </w:rPr>
        <w:t xml:space="preserve">Концептуальная структура </w:t>
      </w:r>
      <w:del w:id="182" w:author="Volkov Sergey" w:date="2018-08-26T00:04:00Z">
        <w:r w:rsidRPr="00D53134" w:rsidDel="006C518F">
          <w:rPr>
            <w:rFonts w:asciiTheme="minorBidi" w:hAnsiTheme="minorBidi" w:cstheme="minorBidi"/>
            <w:sz w:val="24"/>
            <w:szCs w:val="24"/>
          </w:rPr>
          <w:delText>информационного набора</w:delText>
        </w:r>
      </w:del>
      <w:ins w:id="183" w:author="Volkov Sergey" w:date="2018-08-26T00:04:00Z">
        <w:r w:rsidR="006C518F" w:rsidRPr="00D53134">
          <w:rPr>
            <w:rFonts w:asciiTheme="minorBidi" w:hAnsiTheme="minorBidi" w:cstheme="minorBidi"/>
            <w:sz w:val="24"/>
            <w:szCs w:val="24"/>
          </w:rPr>
          <w:t>информационного набора,</w:t>
        </w:r>
      </w:ins>
      <w:r w:rsidRPr="00D53134">
        <w:rPr>
          <w:rFonts w:asciiTheme="minorBidi" w:hAnsiTheme="minorBidi" w:cstheme="minorBidi"/>
          <w:sz w:val="24"/>
          <w:szCs w:val="24"/>
        </w:rPr>
        <w:t xml:space="preserve"> описывающего точку зрения определена в таблицы </w:t>
      </w:r>
      <w:ins w:id="184" w:author="Volkov Sergey" w:date="2018-08-26T00:04:00Z">
        <w:r w:rsidR="006C518F">
          <w:rPr>
            <w:rFonts w:asciiTheme="minorBidi" w:hAnsiTheme="minorBidi" w:cstheme="minorBidi"/>
            <w:sz w:val="24"/>
            <w:szCs w:val="24"/>
          </w:rPr>
          <w:t>5</w:t>
        </w:r>
      </w:ins>
      <w:del w:id="185" w:author="Volkov Sergey" w:date="2018-08-26T00:04:00Z">
        <w:r w:rsidRPr="00D53134" w:rsidDel="006C518F">
          <w:rPr>
            <w:rFonts w:asciiTheme="minorBidi" w:hAnsiTheme="minorBidi" w:cstheme="minorBidi"/>
            <w:sz w:val="24"/>
            <w:szCs w:val="24"/>
          </w:rPr>
          <w:delText>9</w:delText>
        </w:r>
      </w:del>
      <w:r w:rsidRPr="00D53134">
        <w:rPr>
          <w:rFonts w:asciiTheme="minorBidi" w:hAnsiTheme="minorBidi" w:cstheme="minorBidi"/>
          <w:sz w:val="24"/>
          <w:szCs w:val="24"/>
        </w:rPr>
        <w:t>.2</w:t>
      </w:r>
    </w:p>
    <w:p w14:paraId="04CF6483" w14:textId="77777777" w:rsidR="006C518F" w:rsidRPr="00D53134" w:rsidRDefault="006C518F" w:rsidP="00D53134">
      <w:pPr>
        <w:widowControl w:val="0"/>
        <w:ind w:right="140" w:firstLine="860"/>
        <w:jc w:val="both"/>
        <w:rPr>
          <w:rFonts w:asciiTheme="minorBidi" w:hAnsiTheme="minorBidi" w:cstheme="minorBidi"/>
          <w:sz w:val="24"/>
          <w:szCs w:val="24"/>
        </w:rPr>
      </w:pPr>
    </w:p>
    <w:p w14:paraId="5C149FE2" w14:textId="0D89AC24" w:rsidR="006C518F" w:rsidRPr="00D53134" w:rsidRDefault="00FF04AB" w:rsidP="006C518F">
      <w:pPr>
        <w:widowControl w:val="0"/>
        <w:ind w:right="140" w:firstLine="860"/>
        <w:jc w:val="both"/>
        <w:rPr>
          <w:ins w:id="186" w:author="Volkov Sergey" w:date="2018-08-26T00:04:00Z"/>
          <w:rFonts w:asciiTheme="minorBidi" w:hAnsiTheme="minorBidi" w:cstheme="minorBidi"/>
          <w:sz w:val="24"/>
          <w:szCs w:val="24"/>
        </w:rPr>
      </w:pPr>
      <w:r w:rsidRPr="00D53134">
        <w:rPr>
          <w:rFonts w:asciiTheme="minorBidi" w:hAnsiTheme="minorBidi" w:cstheme="minorBidi"/>
          <w:sz w:val="24"/>
          <w:szCs w:val="24"/>
        </w:rPr>
        <w:t xml:space="preserve"> </w:t>
      </w:r>
      <w:ins w:id="187" w:author="Volkov Sergey" w:date="2018-08-26T00:04:00Z">
        <w:r w:rsidR="006C518F" w:rsidRPr="00D53134">
          <w:rPr>
            <w:rFonts w:asciiTheme="minorBidi" w:hAnsiTheme="minorBidi" w:cstheme="minorBidi"/>
            <w:sz w:val="24"/>
            <w:szCs w:val="24"/>
          </w:rPr>
          <w:t xml:space="preserve">Таблица </w:t>
        </w:r>
        <w:r w:rsidR="006C518F">
          <w:rPr>
            <w:rFonts w:asciiTheme="minorBidi" w:hAnsiTheme="minorBidi" w:cstheme="minorBidi"/>
            <w:sz w:val="24"/>
            <w:szCs w:val="24"/>
          </w:rPr>
          <w:t>5.2</w:t>
        </w:r>
        <w:r w:rsidR="006C518F" w:rsidRPr="00D53134">
          <w:rPr>
            <w:rFonts w:asciiTheme="minorBidi" w:hAnsiTheme="minorBidi" w:cstheme="minorBidi"/>
            <w:sz w:val="24"/>
            <w:szCs w:val="24"/>
          </w:rPr>
          <w:t xml:space="preserve"> – Концептуальная структура информационного набора</w:t>
        </w:r>
      </w:ins>
      <w:ins w:id="188" w:author="Volkov Sergey" w:date="2018-08-26T00:05:00Z">
        <w:r w:rsidR="006C518F">
          <w:rPr>
            <w:rFonts w:asciiTheme="minorBidi" w:hAnsiTheme="minorBidi" w:cstheme="minorBidi"/>
            <w:sz w:val="24"/>
            <w:szCs w:val="24"/>
          </w:rPr>
          <w:t>, определяющего точку зрения</w:t>
        </w:r>
      </w:ins>
    </w:p>
    <w:p w14:paraId="705403B9" w14:textId="45A1769D" w:rsidR="007B27A7" w:rsidRPr="00D53134" w:rsidDel="006C518F" w:rsidRDefault="007B27A7" w:rsidP="00D53134">
      <w:pPr>
        <w:widowControl w:val="0"/>
        <w:ind w:right="140" w:firstLine="860"/>
        <w:jc w:val="both"/>
        <w:rPr>
          <w:del w:id="189" w:author="Volkov Sergey" w:date="2018-08-26T00:04:00Z"/>
          <w:rFonts w:asciiTheme="minorBidi" w:hAnsiTheme="minorBidi" w:cstheme="minorBidi"/>
          <w:sz w:val="24"/>
          <w:szCs w:val="24"/>
        </w:rPr>
      </w:pPr>
    </w:p>
    <w:tbl>
      <w:tblPr>
        <w:tblStyle w:val="a6"/>
        <w:tblW w:w="91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5100"/>
        <w:gridCol w:w="4020"/>
      </w:tblGrid>
      <w:tr w:rsidR="007B27A7" w:rsidRPr="00D53134" w14:paraId="39AD9B28" w14:textId="77777777">
        <w:trPr>
          <w:trHeight w:val="620"/>
        </w:trPr>
        <w:tc>
          <w:tcPr>
            <w:tcW w:w="5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FD3DB"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Наименование поля</w:t>
            </w:r>
          </w:p>
        </w:tc>
        <w:tc>
          <w:tcPr>
            <w:tcW w:w="4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0F57F0"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Тип поля</w:t>
            </w:r>
          </w:p>
        </w:tc>
      </w:tr>
      <w:tr w:rsidR="007B27A7" w:rsidRPr="00D53134" w14:paraId="6B3BDF46" w14:textId="77777777">
        <w:trPr>
          <w:trHeight w:val="1080"/>
        </w:trPr>
        <w:tc>
          <w:tcPr>
            <w:tcW w:w="5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2628DE"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Идентификационный номер описания объекта</w:t>
            </w:r>
          </w:p>
        </w:tc>
        <w:tc>
          <w:tcPr>
            <w:tcW w:w="4020" w:type="dxa"/>
            <w:tcBorders>
              <w:top w:val="nil"/>
              <w:left w:val="nil"/>
              <w:bottom w:val="single" w:sz="8" w:space="0" w:color="000000"/>
              <w:right w:val="single" w:sz="8" w:space="0" w:color="000000"/>
            </w:tcBorders>
            <w:tcMar>
              <w:top w:w="100" w:type="dxa"/>
              <w:left w:w="100" w:type="dxa"/>
              <w:bottom w:w="100" w:type="dxa"/>
              <w:right w:w="100" w:type="dxa"/>
            </w:tcMar>
          </w:tcPr>
          <w:p w14:paraId="56FAB699"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Числовой идентификатор, формируемый по принципу GUID соответствующий описанию объекта</w:t>
            </w:r>
          </w:p>
        </w:tc>
      </w:tr>
      <w:tr w:rsidR="007B27A7" w:rsidRPr="00D53134" w14:paraId="53276628" w14:textId="77777777">
        <w:trPr>
          <w:trHeight w:val="860"/>
        </w:trPr>
        <w:tc>
          <w:tcPr>
            <w:tcW w:w="5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F17C82"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ID точки зрения</w:t>
            </w:r>
          </w:p>
        </w:tc>
        <w:tc>
          <w:tcPr>
            <w:tcW w:w="4020" w:type="dxa"/>
            <w:tcBorders>
              <w:top w:val="nil"/>
              <w:left w:val="nil"/>
              <w:bottom w:val="single" w:sz="8" w:space="0" w:color="000000"/>
              <w:right w:val="single" w:sz="8" w:space="0" w:color="000000"/>
            </w:tcBorders>
            <w:tcMar>
              <w:top w:w="100" w:type="dxa"/>
              <w:left w:w="100" w:type="dxa"/>
              <w:bottom w:w="100" w:type="dxa"/>
              <w:right w:w="100" w:type="dxa"/>
            </w:tcMar>
          </w:tcPr>
          <w:p w14:paraId="35427FA3"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Числовой идентификатор, формируемый по принципу GUID</w:t>
            </w:r>
          </w:p>
        </w:tc>
      </w:tr>
      <w:tr w:rsidR="007B27A7" w:rsidRPr="00D53134" w14:paraId="26D6F355" w14:textId="77777777">
        <w:trPr>
          <w:trHeight w:val="620"/>
        </w:trPr>
        <w:tc>
          <w:tcPr>
            <w:tcW w:w="5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86F37C"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Описание решаемой задачи</w:t>
            </w:r>
          </w:p>
        </w:tc>
        <w:tc>
          <w:tcPr>
            <w:tcW w:w="4020" w:type="dxa"/>
            <w:tcBorders>
              <w:top w:val="nil"/>
              <w:left w:val="nil"/>
              <w:bottom w:val="single" w:sz="8" w:space="0" w:color="000000"/>
              <w:right w:val="single" w:sz="8" w:space="0" w:color="000000"/>
            </w:tcBorders>
            <w:tcMar>
              <w:top w:w="100" w:type="dxa"/>
              <w:left w:w="100" w:type="dxa"/>
              <w:bottom w:w="100" w:type="dxa"/>
              <w:right w:w="100" w:type="dxa"/>
            </w:tcMar>
          </w:tcPr>
          <w:p w14:paraId="3937A58D"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Текстовое поле не более А4</w:t>
            </w:r>
          </w:p>
        </w:tc>
      </w:tr>
      <w:tr w:rsidR="007B27A7" w:rsidRPr="00D53134" w14:paraId="11E6BB96" w14:textId="77777777">
        <w:trPr>
          <w:trHeight w:val="860"/>
        </w:trPr>
        <w:tc>
          <w:tcPr>
            <w:tcW w:w="5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41C6F1"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Тип задачи (детерминированная, стохастическая, иная)</w:t>
            </w:r>
          </w:p>
        </w:tc>
        <w:tc>
          <w:tcPr>
            <w:tcW w:w="4020" w:type="dxa"/>
            <w:tcBorders>
              <w:top w:val="nil"/>
              <w:left w:val="nil"/>
              <w:bottom w:val="single" w:sz="8" w:space="0" w:color="000000"/>
              <w:right w:val="single" w:sz="8" w:space="0" w:color="000000"/>
            </w:tcBorders>
            <w:tcMar>
              <w:top w:w="100" w:type="dxa"/>
              <w:left w:w="100" w:type="dxa"/>
              <w:bottom w:w="100" w:type="dxa"/>
              <w:right w:w="100" w:type="dxa"/>
            </w:tcMar>
          </w:tcPr>
          <w:p w14:paraId="3979D4D5"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Текстовое</w:t>
            </w:r>
          </w:p>
        </w:tc>
      </w:tr>
      <w:tr w:rsidR="007B27A7" w:rsidRPr="00D53134" w14:paraId="1DC9E4CB" w14:textId="77777777">
        <w:trPr>
          <w:trHeight w:val="620"/>
        </w:trPr>
        <w:tc>
          <w:tcPr>
            <w:tcW w:w="5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B7128D"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lastRenderedPageBreak/>
              <w:t>Математическое описание</w:t>
            </w:r>
          </w:p>
        </w:tc>
        <w:tc>
          <w:tcPr>
            <w:tcW w:w="4020" w:type="dxa"/>
            <w:tcBorders>
              <w:top w:val="nil"/>
              <w:left w:val="nil"/>
              <w:bottom w:val="single" w:sz="8" w:space="0" w:color="000000"/>
              <w:right w:val="single" w:sz="8" w:space="0" w:color="000000"/>
            </w:tcBorders>
            <w:tcMar>
              <w:top w:w="100" w:type="dxa"/>
              <w:left w:w="100" w:type="dxa"/>
              <w:bottom w:w="100" w:type="dxa"/>
              <w:right w:w="100" w:type="dxa"/>
            </w:tcMar>
          </w:tcPr>
          <w:p w14:paraId="194F99BF"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MathML документ</w:t>
            </w:r>
          </w:p>
        </w:tc>
      </w:tr>
      <w:tr w:rsidR="007B27A7" w:rsidRPr="00D53134" w14:paraId="1831929B" w14:textId="77777777">
        <w:trPr>
          <w:trHeight w:val="620"/>
        </w:trPr>
        <w:tc>
          <w:tcPr>
            <w:tcW w:w="5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5B0042"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Графическое представление</w:t>
            </w:r>
          </w:p>
        </w:tc>
        <w:tc>
          <w:tcPr>
            <w:tcW w:w="4020" w:type="dxa"/>
            <w:tcBorders>
              <w:top w:val="nil"/>
              <w:left w:val="nil"/>
              <w:bottom w:val="single" w:sz="8" w:space="0" w:color="000000"/>
              <w:right w:val="single" w:sz="8" w:space="0" w:color="000000"/>
            </w:tcBorders>
            <w:tcMar>
              <w:top w:w="100" w:type="dxa"/>
              <w:left w:w="100" w:type="dxa"/>
              <w:bottom w:w="100" w:type="dxa"/>
              <w:right w:w="100" w:type="dxa"/>
            </w:tcMar>
          </w:tcPr>
          <w:p w14:paraId="6F25CCE0" w14:textId="77777777" w:rsidR="007B27A7" w:rsidRPr="00D53134" w:rsidRDefault="00FF04AB" w:rsidP="00D53134">
            <w:pPr>
              <w:widowControl w:val="0"/>
              <w:spacing w:after="200"/>
              <w:ind w:righ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bl>
    <w:p w14:paraId="40D20712"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466114F" w14:textId="77777777" w:rsidR="007B27A7" w:rsidRPr="00D53134" w:rsidRDefault="00FF04AB" w:rsidP="00D53134">
      <w:pPr>
        <w:widowControl w:val="0"/>
        <w:ind w:right="140" w:firstLine="860"/>
        <w:jc w:val="both"/>
        <w:rPr>
          <w:rFonts w:asciiTheme="minorBidi" w:hAnsiTheme="minorBidi" w:cstheme="minorBidi"/>
          <w:sz w:val="24"/>
          <w:szCs w:val="24"/>
        </w:rPr>
      </w:pPr>
      <w:del w:id="190" w:author="Volkov Sergey" w:date="2018-08-26T00:05:00Z">
        <w:r w:rsidRPr="00D53134" w:rsidDel="00B37EED">
          <w:rPr>
            <w:rFonts w:asciiTheme="minorBidi" w:hAnsiTheme="minorBidi" w:cstheme="minorBidi"/>
            <w:sz w:val="24"/>
            <w:szCs w:val="24"/>
          </w:rPr>
          <w:delText xml:space="preserve">9.1.10 </w:delText>
        </w:r>
      </w:del>
      <w:r w:rsidRPr="00D53134">
        <w:rPr>
          <w:rFonts w:asciiTheme="minorBidi" w:hAnsiTheme="minorBidi" w:cstheme="minorBidi"/>
          <w:sz w:val="24"/>
          <w:szCs w:val="24"/>
        </w:rPr>
        <w:t>Для решения конкретной задачи может быть сформирован отдельный информационный набор, содержащий не только</w:t>
      </w:r>
    </w:p>
    <w:p w14:paraId="6AB2E062" w14:textId="77777777" w:rsidR="007B27A7" w:rsidRPr="00D53134" w:rsidRDefault="00FF04AB" w:rsidP="00D53134">
      <w:pPr>
        <w:widowControl w:val="0"/>
        <w:ind w:right="140" w:firstLine="860"/>
        <w:jc w:val="both"/>
        <w:rPr>
          <w:rFonts w:asciiTheme="minorBidi" w:hAnsiTheme="minorBidi" w:cstheme="minorBidi"/>
          <w:sz w:val="24"/>
          <w:szCs w:val="24"/>
        </w:rPr>
      </w:pPr>
      <w:del w:id="191" w:author="Volkov Sergey" w:date="2018-08-26T00:05:00Z">
        <w:r w:rsidRPr="00D53134" w:rsidDel="00B37EED">
          <w:rPr>
            <w:rFonts w:asciiTheme="minorBidi" w:hAnsiTheme="minorBidi" w:cstheme="minorBidi"/>
            <w:sz w:val="24"/>
            <w:szCs w:val="24"/>
          </w:rPr>
          <w:delText xml:space="preserve">9.1.11 </w:delText>
        </w:r>
      </w:del>
      <w:r w:rsidRPr="00D53134">
        <w:rPr>
          <w:rFonts w:asciiTheme="minorBidi" w:hAnsiTheme="minorBidi" w:cstheme="minorBidi"/>
          <w:sz w:val="24"/>
          <w:szCs w:val="24"/>
        </w:rPr>
        <w:t>Информационный набор содержаний в себе другие информационные наборы является сложным информационным набором.</w:t>
      </w:r>
    </w:p>
    <w:p w14:paraId="6B5703E3" w14:textId="5023BF3B" w:rsidR="007B27A7" w:rsidRPr="00D53134" w:rsidRDefault="00FF04AB" w:rsidP="00D53134">
      <w:pPr>
        <w:widowControl w:val="0"/>
        <w:ind w:right="140" w:firstLine="860"/>
        <w:jc w:val="both"/>
        <w:rPr>
          <w:rFonts w:asciiTheme="minorBidi" w:hAnsiTheme="minorBidi" w:cstheme="minorBidi"/>
          <w:sz w:val="24"/>
          <w:szCs w:val="24"/>
        </w:rPr>
      </w:pPr>
      <w:del w:id="192" w:author="Volkov Sergey" w:date="2018-08-26T00:05:00Z">
        <w:r w:rsidRPr="00D53134" w:rsidDel="00B37EED">
          <w:rPr>
            <w:rFonts w:asciiTheme="minorBidi" w:hAnsiTheme="minorBidi" w:cstheme="minorBidi"/>
            <w:sz w:val="24"/>
            <w:szCs w:val="24"/>
          </w:rPr>
          <w:delText xml:space="preserve">9.1.12 </w:delText>
        </w:r>
      </w:del>
      <w:r w:rsidRPr="00D53134">
        <w:rPr>
          <w:rFonts w:asciiTheme="minorBidi" w:hAnsiTheme="minorBidi" w:cstheme="minorBidi"/>
          <w:sz w:val="24"/>
          <w:szCs w:val="24"/>
        </w:rPr>
        <w:t>Вся информация в информационных набора должна использовать универсальную кодировку, поддерживающую разные языковые кодировки</w:t>
      </w:r>
      <w:ins w:id="193" w:author="Volkov Sergey" w:date="2018-08-26T00:10:00Z">
        <w:r w:rsidR="008C5C79">
          <w:rPr>
            <w:rStyle w:val="afff1"/>
            <w:rFonts w:asciiTheme="minorBidi" w:hAnsiTheme="minorBidi" w:cstheme="minorBidi"/>
            <w:sz w:val="24"/>
            <w:szCs w:val="24"/>
          </w:rPr>
          <w:footnoteReference w:id="2"/>
        </w:r>
      </w:ins>
      <w:commentRangeStart w:id="196"/>
      <w:del w:id="197" w:author="Volkov Sergey" w:date="2018-08-26T00:09:00Z">
        <w:r w:rsidRPr="00D53134" w:rsidDel="008C5C79">
          <w:rPr>
            <w:rFonts w:asciiTheme="minorBidi" w:hAnsiTheme="minorBidi" w:cstheme="minorBidi"/>
            <w:sz w:val="24"/>
            <w:szCs w:val="24"/>
          </w:rPr>
          <w:delText>[1]</w:delText>
        </w:r>
        <w:commentRangeEnd w:id="196"/>
        <w:r w:rsidR="00B37EED" w:rsidDel="008C5C79">
          <w:rPr>
            <w:rStyle w:val="aff"/>
          </w:rPr>
          <w:commentReference w:id="196"/>
        </w:r>
        <w:r w:rsidRPr="00D53134" w:rsidDel="008C5C79">
          <w:rPr>
            <w:rFonts w:asciiTheme="minorBidi" w:hAnsiTheme="minorBidi" w:cstheme="minorBidi"/>
            <w:sz w:val="24"/>
            <w:szCs w:val="24"/>
          </w:rPr>
          <w:delText>.</w:delText>
        </w:r>
      </w:del>
    </w:p>
    <w:p w14:paraId="043D1813" w14:textId="77777777" w:rsidR="007B27A7" w:rsidRPr="00D53134" w:rsidRDefault="00FF04AB" w:rsidP="00D53134">
      <w:pPr>
        <w:widowControl w:val="0"/>
        <w:spacing w:before="200"/>
        <w:ind w:firstLine="860"/>
        <w:jc w:val="both"/>
        <w:rPr>
          <w:rFonts w:asciiTheme="minorBidi" w:hAnsiTheme="minorBidi" w:cstheme="minorBidi"/>
          <w:b/>
          <w:sz w:val="24"/>
          <w:szCs w:val="24"/>
        </w:rPr>
      </w:pPr>
      <w:del w:id="198" w:author="Volkov Sergey" w:date="2018-08-26T00:06:00Z">
        <w:r w:rsidRPr="00D53134" w:rsidDel="00B37EED">
          <w:rPr>
            <w:rFonts w:asciiTheme="minorBidi" w:hAnsiTheme="minorBidi" w:cstheme="minorBidi"/>
            <w:b/>
            <w:sz w:val="24"/>
            <w:szCs w:val="24"/>
          </w:rPr>
          <w:delText>9</w:delText>
        </w:r>
      </w:del>
      <w:del w:id="199" w:author="Volkov Sergey" w:date="2018-08-26T00:05:00Z">
        <w:r w:rsidRPr="00D53134" w:rsidDel="00B37EED">
          <w:rPr>
            <w:rFonts w:asciiTheme="minorBidi" w:hAnsiTheme="minorBidi" w:cstheme="minorBidi"/>
            <w:b/>
            <w:sz w:val="24"/>
            <w:szCs w:val="24"/>
          </w:rPr>
          <w:delText xml:space="preserve">.2 </w:delText>
        </w:r>
      </w:del>
      <w:r w:rsidRPr="00D53134">
        <w:rPr>
          <w:rFonts w:asciiTheme="minorBidi" w:hAnsiTheme="minorBidi" w:cstheme="minorBidi"/>
          <w:b/>
          <w:sz w:val="24"/>
          <w:szCs w:val="24"/>
        </w:rPr>
        <w:t>Уровень проработки информационной модели</w:t>
      </w:r>
    </w:p>
    <w:p w14:paraId="36D14714" w14:textId="3A32FB75" w:rsidR="007B27A7" w:rsidRPr="00D53134" w:rsidRDefault="00FF04AB" w:rsidP="00D53134">
      <w:pPr>
        <w:widowControl w:val="0"/>
        <w:ind w:right="140" w:firstLine="860"/>
        <w:jc w:val="both"/>
        <w:rPr>
          <w:rFonts w:asciiTheme="minorBidi" w:hAnsiTheme="minorBidi" w:cstheme="minorBidi"/>
          <w:sz w:val="24"/>
          <w:szCs w:val="24"/>
        </w:rPr>
      </w:pPr>
      <w:del w:id="200" w:author="Volkov Sergey" w:date="2018-08-26T00:06:00Z">
        <w:r w:rsidRPr="00D53134" w:rsidDel="00B37EED">
          <w:rPr>
            <w:rFonts w:asciiTheme="minorBidi" w:hAnsiTheme="minorBidi" w:cstheme="minorBidi"/>
            <w:sz w:val="24"/>
            <w:szCs w:val="24"/>
          </w:rPr>
          <w:delText xml:space="preserve">9.2.1 </w:delText>
        </w:r>
      </w:del>
      <w:r w:rsidRPr="00D53134">
        <w:rPr>
          <w:rFonts w:asciiTheme="minorBidi" w:hAnsiTheme="minorBidi" w:cstheme="minorBidi"/>
          <w:sz w:val="24"/>
          <w:szCs w:val="24"/>
        </w:rPr>
        <w:t>Уровень проработки информационного набора определяет полноту совокупности информационного набора и правил трансформации, связанных с ним для соответствующей стадии жизненного цикла объекта.</w:t>
      </w:r>
    </w:p>
    <w:p w14:paraId="15A08A42" w14:textId="378F9AA9" w:rsidR="007B27A7" w:rsidRPr="00D53134" w:rsidRDefault="00FF04AB" w:rsidP="00D53134">
      <w:pPr>
        <w:widowControl w:val="0"/>
        <w:ind w:right="140" w:firstLine="860"/>
        <w:jc w:val="both"/>
        <w:rPr>
          <w:rFonts w:asciiTheme="minorBidi" w:hAnsiTheme="minorBidi" w:cstheme="minorBidi"/>
          <w:sz w:val="24"/>
          <w:szCs w:val="24"/>
        </w:rPr>
      </w:pPr>
      <w:del w:id="201" w:author="Volkov Sergey" w:date="2018-08-26T00:06:00Z">
        <w:r w:rsidRPr="00D53134" w:rsidDel="00B37EED">
          <w:rPr>
            <w:rFonts w:asciiTheme="minorBidi" w:hAnsiTheme="minorBidi" w:cstheme="minorBidi"/>
            <w:sz w:val="24"/>
            <w:szCs w:val="24"/>
          </w:rPr>
          <w:delText xml:space="preserve">9.2.2 </w:delText>
        </w:r>
      </w:del>
      <w:r w:rsidRPr="00D53134">
        <w:rPr>
          <w:rFonts w:asciiTheme="minorBidi" w:hAnsiTheme="minorBidi" w:cstheme="minorBidi"/>
          <w:sz w:val="24"/>
          <w:szCs w:val="24"/>
        </w:rPr>
        <w:t>Уровень проработки зависит от точки зрения.</w:t>
      </w:r>
    </w:p>
    <w:p w14:paraId="4AE4BE19" w14:textId="177313B3" w:rsidR="007B27A7" w:rsidRPr="00D53134" w:rsidRDefault="00FF04AB" w:rsidP="00D53134">
      <w:pPr>
        <w:widowControl w:val="0"/>
        <w:ind w:right="140" w:firstLine="860"/>
        <w:jc w:val="both"/>
        <w:rPr>
          <w:rFonts w:asciiTheme="minorBidi" w:hAnsiTheme="minorBidi" w:cstheme="minorBidi"/>
          <w:sz w:val="24"/>
          <w:szCs w:val="24"/>
        </w:rPr>
      </w:pPr>
      <w:del w:id="202" w:author="Volkov Sergey" w:date="2018-08-26T00:06:00Z">
        <w:r w:rsidRPr="00D53134" w:rsidDel="00B37EED">
          <w:rPr>
            <w:rFonts w:asciiTheme="minorBidi" w:hAnsiTheme="minorBidi" w:cstheme="minorBidi"/>
            <w:sz w:val="24"/>
            <w:szCs w:val="24"/>
          </w:rPr>
          <w:delText xml:space="preserve">9.2.3 </w:delText>
        </w:r>
      </w:del>
      <w:r w:rsidRPr="00D53134">
        <w:rPr>
          <w:rFonts w:asciiTheme="minorBidi" w:hAnsiTheme="minorBidi" w:cstheme="minorBidi"/>
          <w:sz w:val="24"/>
          <w:szCs w:val="24"/>
        </w:rPr>
        <w:t>Уровень проработки должен обеспечивать минимально-необходимый объем информации для решения задачи в соответствии со стадией жизненного цикла.</w:t>
      </w:r>
    </w:p>
    <w:p w14:paraId="445DA0CB" w14:textId="227E2A81" w:rsidR="007B27A7" w:rsidRPr="00D53134" w:rsidRDefault="00FF04AB" w:rsidP="00D53134">
      <w:pPr>
        <w:widowControl w:val="0"/>
        <w:ind w:right="140" w:firstLine="860"/>
        <w:jc w:val="both"/>
        <w:rPr>
          <w:rFonts w:asciiTheme="minorBidi" w:hAnsiTheme="minorBidi" w:cstheme="minorBidi"/>
          <w:sz w:val="24"/>
          <w:szCs w:val="24"/>
        </w:rPr>
      </w:pPr>
      <w:del w:id="203" w:author="Volkov Sergey" w:date="2018-08-26T00:06:00Z">
        <w:r w:rsidRPr="00D53134" w:rsidDel="00B37EED">
          <w:rPr>
            <w:rFonts w:asciiTheme="minorBidi" w:hAnsiTheme="minorBidi" w:cstheme="minorBidi"/>
            <w:sz w:val="24"/>
            <w:szCs w:val="24"/>
          </w:rPr>
          <w:delText xml:space="preserve">9.2.4 </w:delText>
        </w:r>
      </w:del>
      <w:r w:rsidRPr="00D53134">
        <w:rPr>
          <w:rFonts w:asciiTheme="minorBidi" w:hAnsiTheme="minorBidi" w:cstheme="minorBidi"/>
          <w:sz w:val="24"/>
          <w:szCs w:val="24"/>
        </w:rPr>
        <w:t>Уровень проработки на стадии Идея и Концепция обеспечивает роль контроля минимального достаточного перечня атрибутов и параметров системы для разработки технического задания.</w:t>
      </w:r>
    </w:p>
    <w:p w14:paraId="56EE722C" w14:textId="1CD5747F" w:rsidR="007B27A7" w:rsidRPr="00D53134" w:rsidRDefault="00FF04AB" w:rsidP="00D53134">
      <w:pPr>
        <w:widowControl w:val="0"/>
        <w:ind w:right="140" w:firstLine="860"/>
        <w:jc w:val="both"/>
        <w:rPr>
          <w:rFonts w:asciiTheme="minorBidi" w:hAnsiTheme="minorBidi" w:cstheme="minorBidi"/>
          <w:sz w:val="24"/>
          <w:szCs w:val="24"/>
        </w:rPr>
      </w:pPr>
      <w:del w:id="204" w:author="Volkov Sergey" w:date="2018-08-26T00:06:00Z">
        <w:r w:rsidRPr="00D53134" w:rsidDel="00B37EED">
          <w:rPr>
            <w:rFonts w:asciiTheme="minorBidi" w:hAnsiTheme="minorBidi" w:cstheme="minorBidi"/>
            <w:sz w:val="24"/>
            <w:szCs w:val="24"/>
          </w:rPr>
          <w:delText xml:space="preserve">9.2.5 </w:delText>
        </w:r>
      </w:del>
      <w:r w:rsidRPr="00D53134">
        <w:rPr>
          <w:rFonts w:asciiTheme="minorBidi" w:hAnsiTheme="minorBidi" w:cstheme="minorBidi"/>
          <w:sz w:val="24"/>
          <w:szCs w:val="24"/>
        </w:rPr>
        <w:t>Уровень проработки определяет требования к объему и степени детализации графической информации. Уровни проработки позволяют определить отличия элементов модели без проверки и сравнения свойств (атрибутов) каждого элемента в отдельности.</w:t>
      </w:r>
    </w:p>
    <w:p w14:paraId="149EE771" w14:textId="53FF41A8" w:rsidR="007B27A7" w:rsidRPr="00D53134" w:rsidRDefault="00FF04AB" w:rsidP="00D53134">
      <w:pPr>
        <w:widowControl w:val="0"/>
        <w:ind w:right="140" w:firstLine="860"/>
        <w:jc w:val="both"/>
        <w:rPr>
          <w:rFonts w:asciiTheme="minorBidi" w:hAnsiTheme="minorBidi" w:cstheme="minorBidi"/>
          <w:sz w:val="24"/>
          <w:szCs w:val="24"/>
        </w:rPr>
      </w:pPr>
      <w:del w:id="205" w:author="Volkov Sergey" w:date="2018-08-26T00:06:00Z">
        <w:r w:rsidRPr="00D53134" w:rsidDel="00B37EED">
          <w:rPr>
            <w:rFonts w:asciiTheme="minorBidi" w:hAnsiTheme="minorBidi" w:cstheme="minorBidi"/>
            <w:sz w:val="24"/>
            <w:szCs w:val="24"/>
          </w:rPr>
          <w:delText xml:space="preserve">9.2.6 </w:delText>
        </w:r>
      </w:del>
      <w:r w:rsidRPr="00D53134">
        <w:rPr>
          <w:rFonts w:asciiTheme="minorBidi" w:hAnsiTheme="minorBidi" w:cstheme="minorBidi"/>
          <w:sz w:val="24"/>
          <w:szCs w:val="24"/>
        </w:rPr>
        <w:t>Уровень проработки элементов в рамках одной информационной модели может быть разным, что будет соответствовать определенным точкам зрения.</w:t>
      </w:r>
    </w:p>
    <w:p w14:paraId="2F218B48" w14:textId="49ECA6C6" w:rsidR="007B27A7" w:rsidRPr="00D53134" w:rsidRDefault="00FF04AB" w:rsidP="00D53134">
      <w:pPr>
        <w:widowControl w:val="0"/>
        <w:ind w:right="140" w:firstLine="860"/>
        <w:jc w:val="both"/>
        <w:rPr>
          <w:rFonts w:asciiTheme="minorBidi" w:hAnsiTheme="minorBidi" w:cstheme="minorBidi"/>
          <w:sz w:val="24"/>
          <w:szCs w:val="24"/>
        </w:rPr>
      </w:pPr>
      <w:del w:id="206" w:author="Volkov Sergey" w:date="2018-08-26T00:06:00Z">
        <w:r w:rsidRPr="00D53134" w:rsidDel="00B37EED">
          <w:rPr>
            <w:rFonts w:asciiTheme="minorBidi" w:hAnsiTheme="minorBidi" w:cstheme="minorBidi"/>
            <w:sz w:val="24"/>
            <w:szCs w:val="24"/>
          </w:rPr>
          <w:delText xml:space="preserve">9.2.7 </w:delText>
        </w:r>
      </w:del>
      <w:r w:rsidRPr="00D53134">
        <w:rPr>
          <w:rFonts w:asciiTheme="minorBidi" w:hAnsiTheme="minorBidi" w:cstheme="minorBidi"/>
          <w:sz w:val="24"/>
          <w:szCs w:val="24"/>
        </w:rPr>
        <w:t>Уровень проработки включает следующие обязательные характеристики:</w:t>
      </w:r>
    </w:p>
    <w:p w14:paraId="34E90998" w14:textId="77777777" w:rsidR="007B27A7" w:rsidRPr="00D53134" w:rsidRDefault="00FF04AB" w:rsidP="00D53134">
      <w:pPr>
        <w:widowControl w:val="0"/>
        <w:ind w:left="360" w:right="140"/>
        <w:jc w:val="both"/>
        <w:rPr>
          <w:rFonts w:asciiTheme="minorBidi" w:hAnsiTheme="minorBidi" w:cstheme="minorBidi"/>
          <w:sz w:val="24"/>
          <w:szCs w:val="24"/>
        </w:rPr>
      </w:pPr>
      <w:r w:rsidRPr="00D53134">
        <w:rPr>
          <w:rFonts w:asciiTheme="minorBidi" w:hAnsiTheme="minorBidi" w:cstheme="minorBidi"/>
          <w:sz w:val="24"/>
          <w:szCs w:val="24"/>
        </w:rPr>
        <w:t>-      уровень проработки графической информации;</w:t>
      </w:r>
    </w:p>
    <w:p w14:paraId="6B21EE26" w14:textId="77777777" w:rsidR="007B27A7" w:rsidRPr="00D53134" w:rsidRDefault="00FF04AB" w:rsidP="00D53134">
      <w:pPr>
        <w:widowControl w:val="0"/>
        <w:ind w:left="360" w:right="140"/>
        <w:jc w:val="both"/>
        <w:rPr>
          <w:rFonts w:asciiTheme="minorBidi" w:hAnsiTheme="minorBidi" w:cstheme="minorBidi"/>
          <w:sz w:val="24"/>
          <w:szCs w:val="24"/>
        </w:rPr>
      </w:pPr>
      <w:r w:rsidRPr="00D53134">
        <w:rPr>
          <w:rFonts w:asciiTheme="minorBidi" w:hAnsiTheme="minorBidi" w:cstheme="minorBidi"/>
          <w:sz w:val="24"/>
          <w:szCs w:val="24"/>
        </w:rPr>
        <w:t>-      уровень проработки математической модели;</w:t>
      </w:r>
    </w:p>
    <w:p w14:paraId="0FBA1128" w14:textId="77777777" w:rsidR="007B27A7" w:rsidRPr="00D53134" w:rsidRDefault="00FF04AB" w:rsidP="00D53134">
      <w:pPr>
        <w:widowControl w:val="0"/>
        <w:ind w:left="360" w:right="140"/>
        <w:jc w:val="both"/>
        <w:rPr>
          <w:rFonts w:asciiTheme="minorBidi" w:hAnsiTheme="minorBidi" w:cstheme="minorBidi"/>
          <w:sz w:val="24"/>
          <w:szCs w:val="24"/>
        </w:rPr>
      </w:pPr>
      <w:r w:rsidRPr="00D53134">
        <w:rPr>
          <w:rFonts w:asciiTheme="minorBidi" w:hAnsiTheme="minorBidi" w:cstheme="minorBidi"/>
          <w:sz w:val="24"/>
          <w:szCs w:val="24"/>
        </w:rPr>
        <w:t>-      уровень проработки неграфической информации;</w:t>
      </w:r>
    </w:p>
    <w:p w14:paraId="7030EDFD" w14:textId="77777777" w:rsidR="007B27A7" w:rsidRPr="00D53134" w:rsidRDefault="00FF04AB" w:rsidP="00D53134">
      <w:pPr>
        <w:widowControl w:val="0"/>
        <w:ind w:left="360" w:right="140"/>
        <w:jc w:val="both"/>
        <w:rPr>
          <w:rFonts w:asciiTheme="minorBidi" w:hAnsiTheme="minorBidi" w:cstheme="minorBidi"/>
          <w:sz w:val="24"/>
          <w:szCs w:val="24"/>
        </w:rPr>
      </w:pPr>
      <w:r w:rsidRPr="00D53134">
        <w:rPr>
          <w:rFonts w:asciiTheme="minorBidi" w:hAnsiTheme="minorBidi" w:cstheme="minorBidi"/>
          <w:sz w:val="24"/>
          <w:szCs w:val="24"/>
        </w:rPr>
        <w:t>-      уровень сервиса.</w:t>
      </w:r>
    </w:p>
    <w:p w14:paraId="20270789" w14:textId="4D638BA3" w:rsidR="007B27A7" w:rsidRPr="00D53134" w:rsidRDefault="00FF04AB" w:rsidP="00D53134">
      <w:pPr>
        <w:widowControl w:val="0"/>
        <w:ind w:right="140" w:firstLine="860"/>
        <w:jc w:val="both"/>
        <w:rPr>
          <w:rFonts w:asciiTheme="minorBidi" w:hAnsiTheme="minorBidi" w:cstheme="minorBidi"/>
          <w:sz w:val="24"/>
          <w:szCs w:val="24"/>
        </w:rPr>
      </w:pPr>
      <w:del w:id="207" w:author="Volkov Sergey" w:date="2018-08-26T00:06:00Z">
        <w:r w:rsidRPr="00D53134" w:rsidDel="00B37EED">
          <w:rPr>
            <w:rFonts w:asciiTheme="minorBidi" w:hAnsiTheme="minorBidi" w:cstheme="minorBidi"/>
            <w:sz w:val="24"/>
            <w:szCs w:val="24"/>
          </w:rPr>
          <w:delText xml:space="preserve">9.2.8 </w:delText>
        </w:r>
      </w:del>
      <w:r w:rsidRPr="00D53134">
        <w:rPr>
          <w:rFonts w:asciiTheme="minorBidi" w:hAnsiTheme="minorBidi" w:cstheme="minorBidi"/>
          <w:sz w:val="24"/>
          <w:szCs w:val="24"/>
        </w:rPr>
        <w:t>Уровень проработки измеряется относительно полноты отологии информационного набора.</w:t>
      </w:r>
    </w:p>
    <w:p w14:paraId="1458D9BB" w14:textId="1D44CD35" w:rsidR="007B27A7" w:rsidRPr="00D53134" w:rsidDel="00B37EED" w:rsidRDefault="00FF04AB" w:rsidP="00D53134">
      <w:pPr>
        <w:widowControl w:val="0"/>
        <w:ind w:right="140"/>
        <w:jc w:val="both"/>
        <w:rPr>
          <w:del w:id="208" w:author="Volkov Sergey" w:date="2018-08-26T00:06:00Z"/>
          <w:rFonts w:asciiTheme="minorBidi" w:hAnsiTheme="minorBidi" w:cstheme="minorBidi"/>
          <w:sz w:val="24"/>
          <w:szCs w:val="24"/>
        </w:rPr>
      </w:pPr>
      <w:r w:rsidRPr="00D53134">
        <w:rPr>
          <w:rFonts w:asciiTheme="minorBidi" w:hAnsiTheme="minorBidi" w:cstheme="minorBidi"/>
          <w:sz w:val="24"/>
          <w:szCs w:val="24"/>
        </w:rPr>
        <w:t xml:space="preserve"> </w:t>
      </w:r>
    </w:p>
    <w:p w14:paraId="2FA58EEF" w14:textId="4FEA953B" w:rsidR="007B27A7" w:rsidRPr="00D53134" w:rsidRDefault="00FF04AB">
      <w:pPr>
        <w:widowControl w:val="0"/>
        <w:ind w:right="140"/>
        <w:jc w:val="both"/>
        <w:rPr>
          <w:rFonts w:asciiTheme="minorBidi" w:hAnsiTheme="minorBidi" w:cstheme="minorBidi"/>
          <w:sz w:val="24"/>
          <w:szCs w:val="24"/>
        </w:rPr>
        <w:pPrChange w:id="209" w:author="Volkov Sergey" w:date="2018-08-26T00:06:00Z">
          <w:pPr>
            <w:widowControl w:val="0"/>
            <w:ind w:right="140" w:firstLine="860"/>
            <w:jc w:val="both"/>
          </w:pPr>
        </w:pPrChange>
      </w:pPr>
      <w:del w:id="210" w:author="Volkov Sergey" w:date="2018-08-26T00:06:00Z">
        <w:r w:rsidRPr="00D53134" w:rsidDel="00B37EED">
          <w:rPr>
            <w:rFonts w:asciiTheme="minorBidi" w:hAnsiTheme="minorBidi" w:cstheme="minorBidi"/>
            <w:sz w:val="24"/>
            <w:szCs w:val="24"/>
          </w:rPr>
          <w:delText xml:space="preserve"> </w:delText>
        </w:r>
      </w:del>
    </w:p>
    <w:p w14:paraId="7D6942E8" w14:textId="556C1103" w:rsidR="007B27A7" w:rsidRPr="00D53134" w:rsidRDefault="00FF04AB" w:rsidP="00D53134">
      <w:pPr>
        <w:widowControl w:val="0"/>
        <w:spacing w:before="200"/>
        <w:ind w:firstLine="860"/>
        <w:jc w:val="both"/>
        <w:rPr>
          <w:rFonts w:asciiTheme="minorBidi" w:hAnsiTheme="minorBidi" w:cstheme="minorBidi"/>
          <w:b/>
          <w:sz w:val="24"/>
          <w:szCs w:val="24"/>
        </w:rPr>
      </w:pPr>
      <w:del w:id="211" w:author="Volkov Sergey" w:date="2018-08-26T00:06:00Z">
        <w:r w:rsidRPr="00D53134" w:rsidDel="00B37EED">
          <w:rPr>
            <w:rFonts w:asciiTheme="minorBidi" w:hAnsiTheme="minorBidi" w:cstheme="minorBidi"/>
            <w:b/>
            <w:sz w:val="24"/>
            <w:szCs w:val="24"/>
          </w:rPr>
          <w:delText xml:space="preserve">9.3 </w:delText>
        </w:r>
      </w:del>
      <w:r w:rsidRPr="00D53134">
        <w:rPr>
          <w:rFonts w:asciiTheme="minorBidi" w:hAnsiTheme="minorBidi" w:cstheme="minorBidi"/>
          <w:b/>
          <w:sz w:val="24"/>
          <w:szCs w:val="24"/>
        </w:rPr>
        <w:t>Правила формирования отраслевых базовых наборов</w:t>
      </w:r>
    </w:p>
    <w:p w14:paraId="4A38C78D"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Отраслевые базовые наборы определяются в стандарте Интегрированный </w:t>
      </w:r>
      <w:r w:rsidRPr="00D53134">
        <w:rPr>
          <w:rFonts w:asciiTheme="minorBidi" w:hAnsiTheme="minorBidi" w:cstheme="minorBidi"/>
          <w:sz w:val="24"/>
          <w:szCs w:val="24"/>
        </w:rPr>
        <w:lastRenderedPageBreak/>
        <w:t>подход к управлению жизненным циклом антропогенного объектов и сред. Библиотеки электронных компонент.</w:t>
      </w:r>
    </w:p>
    <w:p w14:paraId="7F4C3D11"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2ACFB501" w14:textId="0BF5E1A4" w:rsidR="007B27A7" w:rsidRPr="00D53134" w:rsidRDefault="00FF04AB" w:rsidP="00D53134">
      <w:pPr>
        <w:widowControl w:val="0"/>
        <w:spacing w:before="200"/>
        <w:ind w:firstLine="860"/>
        <w:jc w:val="both"/>
        <w:rPr>
          <w:rFonts w:asciiTheme="minorBidi" w:hAnsiTheme="minorBidi" w:cstheme="minorBidi"/>
          <w:b/>
          <w:sz w:val="24"/>
          <w:szCs w:val="24"/>
        </w:rPr>
      </w:pPr>
      <w:del w:id="212" w:author="Volkov Sergey" w:date="2018-08-26T00:06:00Z">
        <w:r w:rsidRPr="00D53134" w:rsidDel="00B37EED">
          <w:rPr>
            <w:rFonts w:asciiTheme="minorBidi" w:hAnsiTheme="minorBidi" w:cstheme="minorBidi"/>
            <w:b/>
            <w:sz w:val="24"/>
            <w:szCs w:val="24"/>
          </w:rPr>
          <w:delText xml:space="preserve">9.4 </w:delText>
        </w:r>
      </w:del>
      <w:r w:rsidRPr="00D53134">
        <w:rPr>
          <w:rFonts w:asciiTheme="minorBidi" w:hAnsiTheme="minorBidi" w:cstheme="minorBidi"/>
          <w:b/>
          <w:sz w:val="24"/>
          <w:szCs w:val="24"/>
        </w:rPr>
        <w:t>Сечения</w:t>
      </w:r>
    </w:p>
    <w:p w14:paraId="7D5FBCB4" w14:textId="3FE4D15F" w:rsidR="007B27A7" w:rsidRPr="00D53134" w:rsidRDefault="00FF04AB" w:rsidP="00D53134">
      <w:pPr>
        <w:widowControl w:val="0"/>
        <w:ind w:right="140" w:firstLine="860"/>
        <w:jc w:val="both"/>
        <w:rPr>
          <w:rFonts w:asciiTheme="minorBidi" w:hAnsiTheme="minorBidi" w:cstheme="minorBidi"/>
          <w:sz w:val="24"/>
          <w:szCs w:val="24"/>
        </w:rPr>
      </w:pPr>
      <w:del w:id="213" w:author="Volkov Sergey" w:date="2018-08-26T00:06:00Z">
        <w:r w:rsidRPr="00D53134" w:rsidDel="00B37EED">
          <w:rPr>
            <w:rFonts w:asciiTheme="minorBidi" w:hAnsiTheme="minorBidi" w:cstheme="minorBidi"/>
            <w:sz w:val="24"/>
            <w:szCs w:val="24"/>
          </w:rPr>
          <w:delText xml:space="preserve">9.4.1 </w:delText>
        </w:r>
      </w:del>
      <w:r w:rsidRPr="00D53134">
        <w:rPr>
          <w:rFonts w:asciiTheme="minorBidi" w:hAnsiTheme="minorBidi" w:cstheme="minorBidi"/>
          <w:sz w:val="24"/>
          <w:szCs w:val="24"/>
        </w:rPr>
        <w:t>Сечения является выборкой атрибутов и параметров объекта из различных информационных наборов с учетом взаимосвязей для построения междисциплинарного представления информации объекта.</w:t>
      </w:r>
    </w:p>
    <w:p w14:paraId="5CD74152" w14:textId="36E59735" w:rsidR="007B27A7" w:rsidRPr="00D53134" w:rsidRDefault="00FF04AB" w:rsidP="00D53134">
      <w:pPr>
        <w:widowControl w:val="0"/>
        <w:ind w:right="140" w:firstLine="860"/>
        <w:jc w:val="both"/>
        <w:rPr>
          <w:rFonts w:asciiTheme="minorBidi" w:hAnsiTheme="minorBidi" w:cstheme="minorBidi"/>
          <w:sz w:val="24"/>
          <w:szCs w:val="24"/>
        </w:rPr>
      </w:pPr>
      <w:del w:id="214" w:author="Volkov Sergey" w:date="2018-08-26T00:06:00Z">
        <w:r w:rsidRPr="00D53134" w:rsidDel="00B37EED">
          <w:rPr>
            <w:rFonts w:asciiTheme="minorBidi" w:hAnsiTheme="minorBidi" w:cstheme="minorBidi"/>
            <w:sz w:val="24"/>
            <w:szCs w:val="24"/>
          </w:rPr>
          <w:delText xml:space="preserve">9.4.2 </w:delText>
        </w:r>
      </w:del>
      <w:r w:rsidRPr="00D53134">
        <w:rPr>
          <w:rFonts w:asciiTheme="minorBidi" w:hAnsiTheme="minorBidi" w:cstheme="minorBidi"/>
          <w:sz w:val="24"/>
          <w:szCs w:val="24"/>
        </w:rPr>
        <w:t xml:space="preserve">Сечению может быть сопоставлено </w:t>
      </w:r>
      <w:proofErr w:type="gramStart"/>
      <w:r w:rsidRPr="00D53134">
        <w:rPr>
          <w:rFonts w:asciiTheme="minorBidi" w:hAnsiTheme="minorBidi" w:cstheme="minorBidi"/>
          <w:sz w:val="24"/>
          <w:szCs w:val="24"/>
        </w:rPr>
        <w:t>уникальное название</w:t>
      </w:r>
      <w:proofErr w:type="gramEnd"/>
      <w:r w:rsidRPr="00D53134">
        <w:rPr>
          <w:rFonts w:asciiTheme="minorBidi" w:hAnsiTheme="minorBidi" w:cstheme="minorBidi"/>
          <w:sz w:val="24"/>
          <w:szCs w:val="24"/>
        </w:rPr>
        <w:t xml:space="preserve"> и навигация по нему может быть представлена в виде графа.</w:t>
      </w:r>
    </w:p>
    <w:p w14:paraId="48F1D169"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FFB9530"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 Р И М Е Ч А Н И Е</w:t>
      </w:r>
    </w:p>
    <w:p w14:paraId="71974FCA"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Визуальное описание таких ассоциаций не интуитивно, так как большинство инструментов показывает модели согласно составу или иерархии. В некоторых системах моделирования сечению соответствует понятие квершлага.</w:t>
      </w:r>
    </w:p>
    <w:p w14:paraId="54DCF43D"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B92ABBE" w14:textId="47D2C20A" w:rsidR="007B27A7" w:rsidRPr="00D53134" w:rsidRDefault="00FF04AB" w:rsidP="00D53134">
      <w:pPr>
        <w:widowControl w:val="0"/>
        <w:ind w:right="140" w:firstLine="860"/>
        <w:jc w:val="both"/>
        <w:rPr>
          <w:rFonts w:asciiTheme="minorBidi" w:hAnsiTheme="minorBidi" w:cstheme="minorBidi"/>
          <w:sz w:val="24"/>
          <w:szCs w:val="24"/>
        </w:rPr>
      </w:pPr>
      <w:del w:id="215" w:author="Volkov Sergey" w:date="2018-08-26T00:06:00Z">
        <w:r w:rsidRPr="00D53134" w:rsidDel="00B37EED">
          <w:rPr>
            <w:rFonts w:asciiTheme="minorBidi" w:hAnsiTheme="minorBidi" w:cstheme="minorBidi"/>
            <w:sz w:val="24"/>
            <w:szCs w:val="24"/>
          </w:rPr>
          <w:delText xml:space="preserve">9.4.3 </w:delText>
        </w:r>
      </w:del>
      <w:r w:rsidRPr="00D53134">
        <w:rPr>
          <w:rFonts w:asciiTheme="minorBidi" w:hAnsiTheme="minorBidi" w:cstheme="minorBidi"/>
          <w:sz w:val="24"/>
          <w:szCs w:val="24"/>
        </w:rPr>
        <w:t>Сечение является сложным информационным набором, которые система моделирования хочет рассмотреть вместе. Существующие связи и отношения между объектами-системами в сечении изображаются различными линиями между объектами.</w:t>
      </w:r>
    </w:p>
    <w:p w14:paraId="04D35ADD"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B5184A9"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 Р И М Е Ч А Н И Е</w:t>
      </w:r>
    </w:p>
    <w:p w14:paraId="415B1FF6"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Например, наследование показывают подобное диаграммам класса UML, в то время как указатели визуализируются с линиями и стрелами. В дополнение к визуализации главная полезность сечений - то, что они служат для анализа междисциплинарных ассоциаций.</w:t>
      </w:r>
    </w:p>
    <w:p w14:paraId="5FE5EEAA"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1301E8D8" w14:textId="093F39D4" w:rsidR="007B27A7" w:rsidRPr="00D53134" w:rsidRDefault="00FF04AB" w:rsidP="00D53134">
      <w:pPr>
        <w:widowControl w:val="0"/>
        <w:spacing w:before="200"/>
        <w:ind w:firstLine="860"/>
        <w:jc w:val="both"/>
        <w:rPr>
          <w:rFonts w:asciiTheme="minorBidi" w:hAnsiTheme="minorBidi" w:cstheme="minorBidi"/>
          <w:b/>
          <w:sz w:val="24"/>
          <w:szCs w:val="24"/>
        </w:rPr>
      </w:pPr>
      <w:del w:id="216" w:author="Volkov Sergey" w:date="2018-08-26T00:07:00Z">
        <w:r w:rsidRPr="00D53134" w:rsidDel="00B37EED">
          <w:rPr>
            <w:rFonts w:asciiTheme="minorBidi" w:hAnsiTheme="minorBidi" w:cstheme="minorBidi"/>
            <w:b/>
            <w:sz w:val="24"/>
            <w:szCs w:val="24"/>
          </w:rPr>
          <w:delText xml:space="preserve">9.5 </w:delText>
        </w:r>
      </w:del>
      <w:r w:rsidRPr="00D53134">
        <w:rPr>
          <w:rFonts w:asciiTheme="minorBidi" w:hAnsiTheme="minorBidi" w:cstheme="minorBidi"/>
          <w:b/>
          <w:sz w:val="24"/>
          <w:szCs w:val="24"/>
        </w:rPr>
        <w:t>Правила проверки корректности базового набора</w:t>
      </w:r>
    </w:p>
    <w:p w14:paraId="4B4E6E53" w14:textId="0B2D0F04" w:rsidR="007B27A7" w:rsidRPr="00D53134" w:rsidRDefault="00FF04AB" w:rsidP="00D53134">
      <w:pPr>
        <w:widowControl w:val="0"/>
        <w:ind w:right="140" w:firstLine="860"/>
        <w:jc w:val="both"/>
        <w:rPr>
          <w:rFonts w:asciiTheme="minorBidi" w:hAnsiTheme="minorBidi" w:cstheme="minorBidi"/>
          <w:sz w:val="24"/>
          <w:szCs w:val="24"/>
        </w:rPr>
      </w:pPr>
      <w:del w:id="217" w:author="Volkov Sergey" w:date="2018-08-26T00:07:00Z">
        <w:r w:rsidRPr="00D53134" w:rsidDel="00B37EED">
          <w:rPr>
            <w:rFonts w:asciiTheme="minorBidi" w:hAnsiTheme="minorBidi" w:cstheme="minorBidi"/>
            <w:sz w:val="24"/>
            <w:szCs w:val="24"/>
          </w:rPr>
          <w:delText xml:space="preserve">9.5.1 </w:delText>
        </w:r>
      </w:del>
      <w:r w:rsidRPr="00D53134">
        <w:rPr>
          <w:rFonts w:asciiTheme="minorBidi" w:hAnsiTheme="minorBidi" w:cstheme="minorBidi"/>
          <w:sz w:val="24"/>
          <w:szCs w:val="24"/>
        </w:rPr>
        <w:t>При разработке информационного набора должны быть определены и правила автоматической проверки корректности информации.</w:t>
      </w:r>
    </w:p>
    <w:p w14:paraId="1AEB4769" w14:textId="6F167F65" w:rsidR="007B27A7" w:rsidRPr="00D53134" w:rsidRDefault="00FF04AB" w:rsidP="00D53134">
      <w:pPr>
        <w:widowControl w:val="0"/>
        <w:ind w:right="140" w:firstLine="860"/>
        <w:jc w:val="both"/>
        <w:rPr>
          <w:rFonts w:asciiTheme="minorBidi" w:hAnsiTheme="minorBidi" w:cstheme="minorBidi"/>
          <w:sz w:val="24"/>
          <w:szCs w:val="24"/>
        </w:rPr>
      </w:pPr>
      <w:del w:id="218" w:author="Volkov Sergey" w:date="2018-08-26T00:07:00Z">
        <w:r w:rsidRPr="00D53134" w:rsidDel="00B37EED">
          <w:rPr>
            <w:rFonts w:asciiTheme="minorBidi" w:hAnsiTheme="minorBidi" w:cstheme="minorBidi"/>
            <w:sz w:val="24"/>
            <w:szCs w:val="24"/>
          </w:rPr>
          <w:delText xml:space="preserve">9.5.2 </w:delText>
        </w:r>
      </w:del>
      <w:r w:rsidRPr="00D53134">
        <w:rPr>
          <w:rFonts w:asciiTheme="minorBidi" w:hAnsiTheme="minorBidi" w:cstheme="minorBidi"/>
          <w:sz w:val="24"/>
          <w:szCs w:val="24"/>
        </w:rPr>
        <w:t>Правила должны быть описаны на языке RuleML</w:t>
      </w:r>
    </w:p>
    <w:p w14:paraId="4F1F5824" w14:textId="7B81199F" w:rsidR="007B27A7" w:rsidRPr="00D53134" w:rsidRDefault="00FF04AB" w:rsidP="00D53134">
      <w:pPr>
        <w:widowControl w:val="0"/>
        <w:ind w:right="140" w:firstLine="860"/>
        <w:jc w:val="both"/>
        <w:rPr>
          <w:rFonts w:asciiTheme="minorBidi" w:hAnsiTheme="minorBidi" w:cstheme="minorBidi"/>
          <w:sz w:val="24"/>
          <w:szCs w:val="24"/>
        </w:rPr>
      </w:pPr>
      <w:del w:id="219" w:author="Volkov Sergey" w:date="2018-08-26T00:07:00Z">
        <w:r w:rsidRPr="00D53134" w:rsidDel="00B37EED">
          <w:rPr>
            <w:rFonts w:asciiTheme="minorBidi" w:hAnsiTheme="minorBidi" w:cstheme="minorBidi"/>
            <w:sz w:val="24"/>
            <w:szCs w:val="24"/>
          </w:rPr>
          <w:delText xml:space="preserve">9.5.3 </w:delText>
        </w:r>
      </w:del>
      <w:r w:rsidRPr="00D53134">
        <w:rPr>
          <w:rFonts w:asciiTheme="minorBidi" w:hAnsiTheme="minorBidi" w:cstheme="minorBidi"/>
          <w:sz w:val="24"/>
          <w:szCs w:val="24"/>
        </w:rPr>
        <w:t>Если информационный набор содержит математическую модель, то правила проверки корректности должны описывать тестовые задачи, на основе которых можно осуществить проверку корректности математической модели</w:t>
      </w:r>
    </w:p>
    <w:p w14:paraId="0085447C"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13A0EFA3" w14:textId="7E683E83" w:rsidR="007B27A7" w:rsidRPr="00D53134" w:rsidRDefault="00FF04AB" w:rsidP="00D53134">
      <w:pPr>
        <w:widowControl w:val="0"/>
        <w:spacing w:before="200"/>
        <w:ind w:firstLine="860"/>
        <w:jc w:val="both"/>
        <w:rPr>
          <w:rFonts w:asciiTheme="minorBidi" w:hAnsiTheme="minorBidi" w:cstheme="minorBidi"/>
          <w:b/>
          <w:sz w:val="24"/>
          <w:szCs w:val="24"/>
        </w:rPr>
      </w:pPr>
      <w:del w:id="220" w:author="Volkov Sergey" w:date="2018-08-26T00:07:00Z">
        <w:r w:rsidRPr="00D53134" w:rsidDel="00B37EED">
          <w:rPr>
            <w:rFonts w:asciiTheme="minorBidi" w:hAnsiTheme="minorBidi" w:cstheme="minorBidi"/>
            <w:b/>
            <w:sz w:val="24"/>
            <w:szCs w:val="24"/>
          </w:rPr>
          <w:delText xml:space="preserve">9.6 </w:delText>
        </w:r>
      </w:del>
      <w:r w:rsidRPr="00D53134">
        <w:rPr>
          <w:rFonts w:asciiTheme="minorBidi" w:hAnsiTheme="minorBidi" w:cstheme="minorBidi"/>
          <w:b/>
          <w:sz w:val="24"/>
          <w:szCs w:val="24"/>
        </w:rPr>
        <w:t>Правила контроля целостности базового набора</w:t>
      </w:r>
    </w:p>
    <w:p w14:paraId="20160899" w14:textId="191962D4" w:rsidR="007B27A7" w:rsidRPr="00D53134" w:rsidRDefault="00FF04AB" w:rsidP="00D53134">
      <w:pPr>
        <w:widowControl w:val="0"/>
        <w:ind w:right="140" w:firstLine="860"/>
        <w:jc w:val="both"/>
        <w:rPr>
          <w:rFonts w:asciiTheme="minorBidi" w:hAnsiTheme="minorBidi" w:cstheme="minorBidi"/>
          <w:sz w:val="24"/>
          <w:szCs w:val="24"/>
        </w:rPr>
      </w:pPr>
      <w:del w:id="221" w:author="Volkov Sergey" w:date="2018-08-26T00:07:00Z">
        <w:r w:rsidRPr="00D53134" w:rsidDel="00B37EED">
          <w:rPr>
            <w:rFonts w:asciiTheme="minorBidi" w:hAnsiTheme="minorBidi" w:cstheme="minorBidi"/>
            <w:sz w:val="24"/>
            <w:szCs w:val="24"/>
          </w:rPr>
          <w:delText xml:space="preserve">9.6.1 </w:delText>
        </w:r>
      </w:del>
      <w:r w:rsidRPr="00D53134">
        <w:rPr>
          <w:rFonts w:asciiTheme="minorBidi" w:hAnsiTheme="minorBidi" w:cstheme="minorBidi"/>
          <w:sz w:val="24"/>
          <w:szCs w:val="24"/>
        </w:rPr>
        <w:t>При изменении информационного набора должен автоматически пересчитываться параметр «хеш-сумма».</w:t>
      </w:r>
    </w:p>
    <w:p w14:paraId="0854A665" w14:textId="76B71909" w:rsidR="007B27A7" w:rsidRPr="00D53134" w:rsidRDefault="00FF04AB" w:rsidP="00D53134">
      <w:pPr>
        <w:widowControl w:val="0"/>
        <w:ind w:right="140" w:firstLine="860"/>
        <w:jc w:val="both"/>
        <w:rPr>
          <w:rFonts w:asciiTheme="minorBidi" w:hAnsiTheme="minorBidi" w:cstheme="minorBidi"/>
          <w:sz w:val="24"/>
          <w:szCs w:val="24"/>
        </w:rPr>
      </w:pPr>
      <w:del w:id="222" w:author="Volkov Sergey" w:date="2018-08-26T00:07:00Z">
        <w:r w:rsidRPr="00D53134" w:rsidDel="00B37EED">
          <w:rPr>
            <w:rFonts w:asciiTheme="minorBidi" w:hAnsiTheme="minorBidi" w:cstheme="minorBidi"/>
            <w:sz w:val="24"/>
            <w:szCs w:val="24"/>
          </w:rPr>
          <w:delText xml:space="preserve">9.6.2 </w:delText>
        </w:r>
      </w:del>
      <w:r w:rsidRPr="00D53134">
        <w:rPr>
          <w:rFonts w:asciiTheme="minorBidi" w:hAnsiTheme="minorBidi" w:cstheme="minorBidi"/>
          <w:sz w:val="24"/>
          <w:szCs w:val="24"/>
        </w:rPr>
        <w:t>Расчет хеш-суммы должен осуществляться хеш-фунцией в соответствии с ГОСТ Р 34.11-2012 Информационная технология. Криптографическая защита информации. Функция хеширования</w:t>
      </w:r>
    </w:p>
    <w:p w14:paraId="3280337E" w14:textId="277734E1" w:rsidR="007B27A7" w:rsidRPr="00D53134" w:rsidRDefault="00FF04AB" w:rsidP="00D53134">
      <w:pPr>
        <w:widowControl w:val="0"/>
        <w:ind w:right="140" w:firstLine="860"/>
        <w:jc w:val="both"/>
        <w:rPr>
          <w:rFonts w:asciiTheme="minorBidi" w:hAnsiTheme="minorBidi" w:cstheme="minorBidi"/>
          <w:sz w:val="24"/>
          <w:szCs w:val="24"/>
        </w:rPr>
      </w:pPr>
      <w:del w:id="223" w:author="Volkov Sergey" w:date="2018-08-26T00:07:00Z">
        <w:r w:rsidRPr="00D53134" w:rsidDel="00B37EED">
          <w:rPr>
            <w:rFonts w:asciiTheme="minorBidi" w:hAnsiTheme="minorBidi" w:cstheme="minorBidi"/>
            <w:sz w:val="24"/>
            <w:szCs w:val="24"/>
          </w:rPr>
          <w:delText xml:space="preserve">9.6.3 </w:delText>
        </w:r>
      </w:del>
      <w:r w:rsidRPr="00D53134">
        <w:rPr>
          <w:rFonts w:asciiTheme="minorBidi" w:hAnsiTheme="minorBidi" w:cstheme="minorBidi"/>
          <w:sz w:val="24"/>
          <w:szCs w:val="24"/>
        </w:rPr>
        <w:t xml:space="preserve">При работе с информационным набором системы моделирования должны проверять соответствие хеш-суммы рассчитанной хеш-сумме в текущий момент </w:t>
      </w:r>
      <w:r w:rsidRPr="00D53134">
        <w:rPr>
          <w:rFonts w:asciiTheme="minorBidi" w:hAnsiTheme="minorBidi" w:cstheme="minorBidi"/>
          <w:sz w:val="24"/>
          <w:szCs w:val="24"/>
        </w:rPr>
        <w:lastRenderedPageBreak/>
        <w:t>времени.</w:t>
      </w:r>
    </w:p>
    <w:p w14:paraId="7B442CD8"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01794848" w14:textId="04CFDFB7" w:rsidR="007B27A7" w:rsidRPr="00D53134" w:rsidRDefault="00FF04AB" w:rsidP="00D53134">
      <w:pPr>
        <w:widowControl w:val="0"/>
        <w:spacing w:before="200"/>
        <w:ind w:firstLine="860"/>
        <w:jc w:val="both"/>
        <w:rPr>
          <w:rFonts w:asciiTheme="minorBidi" w:hAnsiTheme="minorBidi" w:cstheme="minorBidi"/>
          <w:b/>
          <w:sz w:val="24"/>
          <w:szCs w:val="24"/>
        </w:rPr>
      </w:pPr>
      <w:del w:id="224" w:author="Volkov Sergey" w:date="2018-08-26T00:08:00Z">
        <w:r w:rsidRPr="00D53134" w:rsidDel="00B37EED">
          <w:rPr>
            <w:rFonts w:asciiTheme="minorBidi" w:hAnsiTheme="minorBidi" w:cstheme="minorBidi"/>
            <w:b/>
            <w:sz w:val="24"/>
            <w:szCs w:val="24"/>
          </w:rPr>
          <w:delText xml:space="preserve">9.7 </w:delText>
        </w:r>
      </w:del>
      <w:r w:rsidRPr="00D53134">
        <w:rPr>
          <w:rFonts w:asciiTheme="minorBidi" w:hAnsiTheme="minorBidi" w:cstheme="minorBidi"/>
          <w:b/>
          <w:sz w:val="24"/>
          <w:szCs w:val="24"/>
        </w:rPr>
        <w:t>Авторские права и ответственность разработчика базовых наборов</w:t>
      </w:r>
    </w:p>
    <w:p w14:paraId="24D699F2" w14:textId="0BF03663" w:rsidR="007B27A7" w:rsidRPr="00D53134" w:rsidRDefault="00FF04AB" w:rsidP="00D53134">
      <w:pPr>
        <w:widowControl w:val="0"/>
        <w:ind w:right="140" w:firstLine="860"/>
        <w:jc w:val="both"/>
        <w:rPr>
          <w:rFonts w:asciiTheme="minorBidi" w:hAnsiTheme="minorBidi" w:cstheme="minorBidi"/>
          <w:sz w:val="24"/>
          <w:szCs w:val="24"/>
        </w:rPr>
      </w:pPr>
      <w:del w:id="225" w:author="Volkov Sergey" w:date="2018-08-26T00:08:00Z">
        <w:r w:rsidRPr="00D53134" w:rsidDel="00B37EED">
          <w:rPr>
            <w:rFonts w:asciiTheme="minorBidi" w:hAnsiTheme="minorBidi" w:cstheme="minorBidi"/>
            <w:sz w:val="24"/>
            <w:szCs w:val="24"/>
          </w:rPr>
          <w:delText xml:space="preserve">9.7.1 </w:delText>
        </w:r>
      </w:del>
      <w:r w:rsidRPr="00D53134">
        <w:rPr>
          <w:rFonts w:asciiTheme="minorBidi" w:hAnsiTheme="minorBidi" w:cstheme="minorBidi"/>
          <w:sz w:val="24"/>
          <w:szCs w:val="24"/>
        </w:rPr>
        <w:t>Информационный набор обязательно должен содержать информацию об авторе в виде текстового поля, в котором указывается ФИО, научная степень и контактная информация.</w:t>
      </w:r>
    </w:p>
    <w:p w14:paraId="57DC9DB3" w14:textId="77777777" w:rsidR="007B27A7" w:rsidRPr="00D53134" w:rsidRDefault="007B27A7" w:rsidP="00D53134">
      <w:pPr>
        <w:widowControl w:val="0"/>
        <w:jc w:val="both"/>
        <w:rPr>
          <w:rFonts w:asciiTheme="minorBidi" w:hAnsiTheme="minorBidi" w:cstheme="minorBidi"/>
          <w:sz w:val="24"/>
          <w:szCs w:val="24"/>
        </w:rPr>
      </w:pPr>
    </w:p>
    <w:p w14:paraId="459AB7A1" w14:textId="2819D2DC" w:rsidR="007B27A7" w:rsidRPr="00D53134" w:rsidDel="008C5C79" w:rsidRDefault="008C5C79" w:rsidP="00D53134">
      <w:pPr>
        <w:widowControl w:val="0"/>
        <w:jc w:val="both"/>
        <w:rPr>
          <w:del w:id="226" w:author="Volkov Sergey" w:date="2018-08-26T00:09:00Z"/>
          <w:rFonts w:asciiTheme="minorBidi" w:hAnsiTheme="minorBidi" w:cstheme="minorBidi"/>
          <w:sz w:val="24"/>
          <w:szCs w:val="24"/>
        </w:rPr>
      </w:pPr>
      <w:ins w:id="227" w:author="Volkov Sergey" w:date="2018-08-26T00:09:00Z">
        <w:r w:rsidDel="008C5C79">
          <w:rPr>
            <w:rFonts w:asciiTheme="minorBidi" w:hAnsiTheme="minorBidi" w:cstheme="minorBidi"/>
            <w:noProof/>
            <w:sz w:val="24"/>
            <w:szCs w:val="24"/>
          </w:rPr>
          <w:t xml:space="preserve"> </w:t>
        </w:r>
      </w:ins>
      <w:del w:id="228" w:author="Volkov Sergey" w:date="2018-08-26T00:09:00Z">
        <w:r w:rsidR="008B1886" w:rsidRPr="008B1886">
          <w:rPr>
            <w:rFonts w:asciiTheme="minorBidi" w:hAnsiTheme="minorBidi" w:cstheme="minorBidi"/>
            <w:noProof/>
            <w:sz w:val="24"/>
            <w:szCs w:val="24"/>
          </w:rPr>
          <w:pict w14:anchorId="16015DFE">
            <v:rect id="_x0000_i1025" alt="" style="width:473.85pt;height:.05pt;mso-width-percent:0;mso-height-percent:0;mso-width-percent:0;mso-height-percent:0" o:hralign="center" o:hrstd="t" o:hr="t" fillcolor="#a0a0a0" stroked="f"/>
          </w:pict>
        </w:r>
      </w:del>
    </w:p>
    <w:p w14:paraId="5B836451" w14:textId="538F76D5" w:rsidR="007B27A7" w:rsidRPr="00D53134" w:rsidDel="00B37EED" w:rsidRDefault="00FF04AB" w:rsidP="00D53134">
      <w:pPr>
        <w:widowControl w:val="0"/>
        <w:jc w:val="both"/>
        <w:rPr>
          <w:del w:id="229" w:author="Volkov Sergey" w:date="2018-08-26T00:08:00Z"/>
          <w:rFonts w:asciiTheme="minorBidi" w:hAnsiTheme="minorBidi" w:cstheme="minorBidi"/>
          <w:sz w:val="24"/>
          <w:szCs w:val="24"/>
        </w:rPr>
      </w:pPr>
      <w:del w:id="230" w:author="Volkov Sergey" w:date="2018-08-26T00:09:00Z">
        <w:r w:rsidRPr="00D53134" w:rsidDel="008C5C79">
          <w:rPr>
            <w:rFonts w:asciiTheme="minorBidi" w:eastAsia="Times New Roman" w:hAnsiTheme="minorBidi" w:cstheme="minorBidi"/>
            <w:sz w:val="24"/>
            <w:szCs w:val="24"/>
          </w:rPr>
          <w:delText>[1]</w:delText>
        </w:r>
      </w:del>
      <w:del w:id="231" w:author="Volkov Sergey" w:date="2018-08-26T00:08:00Z">
        <w:r w:rsidRPr="00D53134" w:rsidDel="00B37EED">
          <w:rPr>
            <w:rFonts w:asciiTheme="minorBidi" w:hAnsiTheme="minorBidi" w:cstheme="minorBidi"/>
            <w:sz w:val="24"/>
            <w:szCs w:val="24"/>
          </w:rPr>
          <w:delText xml:space="preserve"> Под универсальной кодировкой понимается международный стандарт ИСО/МЭК 10646:2011.</w:delText>
        </w:r>
      </w:del>
    </w:p>
    <w:p w14:paraId="5AAC668B" w14:textId="01ED850F" w:rsidR="007B27A7" w:rsidRPr="00D53134" w:rsidDel="00B37EED" w:rsidRDefault="00FF04AB" w:rsidP="00D53134">
      <w:pPr>
        <w:widowControl w:val="0"/>
        <w:jc w:val="both"/>
        <w:rPr>
          <w:del w:id="232" w:author="Volkov Sergey" w:date="2018-08-26T00:08:00Z"/>
          <w:rFonts w:asciiTheme="minorBidi" w:hAnsiTheme="minorBidi" w:cstheme="minorBidi"/>
          <w:sz w:val="24"/>
          <w:szCs w:val="24"/>
        </w:rPr>
      </w:pPr>
      <w:del w:id="233" w:author="Volkov Sergey" w:date="2018-08-26T00:08:00Z">
        <w:r w:rsidRPr="00D53134" w:rsidDel="00B37EED">
          <w:rPr>
            <w:rFonts w:asciiTheme="minorBidi" w:hAnsiTheme="minorBidi" w:cstheme="minorBidi"/>
            <w:sz w:val="24"/>
            <w:szCs w:val="24"/>
          </w:rPr>
          <w:delText xml:space="preserve"> </w:delText>
        </w:r>
      </w:del>
    </w:p>
    <w:p w14:paraId="22E6CAA6" w14:textId="3DBF32D1" w:rsidR="007B27A7" w:rsidRPr="00D53134" w:rsidRDefault="00FF04AB">
      <w:pPr>
        <w:widowControl w:val="0"/>
        <w:jc w:val="both"/>
        <w:rPr>
          <w:rFonts w:asciiTheme="minorBidi" w:hAnsiTheme="minorBidi" w:cstheme="minorBidi"/>
          <w:b/>
          <w:sz w:val="24"/>
          <w:szCs w:val="24"/>
        </w:rPr>
        <w:pPrChange w:id="234" w:author="Volkov Sergey" w:date="2018-08-26T00:08:00Z">
          <w:pPr>
            <w:widowControl w:val="0"/>
            <w:spacing w:before="200"/>
            <w:ind w:firstLine="700"/>
            <w:jc w:val="both"/>
          </w:pPr>
        </w:pPrChange>
      </w:pPr>
      <w:del w:id="235" w:author="Volkov Sergey" w:date="2018-08-26T00:08:00Z">
        <w:r w:rsidRPr="00D53134" w:rsidDel="00B37EED">
          <w:rPr>
            <w:rFonts w:asciiTheme="minorBidi" w:hAnsiTheme="minorBidi" w:cstheme="minorBidi"/>
            <w:b/>
            <w:sz w:val="24"/>
            <w:szCs w:val="24"/>
          </w:rPr>
          <w:delText>1</w:delText>
        </w:r>
      </w:del>
      <w:del w:id="236" w:author="Volkov Sergey" w:date="2018-08-26T00:09:00Z">
        <w:r w:rsidRPr="00D53134" w:rsidDel="008C5C79">
          <w:rPr>
            <w:rFonts w:asciiTheme="minorBidi" w:hAnsiTheme="minorBidi" w:cstheme="minorBidi"/>
            <w:b/>
            <w:sz w:val="24"/>
            <w:szCs w:val="24"/>
          </w:rPr>
          <w:delText xml:space="preserve">1. </w:delText>
        </w:r>
      </w:del>
      <w:r w:rsidRPr="00D53134">
        <w:rPr>
          <w:rFonts w:asciiTheme="minorBidi" w:hAnsiTheme="minorBidi" w:cstheme="minorBidi"/>
          <w:b/>
          <w:sz w:val="24"/>
          <w:szCs w:val="24"/>
        </w:rPr>
        <w:t>Управление информацией</w:t>
      </w:r>
    </w:p>
    <w:p w14:paraId="0AF90837" w14:textId="77777777" w:rsidR="007B27A7" w:rsidRPr="00D53134" w:rsidRDefault="00FF04AB" w:rsidP="00D53134">
      <w:pPr>
        <w:widowControl w:val="0"/>
        <w:spacing w:before="200"/>
        <w:ind w:firstLine="860"/>
        <w:jc w:val="both"/>
        <w:rPr>
          <w:rFonts w:asciiTheme="minorBidi" w:hAnsiTheme="minorBidi" w:cstheme="minorBidi"/>
          <w:b/>
          <w:sz w:val="24"/>
          <w:szCs w:val="24"/>
        </w:rPr>
      </w:pPr>
      <w:del w:id="237" w:author="Volkov Sergey" w:date="2018-08-26T00:11:00Z">
        <w:r w:rsidRPr="00D53134" w:rsidDel="00820078">
          <w:rPr>
            <w:rFonts w:asciiTheme="minorBidi" w:hAnsiTheme="minorBidi" w:cstheme="minorBidi"/>
            <w:b/>
            <w:sz w:val="24"/>
            <w:szCs w:val="24"/>
          </w:rPr>
          <w:delText xml:space="preserve">11.1 </w:delText>
        </w:r>
      </w:del>
      <w:r w:rsidRPr="00D53134">
        <w:rPr>
          <w:rFonts w:asciiTheme="minorBidi" w:hAnsiTheme="minorBidi" w:cstheme="minorBidi"/>
          <w:b/>
          <w:sz w:val="24"/>
          <w:szCs w:val="24"/>
        </w:rPr>
        <w:t>Управление проектными данными</w:t>
      </w:r>
    </w:p>
    <w:p w14:paraId="0EBCEB84"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В рамках любого проекта должно быть сформировано информационное пространство, включающее общую среду передачи данных.</w:t>
      </w:r>
    </w:p>
    <w:p w14:paraId="00A3F003"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Процедуры контроля изменения проектных данных должны быть согласованы между целевыми проектными подразделениями, так что работа одного целевого проектного подразделения не изменяла работу другого и, что изменения проекта не могли остановить работу информационного пространства.</w:t>
      </w:r>
    </w:p>
    <w:p w14:paraId="2C3B5A63"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В некоторых случаях проектные изменения необходимы. Об этом следует сообщать, как можно раньше, с помощью методики раннего предупреждения. Изменения должны проводиться только при получении соответствующих разрешений. Учет затрат изменений и записи изменений должны быть точными, чтобы добавить к механизмам обратной связи для конкретного проекта и вообще получение информации.</w:t>
      </w:r>
    </w:p>
    <w:p w14:paraId="7C0763C0"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Информационный менеджер, ответственный за проведение контроля изменений, информирует заказчика/работодателя, используя установленную отчетность от соответствующих Менеджеров проектной группы, в том числе сметы (изначальную смету расходов, но как можно скорее полностью уточненный уровень издержек).</w:t>
      </w:r>
    </w:p>
    <w:p w14:paraId="428AB5A6"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E676AF5"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 Р И М Е Ч А Н И Е</w:t>
      </w:r>
    </w:p>
    <w:p w14:paraId="407F280C"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Детальное описание управления проектными будет приведено в части 5 Интегрированного подхода к управлению информацией жизненного цикла антропогенных объектов и сред.</w:t>
      </w:r>
    </w:p>
    <w:p w14:paraId="6930358A"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982DF86"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2CC60334" w14:textId="77777777" w:rsidR="007B27A7" w:rsidRPr="00D53134" w:rsidRDefault="00FF04AB" w:rsidP="00D53134">
      <w:pPr>
        <w:widowControl w:val="0"/>
        <w:spacing w:before="200"/>
        <w:ind w:firstLine="860"/>
        <w:jc w:val="both"/>
        <w:rPr>
          <w:rFonts w:asciiTheme="minorBidi" w:hAnsiTheme="minorBidi" w:cstheme="minorBidi"/>
          <w:b/>
          <w:sz w:val="24"/>
          <w:szCs w:val="24"/>
        </w:rPr>
      </w:pPr>
      <w:del w:id="238" w:author="Volkov Sergey" w:date="2018-08-26T00:11:00Z">
        <w:r w:rsidRPr="00D53134" w:rsidDel="00820078">
          <w:rPr>
            <w:rFonts w:asciiTheme="minorBidi" w:hAnsiTheme="minorBidi" w:cstheme="minorBidi"/>
            <w:b/>
            <w:sz w:val="24"/>
            <w:szCs w:val="24"/>
          </w:rPr>
          <w:delText xml:space="preserve">11.1 </w:delText>
        </w:r>
      </w:del>
      <w:r w:rsidRPr="00D53134">
        <w:rPr>
          <w:rFonts w:asciiTheme="minorBidi" w:hAnsiTheme="minorBidi" w:cstheme="minorBidi"/>
          <w:b/>
          <w:sz w:val="24"/>
          <w:szCs w:val="24"/>
        </w:rPr>
        <w:t>Процессы</w:t>
      </w:r>
    </w:p>
    <w:p w14:paraId="4375AE8B"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В контексте настоящего стандарта все процессы рассматриваются в соответствии с методологией BPMN-S.</w:t>
      </w:r>
    </w:p>
    <w:p w14:paraId="14B5DD5F"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1FFA34F2"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 Р И М Е Ч А Н И Е</w:t>
      </w:r>
    </w:p>
    <w:p w14:paraId="5CCDDA90"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Детальное описание управления проектными будет приведено в части 4 Интегрированного подхода к управлению информацией жизненного цикла антропогенных объектов и сред.</w:t>
      </w:r>
    </w:p>
    <w:p w14:paraId="6046BE6C"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15041598" w14:textId="77777777" w:rsidR="007B27A7" w:rsidRPr="00D53134" w:rsidRDefault="00FF04AB" w:rsidP="00D53134">
      <w:pPr>
        <w:widowControl w:val="0"/>
        <w:spacing w:before="200"/>
        <w:ind w:firstLine="860"/>
        <w:jc w:val="both"/>
        <w:rPr>
          <w:rFonts w:asciiTheme="minorBidi" w:hAnsiTheme="minorBidi" w:cstheme="minorBidi"/>
          <w:b/>
          <w:sz w:val="24"/>
          <w:szCs w:val="24"/>
        </w:rPr>
      </w:pPr>
      <w:del w:id="239" w:author="Volkov Sergey" w:date="2018-08-26T00:11:00Z">
        <w:r w:rsidRPr="00D53134" w:rsidDel="00820078">
          <w:rPr>
            <w:rFonts w:asciiTheme="minorBidi" w:hAnsiTheme="minorBidi" w:cstheme="minorBidi"/>
            <w:b/>
            <w:sz w:val="24"/>
            <w:szCs w:val="24"/>
          </w:rPr>
          <w:lastRenderedPageBreak/>
          <w:delText xml:space="preserve">11.3 </w:delText>
        </w:r>
      </w:del>
      <w:r w:rsidRPr="00D53134">
        <w:rPr>
          <w:rFonts w:asciiTheme="minorBidi" w:hAnsiTheme="minorBidi" w:cstheme="minorBidi"/>
          <w:b/>
          <w:sz w:val="24"/>
          <w:szCs w:val="24"/>
        </w:rPr>
        <w:t>Информационная безопасность</w:t>
      </w:r>
    </w:p>
    <w:p w14:paraId="58BD3252"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Для обеспечения вопросов информационной безопасности при применении интегрированного подхода рекомендуется использовать стандартные средства защиты информации и при необходимости применять специализированные средства.</w:t>
      </w:r>
    </w:p>
    <w:p w14:paraId="6D406647"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AA0A09C"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П Р И М Е Ч А Н И Е</w:t>
      </w:r>
    </w:p>
    <w:p w14:paraId="5F3E7363"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Для корректного обмена защищенными данными предполагается применение стандартов XACML и NGAC.</w:t>
      </w:r>
    </w:p>
    <w:p w14:paraId="79DD7A53" w14:textId="1DDC415C" w:rsidR="007B27A7" w:rsidDel="00820078" w:rsidRDefault="00FF04AB" w:rsidP="00D53134">
      <w:pPr>
        <w:widowControl w:val="0"/>
        <w:ind w:right="140" w:firstLine="860"/>
        <w:jc w:val="both"/>
        <w:rPr>
          <w:del w:id="240" w:author="Volkov Sergey" w:date="2018-08-26T00:12:00Z"/>
          <w:rFonts w:asciiTheme="minorBidi" w:hAnsiTheme="minorBidi" w:cstheme="minorBidi"/>
          <w:sz w:val="24"/>
          <w:szCs w:val="24"/>
        </w:rPr>
      </w:pPr>
      <w:r w:rsidRPr="00D53134">
        <w:rPr>
          <w:rFonts w:asciiTheme="minorBidi" w:hAnsiTheme="minorBidi" w:cstheme="minorBidi"/>
          <w:sz w:val="24"/>
          <w:szCs w:val="24"/>
        </w:rPr>
        <w:t xml:space="preserve"> </w:t>
      </w:r>
    </w:p>
    <w:p w14:paraId="40AAA86E" w14:textId="298A9A3F" w:rsidR="00286ECA" w:rsidRDefault="00286ECA" w:rsidP="00D53134">
      <w:pPr>
        <w:widowControl w:val="0"/>
        <w:ind w:right="140" w:firstLine="860"/>
        <w:jc w:val="both"/>
        <w:rPr>
          <w:rFonts w:asciiTheme="minorBidi" w:hAnsiTheme="minorBidi" w:cstheme="minorBidi"/>
          <w:sz w:val="24"/>
          <w:szCs w:val="24"/>
        </w:rPr>
      </w:pPr>
    </w:p>
    <w:p w14:paraId="6E0C5B8D" w14:textId="77777777" w:rsidR="00286ECA" w:rsidRDefault="00286ECA" w:rsidP="00286ECA">
      <w:pPr>
        <w:pStyle w:val="2"/>
      </w:pPr>
      <w:bookmarkStart w:id="241" w:name="_Toc508698237"/>
      <w:r>
        <w:t>Результат работ</w:t>
      </w:r>
      <w:bookmarkEnd w:id="241"/>
    </w:p>
    <w:p w14:paraId="6B211706" w14:textId="77777777" w:rsidR="00286ECA" w:rsidRPr="00D53134" w:rsidRDefault="00286ECA" w:rsidP="00286ECA">
      <w:pPr>
        <w:widowControl w:val="0"/>
        <w:ind w:firstLine="720"/>
        <w:jc w:val="both"/>
        <w:rPr>
          <w:rFonts w:asciiTheme="minorBidi" w:hAnsiTheme="minorBidi" w:cstheme="minorBidi"/>
          <w:sz w:val="24"/>
          <w:szCs w:val="24"/>
        </w:rPr>
      </w:pPr>
      <w:r w:rsidRPr="00D53134">
        <w:rPr>
          <w:rFonts w:asciiTheme="minorBidi" w:hAnsiTheme="minorBidi" w:cstheme="minorBidi"/>
          <w:sz w:val="24"/>
          <w:szCs w:val="24"/>
        </w:rPr>
        <w:t>Настоящие требования:</w:t>
      </w:r>
    </w:p>
    <w:p w14:paraId="6F7D231C" w14:textId="41906A7E" w:rsidR="00286ECA" w:rsidRPr="00D53134" w:rsidRDefault="00286ECA" w:rsidP="00286ECA">
      <w:pPr>
        <w:widowControl w:val="0"/>
        <w:ind w:left="360"/>
        <w:jc w:val="both"/>
        <w:rPr>
          <w:rFonts w:asciiTheme="minorBidi" w:hAnsiTheme="minorBidi" w:cstheme="minorBidi"/>
          <w:sz w:val="24"/>
          <w:szCs w:val="24"/>
        </w:rPr>
      </w:pPr>
      <w:r w:rsidRPr="00D53134">
        <w:rPr>
          <w:rFonts w:asciiTheme="minorBidi" w:hAnsiTheme="minorBidi" w:cstheme="minorBidi"/>
          <w:sz w:val="24"/>
          <w:szCs w:val="24"/>
        </w:rPr>
        <w:t xml:space="preserve">Обеспечивают руководство </w:t>
      </w:r>
      <w:del w:id="242" w:author="Volkov Sergey" w:date="2018-08-26T00:12:00Z">
        <w:r w:rsidRPr="00D53134" w:rsidDel="00820078">
          <w:rPr>
            <w:rFonts w:asciiTheme="minorBidi" w:hAnsiTheme="minorBidi" w:cstheme="minorBidi"/>
            <w:sz w:val="24"/>
            <w:szCs w:val="24"/>
          </w:rPr>
          <w:delText xml:space="preserve">строительным </w:delText>
        </w:r>
      </w:del>
      <w:ins w:id="243" w:author="Volkov Sergey" w:date="2018-08-26T00:12:00Z">
        <w:r w:rsidR="00820078">
          <w:rPr>
            <w:rFonts w:asciiTheme="minorBidi" w:hAnsiTheme="minorBidi" w:cstheme="minorBidi"/>
            <w:sz w:val="24"/>
            <w:szCs w:val="24"/>
          </w:rPr>
          <w:t>управлением информационной моделью в рамках жизненного цикла</w:t>
        </w:r>
      </w:ins>
      <w:ins w:id="244" w:author="Volkov Sergey" w:date="2018-08-26T00:13:00Z">
        <w:r w:rsidR="00820078">
          <w:rPr>
            <w:rFonts w:asciiTheme="minorBidi" w:hAnsiTheme="minorBidi" w:cstheme="minorBidi"/>
            <w:sz w:val="24"/>
            <w:szCs w:val="24"/>
          </w:rPr>
          <w:t xml:space="preserve"> объекта</w:t>
        </w:r>
      </w:ins>
      <w:del w:id="245" w:author="Volkov Sergey" w:date="2018-08-26T00:13:00Z">
        <w:r w:rsidRPr="00D53134" w:rsidDel="00820078">
          <w:rPr>
            <w:rFonts w:asciiTheme="minorBidi" w:hAnsiTheme="minorBidi" w:cstheme="minorBidi"/>
            <w:sz w:val="24"/>
            <w:szCs w:val="24"/>
          </w:rPr>
          <w:delText>процессом</w:delText>
        </w:r>
      </w:del>
      <w:r w:rsidRPr="00D53134">
        <w:rPr>
          <w:rFonts w:asciiTheme="minorBidi" w:hAnsiTheme="minorBidi" w:cstheme="minorBidi"/>
          <w:sz w:val="24"/>
          <w:szCs w:val="24"/>
        </w:rPr>
        <w:t>;</w:t>
      </w:r>
    </w:p>
    <w:p w14:paraId="2EB8D299" w14:textId="77777777" w:rsidR="00286ECA" w:rsidRPr="00D53134" w:rsidRDefault="00286ECA" w:rsidP="00286ECA">
      <w:pPr>
        <w:widowControl w:val="0"/>
        <w:ind w:left="360"/>
        <w:jc w:val="both"/>
        <w:rPr>
          <w:rFonts w:asciiTheme="minorBidi" w:hAnsiTheme="minorBidi" w:cstheme="minorBidi"/>
          <w:sz w:val="24"/>
          <w:szCs w:val="24"/>
        </w:rPr>
      </w:pPr>
      <w:r w:rsidRPr="00D53134">
        <w:rPr>
          <w:rFonts w:asciiTheme="minorBidi" w:hAnsiTheme="minorBidi" w:cstheme="minorBidi"/>
          <w:sz w:val="24"/>
          <w:szCs w:val="24"/>
        </w:rPr>
        <w:t>Устанавливает принципы, повышающие эффективность процессов проектирования и строительства;</w:t>
      </w:r>
    </w:p>
    <w:p w14:paraId="037400F1" w14:textId="77777777" w:rsidR="00286ECA" w:rsidRPr="00D53134" w:rsidRDefault="00286ECA" w:rsidP="00286ECA">
      <w:pPr>
        <w:widowControl w:val="0"/>
        <w:ind w:left="360"/>
        <w:jc w:val="both"/>
        <w:rPr>
          <w:rFonts w:asciiTheme="minorBidi" w:hAnsiTheme="minorBidi" w:cstheme="minorBidi"/>
          <w:sz w:val="24"/>
          <w:szCs w:val="24"/>
        </w:rPr>
      </w:pPr>
      <w:r w:rsidRPr="00D53134">
        <w:rPr>
          <w:rFonts w:asciiTheme="minorBidi" w:hAnsiTheme="minorBidi" w:cstheme="minorBidi"/>
          <w:sz w:val="24"/>
          <w:szCs w:val="24"/>
        </w:rPr>
        <w:t>Устанавливает общие принципы и единые подходы применения информационного моделирования.</w:t>
      </w:r>
    </w:p>
    <w:p w14:paraId="1454CA5C" w14:textId="085DEC1C" w:rsidR="00286ECA" w:rsidRPr="00D53134" w:rsidRDefault="00286ECA" w:rsidP="00286ECA">
      <w:pPr>
        <w:widowControl w:val="0"/>
        <w:ind w:firstLine="720"/>
        <w:jc w:val="both"/>
        <w:rPr>
          <w:rFonts w:asciiTheme="minorBidi" w:hAnsiTheme="minorBidi" w:cstheme="minorBidi"/>
          <w:sz w:val="24"/>
          <w:szCs w:val="24"/>
        </w:rPr>
      </w:pPr>
      <w:r w:rsidRPr="00D53134">
        <w:rPr>
          <w:rFonts w:asciiTheme="minorBidi" w:hAnsiTheme="minorBidi" w:cstheme="minorBidi"/>
          <w:sz w:val="24"/>
          <w:szCs w:val="24"/>
        </w:rPr>
        <w:t xml:space="preserve">По окончании работ Заказчик получает BIM модель на стадии «Рабочая документация» в соответствии с принятым минимальным уровнем проработки LOD 400 и LOD 300 по соответствующим группам помещений (см. </w:t>
      </w:r>
      <w:commentRangeStart w:id="246"/>
      <w:r w:rsidRPr="00D53134">
        <w:rPr>
          <w:rFonts w:asciiTheme="minorBidi" w:hAnsiTheme="minorBidi" w:cstheme="minorBidi"/>
          <w:sz w:val="24"/>
          <w:szCs w:val="24"/>
        </w:rPr>
        <w:t>раздел</w:t>
      </w:r>
      <w:commentRangeEnd w:id="246"/>
      <w:r w:rsidR="009B0CEC">
        <w:rPr>
          <w:rStyle w:val="aff"/>
        </w:rPr>
        <w:commentReference w:id="246"/>
      </w:r>
      <w:r w:rsidRPr="00D53134">
        <w:rPr>
          <w:rFonts w:asciiTheme="minorBidi" w:hAnsiTheme="minorBidi" w:cstheme="minorBidi"/>
          <w:sz w:val="24"/>
          <w:szCs w:val="24"/>
        </w:rPr>
        <w:t xml:space="preserve"> «</w:t>
      </w:r>
      <w:del w:id="247" w:author="Volkov Sergey" w:date="2018-08-26T00:14:00Z">
        <w:r w:rsidRPr="00D53134" w:rsidDel="009B0CEC">
          <w:rPr>
            <w:rFonts w:asciiTheme="minorBidi" w:hAnsiTheme="minorBidi" w:cstheme="minorBidi"/>
            <w:b/>
            <w:sz w:val="24"/>
            <w:szCs w:val="24"/>
          </w:rPr>
          <w:delText>Ошибка! Источник ссылки не найден.</w:delText>
        </w:r>
        <w:r w:rsidRPr="00D53134" w:rsidDel="009B0CEC">
          <w:rPr>
            <w:rFonts w:asciiTheme="minorBidi" w:hAnsiTheme="minorBidi" w:cstheme="minorBidi"/>
            <w:sz w:val="24"/>
            <w:szCs w:val="24"/>
          </w:rPr>
          <w:delText xml:space="preserve"> </w:delText>
        </w:r>
        <w:r w:rsidRPr="00D53134" w:rsidDel="009B0CEC">
          <w:rPr>
            <w:rFonts w:asciiTheme="minorBidi" w:hAnsiTheme="minorBidi" w:cstheme="minorBidi"/>
            <w:b/>
            <w:sz w:val="24"/>
            <w:szCs w:val="24"/>
          </w:rPr>
          <w:delText>Ошибка! Источник ссылки не найден.</w:delText>
        </w:r>
      </w:del>
      <w:r w:rsidRPr="00D53134">
        <w:rPr>
          <w:rFonts w:asciiTheme="minorBidi" w:hAnsiTheme="minorBidi" w:cstheme="minorBidi"/>
          <w:sz w:val="24"/>
          <w:szCs w:val="24"/>
        </w:rPr>
        <w:t>») в формате открытого международного стандарта IFC версии 2 (IF</w:t>
      </w:r>
      <w:ins w:id="248" w:author="Volkov Sergey" w:date="2018-08-26T00:14:00Z">
        <w:r w:rsidR="009B0CEC">
          <w:rPr>
            <w:rFonts w:asciiTheme="minorBidi" w:hAnsiTheme="minorBidi" w:cstheme="minorBidi"/>
            <w:sz w:val="24"/>
            <w:szCs w:val="24"/>
            <w:lang w:val="en-US"/>
          </w:rPr>
          <w:t>C</w:t>
        </w:r>
      </w:ins>
      <w:del w:id="249" w:author="Volkov Sergey" w:date="2018-08-26T00:14:00Z">
        <w:r w:rsidRPr="00D53134" w:rsidDel="009B0CEC">
          <w:rPr>
            <w:rFonts w:asciiTheme="minorBidi" w:hAnsiTheme="minorBidi" w:cstheme="minorBidi"/>
            <w:sz w:val="24"/>
            <w:szCs w:val="24"/>
          </w:rPr>
          <w:delText>c</w:delText>
        </w:r>
      </w:del>
      <w:r w:rsidRPr="00D53134">
        <w:rPr>
          <w:rFonts w:asciiTheme="minorBidi" w:hAnsiTheme="minorBidi" w:cstheme="minorBidi"/>
          <w:sz w:val="24"/>
          <w:szCs w:val="24"/>
        </w:rPr>
        <w:t>2x</w:t>
      </w:r>
      <w:ins w:id="250" w:author="Volkov Sergey" w:date="2018-08-26T00:14:00Z">
        <w:r w:rsidR="009B0CEC">
          <w:rPr>
            <w:rFonts w:asciiTheme="minorBidi" w:hAnsiTheme="minorBidi" w:cstheme="minorBidi"/>
            <w:sz w:val="24"/>
            <w:szCs w:val="24"/>
          </w:rPr>
          <w:t>4</w:t>
        </w:r>
      </w:ins>
      <w:del w:id="251" w:author="Volkov Sergey" w:date="2018-08-26T00:14:00Z">
        <w:r w:rsidRPr="00D53134" w:rsidDel="009B0CEC">
          <w:rPr>
            <w:rFonts w:asciiTheme="minorBidi" w:hAnsiTheme="minorBidi" w:cstheme="minorBidi"/>
            <w:sz w:val="24"/>
            <w:szCs w:val="24"/>
          </w:rPr>
          <w:delText>3</w:delText>
        </w:r>
      </w:del>
      <w:r w:rsidRPr="00D53134">
        <w:rPr>
          <w:rFonts w:asciiTheme="minorBidi" w:hAnsiTheme="minorBidi" w:cstheme="minorBidi"/>
          <w:sz w:val="24"/>
          <w:szCs w:val="24"/>
        </w:rPr>
        <w:t xml:space="preserve">) и </w:t>
      </w:r>
      <w:ins w:id="252" w:author="Volkov Sergey" w:date="2018-08-26T00:15:00Z">
        <w:r w:rsidR="009B0CEC">
          <w:rPr>
            <w:rFonts w:asciiTheme="minorBidi" w:hAnsiTheme="minorBidi" w:cstheme="minorBidi"/>
            <w:sz w:val="24"/>
            <w:szCs w:val="24"/>
          </w:rPr>
          <w:t xml:space="preserve">нативном </w:t>
        </w:r>
      </w:ins>
      <w:r w:rsidRPr="00D53134">
        <w:rPr>
          <w:rFonts w:asciiTheme="minorBidi" w:hAnsiTheme="minorBidi" w:cstheme="minorBidi"/>
          <w:sz w:val="24"/>
          <w:szCs w:val="24"/>
        </w:rPr>
        <w:t xml:space="preserve">формате </w:t>
      </w:r>
      <w:del w:id="253" w:author="Volkov Sergey" w:date="2018-08-26T00:15:00Z">
        <w:r w:rsidRPr="00D53134" w:rsidDel="009B0CEC">
          <w:rPr>
            <w:rFonts w:asciiTheme="minorBidi" w:hAnsiTheme="minorBidi" w:cstheme="minorBidi"/>
            <w:sz w:val="24"/>
            <w:szCs w:val="24"/>
          </w:rPr>
          <w:delText>Autodesk Revit 2016 (.rvt)</w:delText>
        </w:r>
      </w:del>
      <w:ins w:id="254" w:author="Volkov Sergey" w:date="2018-08-26T00:15:00Z">
        <w:r w:rsidR="009B0CEC">
          <w:rPr>
            <w:rFonts w:asciiTheme="minorBidi" w:hAnsiTheme="minorBidi" w:cstheme="minorBidi"/>
            <w:sz w:val="24"/>
            <w:szCs w:val="24"/>
          </w:rPr>
          <w:t>системы моделирования (</w:t>
        </w:r>
        <w:r w:rsidR="009B0CEC">
          <w:rPr>
            <w:rFonts w:asciiTheme="minorBidi" w:hAnsiTheme="minorBidi" w:cstheme="minorBidi"/>
            <w:sz w:val="24"/>
            <w:szCs w:val="24"/>
            <w:lang w:val="en-US"/>
          </w:rPr>
          <w:t>Autodesk</w:t>
        </w:r>
        <w:r w:rsidR="009B0CEC" w:rsidRPr="00AF2CA4">
          <w:rPr>
            <w:rFonts w:asciiTheme="minorBidi" w:hAnsiTheme="minorBidi" w:cstheme="minorBidi"/>
            <w:sz w:val="24"/>
            <w:szCs w:val="24"/>
            <w:rPrChange w:id="255" w:author="Volkov Sergey" w:date="2018-08-26T00:16:00Z">
              <w:rPr>
                <w:rFonts w:asciiTheme="minorBidi" w:hAnsiTheme="minorBidi" w:cstheme="minorBidi"/>
                <w:sz w:val="24"/>
                <w:szCs w:val="24"/>
                <w:lang w:val="en-US"/>
              </w:rPr>
            </w:rPrChange>
          </w:rPr>
          <w:t xml:space="preserve"> </w:t>
        </w:r>
        <w:r w:rsidR="009B0CEC">
          <w:rPr>
            <w:rFonts w:asciiTheme="minorBidi" w:hAnsiTheme="minorBidi" w:cstheme="minorBidi"/>
            <w:sz w:val="24"/>
            <w:szCs w:val="24"/>
            <w:lang w:val="en-US"/>
          </w:rPr>
          <w:t>Revit</w:t>
        </w:r>
        <w:r w:rsidR="009B0CEC" w:rsidRPr="00AF2CA4">
          <w:rPr>
            <w:rFonts w:asciiTheme="minorBidi" w:hAnsiTheme="minorBidi" w:cstheme="minorBidi"/>
            <w:sz w:val="24"/>
            <w:szCs w:val="24"/>
            <w:rPrChange w:id="256" w:author="Volkov Sergey" w:date="2018-08-26T00:16:00Z">
              <w:rPr>
                <w:rFonts w:asciiTheme="minorBidi" w:hAnsiTheme="minorBidi" w:cstheme="minorBidi"/>
                <w:sz w:val="24"/>
                <w:szCs w:val="24"/>
                <w:lang w:val="en-US"/>
              </w:rPr>
            </w:rPrChange>
          </w:rPr>
          <w:t xml:space="preserve">, </w:t>
        </w:r>
        <w:r w:rsidR="009B0CEC">
          <w:rPr>
            <w:rFonts w:asciiTheme="minorBidi" w:hAnsiTheme="minorBidi" w:cstheme="minorBidi"/>
            <w:sz w:val="24"/>
            <w:szCs w:val="24"/>
            <w:lang w:val="en-US"/>
          </w:rPr>
          <w:t>Bentley</w:t>
        </w:r>
        <w:r w:rsidR="009B0CEC" w:rsidRPr="00AF2CA4">
          <w:rPr>
            <w:rFonts w:asciiTheme="minorBidi" w:hAnsiTheme="minorBidi" w:cstheme="minorBidi"/>
            <w:sz w:val="24"/>
            <w:szCs w:val="24"/>
            <w:rPrChange w:id="257" w:author="Volkov Sergey" w:date="2018-08-26T00:16:00Z">
              <w:rPr>
                <w:rFonts w:asciiTheme="minorBidi" w:hAnsiTheme="minorBidi" w:cstheme="minorBidi"/>
                <w:sz w:val="24"/>
                <w:szCs w:val="24"/>
                <w:lang w:val="en-US"/>
              </w:rPr>
            </w:rPrChange>
          </w:rPr>
          <w:t xml:space="preserve"> </w:t>
        </w:r>
        <w:r w:rsidR="009B0CEC">
          <w:rPr>
            <w:rFonts w:asciiTheme="minorBidi" w:hAnsiTheme="minorBidi" w:cstheme="minorBidi"/>
            <w:sz w:val="24"/>
            <w:szCs w:val="24"/>
            <w:lang w:val="en-US"/>
          </w:rPr>
          <w:t>AECOSim</w:t>
        </w:r>
        <w:r w:rsidR="009B0CEC" w:rsidRPr="00AF2CA4">
          <w:rPr>
            <w:rFonts w:asciiTheme="minorBidi" w:hAnsiTheme="minorBidi" w:cstheme="minorBidi"/>
            <w:sz w:val="24"/>
            <w:szCs w:val="24"/>
            <w:rPrChange w:id="258" w:author="Volkov Sergey" w:date="2018-08-26T00:16:00Z">
              <w:rPr>
                <w:rFonts w:asciiTheme="minorBidi" w:hAnsiTheme="minorBidi" w:cstheme="minorBidi"/>
                <w:sz w:val="24"/>
                <w:szCs w:val="24"/>
                <w:lang w:val="en-US"/>
              </w:rPr>
            </w:rPrChange>
          </w:rPr>
          <w:t xml:space="preserve">, </w:t>
        </w:r>
        <w:r w:rsidR="009B0CEC">
          <w:rPr>
            <w:rFonts w:asciiTheme="minorBidi" w:hAnsiTheme="minorBidi" w:cstheme="minorBidi"/>
            <w:sz w:val="24"/>
            <w:szCs w:val="24"/>
            <w:lang w:val="en-US"/>
          </w:rPr>
          <w:t>Graphisoft</w:t>
        </w:r>
        <w:r w:rsidR="009B0CEC" w:rsidRPr="00AF2CA4">
          <w:rPr>
            <w:rFonts w:asciiTheme="minorBidi" w:hAnsiTheme="minorBidi" w:cstheme="minorBidi"/>
            <w:sz w:val="24"/>
            <w:szCs w:val="24"/>
            <w:rPrChange w:id="259" w:author="Volkov Sergey" w:date="2018-08-26T00:16:00Z">
              <w:rPr>
                <w:rFonts w:asciiTheme="minorBidi" w:hAnsiTheme="minorBidi" w:cstheme="minorBidi"/>
                <w:sz w:val="24"/>
                <w:szCs w:val="24"/>
                <w:lang w:val="en-US"/>
              </w:rPr>
            </w:rPrChange>
          </w:rPr>
          <w:t xml:space="preserve"> </w:t>
        </w:r>
        <w:r w:rsidR="009B0CEC">
          <w:rPr>
            <w:rFonts w:asciiTheme="minorBidi" w:hAnsiTheme="minorBidi" w:cstheme="minorBidi"/>
            <w:sz w:val="24"/>
            <w:szCs w:val="24"/>
            <w:lang w:val="en-US"/>
          </w:rPr>
          <w:t>Archicad</w:t>
        </w:r>
        <w:r w:rsidR="009B0CEC">
          <w:rPr>
            <w:rFonts w:asciiTheme="minorBidi" w:hAnsiTheme="minorBidi" w:cstheme="minorBidi"/>
            <w:sz w:val="24"/>
            <w:szCs w:val="24"/>
          </w:rPr>
          <w:t>)</w:t>
        </w:r>
      </w:ins>
      <w:r w:rsidRPr="00D53134">
        <w:rPr>
          <w:rFonts w:asciiTheme="minorBidi" w:hAnsiTheme="minorBidi" w:cstheme="minorBidi"/>
          <w:sz w:val="24"/>
          <w:szCs w:val="24"/>
        </w:rPr>
        <w:t>, включающей структурированный модельный набор оригинальных редактируемых файлов. Такой формат выдачи обеспечит возможность внесения дальнейших изменений, затрагивающих любой участок BIM модели.</w:t>
      </w:r>
    </w:p>
    <w:p w14:paraId="13E3F6BA" w14:textId="77777777" w:rsidR="00286ECA" w:rsidRPr="00D53134" w:rsidRDefault="00286ECA" w:rsidP="00286ECA">
      <w:pPr>
        <w:widowControl w:val="0"/>
        <w:ind w:firstLine="720"/>
        <w:jc w:val="both"/>
        <w:rPr>
          <w:rFonts w:asciiTheme="minorBidi" w:hAnsiTheme="minorBidi" w:cstheme="minorBidi"/>
          <w:sz w:val="24"/>
          <w:szCs w:val="24"/>
        </w:rPr>
      </w:pPr>
      <w:r w:rsidRPr="00D53134">
        <w:rPr>
          <w:rFonts w:asciiTheme="minorBidi" w:hAnsiTheme="minorBidi" w:cstheme="minorBidi"/>
          <w:sz w:val="24"/>
          <w:szCs w:val="24"/>
        </w:rPr>
        <w:t>Результатом работ является параметризованная цифровая трехмерная модель объекта (сооружения), содержащая все проектные решения, элементы которой содержат информацию о геометрии оригиналов и объемах, применяемых в них материалов, оборудования и технических решений.</w:t>
      </w:r>
    </w:p>
    <w:p w14:paraId="2B7D061A" w14:textId="77777777" w:rsidR="00286ECA" w:rsidRPr="00D53134" w:rsidRDefault="00286ECA" w:rsidP="00286ECA">
      <w:pPr>
        <w:widowControl w:val="0"/>
        <w:ind w:firstLine="720"/>
        <w:jc w:val="both"/>
        <w:rPr>
          <w:rFonts w:asciiTheme="minorBidi" w:hAnsiTheme="minorBidi" w:cstheme="minorBidi"/>
          <w:sz w:val="24"/>
          <w:szCs w:val="24"/>
        </w:rPr>
      </w:pPr>
      <w:r w:rsidRPr="00D53134">
        <w:rPr>
          <w:rFonts w:asciiTheme="minorBidi" w:hAnsiTheme="minorBidi" w:cstheme="minorBidi"/>
          <w:sz w:val="24"/>
          <w:szCs w:val="24"/>
        </w:rPr>
        <w:t>Отдельные положения настоящих требований по объемам работ могут уточняться и дополнятся в ходе выполнения работ установленным порядком по согласованию сторон.</w:t>
      </w:r>
    </w:p>
    <w:p w14:paraId="765FE6B0" w14:textId="77777777" w:rsidR="00286ECA" w:rsidRPr="00D53134" w:rsidRDefault="00286ECA" w:rsidP="00D53134">
      <w:pPr>
        <w:widowControl w:val="0"/>
        <w:ind w:right="140" w:firstLine="860"/>
        <w:jc w:val="both"/>
        <w:rPr>
          <w:rFonts w:asciiTheme="minorBidi" w:hAnsiTheme="minorBidi" w:cstheme="minorBidi"/>
          <w:sz w:val="24"/>
          <w:szCs w:val="24"/>
        </w:rPr>
      </w:pPr>
    </w:p>
    <w:p w14:paraId="5821E692" w14:textId="77777777" w:rsidR="007B27A7" w:rsidRPr="00D53134" w:rsidRDefault="00FF04AB" w:rsidP="00D53134">
      <w:pPr>
        <w:widowControl w:val="0"/>
        <w:ind w:right="140" w:firstLine="86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279759F7"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br w:type="page"/>
      </w:r>
    </w:p>
    <w:p w14:paraId="746313EC" w14:textId="77777777" w:rsidR="007B27A7" w:rsidRPr="00D53134" w:rsidRDefault="007B27A7" w:rsidP="00D53134">
      <w:pPr>
        <w:widowControl w:val="0"/>
        <w:jc w:val="both"/>
        <w:rPr>
          <w:rFonts w:asciiTheme="minorBidi" w:hAnsiTheme="minorBidi" w:cstheme="minorBidi"/>
          <w:sz w:val="24"/>
          <w:szCs w:val="24"/>
        </w:rPr>
      </w:pPr>
    </w:p>
    <w:p w14:paraId="1800319C" w14:textId="77777777" w:rsidR="007B27A7" w:rsidRPr="00D53134" w:rsidRDefault="007B27A7" w:rsidP="00D53134">
      <w:pPr>
        <w:widowControl w:val="0"/>
        <w:jc w:val="both"/>
        <w:rPr>
          <w:rFonts w:asciiTheme="minorBidi" w:hAnsiTheme="minorBidi" w:cstheme="minorBidi"/>
          <w:sz w:val="24"/>
          <w:szCs w:val="24"/>
        </w:rPr>
      </w:pPr>
    </w:p>
    <w:p w14:paraId="5A7BDE4D" w14:textId="77777777" w:rsidR="007B27A7" w:rsidRPr="00D53134" w:rsidRDefault="007B27A7" w:rsidP="00D53134">
      <w:pPr>
        <w:widowControl w:val="0"/>
        <w:jc w:val="both"/>
        <w:rPr>
          <w:rFonts w:asciiTheme="minorBidi" w:hAnsiTheme="minorBidi" w:cstheme="minorBidi"/>
          <w:sz w:val="24"/>
          <w:szCs w:val="24"/>
        </w:rPr>
      </w:pPr>
    </w:p>
    <w:p w14:paraId="5D0C0564" w14:textId="77777777" w:rsidR="007B27A7" w:rsidRPr="00D53134" w:rsidRDefault="00FF04AB" w:rsidP="00D53134">
      <w:pPr>
        <w:pStyle w:val="1"/>
        <w:widowControl w:val="0"/>
        <w:jc w:val="both"/>
        <w:rPr>
          <w:rFonts w:asciiTheme="minorBidi" w:hAnsiTheme="minorBidi" w:cstheme="minorBidi"/>
          <w:sz w:val="24"/>
          <w:szCs w:val="24"/>
        </w:rPr>
      </w:pPr>
      <w:bookmarkStart w:id="260" w:name="_Toc508698238"/>
      <w:del w:id="261" w:author="Volkov Sergey" w:date="2018-08-26T00:17:00Z">
        <w:r w:rsidRPr="00D53134" w:rsidDel="00AF2CA4">
          <w:rPr>
            <w:rFonts w:asciiTheme="minorBidi" w:hAnsiTheme="minorBidi" w:cstheme="minorBidi"/>
            <w:sz w:val="24"/>
            <w:szCs w:val="24"/>
          </w:rPr>
          <w:delText xml:space="preserve">6. </w:delText>
        </w:r>
      </w:del>
      <w:r w:rsidRPr="00D53134">
        <w:rPr>
          <w:rFonts w:asciiTheme="minorBidi" w:hAnsiTheme="minorBidi" w:cstheme="minorBidi"/>
          <w:sz w:val="24"/>
          <w:szCs w:val="24"/>
        </w:rPr>
        <w:t>Правила проработки и детализации информационной модели (LOD)</w:t>
      </w:r>
      <w:bookmarkEnd w:id="260"/>
    </w:p>
    <w:p w14:paraId="3137A9DE" w14:textId="77777777" w:rsidR="007B27A7" w:rsidRPr="00D53134" w:rsidRDefault="00FF04AB" w:rsidP="00D53134">
      <w:pPr>
        <w:pStyle w:val="3"/>
        <w:spacing w:line="276" w:lineRule="auto"/>
        <w:ind w:left="0" w:firstLine="0"/>
        <w:contextualSpacing w:val="0"/>
        <w:jc w:val="both"/>
        <w:rPr>
          <w:rFonts w:asciiTheme="minorBidi" w:hAnsiTheme="minorBidi" w:cstheme="minorBidi"/>
          <w:sz w:val="24"/>
          <w:szCs w:val="24"/>
        </w:rPr>
      </w:pPr>
      <w:bookmarkStart w:id="262" w:name="_ubeytu5wj1iw" w:colFirst="0" w:colLast="0"/>
      <w:bookmarkStart w:id="263" w:name="_Toc508698239"/>
      <w:bookmarkEnd w:id="262"/>
      <w:del w:id="264" w:author="Volkov Sergey" w:date="2018-08-26T00:18:00Z">
        <w:r w:rsidRPr="00D53134" w:rsidDel="00AF2CA4">
          <w:rPr>
            <w:rFonts w:asciiTheme="minorBidi" w:hAnsiTheme="minorBidi" w:cstheme="minorBidi"/>
            <w:sz w:val="24"/>
            <w:szCs w:val="24"/>
          </w:rPr>
          <w:delText xml:space="preserve">6.1 </w:delText>
        </w:r>
      </w:del>
      <w:r w:rsidRPr="00D53134">
        <w:rPr>
          <w:rFonts w:asciiTheme="minorBidi" w:hAnsiTheme="minorBidi" w:cstheme="minorBidi"/>
          <w:sz w:val="24"/>
          <w:szCs w:val="24"/>
        </w:rPr>
        <w:t>Общая информация. Определение и состав</w:t>
      </w:r>
      <w:bookmarkEnd w:id="263"/>
    </w:p>
    <w:p w14:paraId="3F7C69A3" w14:textId="77777777" w:rsidR="007B27A7" w:rsidRPr="00D53134" w:rsidRDefault="007B27A7" w:rsidP="00D53134">
      <w:pPr>
        <w:jc w:val="both"/>
        <w:rPr>
          <w:rFonts w:asciiTheme="minorBidi" w:hAnsiTheme="minorBidi" w:cstheme="minorBidi"/>
          <w:b/>
          <w:sz w:val="24"/>
          <w:szCs w:val="24"/>
        </w:rPr>
      </w:pPr>
      <w:bookmarkStart w:id="265" w:name="kix.bttznx1v2khi" w:colFirst="0" w:colLast="0"/>
      <w:bookmarkStart w:id="266" w:name="kix.5y4ojwdb6j17" w:colFirst="0" w:colLast="0"/>
      <w:bookmarkStart w:id="267" w:name="kix.b0kyqu2x2f1x" w:colFirst="0" w:colLast="0"/>
      <w:bookmarkEnd w:id="265"/>
      <w:bookmarkEnd w:id="266"/>
      <w:bookmarkEnd w:id="267"/>
    </w:p>
    <w:p w14:paraId="22ED70B4" w14:textId="77777777" w:rsidR="007B27A7" w:rsidRPr="00D53134" w:rsidRDefault="00FF04AB" w:rsidP="00D53134">
      <w:pPr>
        <w:spacing w:after="200"/>
        <w:ind w:firstLine="720"/>
        <w:jc w:val="both"/>
        <w:rPr>
          <w:rFonts w:asciiTheme="minorBidi" w:hAnsiTheme="minorBidi" w:cstheme="minorBidi"/>
          <w:sz w:val="24"/>
          <w:szCs w:val="24"/>
        </w:rPr>
      </w:pPr>
      <w:r w:rsidRPr="00D53134">
        <w:rPr>
          <w:rFonts w:asciiTheme="minorBidi" w:hAnsiTheme="minorBidi" w:cstheme="minorBidi"/>
          <w:sz w:val="24"/>
          <w:szCs w:val="24"/>
        </w:rPr>
        <w:t xml:space="preserve">Основная цель использования LOD при формировании BIM модели – позволить исполнителям подготовить и предоставить необходимый и достаточный объем графической и информационной составляющей модели на разных стадиях проектирования. LOD определяет шесть уровней проработки элемента – от концептуального до точного соответствия реальному образцу. При этом элемент, соответствующий какому-то определенному LOD, соответствует всем требованиям предыдущих уровней проработки. Таким образом, для элементов, разработанных под LOD 400, выполняются все требования LOD 350, LOD 300, LOD 200 и LOD 100. Описание базовых уровней проработки BIM модели представлено на </w:t>
      </w:r>
      <w:commentRangeStart w:id="268"/>
      <w:r w:rsidRPr="00D53134">
        <w:rPr>
          <w:rFonts w:asciiTheme="minorBidi" w:hAnsiTheme="minorBidi" w:cstheme="minorBidi"/>
          <w:sz w:val="24"/>
          <w:szCs w:val="24"/>
        </w:rPr>
        <w:t>Рис.</w:t>
      </w:r>
      <w:r w:rsidRPr="00D53134">
        <w:rPr>
          <w:rFonts w:asciiTheme="minorBidi" w:hAnsiTheme="minorBidi" w:cstheme="minorBidi"/>
          <w:color w:val="FF0000"/>
          <w:sz w:val="24"/>
          <w:szCs w:val="24"/>
        </w:rPr>
        <w:t xml:space="preserve"> N.</w:t>
      </w:r>
      <w:r w:rsidRPr="00D53134">
        <w:rPr>
          <w:rFonts w:asciiTheme="minorBidi" w:hAnsiTheme="minorBidi" w:cstheme="minorBidi"/>
          <w:sz w:val="24"/>
          <w:szCs w:val="24"/>
        </w:rPr>
        <w:t xml:space="preserve"> </w:t>
      </w:r>
      <w:commentRangeEnd w:id="268"/>
      <w:r w:rsidR="00AF2CA4">
        <w:rPr>
          <w:rStyle w:val="aff"/>
        </w:rPr>
        <w:commentReference w:id="268"/>
      </w:r>
    </w:p>
    <w:p w14:paraId="0A095EBE" w14:textId="77777777" w:rsidR="007B27A7" w:rsidRPr="00D53134" w:rsidRDefault="00FF04AB" w:rsidP="00D53134">
      <w:pPr>
        <w:spacing w:after="200"/>
        <w:ind w:firstLine="720"/>
        <w:jc w:val="both"/>
        <w:rPr>
          <w:rFonts w:asciiTheme="minorBidi" w:hAnsiTheme="minorBidi" w:cstheme="minorBidi"/>
          <w:sz w:val="24"/>
          <w:szCs w:val="24"/>
        </w:rPr>
      </w:pPr>
      <w:r w:rsidRPr="00D53134">
        <w:rPr>
          <w:rFonts w:asciiTheme="minorBidi" w:hAnsiTheme="minorBidi" w:cstheme="minorBidi"/>
          <w:sz w:val="24"/>
          <w:szCs w:val="24"/>
        </w:rPr>
        <w:t>Уровень проработки модели устанавливается в соответствии со стандартом «</w:t>
      </w:r>
      <w:commentRangeStart w:id="269"/>
      <w:r w:rsidRPr="00D53134">
        <w:rPr>
          <w:rFonts w:asciiTheme="minorBidi" w:hAnsiTheme="minorBidi" w:cstheme="minorBidi"/>
          <w:sz w:val="24"/>
          <w:szCs w:val="24"/>
        </w:rPr>
        <w:t>2015 Level of Development (LOD) Specification</w:t>
      </w:r>
      <w:commentRangeEnd w:id="269"/>
      <w:r w:rsidR="003A66AD">
        <w:rPr>
          <w:rStyle w:val="aff"/>
        </w:rPr>
        <w:commentReference w:id="269"/>
      </w:r>
      <w:r w:rsidRPr="00D53134">
        <w:rPr>
          <w:rFonts w:asciiTheme="minorBidi" w:hAnsiTheme="minorBidi" w:cstheme="minorBidi"/>
          <w:sz w:val="24"/>
          <w:szCs w:val="24"/>
        </w:rPr>
        <w:t>», разработанный Американским Институтом Архитектуры (American Institute of Architects).</w:t>
      </w:r>
    </w:p>
    <w:p w14:paraId="24845F17" w14:textId="77777777" w:rsidR="007B27A7" w:rsidRPr="00D53134" w:rsidRDefault="00FF04AB" w:rsidP="00D53134">
      <w:pPr>
        <w:spacing w:after="200"/>
        <w:jc w:val="both"/>
        <w:rPr>
          <w:rFonts w:asciiTheme="minorBidi" w:hAnsiTheme="minorBidi" w:cstheme="minorBidi"/>
          <w:sz w:val="24"/>
          <w:szCs w:val="24"/>
        </w:rPr>
      </w:pPr>
      <w:r w:rsidRPr="00D53134">
        <w:rPr>
          <w:rFonts w:asciiTheme="minorBidi" w:hAnsiTheme="minorBidi" w:cstheme="minorBidi"/>
          <w:sz w:val="24"/>
          <w:szCs w:val="24"/>
        </w:rPr>
        <w:t xml:space="preserve">В Таблице </w:t>
      </w:r>
      <w:r w:rsidRPr="00D53134">
        <w:rPr>
          <w:rFonts w:asciiTheme="minorBidi" w:hAnsiTheme="minorBidi" w:cstheme="minorBidi"/>
          <w:color w:val="FF0000"/>
          <w:sz w:val="24"/>
          <w:szCs w:val="24"/>
        </w:rPr>
        <w:t>N</w:t>
      </w:r>
      <w:r w:rsidRPr="00D53134">
        <w:rPr>
          <w:rFonts w:asciiTheme="minorBidi" w:hAnsiTheme="minorBidi" w:cstheme="minorBidi"/>
          <w:sz w:val="24"/>
          <w:szCs w:val="24"/>
        </w:rPr>
        <w:t xml:space="preserve"> приведены определения уровней LOD, за исключением вспомогательного уровня детализации LOD 350. Все свойства LOD 350 включены в следующий уровень – LOD 400.</w:t>
      </w:r>
    </w:p>
    <w:p w14:paraId="0540B473" w14:textId="77777777" w:rsidR="007B27A7" w:rsidRPr="00D53134" w:rsidRDefault="00FF04AB" w:rsidP="00D53134">
      <w:pPr>
        <w:spacing w:after="200"/>
        <w:jc w:val="both"/>
        <w:rPr>
          <w:rFonts w:asciiTheme="minorBidi" w:hAnsiTheme="minorBidi" w:cstheme="minorBidi"/>
          <w:color w:val="FF0000"/>
          <w:sz w:val="24"/>
          <w:szCs w:val="24"/>
        </w:rPr>
      </w:pPr>
      <w:commentRangeStart w:id="270"/>
      <w:r w:rsidRPr="00D53134">
        <w:rPr>
          <w:rFonts w:asciiTheme="minorBidi" w:hAnsiTheme="minorBidi" w:cstheme="minorBidi"/>
          <w:sz w:val="24"/>
          <w:szCs w:val="24"/>
        </w:rPr>
        <w:t>Таблица</w:t>
      </w:r>
      <w:r w:rsidRPr="00D53134">
        <w:rPr>
          <w:rFonts w:asciiTheme="minorBidi" w:hAnsiTheme="minorBidi" w:cstheme="minorBidi"/>
          <w:color w:val="FF0000"/>
          <w:sz w:val="24"/>
          <w:szCs w:val="24"/>
        </w:rPr>
        <w:t xml:space="preserve"> N</w:t>
      </w:r>
      <w:commentRangeEnd w:id="270"/>
      <w:r w:rsidR="00B311AD">
        <w:rPr>
          <w:rStyle w:val="aff"/>
        </w:rPr>
        <w:commentReference w:id="270"/>
      </w:r>
    </w:p>
    <w:tbl>
      <w:tblPr>
        <w:tblStyle w:val="a7"/>
        <w:tblW w:w="991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00" w:firstRow="0" w:lastRow="0" w:firstColumn="0" w:lastColumn="0" w:noHBand="0" w:noVBand="1"/>
      </w:tblPr>
      <w:tblGrid>
        <w:gridCol w:w="1653"/>
        <w:gridCol w:w="8263"/>
      </w:tblGrid>
      <w:tr w:rsidR="007B27A7" w:rsidRPr="00D53134" w14:paraId="171A7F31" w14:textId="77777777">
        <w:trPr>
          <w:trHeight w:val="440"/>
        </w:trPr>
        <w:tc>
          <w:tcPr>
            <w:tcW w:w="1653" w:type="dxa"/>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14:paraId="1E575102"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Уровень детализации</w:t>
            </w:r>
          </w:p>
        </w:tc>
        <w:tc>
          <w:tcPr>
            <w:tcW w:w="8263" w:type="dxa"/>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14:paraId="16CB7A2B"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Описание</w:t>
            </w:r>
          </w:p>
        </w:tc>
      </w:tr>
      <w:tr w:rsidR="007B27A7" w:rsidRPr="00D53134" w14:paraId="66B4B915" w14:textId="77777777">
        <w:trPr>
          <w:trHeight w:val="2420"/>
        </w:trPr>
        <w:tc>
          <w:tcPr>
            <w:tcW w:w="165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6E8E3DC9"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LOD 100</w:t>
            </w:r>
          </w:p>
          <w:p w14:paraId="61E530B1" w14:textId="77777777" w:rsidR="007B27A7" w:rsidRPr="00D53134" w:rsidRDefault="007B27A7" w:rsidP="00D53134">
            <w:pPr>
              <w:spacing w:line="276" w:lineRule="auto"/>
              <w:jc w:val="both"/>
              <w:rPr>
                <w:rFonts w:asciiTheme="minorBidi" w:hAnsiTheme="minorBidi" w:cstheme="minorBidi"/>
                <w:sz w:val="24"/>
                <w:szCs w:val="24"/>
              </w:rPr>
            </w:pPr>
          </w:p>
          <w:p w14:paraId="3089ED1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Стадия ПП</w:t>
            </w:r>
          </w:p>
        </w:tc>
        <w:tc>
          <w:tcPr>
            <w:tcW w:w="826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365854D5" w14:textId="77777777" w:rsidR="007B27A7" w:rsidRPr="00D53134" w:rsidRDefault="00FF04AB" w:rsidP="00D53134">
            <w:pPr>
              <w:spacing w:before="100" w:line="276" w:lineRule="auto"/>
              <w:jc w:val="both"/>
              <w:rPr>
                <w:rFonts w:asciiTheme="minorBidi" w:hAnsiTheme="minorBidi" w:cstheme="minorBidi"/>
                <w:sz w:val="24"/>
                <w:szCs w:val="24"/>
                <w:u w:val="single"/>
              </w:rPr>
            </w:pPr>
            <w:r w:rsidRPr="00D53134">
              <w:rPr>
                <w:rFonts w:asciiTheme="minorBidi" w:hAnsiTheme="minorBidi" w:cstheme="minorBidi"/>
                <w:sz w:val="24"/>
                <w:szCs w:val="24"/>
                <w:u w:val="single"/>
              </w:rPr>
              <w:t>Части здания/сооружения представлены укрупненно (концептуально):</w:t>
            </w:r>
          </w:p>
          <w:p w14:paraId="75BB36EF"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Модельное представление: </w:t>
            </w:r>
            <w:r w:rsidRPr="00D53134">
              <w:rPr>
                <w:rFonts w:asciiTheme="minorBidi" w:hAnsiTheme="minorBidi" w:cstheme="minorBidi"/>
                <w:i/>
                <w:sz w:val="24"/>
                <w:szCs w:val="24"/>
              </w:rPr>
              <w:t>условный концептуальный объем, сформированный типовыми формообразующими элементами</w:t>
            </w:r>
          </w:p>
          <w:p w14:paraId="2A375A93"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Точность размеров: </w:t>
            </w:r>
            <w:r w:rsidRPr="00D53134">
              <w:rPr>
                <w:rFonts w:asciiTheme="minorBidi" w:hAnsiTheme="minorBidi" w:cstheme="minorBidi"/>
                <w:i/>
                <w:sz w:val="24"/>
                <w:szCs w:val="24"/>
              </w:rPr>
              <w:t>условно (приблизительные габариты частей здания/сооружения)</w:t>
            </w:r>
          </w:p>
          <w:p w14:paraId="289A74AC"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Положение и ориентация: </w:t>
            </w:r>
            <w:r w:rsidRPr="00D53134">
              <w:rPr>
                <w:rFonts w:asciiTheme="minorBidi" w:hAnsiTheme="minorBidi" w:cstheme="minorBidi"/>
                <w:i/>
                <w:sz w:val="24"/>
                <w:szCs w:val="24"/>
              </w:rPr>
              <w:t>приблизительное</w:t>
            </w:r>
          </w:p>
          <w:p w14:paraId="487AB7F6"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Информационное насыщение: </w:t>
            </w:r>
            <w:r w:rsidRPr="00D53134">
              <w:rPr>
                <w:rFonts w:asciiTheme="minorBidi" w:hAnsiTheme="minorBidi" w:cstheme="minorBidi"/>
                <w:i/>
                <w:sz w:val="24"/>
                <w:szCs w:val="24"/>
              </w:rPr>
              <w:t xml:space="preserve">Общее данные о наименовании частей здания, их общие экономические и технико-экономические </w:t>
            </w:r>
            <w:proofErr w:type="gramStart"/>
            <w:r w:rsidRPr="00D53134">
              <w:rPr>
                <w:rFonts w:asciiTheme="minorBidi" w:hAnsiTheme="minorBidi" w:cstheme="minorBidi"/>
                <w:i/>
                <w:sz w:val="24"/>
                <w:szCs w:val="24"/>
              </w:rPr>
              <w:t>данные(</w:t>
            </w:r>
            <w:proofErr w:type="gramEnd"/>
            <w:r w:rsidRPr="00D53134">
              <w:rPr>
                <w:rFonts w:asciiTheme="minorBidi" w:hAnsiTheme="minorBidi" w:cstheme="minorBidi"/>
                <w:i/>
                <w:sz w:val="24"/>
                <w:szCs w:val="24"/>
              </w:rPr>
              <w:t>укрупненные площади, объемы, стоимостные характеристики)</w:t>
            </w:r>
          </w:p>
          <w:p w14:paraId="26F02B2A" w14:textId="77777777" w:rsidR="007B27A7" w:rsidRPr="00D53134" w:rsidRDefault="00FF04AB" w:rsidP="00D53134">
            <w:pPr>
              <w:spacing w:after="200" w:line="276" w:lineRule="auto"/>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Назначение: </w:t>
            </w:r>
            <w:r w:rsidRPr="00D53134">
              <w:rPr>
                <w:rFonts w:asciiTheme="minorBidi" w:hAnsiTheme="minorBidi" w:cstheme="minorBidi"/>
                <w:i/>
                <w:sz w:val="24"/>
                <w:szCs w:val="24"/>
              </w:rPr>
              <w:t>укрупненно отобразить соответствующие части здания в модели и выполнить укрупненные предварительные расчеты ТЭП</w:t>
            </w:r>
          </w:p>
        </w:tc>
      </w:tr>
      <w:tr w:rsidR="007B27A7" w:rsidRPr="00D53134" w14:paraId="5E476F30" w14:textId="77777777">
        <w:trPr>
          <w:trHeight w:val="3080"/>
        </w:trPr>
        <w:tc>
          <w:tcPr>
            <w:tcW w:w="165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3E2D37C4"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lastRenderedPageBreak/>
              <w:t>LOD 200</w:t>
            </w:r>
          </w:p>
          <w:p w14:paraId="67C12B93" w14:textId="77777777" w:rsidR="007B27A7" w:rsidRPr="00D53134" w:rsidRDefault="007B27A7" w:rsidP="00D53134">
            <w:pPr>
              <w:spacing w:line="276" w:lineRule="auto"/>
              <w:jc w:val="both"/>
              <w:rPr>
                <w:rFonts w:asciiTheme="minorBidi" w:hAnsiTheme="minorBidi" w:cstheme="minorBidi"/>
                <w:sz w:val="24"/>
                <w:szCs w:val="24"/>
              </w:rPr>
            </w:pPr>
          </w:p>
          <w:p w14:paraId="78B18A47"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 xml:space="preserve">Стадия </w:t>
            </w:r>
            <w:proofErr w:type="gramStart"/>
            <w:r w:rsidRPr="00D53134">
              <w:rPr>
                <w:rFonts w:asciiTheme="minorBidi" w:hAnsiTheme="minorBidi" w:cstheme="minorBidi"/>
                <w:sz w:val="24"/>
                <w:szCs w:val="24"/>
              </w:rPr>
              <w:t>ПП,П</w:t>
            </w:r>
            <w:proofErr w:type="gramEnd"/>
          </w:p>
        </w:tc>
        <w:tc>
          <w:tcPr>
            <w:tcW w:w="826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4E12CADD" w14:textId="77777777" w:rsidR="007B27A7" w:rsidRPr="00D53134" w:rsidRDefault="00FF04AB" w:rsidP="00D53134">
            <w:pPr>
              <w:spacing w:before="100" w:line="276" w:lineRule="auto"/>
              <w:jc w:val="both"/>
              <w:rPr>
                <w:rFonts w:asciiTheme="minorBidi" w:hAnsiTheme="minorBidi" w:cstheme="minorBidi"/>
                <w:sz w:val="24"/>
                <w:szCs w:val="24"/>
                <w:u w:val="single"/>
              </w:rPr>
            </w:pPr>
            <w:r w:rsidRPr="00D53134">
              <w:rPr>
                <w:rFonts w:asciiTheme="minorBidi" w:hAnsiTheme="minorBidi" w:cstheme="minorBidi"/>
                <w:sz w:val="24"/>
                <w:szCs w:val="24"/>
                <w:u w:val="single"/>
              </w:rPr>
              <w:t>Части здания/сооружения представлены уточненно в виде сборки из типовых (системных) элементов модели (систем/конструкций):</w:t>
            </w:r>
          </w:p>
          <w:p w14:paraId="41FD70E7" w14:textId="77777777" w:rsidR="007B27A7" w:rsidRPr="00D53134" w:rsidRDefault="00FF04AB" w:rsidP="00D53134">
            <w:pPr>
              <w:shd w:val="clear" w:color="auto" w:fill="FFE061"/>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Модельное представление: </w:t>
            </w:r>
            <w:r w:rsidRPr="00D53134">
              <w:rPr>
                <w:rFonts w:asciiTheme="minorBidi" w:hAnsiTheme="minorBidi" w:cstheme="minorBidi"/>
                <w:i/>
                <w:sz w:val="24"/>
                <w:szCs w:val="24"/>
              </w:rPr>
              <w:t>системы или конструкции проектируемого объема имеют уточненный (но необязательно точный) внешний вид и созданы с использованием типовых (системных) инструментов или библиотечных элементов.</w:t>
            </w:r>
          </w:p>
          <w:p w14:paraId="32E127FC"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Точность размеров: </w:t>
            </w:r>
            <w:r w:rsidRPr="00D53134">
              <w:rPr>
                <w:rFonts w:asciiTheme="minorBidi" w:hAnsiTheme="minorBidi" w:cstheme="minorBidi"/>
                <w:i/>
                <w:sz w:val="24"/>
                <w:szCs w:val="24"/>
              </w:rPr>
              <w:t>общие габариты геометрии систем или конструкций приблизительны</w:t>
            </w:r>
          </w:p>
          <w:p w14:paraId="02C7AEC4"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Положение и ориентация: </w:t>
            </w:r>
            <w:r w:rsidRPr="00D53134">
              <w:rPr>
                <w:rFonts w:asciiTheme="minorBidi" w:hAnsiTheme="minorBidi" w:cstheme="minorBidi"/>
                <w:i/>
                <w:sz w:val="24"/>
                <w:szCs w:val="24"/>
              </w:rPr>
              <w:t>условно точное</w:t>
            </w:r>
          </w:p>
          <w:p w14:paraId="41883BDE"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Информационное насыщение: </w:t>
            </w:r>
            <w:r w:rsidRPr="00D53134">
              <w:rPr>
                <w:rFonts w:asciiTheme="minorBidi" w:hAnsiTheme="minorBidi" w:cstheme="minorBidi"/>
                <w:i/>
                <w:sz w:val="24"/>
                <w:szCs w:val="24"/>
              </w:rPr>
              <w:t>общие текстовые данные, описывающие элементы модели (системы/конструкции)</w:t>
            </w:r>
          </w:p>
          <w:p w14:paraId="226D8301" w14:textId="77777777" w:rsidR="007B27A7" w:rsidRPr="00D53134" w:rsidRDefault="00FF04AB" w:rsidP="00D53134">
            <w:pPr>
              <w:spacing w:after="200" w:line="276" w:lineRule="auto"/>
              <w:jc w:val="both"/>
              <w:rPr>
                <w:rFonts w:asciiTheme="minorBidi" w:hAnsiTheme="minorBidi" w:cstheme="minorBidi"/>
                <w:sz w:val="24"/>
                <w:szCs w:val="24"/>
              </w:rPr>
            </w:pPr>
            <w:r w:rsidRPr="00D53134">
              <w:rPr>
                <w:rFonts w:asciiTheme="minorBidi" w:hAnsiTheme="minorBidi" w:cstheme="minorBidi"/>
                <w:sz w:val="24"/>
                <w:szCs w:val="24"/>
              </w:rPr>
              <w:t xml:space="preserve">Назначение: </w:t>
            </w:r>
            <w:r w:rsidRPr="00D53134">
              <w:rPr>
                <w:rFonts w:asciiTheme="minorBidi" w:hAnsiTheme="minorBidi" w:cstheme="minorBidi"/>
                <w:i/>
                <w:sz w:val="24"/>
                <w:szCs w:val="24"/>
              </w:rPr>
              <w:t>уточнить содержание частей модели, их количество, размеры, форму, структуру, положение в пространстве модели, примерное количество и описание.</w:t>
            </w:r>
          </w:p>
        </w:tc>
      </w:tr>
      <w:tr w:rsidR="007B27A7" w:rsidRPr="00D53134" w14:paraId="64FA938D" w14:textId="77777777">
        <w:trPr>
          <w:trHeight w:val="3740"/>
        </w:trPr>
        <w:tc>
          <w:tcPr>
            <w:tcW w:w="165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75817C9F"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LOD 300</w:t>
            </w:r>
          </w:p>
          <w:p w14:paraId="0396C718"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Стадия П</w:t>
            </w:r>
          </w:p>
        </w:tc>
        <w:tc>
          <w:tcPr>
            <w:tcW w:w="826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4A60836A" w14:textId="77777777" w:rsidR="007B27A7" w:rsidRPr="00D53134" w:rsidRDefault="00FF04AB" w:rsidP="00D53134">
            <w:pPr>
              <w:spacing w:before="100" w:line="276" w:lineRule="auto"/>
              <w:jc w:val="both"/>
              <w:rPr>
                <w:rFonts w:asciiTheme="minorBidi" w:hAnsiTheme="minorBidi" w:cstheme="minorBidi"/>
                <w:sz w:val="24"/>
                <w:szCs w:val="24"/>
                <w:u w:val="single"/>
              </w:rPr>
            </w:pPr>
            <w:r w:rsidRPr="00D53134">
              <w:rPr>
                <w:rFonts w:asciiTheme="minorBidi" w:hAnsiTheme="minorBidi" w:cstheme="minorBidi"/>
                <w:sz w:val="24"/>
                <w:szCs w:val="24"/>
                <w:u w:val="single"/>
              </w:rPr>
              <w:t>Части здания/сооружения представлены точно в виде сборки из типовых (системных) элементов модели (систем/конструкций), с учетом особенностей их общей геометрии:</w:t>
            </w:r>
          </w:p>
          <w:p w14:paraId="739E4CFA" w14:textId="77777777" w:rsidR="007B27A7" w:rsidRPr="00D53134" w:rsidRDefault="00FF04AB" w:rsidP="00D53134">
            <w:pPr>
              <w:shd w:val="clear" w:color="auto" w:fill="FFE061"/>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Модельное представление: </w:t>
            </w:r>
            <w:r w:rsidRPr="00D53134">
              <w:rPr>
                <w:rFonts w:asciiTheme="minorBidi" w:hAnsiTheme="minorBidi" w:cstheme="minorBidi"/>
                <w:i/>
                <w:sz w:val="24"/>
                <w:szCs w:val="24"/>
              </w:rPr>
              <w:t>системы или конструкции проектируемого объема имеют точный (но не детальный) внешний вид и созданы с использованием типовых (системных) инструментов и семейств или библиотечных элементов. В модели учитываются основные геометрические особенности конструкций и систем.</w:t>
            </w:r>
          </w:p>
          <w:p w14:paraId="1AFBFA00"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Точность размеров: </w:t>
            </w:r>
            <w:r w:rsidRPr="00D53134">
              <w:rPr>
                <w:rFonts w:asciiTheme="minorBidi" w:hAnsiTheme="minorBidi" w:cstheme="minorBidi"/>
                <w:i/>
                <w:sz w:val="24"/>
                <w:szCs w:val="24"/>
              </w:rPr>
              <w:t>общие размеры геометрии систем и конструкций представлены точно</w:t>
            </w:r>
          </w:p>
          <w:p w14:paraId="4FB28A1F"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Положение и ориентация: </w:t>
            </w:r>
            <w:r w:rsidRPr="00D53134">
              <w:rPr>
                <w:rFonts w:asciiTheme="minorBidi" w:hAnsiTheme="minorBidi" w:cstheme="minorBidi"/>
                <w:i/>
                <w:sz w:val="24"/>
                <w:szCs w:val="24"/>
              </w:rPr>
              <w:t>точное</w:t>
            </w:r>
          </w:p>
          <w:p w14:paraId="0F69A2FA"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Информационное насыщение: </w:t>
            </w:r>
            <w:r w:rsidRPr="00D53134">
              <w:rPr>
                <w:rFonts w:asciiTheme="minorBidi" w:hAnsiTheme="minorBidi" w:cstheme="minorBidi"/>
                <w:i/>
                <w:sz w:val="24"/>
                <w:szCs w:val="24"/>
              </w:rPr>
              <w:t>расширенные текстовые данные, описывающие элементы модели (системы/конструкции)</w:t>
            </w:r>
          </w:p>
          <w:p w14:paraId="629E10E2" w14:textId="77777777" w:rsidR="007B27A7" w:rsidRPr="00D53134" w:rsidRDefault="00FF04AB" w:rsidP="00D53134">
            <w:pPr>
              <w:spacing w:after="200" w:line="276" w:lineRule="auto"/>
              <w:jc w:val="both"/>
              <w:rPr>
                <w:rFonts w:asciiTheme="minorBidi" w:hAnsiTheme="minorBidi" w:cstheme="minorBidi"/>
                <w:sz w:val="24"/>
                <w:szCs w:val="24"/>
              </w:rPr>
            </w:pPr>
            <w:r w:rsidRPr="00D53134">
              <w:rPr>
                <w:rFonts w:asciiTheme="minorBidi" w:hAnsiTheme="minorBidi" w:cstheme="minorBidi"/>
                <w:sz w:val="24"/>
                <w:szCs w:val="24"/>
              </w:rPr>
              <w:t xml:space="preserve">Назначение: </w:t>
            </w:r>
            <w:r w:rsidRPr="00D53134">
              <w:rPr>
                <w:rFonts w:asciiTheme="minorBidi" w:hAnsiTheme="minorBidi" w:cstheme="minorBidi"/>
                <w:i/>
                <w:sz w:val="24"/>
                <w:szCs w:val="24"/>
              </w:rPr>
              <w:t>отобразить все элементы модели (конструкции/системы) с учетом их точной геометрии, структуры, особенностей, положения в пространстве модели, уточненного количества и расширенных данных о себе и принадлежности его какой</w:t>
            </w:r>
          </w:p>
        </w:tc>
      </w:tr>
      <w:tr w:rsidR="007B27A7" w:rsidRPr="00D53134" w14:paraId="37587E6E" w14:textId="77777777">
        <w:trPr>
          <w:trHeight w:val="4400"/>
        </w:trPr>
        <w:tc>
          <w:tcPr>
            <w:tcW w:w="165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7BFB862C"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lastRenderedPageBreak/>
              <w:t>LOD 400</w:t>
            </w:r>
          </w:p>
          <w:p w14:paraId="7B575325" w14:textId="77777777" w:rsidR="007B27A7" w:rsidRPr="00D53134" w:rsidRDefault="007B27A7" w:rsidP="00D53134">
            <w:pPr>
              <w:spacing w:line="276" w:lineRule="auto"/>
              <w:jc w:val="both"/>
              <w:rPr>
                <w:rFonts w:asciiTheme="minorBidi" w:hAnsiTheme="minorBidi" w:cstheme="minorBidi"/>
                <w:sz w:val="24"/>
                <w:szCs w:val="24"/>
              </w:rPr>
            </w:pPr>
          </w:p>
          <w:p w14:paraId="601DBABC"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Стадия РД</w:t>
            </w:r>
          </w:p>
        </w:tc>
        <w:tc>
          <w:tcPr>
            <w:tcW w:w="826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6F91A7B8" w14:textId="77777777" w:rsidR="007B27A7" w:rsidRPr="00D53134" w:rsidRDefault="00FF04AB" w:rsidP="00D53134">
            <w:pPr>
              <w:spacing w:before="100" w:line="276" w:lineRule="auto"/>
              <w:jc w:val="both"/>
              <w:rPr>
                <w:rFonts w:asciiTheme="minorBidi" w:hAnsiTheme="minorBidi" w:cstheme="minorBidi"/>
                <w:sz w:val="24"/>
                <w:szCs w:val="24"/>
                <w:u w:val="single"/>
              </w:rPr>
            </w:pPr>
            <w:r w:rsidRPr="00D53134">
              <w:rPr>
                <w:rFonts w:asciiTheme="minorBidi" w:hAnsiTheme="minorBidi" w:cstheme="minorBidi"/>
                <w:sz w:val="24"/>
                <w:szCs w:val="24"/>
                <w:u w:val="single"/>
              </w:rPr>
              <w:t xml:space="preserve">Части здания/сооружения представлены детально в виде сборки из типовых элементов модели (систем/конструкций), имитирующих точные проектные единицы с учетом особенностей их геометрии, имеющих значение для установки в проектное положение: </w:t>
            </w:r>
          </w:p>
          <w:p w14:paraId="41DC2D7D" w14:textId="77777777" w:rsidR="007B27A7" w:rsidRPr="00D53134" w:rsidRDefault="00FF04AB" w:rsidP="00D53134">
            <w:pPr>
              <w:shd w:val="clear" w:color="auto" w:fill="FFE061"/>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Модельное представление:</w:t>
            </w:r>
            <w:r w:rsidRPr="00D53134">
              <w:rPr>
                <w:rFonts w:asciiTheme="minorBidi" w:hAnsiTheme="minorBidi" w:cstheme="minorBidi"/>
                <w:i/>
                <w:sz w:val="24"/>
                <w:szCs w:val="24"/>
              </w:rPr>
              <w:t xml:space="preserve"> системы или конструкции проектируемого объема имеют детальный внешний вид и созданы с использованием типовых (системных) инструментов и семейств или библиотечных элементов. В модели учитываются все геометрические особенности конструкций и систем, имеющие значение для их монтажа в проектное положение.</w:t>
            </w:r>
          </w:p>
          <w:p w14:paraId="36C9E0C3"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Положение и ориентация: </w:t>
            </w:r>
            <w:r w:rsidRPr="00D53134">
              <w:rPr>
                <w:rFonts w:asciiTheme="minorBidi" w:hAnsiTheme="minorBidi" w:cstheme="minorBidi"/>
                <w:i/>
                <w:sz w:val="24"/>
                <w:szCs w:val="24"/>
              </w:rPr>
              <w:t>точное</w:t>
            </w:r>
          </w:p>
          <w:p w14:paraId="79C07633"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Информационное насыщение: </w:t>
            </w:r>
            <w:r w:rsidRPr="00D53134">
              <w:rPr>
                <w:rFonts w:asciiTheme="minorBidi" w:hAnsiTheme="minorBidi" w:cstheme="minorBidi"/>
                <w:i/>
                <w:sz w:val="24"/>
                <w:szCs w:val="24"/>
              </w:rPr>
              <w:t>полные текстовые данные, описывающие элементы модели (системы/конструкции), содержащие информацию необходимую для приобретения, сборки и установки их в проектное положение</w:t>
            </w:r>
          </w:p>
          <w:p w14:paraId="678368CD" w14:textId="77777777" w:rsidR="007B27A7" w:rsidRPr="00D53134" w:rsidRDefault="00FF04AB" w:rsidP="00D53134">
            <w:pPr>
              <w:spacing w:after="100" w:line="276" w:lineRule="auto"/>
              <w:jc w:val="both"/>
              <w:rPr>
                <w:rFonts w:asciiTheme="minorBidi" w:hAnsiTheme="minorBidi" w:cstheme="minorBidi"/>
                <w:sz w:val="24"/>
                <w:szCs w:val="24"/>
              </w:rPr>
            </w:pPr>
            <w:r w:rsidRPr="00D53134">
              <w:rPr>
                <w:rFonts w:asciiTheme="minorBidi" w:hAnsiTheme="minorBidi" w:cstheme="minorBidi"/>
                <w:sz w:val="24"/>
                <w:szCs w:val="24"/>
              </w:rPr>
              <w:t>Назначение:</w:t>
            </w:r>
            <w:r w:rsidRPr="00D53134">
              <w:rPr>
                <w:rFonts w:asciiTheme="minorBidi" w:hAnsiTheme="minorBidi" w:cstheme="minorBidi"/>
                <w:i/>
                <w:sz w:val="24"/>
                <w:szCs w:val="24"/>
              </w:rPr>
              <w:t xml:space="preserve"> отобразить все элементы модели (конструкции/системы) с учетом детальной геометрии проектных единиц из которых они состоят, детализировать их структуру, уточнить особенности монтажа в проектное положение, указать детальное положение в пространстве модели, проектное количество и предоставить полные проектные данные о производителе для каждой единицы.</w:t>
            </w:r>
          </w:p>
        </w:tc>
      </w:tr>
      <w:tr w:rsidR="007B27A7" w:rsidRPr="00D53134" w14:paraId="096F54EE" w14:textId="77777777">
        <w:trPr>
          <w:trHeight w:val="3960"/>
        </w:trPr>
        <w:tc>
          <w:tcPr>
            <w:tcW w:w="165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58F70266"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LOD 500</w:t>
            </w:r>
          </w:p>
          <w:p w14:paraId="1723E4FD" w14:textId="77777777" w:rsidR="007B27A7" w:rsidRPr="00D53134" w:rsidRDefault="007B27A7" w:rsidP="00D53134">
            <w:pPr>
              <w:spacing w:line="276" w:lineRule="auto"/>
              <w:jc w:val="both"/>
              <w:rPr>
                <w:rFonts w:asciiTheme="minorBidi" w:hAnsiTheme="minorBidi" w:cstheme="minorBidi"/>
                <w:sz w:val="24"/>
                <w:szCs w:val="24"/>
              </w:rPr>
            </w:pPr>
          </w:p>
          <w:p w14:paraId="571480E5"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Стадия РД</w:t>
            </w:r>
          </w:p>
        </w:tc>
        <w:tc>
          <w:tcPr>
            <w:tcW w:w="826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48A1B9DE" w14:textId="77777777" w:rsidR="007B27A7" w:rsidRPr="00D53134" w:rsidRDefault="00FF04AB" w:rsidP="00D53134">
            <w:pPr>
              <w:spacing w:before="100" w:line="276" w:lineRule="auto"/>
              <w:jc w:val="both"/>
              <w:rPr>
                <w:rFonts w:asciiTheme="minorBidi" w:hAnsiTheme="minorBidi" w:cstheme="minorBidi"/>
                <w:sz w:val="24"/>
                <w:szCs w:val="24"/>
                <w:u w:val="single"/>
              </w:rPr>
            </w:pPr>
            <w:r w:rsidRPr="00D53134">
              <w:rPr>
                <w:rFonts w:asciiTheme="minorBidi" w:hAnsiTheme="minorBidi" w:cstheme="minorBidi"/>
                <w:sz w:val="24"/>
                <w:szCs w:val="24"/>
                <w:u w:val="single"/>
              </w:rPr>
              <w:t xml:space="preserve">Части здания/сооружения представлены реально в виде сборки из типовых элементов модели (систем/конструкций), имитирующих фактические элементы здания/сооружения с учетом особенностей их геометрии, имеющих значение для установки в фактическое положение: </w:t>
            </w:r>
          </w:p>
          <w:p w14:paraId="7F6449F8" w14:textId="77777777" w:rsidR="007B27A7" w:rsidRPr="00D53134" w:rsidRDefault="00FF04AB" w:rsidP="00D53134">
            <w:pPr>
              <w:shd w:val="clear" w:color="auto" w:fill="FFE061"/>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Модельное представление:</w:t>
            </w:r>
            <w:r w:rsidRPr="00D53134">
              <w:rPr>
                <w:rFonts w:asciiTheme="minorBidi" w:hAnsiTheme="minorBidi" w:cstheme="minorBidi"/>
                <w:i/>
                <w:sz w:val="24"/>
                <w:szCs w:val="24"/>
              </w:rPr>
              <w:t xml:space="preserve"> системы или конструкции проектируемого объема имеют детальный внешний вид и созданы с использованием типовых (системных) инструментов и семейств или библиотечных элементов. В модели учитываются все геометрические особенности конструкций и систем, имеющие значение для их монтажа в фактическое положение и дальнейшего обслуживания.</w:t>
            </w:r>
          </w:p>
          <w:p w14:paraId="4576A482"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Положение и ориентация: </w:t>
            </w:r>
            <w:r w:rsidRPr="00D53134">
              <w:rPr>
                <w:rFonts w:asciiTheme="minorBidi" w:hAnsiTheme="minorBidi" w:cstheme="minorBidi"/>
                <w:i/>
                <w:sz w:val="24"/>
                <w:szCs w:val="24"/>
              </w:rPr>
              <w:t>реальное</w:t>
            </w:r>
          </w:p>
          <w:p w14:paraId="7391DAFA" w14:textId="77777777" w:rsidR="007B27A7" w:rsidRPr="00D53134" w:rsidRDefault="00FF04AB" w:rsidP="00D53134">
            <w:pPr>
              <w:spacing w:line="276" w:lineRule="auto"/>
              <w:jc w:val="both"/>
              <w:rPr>
                <w:rFonts w:asciiTheme="minorBidi" w:hAnsiTheme="minorBidi" w:cstheme="minorBidi"/>
                <w:i/>
                <w:sz w:val="24"/>
                <w:szCs w:val="24"/>
              </w:rPr>
            </w:pPr>
            <w:r w:rsidRPr="00D53134">
              <w:rPr>
                <w:rFonts w:asciiTheme="minorBidi" w:hAnsiTheme="minorBidi" w:cstheme="minorBidi"/>
                <w:sz w:val="24"/>
                <w:szCs w:val="24"/>
              </w:rPr>
              <w:t xml:space="preserve">Информационное насыщение: </w:t>
            </w:r>
            <w:r w:rsidRPr="00D53134">
              <w:rPr>
                <w:rFonts w:asciiTheme="minorBidi" w:hAnsiTheme="minorBidi" w:cstheme="minorBidi"/>
                <w:i/>
                <w:sz w:val="24"/>
                <w:szCs w:val="24"/>
              </w:rPr>
              <w:t>полные текстовые данные, описывающие элементы модели (системы/конструкции), содержащие фактическую информацию о приобретенном и установленном оборудовании</w:t>
            </w:r>
          </w:p>
          <w:p w14:paraId="3D8A9B29" w14:textId="77777777" w:rsidR="007B27A7" w:rsidRPr="00D53134" w:rsidRDefault="00FF04AB" w:rsidP="00D53134">
            <w:pPr>
              <w:spacing w:after="100" w:line="276" w:lineRule="auto"/>
              <w:jc w:val="both"/>
              <w:rPr>
                <w:rFonts w:asciiTheme="minorBidi" w:hAnsiTheme="minorBidi" w:cstheme="minorBidi"/>
                <w:sz w:val="24"/>
                <w:szCs w:val="24"/>
              </w:rPr>
            </w:pPr>
            <w:r w:rsidRPr="00D53134">
              <w:rPr>
                <w:rFonts w:asciiTheme="minorBidi" w:hAnsiTheme="minorBidi" w:cstheme="minorBidi"/>
                <w:sz w:val="24"/>
                <w:szCs w:val="24"/>
              </w:rPr>
              <w:t>Назначение:</w:t>
            </w:r>
            <w:r w:rsidRPr="00D53134">
              <w:rPr>
                <w:rFonts w:asciiTheme="minorBidi" w:hAnsiTheme="minorBidi" w:cstheme="minorBidi"/>
                <w:i/>
                <w:sz w:val="24"/>
                <w:szCs w:val="24"/>
              </w:rPr>
              <w:t xml:space="preserve"> отобразить в модели все фактически примененные элементы конструкций и систем с учетом их фактического положения, количества, ориентации, особенностей установки и </w:t>
            </w:r>
            <w:r w:rsidRPr="00D53134">
              <w:rPr>
                <w:rFonts w:asciiTheme="minorBidi" w:hAnsiTheme="minorBidi" w:cstheme="minorBidi"/>
                <w:i/>
                <w:sz w:val="24"/>
                <w:szCs w:val="24"/>
              </w:rPr>
              <w:lastRenderedPageBreak/>
              <w:t>геометрических особенностей, связанных с их дальнейшим обслуживанием.</w:t>
            </w:r>
          </w:p>
        </w:tc>
      </w:tr>
    </w:tbl>
    <w:p w14:paraId="0F19EA8F" w14:textId="77777777" w:rsidR="007B27A7" w:rsidRPr="00D53134" w:rsidRDefault="007B27A7" w:rsidP="00D53134">
      <w:pPr>
        <w:widowControl w:val="0"/>
        <w:spacing w:after="200"/>
        <w:jc w:val="both"/>
        <w:rPr>
          <w:rFonts w:asciiTheme="minorBidi" w:hAnsiTheme="minorBidi" w:cstheme="minorBidi"/>
          <w:sz w:val="24"/>
          <w:szCs w:val="24"/>
        </w:rPr>
      </w:pPr>
    </w:p>
    <w:p w14:paraId="704816FC" w14:textId="77777777" w:rsidR="007B27A7" w:rsidRPr="00D53134" w:rsidRDefault="007B27A7" w:rsidP="00D53134">
      <w:pPr>
        <w:spacing w:after="200"/>
        <w:jc w:val="both"/>
        <w:rPr>
          <w:rFonts w:asciiTheme="minorBidi" w:hAnsiTheme="minorBidi" w:cstheme="minorBidi"/>
          <w:sz w:val="24"/>
          <w:szCs w:val="24"/>
        </w:rPr>
      </w:pPr>
    </w:p>
    <w:p w14:paraId="18A6B3BE" w14:textId="77777777" w:rsidR="007B27A7" w:rsidRPr="00D53134" w:rsidRDefault="00FF04AB" w:rsidP="00D53134">
      <w:pPr>
        <w:spacing w:after="200"/>
        <w:jc w:val="both"/>
        <w:rPr>
          <w:rFonts w:asciiTheme="minorBidi" w:hAnsiTheme="minorBidi" w:cstheme="minorBidi"/>
          <w:sz w:val="24"/>
          <w:szCs w:val="24"/>
        </w:rPr>
      </w:pPr>
      <w:r w:rsidRPr="00D53134">
        <w:rPr>
          <w:rFonts w:asciiTheme="minorBidi" w:hAnsiTheme="minorBidi" w:cstheme="minorBidi"/>
          <w:sz w:val="24"/>
          <w:szCs w:val="24"/>
        </w:rPr>
        <w:t xml:space="preserve">Рисунок </w:t>
      </w:r>
      <w:r w:rsidRPr="00D53134">
        <w:rPr>
          <w:rFonts w:asciiTheme="minorBidi" w:hAnsiTheme="minorBidi" w:cstheme="minorBidi"/>
          <w:color w:val="FF0000"/>
          <w:sz w:val="24"/>
          <w:szCs w:val="24"/>
        </w:rPr>
        <w:t>N</w:t>
      </w:r>
      <w:r w:rsidRPr="00D53134">
        <w:rPr>
          <w:rFonts w:asciiTheme="minorBidi" w:hAnsiTheme="minorBidi" w:cstheme="minorBidi"/>
          <w:sz w:val="24"/>
          <w:szCs w:val="24"/>
        </w:rPr>
        <w:t>. Описание базовых уровней проработки BIM модели</w:t>
      </w:r>
    </w:p>
    <w:tbl>
      <w:tblPr>
        <w:tblStyle w:val="a8"/>
        <w:tblW w:w="977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96"/>
        <w:gridCol w:w="2416"/>
        <w:gridCol w:w="2127"/>
        <w:gridCol w:w="2693"/>
        <w:gridCol w:w="1444"/>
      </w:tblGrid>
      <w:tr w:rsidR="007B27A7" w:rsidRPr="00D53134" w14:paraId="33D37440" w14:textId="77777777">
        <w:trPr>
          <w:trHeight w:val="240"/>
          <w:jc w:val="center"/>
        </w:trPr>
        <w:tc>
          <w:tcPr>
            <w:tcW w:w="1096" w:type="dxa"/>
            <w:shd w:val="clear" w:color="auto" w:fill="F2F2F2"/>
          </w:tcPr>
          <w:p w14:paraId="4E4A2C9B"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LOD</w:t>
            </w:r>
          </w:p>
        </w:tc>
        <w:tc>
          <w:tcPr>
            <w:tcW w:w="2416" w:type="dxa"/>
            <w:shd w:val="clear" w:color="auto" w:fill="F2F2F2"/>
          </w:tcPr>
          <w:p w14:paraId="0E9E1313"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Описание</w:t>
            </w:r>
          </w:p>
        </w:tc>
        <w:tc>
          <w:tcPr>
            <w:tcW w:w="2127" w:type="dxa"/>
            <w:shd w:val="clear" w:color="auto" w:fill="F2F2F2"/>
          </w:tcPr>
          <w:p w14:paraId="614E6E6E"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Применение</w:t>
            </w:r>
          </w:p>
        </w:tc>
        <w:tc>
          <w:tcPr>
            <w:tcW w:w="4137" w:type="dxa"/>
            <w:gridSpan w:val="2"/>
            <w:shd w:val="clear" w:color="auto" w:fill="F2F2F2"/>
          </w:tcPr>
          <w:p w14:paraId="18EF6A73"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Примеры моделей и элементов модели</w:t>
            </w:r>
          </w:p>
        </w:tc>
      </w:tr>
      <w:tr w:rsidR="007B27A7" w:rsidRPr="00D53134" w14:paraId="62A9AC92" w14:textId="77777777">
        <w:trPr>
          <w:trHeight w:val="2180"/>
          <w:jc w:val="center"/>
        </w:trPr>
        <w:tc>
          <w:tcPr>
            <w:tcW w:w="1096" w:type="dxa"/>
          </w:tcPr>
          <w:p w14:paraId="521F971C"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LOD 100</w:t>
            </w:r>
          </w:p>
        </w:tc>
        <w:tc>
          <w:tcPr>
            <w:tcW w:w="2416" w:type="dxa"/>
          </w:tcPr>
          <w:p w14:paraId="20F5018A"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 xml:space="preserve">Элемент модели может быть представлен в виде объемных формообразующих элементов с </w:t>
            </w:r>
            <w:r w:rsidRPr="00D53134">
              <w:rPr>
                <w:rFonts w:asciiTheme="minorBidi" w:hAnsiTheme="minorBidi" w:cstheme="minorBidi"/>
                <w:b/>
                <w:sz w:val="24"/>
                <w:szCs w:val="24"/>
              </w:rPr>
              <w:t>приблизительными</w:t>
            </w:r>
            <w:r w:rsidRPr="00D53134">
              <w:rPr>
                <w:rFonts w:asciiTheme="minorBidi" w:hAnsiTheme="minorBidi" w:cstheme="minorBidi"/>
                <w:sz w:val="24"/>
                <w:szCs w:val="24"/>
              </w:rPr>
              <w:t xml:space="preserve"> размерами, формой, пространственным положением и ориентацией или в виде 2D-символа</w:t>
            </w:r>
          </w:p>
        </w:tc>
        <w:tc>
          <w:tcPr>
            <w:tcW w:w="2127" w:type="dxa"/>
            <w:vMerge w:val="restart"/>
            <w:vAlign w:val="center"/>
          </w:tcPr>
          <w:p w14:paraId="7248C1FA"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 xml:space="preserve">Модель может использоваться на </w:t>
            </w:r>
            <w:r w:rsidRPr="00D53134">
              <w:rPr>
                <w:rFonts w:asciiTheme="minorBidi" w:hAnsiTheme="minorBidi" w:cstheme="minorBidi"/>
                <w:b/>
                <w:sz w:val="24"/>
                <w:szCs w:val="24"/>
              </w:rPr>
              <w:t>предпроектном этапе</w:t>
            </w:r>
            <w:r w:rsidRPr="00D53134">
              <w:rPr>
                <w:rFonts w:asciiTheme="minorBidi" w:hAnsiTheme="minorBidi" w:cstheme="minorBidi"/>
                <w:sz w:val="24"/>
                <w:szCs w:val="24"/>
              </w:rPr>
              <w:t xml:space="preserve"> для подготовки архитектурной концепции (эскизного проекта)</w:t>
            </w:r>
          </w:p>
          <w:p w14:paraId="6C469286" w14:textId="77777777" w:rsidR="007B27A7" w:rsidRPr="00D53134" w:rsidRDefault="007B27A7" w:rsidP="00D53134">
            <w:pPr>
              <w:spacing w:line="276" w:lineRule="auto"/>
              <w:jc w:val="both"/>
              <w:rPr>
                <w:rFonts w:asciiTheme="minorBidi" w:hAnsiTheme="minorBidi" w:cstheme="minorBidi"/>
                <w:sz w:val="24"/>
                <w:szCs w:val="24"/>
              </w:rPr>
            </w:pPr>
          </w:p>
        </w:tc>
        <w:tc>
          <w:tcPr>
            <w:tcW w:w="2693" w:type="dxa"/>
          </w:tcPr>
          <w:p w14:paraId="6A6FFE83" w14:textId="77777777" w:rsidR="007B27A7" w:rsidRPr="00D53134" w:rsidRDefault="007B27A7" w:rsidP="00D53134">
            <w:pPr>
              <w:spacing w:line="276" w:lineRule="auto"/>
              <w:jc w:val="both"/>
              <w:rPr>
                <w:rFonts w:asciiTheme="minorBidi" w:hAnsiTheme="minorBidi" w:cstheme="minorBidi"/>
                <w:sz w:val="24"/>
                <w:szCs w:val="24"/>
              </w:rPr>
            </w:pPr>
          </w:p>
          <w:p w14:paraId="6583CDB7"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0" distB="0" distL="0" distR="0" wp14:anchorId="2958AC90" wp14:editId="49E0DC37">
                  <wp:extent cx="1436559" cy="1496555"/>
                  <wp:effectExtent l="0" t="0" r="0" b="0"/>
                  <wp:docPr id="22" name="image52.jpg" descr="http://www.apertedesign.com/wp-content/uploads/2011/03/PD_MASS-FloorArea-192x300.jpg"/>
                  <wp:cNvGraphicFramePr/>
                  <a:graphic xmlns:a="http://schemas.openxmlformats.org/drawingml/2006/main">
                    <a:graphicData uri="http://schemas.openxmlformats.org/drawingml/2006/picture">
                      <pic:pic xmlns:pic="http://schemas.openxmlformats.org/drawingml/2006/picture">
                        <pic:nvPicPr>
                          <pic:cNvPr id="0" name="image52.jpg" descr="http://www.apertedesign.com/wp-content/uploads/2011/03/PD_MASS-FloorArea-192x300.jpg"/>
                          <pic:cNvPicPr preferRelativeResize="0"/>
                        </pic:nvPicPr>
                        <pic:blipFill>
                          <a:blip r:embed="rId18"/>
                          <a:srcRect/>
                          <a:stretch>
                            <a:fillRect/>
                          </a:stretch>
                        </pic:blipFill>
                        <pic:spPr>
                          <a:xfrm>
                            <a:off x="0" y="0"/>
                            <a:ext cx="1436559" cy="1496555"/>
                          </a:xfrm>
                          <a:prstGeom prst="rect">
                            <a:avLst/>
                          </a:prstGeom>
                          <a:ln/>
                        </pic:spPr>
                      </pic:pic>
                    </a:graphicData>
                  </a:graphic>
                </wp:inline>
              </w:drawing>
            </w:r>
          </w:p>
          <w:p w14:paraId="0C77D56D" w14:textId="77777777" w:rsidR="007B27A7" w:rsidRPr="00D53134" w:rsidRDefault="007B27A7" w:rsidP="00D53134">
            <w:pPr>
              <w:spacing w:line="276" w:lineRule="auto"/>
              <w:jc w:val="both"/>
              <w:rPr>
                <w:rFonts w:asciiTheme="minorBidi" w:hAnsiTheme="minorBidi" w:cstheme="minorBidi"/>
                <w:sz w:val="24"/>
                <w:szCs w:val="24"/>
              </w:rPr>
            </w:pPr>
          </w:p>
        </w:tc>
        <w:tc>
          <w:tcPr>
            <w:tcW w:w="1444" w:type="dxa"/>
          </w:tcPr>
          <w:p w14:paraId="6C43784F" w14:textId="77777777" w:rsidR="007B27A7" w:rsidRPr="00D53134" w:rsidRDefault="007B27A7" w:rsidP="00D53134">
            <w:pPr>
              <w:spacing w:line="276" w:lineRule="auto"/>
              <w:jc w:val="both"/>
              <w:rPr>
                <w:rFonts w:asciiTheme="minorBidi" w:hAnsiTheme="minorBidi" w:cstheme="minorBidi"/>
                <w:sz w:val="24"/>
                <w:szCs w:val="24"/>
              </w:rPr>
            </w:pPr>
          </w:p>
          <w:p w14:paraId="736B5400" w14:textId="77777777" w:rsidR="007B27A7" w:rsidRPr="00D53134" w:rsidRDefault="007B27A7" w:rsidP="00D53134">
            <w:pPr>
              <w:spacing w:line="276" w:lineRule="auto"/>
              <w:jc w:val="both"/>
              <w:rPr>
                <w:rFonts w:asciiTheme="minorBidi" w:hAnsiTheme="minorBidi" w:cstheme="minorBidi"/>
                <w:sz w:val="24"/>
                <w:szCs w:val="24"/>
              </w:rPr>
            </w:pPr>
          </w:p>
          <w:p w14:paraId="77827404"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0" distB="0" distL="0" distR="0" wp14:anchorId="526D03E5" wp14:editId="3B3B40D5">
                  <wp:extent cx="619672" cy="1143534"/>
                  <wp:effectExtent l="0" t="0" r="0" b="0"/>
                  <wp:docPr id="46"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9"/>
                          <a:srcRect/>
                          <a:stretch>
                            <a:fillRect/>
                          </a:stretch>
                        </pic:blipFill>
                        <pic:spPr>
                          <a:xfrm>
                            <a:off x="0" y="0"/>
                            <a:ext cx="619672" cy="1143534"/>
                          </a:xfrm>
                          <a:prstGeom prst="rect">
                            <a:avLst/>
                          </a:prstGeom>
                          <a:ln/>
                        </pic:spPr>
                      </pic:pic>
                    </a:graphicData>
                  </a:graphic>
                </wp:inline>
              </w:drawing>
            </w:r>
          </w:p>
        </w:tc>
      </w:tr>
      <w:tr w:rsidR="007B27A7" w:rsidRPr="00D53134" w14:paraId="59459155" w14:textId="77777777">
        <w:trPr>
          <w:trHeight w:val="320"/>
          <w:jc w:val="center"/>
        </w:trPr>
        <w:tc>
          <w:tcPr>
            <w:tcW w:w="1096" w:type="dxa"/>
          </w:tcPr>
          <w:p w14:paraId="224E4544"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LOD 200</w:t>
            </w:r>
          </w:p>
        </w:tc>
        <w:tc>
          <w:tcPr>
            <w:tcW w:w="2416" w:type="dxa"/>
          </w:tcPr>
          <w:p w14:paraId="2FC40E95"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 xml:space="preserve">Элемент модели представлен в виде объекта или сборки как характерный представитель системы здания с </w:t>
            </w:r>
            <w:r w:rsidRPr="00D53134">
              <w:rPr>
                <w:rFonts w:asciiTheme="minorBidi" w:hAnsiTheme="minorBidi" w:cstheme="minorBidi"/>
                <w:b/>
                <w:sz w:val="24"/>
                <w:szCs w:val="24"/>
              </w:rPr>
              <w:t>предварительными</w:t>
            </w:r>
            <w:r w:rsidRPr="00D53134">
              <w:rPr>
                <w:rFonts w:asciiTheme="minorBidi" w:hAnsiTheme="minorBidi" w:cstheme="minorBidi"/>
                <w:sz w:val="24"/>
                <w:szCs w:val="24"/>
              </w:rPr>
              <w:t xml:space="preserve"> размерами, </w:t>
            </w:r>
            <w:r w:rsidRPr="00D53134">
              <w:rPr>
                <w:rFonts w:asciiTheme="minorBidi" w:hAnsiTheme="minorBidi" w:cstheme="minorBidi"/>
                <w:sz w:val="24"/>
                <w:szCs w:val="24"/>
              </w:rPr>
              <w:lastRenderedPageBreak/>
              <w:t>формой, пространственным положением, ориентацией и необходимой атрибутивной информацией</w:t>
            </w:r>
          </w:p>
        </w:tc>
        <w:tc>
          <w:tcPr>
            <w:tcW w:w="2127" w:type="dxa"/>
            <w:vMerge/>
            <w:vAlign w:val="center"/>
          </w:tcPr>
          <w:p w14:paraId="0F702B8B" w14:textId="77777777" w:rsidR="007B27A7" w:rsidRPr="00D53134" w:rsidRDefault="007B27A7" w:rsidP="00D53134">
            <w:pPr>
              <w:spacing w:line="276" w:lineRule="auto"/>
              <w:jc w:val="both"/>
              <w:rPr>
                <w:rFonts w:asciiTheme="minorBidi" w:hAnsiTheme="minorBidi" w:cstheme="minorBidi"/>
                <w:sz w:val="24"/>
                <w:szCs w:val="24"/>
              </w:rPr>
            </w:pPr>
          </w:p>
        </w:tc>
        <w:tc>
          <w:tcPr>
            <w:tcW w:w="2693" w:type="dxa"/>
          </w:tcPr>
          <w:p w14:paraId="5D433CED" w14:textId="77777777" w:rsidR="007B27A7" w:rsidRPr="00D53134" w:rsidRDefault="007B27A7" w:rsidP="00D53134">
            <w:pPr>
              <w:spacing w:line="276" w:lineRule="auto"/>
              <w:jc w:val="both"/>
              <w:rPr>
                <w:rFonts w:asciiTheme="minorBidi" w:hAnsiTheme="minorBidi" w:cstheme="minorBidi"/>
                <w:sz w:val="24"/>
                <w:szCs w:val="24"/>
              </w:rPr>
            </w:pPr>
          </w:p>
          <w:p w14:paraId="77852A3C"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noProof/>
                <w:sz w:val="24"/>
                <w:szCs w:val="24"/>
                <w:lang w:eastAsia="ru-RU"/>
              </w:rPr>
              <w:lastRenderedPageBreak/>
              <w:drawing>
                <wp:inline distT="0" distB="0" distL="0" distR="0" wp14:anchorId="6B3300A5" wp14:editId="1EACAEE8">
                  <wp:extent cx="1439878" cy="1802327"/>
                  <wp:effectExtent l="0" t="0" r="0" b="0"/>
                  <wp:docPr id="4" name="image23.jpg" descr="http://www.cadmaster.ru/600x/assets/images/articles/cm_65_15/img66.jpg"/>
                  <wp:cNvGraphicFramePr/>
                  <a:graphic xmlns:a="http://schemas.openxmlformats.org/drawingml/2006/main">
                    <a:graphicData uri="http://schemas.openxmlformats.org/drawingml/2006/picture">
                      <pic:pic xmlns:pic="http://schemas.openxmlformats.org/drawingml/2006/picture">
                        <pic:nvPicPr>
                          <pic:cNvPr id="0" name="image23.jpg" descr="http://www.cadmaster.ru/600x/assets/images/articles/cm_65_15/img66.jpg"/>
                          <pic:cNvPicPr preferRelativeResize="0"/>
                        </pic:nvPicPr>
                        <pic:blipFill>
                          <a:blip r:embed="rId20"/>
                          <a:srcRect/>
                          <a:stretch>
                            <a:fillRect/>
                          </a:stretch>
                        </pic:blipFill>
                        <pic:spPr>
                          <a:xfrm>
                            <a:off x="0" y="0"/>
                            <a:ext cx="1439878" cy="1802327"/>
                          </a:xfrm>
                          <a:prstGeom prst="rect">
                            <a:avLst/>
                          </a:prstGeom>
                          <a:ln/>
                        </pic:spPr>
                      </pic:pic>
                    </a:graphicData>
                  </a:graphic>
                </wp:inline>
              </w:drawing>
            </w:r>
          </w:p>
          <w:p w14:paraId="4AB22D57" w14:textId="77777777" w:rsidR="007B27A7" w:rsidRPr="00D53134" w:rsidRDefault="007B27A7" w:rsidP="00D53134">
            <w:pPr>
              <w:spacing w:line="276" w:lineRule="auto"/>
              <w:jc w:val="both"/>
              <w:rPr>
                <w:rFonts w:asciiTheme="minorBidi" w:hAnsiTheme="minorBidi" w:cstheme="minorBidi"/>
                <w:sz w:val="24"/>
                <w:szCs w:val="24"/>
              </w:rPr>
            </w:pPr>
          </w:p>
          <w:p w14:paraId="30825206" w14:textId="77777777" w:rsidR="007B27A7" w:rsidRPr="00D53134" w:rsidRDefault="007B27A7" w:rsidP="00D53134">
            <w:pPr>
              <w:spacing w:line="276" w:lineRule="auto"/>
              <w:jc w:val="both"/>
              <w:rPr>
                <w:rFonts w:asciiTheme="minorBidi" w:hAnsiTheme="minorBidi" w:cstheme="minorBidi"/>
                <w:sz w:val="24"/>
                <w:szCs w:val="24"/>
              </w:rPr>
            </w:pPr>
          </w:p>
        </w:tc>
        <w:tc>
          <w:tcPr>
            <w:tcW w:w="1444" w:type="dxa"/>
          </w:tcPr>
          <w:p w14:paraId="12918DD8" w14:textId="77777777" w:rsidR="007B27A7" w:rsidRPr="00D53134" w:rsidRDefault="007B27A7" w:rsidP="00D53134">
            <w:pPr>
              <w:spacing w:line="276" w:lineRule="auto"/>
              <w:jc w:val="both"/>
              <w:rPr>
                <w:rFonts w:asciiTheme="minorBidi" w:hAnsiTheme="minorBidi" w:cstheme="minorBidi"/>
                <w:sz w:val="24"/>
                <w:szCs w:val="24"/>
              </w:rPr>
            </w:pPr>
          </w:p>
          <w:p w14:paraId="74FB4CE4" w14:textId="77777777" w:rsidR="007B27A7" w:rsidRPr="00D53134" w:rsidRDefault="007B27A7" w:rsidP="00D53134">
            <w:pPr>
              <w:spacing w:line="276" w:lineRule="auto"/>
              <w:jc w:val="both"/>
              <w:rPr>
                <w:rFonts w:asciiTheme="minorBidi" w:hAnsiTheme="minorBidi" w:cstheme="minorBidi"/>
                <w:sz w:val="24"/>
                <w:szCs w:val="24"/>
              </w:rPr>
            </w:pPr>
          </w:p>
          <w:p w14:paraId="67C1B439" w14:textId="77777777" w:rsidR="007B27A7" w:rsidRPr="00D53134" w:rsidRDefault="007B27A7" w:rsidP="00D53134">
            <w:pPr>
              <w:spacing w:line="276" w:lineRule="auto"/>
              <w:jc w:val="both"/>
              <w:rPr>
                <w:rFonts w:asciiTheme="minorBidi" w:hAnsiTheme="minorBidi" w:cstheme="minorBidi"/>
                <w:sz w:val="24"/>
                <w:szCs w:val="24"/>
              </w:rPr>
            </w:pPr>
          </w:p>
          <w:p w14:paraId="0D2BD00B" w14:textId="77777777" w:rsidR="007B27A7" w:rsidRPr="00D53134" w:rsidRDefault="007B27A7" w:rsidP="00D53134">
            <w:pPr>
              <w:spacing w:line="276" w:lineRule="auto"/>
              <w:jc w:val="both"/>
              <w:rPr>
                <w:rFonts w:asciiTheme="minorBidi" w:hAnsiTheme="minorBidi" w:cstheme="minorBidi"/>
                <w:sz w:val="24"/>
                <w:szCs w:val="24"/>
              </w:rPr>
            </w:pPr>
          </w:p>
          <w:p w14:paraId="64D8E799"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noProof/>
                <w:sz w:val="24"/>
                <w:szCs w:val="24"/>
                <w:lang w:eastAsia="ru-RU"/>
              </w:rPr>
              <w:lastRenderedPageBreak/>
              <w:drawing>
                <wp:inline distT="0" distB="0" distL="0" distR="0" wp14:anchorId="61BEC296" wp14:editId="6E3BD931">
                  <wp:extent cx="528369" cy="778863"/>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28369" cy="778863"/>
                          </a:xfrm>
                          <a:prstGeom prst="rect">
                            <a:avLst/>
                          </a:prstGeom>
                          <a:ln/>
                        </pic:spPr>
                      </pic:pic>
                    </a:graphicData>
                  </a:graphic>
                </wp:inline>
              </w:drawing>
            </w:r>
          </w:p>
          <w:p w14:paraId="7039BBDC" w14:textId="77777777" w:rsidR="007B27A7" w:rsidRPr="00D53134" w:rsidRDefault="007B27A7" w:rsidP="00D53134">
            <w:pPr>
              <w:spacing w:line="276" w:lineRule="auto"/>
              <w:jc w:val="both"/>
              <w:rPr>
                <w:rFonts w:asciiTheme="minorBidi" w:hAnsiTheme="minorBidi" w:cstheme="minorBidi"/>
                <w:sz w:val="24"/>
                <w:szCs w:val="24"/>
              </w:rPr>
            </w:pPr>
          </w:p>
          <w:p w14:paraId="71E8DA9C" w14:textId="77777777" w:rsidR="007B27A7" w:rsidRPr="00D53134" w:rsidRDefault="007B27A7" w:rsidP="00D53134">
            <w:pPr>
              <w:spacing w:line="276" w:lineRule="auto"/>
              <w:jc w:val="both"/>
              <w:rPr>
                <w:rFonts w:asciiTheme="minorBidi" w:hAnsiTheme="minorBidi" w:cstheme="minorBidi"/>
                <w:sz w:val="24"/>
                <w:szCs w:val="24"/>
              </w:rPr>
            </w:pPr>
          </w:p>
          <w:p w14:paraId="0D177DE6" w14:textId="77777777" w:rsidR="007B27A7" w:rsidRPr="00D53134" w:rsidRDefault="007B27A7" w:rsidP="00D53134">
            <w:pPr>
              <w:spacing w:line="276" w:lineRule="auto"/>
              <w:jc w:val="both"/>
              <w:rPr>
                <w:rFonts w:asciiTheme="minorBidi" w:hAnsiTheme="minorBidi" w:cstheme="minorBidi"/>
                <w:sz w:val="24"/>
                <w:szCs w:val="24"/>
              </w:rPr>
            </w:pPr>
          </w:p>
        </w:tc>
      </w:tr>
      <w:tr w:rsidR="007B27A7" w:rsidRPr="00D53134" w14:paraId="1443DC3E" w14:textId="77777777">
        <w:trPr>
          <w:trHeight w:val="1960"/>
          <w:jc w:val="center"/>
        </w:trPr>
        <w:tc>
          <w:tcPr>
            <w:tcW w:w="1096" w:type="dxa"/>
          </w:tcPr>
          <w:p w14:paraId="5CE54D3B"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lastRenderedPageBreak/>
              <w:t>LOD 300</w:t>
            </w:r>
          </w:p>
        </w:tc>
        <w:tc>
          <w:tcPr>
            <w:tcW w:w="2416" w:type="dxa"/>
          </w:tcPr>
          <w:p w14:paraId="63D0CB17"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 xml:space="preserve">Элемент модели представлен в виде объекта или сборки, принадлежащей конкретной системе здания, с </w:t>
            </w:r>
            <w:r w:rsidRPr="00D53134">
              <w:rPr>
                <w:rFonts w:asciiTheme="minorBidi" w:hAnsiTheme="minorBidi" w:cstheme="minorBidi"/>
                <w:b/>
                <w:sz w:val="24"/>
                <w:szCs w:val="24"/>
              </w:rPr>
              <w:t>точными</w:t>
            </w:r>
            <w:r w:rsidRPr="00D53134">
              <w:rPr>
                <w:rFonts w:asciiTheme="minorBidi" w:hAnsiTheme="minorBidi" w:cstheme="minorBidi"/>
                <w:sz w:val="24"/>
                <w:szCs w:val="24"/>
              </w:rPr>
              <w:t xml:space="preserve"> размерами, формой, пространственным положением, ориентацией, связями и необходимой атрибутивной информацией</w:t>
            </w:r>
          </w:p>
        </w:tc>
        <w:tc>
          <w:tcPr>
            <w:tcW w:w="2127" w:type="dxa"/>
          </w:tcPr>
          <w:p w14:paraId="5C0C1875"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 xml:space="preserve">Модель может использоваться при подготовке </w:t>
            </w:r>
            <w:r w:rsidRPr="00D53134">
              <w:rPr>
                <w:rFonts w:asciiTheme="minorBidi" w:hAnsiTheme="minorBidi" w:cstheme="minorBidi"/>
                <w:b/>
                <w:sz w:val="24"/>
                <w:szCs w:val="24"/>
              </w:rPr>
              <w:t>проектной документации</w:t>
            </w:r>
          </w:p>
          <w:p w14:paraId="571317F2" w14:textId="77777777" w:rsidR="007B27A7" w:rsidRPr="00D53134" w:rsidRDefault="007B27A7" w:rsidP="00D53134">
            <w:pPr>
              <w:spacing w:line="276" w:lineRule="auto"/>
              <w:jc w:val="both"/>
              <w:rPr>
                <w:rFonts w:asciiTheme="minorBidi" w:hAnsiTheme="minorBidi" w:cstheme="minorBidi"/>
                <w:sz w:val="24"/>
                <w:szCs w:val="24"/>
              </w:rPr>
            </w:pPr>
          </w:p>
        </w:tc>
        <w:tc>
          <w:tcPr>
            <w:tcW w:w="2693" w:type="dxa"/>
          </w:tcPr>
          <w:p w14:paraId="128A77C8" w14:textId="77777777" w:rsidR="007B27A7" w:rsidRPr="00D53134" w:rsidRDefault="007B27A7" w:rsidP="00D53134">
            <w:pPr>
              <w:spacing w:line="276" w:lineRule="auto"/>
              <w:jc w:val="both"/>
              <w:rPr>
                <w:rFonts w:asciiTheme="minorBidi" w:hAnsiTheme="minorBidi" w:cstheme="minorBidi"/>
                <w:sz w:val="24"/>
                <w:szCs w:val="24"/>
              </w:rPr>
            </w:pPr>
          </w:p>
          <w:p w14:paraId="6521F777"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0" distB="0" distL="0" distR="0" wp14:anchorId="090831CD" wp14:editId="1A6B48D6">
                  <wp:extent cx="1443584" cy="1165467"/>
                  <wp:effectExtent l="0" t="0" r="0" b="0"/>
                  <wp:docPr id="17" name="image47.png" descr="http://www.mastergraphics.com/wordpress/wp-content/uploads/Untitled-picture1.png"/>
                  <wp:cNvGraphicFramePr/>
                  <a:graphic xmlns:a="http://schemas.openxmlformats.org/drawingml/2006/main">
                    <a:graphicData uri="http://schemas.openxmlformats.org/drawingml/2006/picture">
                      <pic:pic xmlns:pic="http://schemas.openxmlformats.org/drawingml/2006/picture">
                        <pic:nvPicPr>
                          <pic:cNvPr id="0" name="image47.png" descr="http://www.mastergraphics.com/wordpress/wp-content/uploads/Untitled-picture1.png"/>
                          <pic:cNvPicPr preferRelativeResize="0"/>
                        </pic:nvPicPr>
                        <pic:blipFill>
                          <a:blip r:embed="rId22"/>
                          <a:srcRect/>
                          <a:stretch>
                            <a:fillRect/>
                          </a:stretch>
                        </pic:blipFill>
                        <pic:spPr>
                          <a:xfrm>
                            <a:off x="0" y="0"/>
                            <a:ext cx="1443584" cy="1165467"/>
                          </a:xfrm>
                          <a:prstGeom prst="rect">
                            <a:avLst/>
                          </a:prstGeom>
                          <a:ln/>
                        </pic:spPr>
                      </pic:pic>
                    </a:graphicData>
                  </a:graphic>
                </wp:inline>
              </w:drawing>
            </w:r>
          </w:p>
          <w:p w14:paraId="631F78D4" w14:textId="77777777" w:rsidR="007B27A7" w:rsidRPr="00D53134" w:rsidRDefault="007B27A7" w:rsidP="00D53134">
            <w:pPr>
              <w:spacing w:line="276" w:lineRule="auto"/>
              <w:jc w:val="both"/>
              <w:rPr>
                <w:rFonts w:asciiTheme="minorBidi" w:hAnsiTheme="minorBidi" w:cstheme="minorBidi"/>
                <w:sz w:val="24"/>
                <w:szCs w:val="24"/>
              </w:rPr>
            </w:pPr>
          </w:p>
        </w:tc>
        <w:tc>
          <w:tcPr>
            <w:tcW w:w="1444" w:type="dxa"/>
          </w:tcPr>
          <w:p w14:paraId="496B4CBC" w14:textId="77777777" w:rsidR="007B27A7" w:rsidRPr="00D53134" w:rsidRDefault="007B27A7" w:rsidP="00D53134">
            <w:pPr>
              <w:spacing w:line="276" w:lineRule="auto"/>
              <w:jc w:val="both"/>
              <w:rPr>
                <w:rFonts w:asciiTheme="minorBidi" w:hAnsiTheme="minorBidi" w:cstheme="minorBidi"/>
                <w:sz w:val="24"/>
                <w:szCs w:val="24"/>
              </w:rPr>
            </w:pPr>
          </w:p>
          <w:p w14:paraId="346B9B78"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0" distB="0" distL="0" distR="0" wp14:anchorId="20D5F889" wp14:editId="4BAC5B7D">
                  <wp:extent cx="570876" cy="961739"/>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70876" cy="961739"/>
                          </a:xfrm>
                          <a:prstGeom prst="rect">
                            <a:avLst/>
                          </a:prstGeom>
                          <a:ln/>
                        </pic:spPr>
                      </pic:pic>
                    </a:graphicData>
                  </a:graphic>
                </wp:inline>
              </w:drawing>
            </w:r>
          </w:p>
          <w:p w14:paraId="1F3815E6" w14:textId="77777777" w:rsidR="007B27A7" w:rsidRPr="00D53134" w:rsidRDefault="007B27A7" w:rsidP="00D53134">
            <w:pPr>
              <w:spacing w:line="276" w:lineRule="auto"/>
              <w:jc w:val="both"/>
              <w:rPr>
                <w:rFonts w:asciiTheme="minorBidi" w:hAnsiTheme="minorBidi" w:cstheme="minorBidi"/>
                <w:sz w:val="24"/>
                <w:szCs w:val="24"/>
              </w:rPr>
            </w:pPr>
          </w:p>
          <w:p w14:paraId="45ACE116" w14:textId="77777777" w:rsidR="007B27A7" w:rsidRPr="00D53134" w:rsidRDefault="007B27A7" w:rsidP="00D53134">
            <w:pPr>
              <w:spacing w:line="276" w:lineRule="auto"/>
              <w:jc w:val="both"/>
              <w:rPr>
                <w:rFonts w:asciiTheme="minorBidi" w:hAnsiTheme="minorBidi" w:cstheme="minorBidi"/>
                <w:sz w:val="24"/>
                <w:szCs w:val="24"/>
              </w:rPr>
            </w:pPr>
          </w:p>
        </w:tc>
      </w:tr>
      <w:tr w:rsidR="007B27A7" w:rsidRPr="00D53134" w14:paraId="4B42F38E" w14:textId="77777777">
        <w:trPr>
          <w:trHeight w:val="6160"/>
          <w:jc w:val="center"/>
        </w:trPr>
        <w:tc>
          <w:tcPr>
            <w:tcW w:w="1096" w:type="dxa"/>
          </w:tcPr>
          <w:p w14:paraId="0A64E26F"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lastRenderedPageBreak/>
              <w:t>LOD 400</w:t>
            </w:r>
          </w:p>
        </w:tc>
        <w:tc>
          <w:tcPr>
            <w:tcW w:w="2416" w:type="dxa"/>
          </w:tcPr>
          <w:p w14:paraId="5B4F80BB"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Элемент модели представлен в виде конкретной сборки с </w:t>
            </w:r>
            <w:r w:rsidRPr="00D53134">
              <w:rPr>
                <w:rFonts w:asciiTheme="minorBidi" w:hAnsiTheme="minorBidi" w:cstheme="minorBidi"/>
                <w:b/>
                <w:sz w:val="24"/>
                <w:szCs w:val="24"/>
              </w:rPr>
              <w:t>детальными</w:t>
            </w:r>
            <w:r w:rsidRPr="00D53134">
              <w:rPr>
                <w:rFonts w:asciiTheme="minorBidi" w:hAnsiTheme="minorBidi" w:cstheme="minorBidi"/>
                <w:sz w:val="24"/>
                <w:szCs w:val="24"/>
              </w:rPr>
              <w:t xml:space="preserve"> размерами, формой, пространственным положением, ориентацией, четкими связями, данными по изготовлению и монтажу, а также другой необходимой атрибутивной информацией</w:t>
            </w:r>
          </w:p>
        </w:tc>
        <w:tc>
          <w:tcPr>
            <w:tcW w:w="2127" w:type="dxa"/>
          </w:tcPr>
          <w:p w14:paraId="140A7FEB"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 xml:space="preserve">Модель может использоваться при подготовке </w:t>
            </w:r>
            <w:r w:rsidRPr="00D53134">
              <w:rPr>
                <w:rFonts w:asciiTheme="minorBidi" w:hAnsiTheme="minorBidi" w:cstheme="minorBidi"/>
                <w:b/>
                <w:sz w:val="24"/>
                <w:szCs w:val="24"/>
              </w:rPr>
              <w:t>рабочей документации</w:t>
            </w:r>
          </w:p>
        </w:tc>
        <w:tc>
          <w:tcPr>
            <w:tcW w:w="2693" w:type="dxa"/>
          </w:tcPr>
          <w:p w14:paraId="71DA291E" w14:textId="77777777" w:rsidR="007B27A7" w:rsidRPr="00D53134" w:rsidRDefault="007B27A7" w:rsidP="00D53134">
            <w:pPr>
              <w:spacing w:line="276" w:lineRule="auto"/>
              <w:jc w:val="both"/>
              <w:rPr>
                <w:rFonts w:asciiTheme="minorBidi" w:hAnsiTheme="minorBidi" w:cstheme="minorBidi"/>
                <w:sz w:val="24"/>
                <w:szCs w:val="24"/>
              </w:rPr>
            </w:pPr>
          </w:p>
          <w:p w14:paraId="5968606E"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0" distB="0" distL="0" distR="0" wp14:anchorId="2E3E9B56" wp14:editId="32D9EC50">
                  <wp:extent cx="1438434" cy="1209869"/>
                  <wp:effectExtent l="0" t="0" r="0" b="0"/>
                  <wp:docPr id="3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4"/>
                          <a:srcRect/>
                          <a:stretch>
                            <a:fillRect/>
                          </a:stretch>
                        </pic:blipFill>
                        <pic:spPr>
                          <a:xfrm>
                            <a:off x="0" y="0"/>
                            <a:ext cx="1438434" cy="1209869"/>
                          </a:xfrm>
                          <a:prstGeom prst="rect">
                            <a:avLst/>
                          </a:prstGeom>
                          <a:ln/>
                        </pic:spPr>
                      </pic:pic>
                    </a:graphicData>
                  </a:graphic>
                </wp:inline>
              </w:drawing>
            </w:r>
          </w:p>
          <w:p w14:paraId="1448319B" w14:textId="77777777" w:rsidR="007B27A7" w:rsidRPr="00D53134" w:rsidRDefault="007B27A7" w:rsidP="00D53134">
            <w:pPr>
              <w:spacing w:line="276" w:lineRule="auto"/>
              <w:jc w:val="both"/>
              <w:rPr>
                <w:rFonts w:asciiTheme="minorBidi" w:hAnsiTheme="minorBidi" w:cstheme="minorBidi"/>
                <w:sz w:val="24"/>
                <w:szCs w:val="24"/>
              </w:rPr>
            </w:pPr>
          </w:p>
          <w:p w14:paraId="30A3D263"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0" distB="0" distL="0" distR="0" wp14:anchorId="6D4B8A22" wp14:editId="05FF28BA">
                  <wp:extent cx="1374100" cy="1355015"/>
                  <wp:effectExtent l="0" t="0" r="0" b="0"/>
                  <wp:docPr id="40"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5"/>
                          <a:srcRect/>
                          <a:stretch>
                            <a:fillRect/>
                          </a:stretch>
                        </pic:blipFill>
                        <pic:spPr>
                          <a:xfrm>
                            <a:off x="0" y="0"/>
                            <a:ext cx="1374100" cy="1355015"/>
                          </a:xfrm>
                          <a:prstGeom prst="rect">
                            <a:avLst/>
                          </a:prstGeom>
                          <a:ln/>
                        </pic:spPr>
                      </pic:pic>
                    </a:graphicData>
                  </a:graphic>
                </wp:inline>
              </w:drawing>
            </w:r>
          </w:p>
          <w:p w14:paraId="17CAF9F5" w14:textId="77777777" w:rsidR="007B27A7" w:rsidRPr="00D53134" w:rsidRDefault="007B27A7" w:rsidP="00D53134">
            <w:pPr>
              <w:spacing w:line="276" w:lineRule="auto"/>
              <w:jc w:val="both"/>
              <w:rPr>
                <w:rFonts w:asciiTheme="minorBidi" w:hAnsiTheme="minorBidi" w:cstheme="minorBidi"/>
                <w:sz w:val="24"/>
                <w:szCs w:val="24"/>
              </w:rPr>
            </w:pPr>
          </w:p>
        </w:tc>
        <w:tc>
          <w:tcPr>
            <w:tcW w:w="1444" w:type="dxa"/>
          </w:tcPr>
          <w:p w14:paraId="60E3E53F" w14:textId="77777777" w:rsidR="007B27A7" w:rsidRPr="00D53134" w:rsidRDefault="007B27A7" w:rsidP="00D53134">
            <w:pPr>
              <w:spacing w:line="276" w:lineRule="auto"/>
              <w:jc w:val="both"/>
              <w:rPr>
                <w:rFonts w:asciiTheme="minorBidi" w:hAnsiTheme="minorBidi" w:cstheme="minorBidi"/>
                <w:sz w:val="24"/>
                <w:szCs w:val="24"/>
              </w:rPr>
            </w:pPr>
          </w:p>
          <w:p w14:paraId="21DE9966" w14:textId="77777777" w:rsidR="007B27A7" w:rsidRPr="00D53134" w:rsidRDefault="007B27A7" w:rsidP="00D53134">
            <w:pPr>
              <w:spacing w:line="276" w:lineRule="auto"/>
              <w:jc w:val="both"/>
              <w:rPr>
                <w:rFonts w:asciiTheme="minorBidi" w:hAnsiTheme="minorBidi" w:cstheme="minorBidi"/>
                <w:sz w:val="24"/>
                <w:szCs w:val="24"/>
              </w:rPr>
            </w:pPr>
          </w:p>
          <w:p w14:paraId="73AFAD07" w14:textId="77777777" w:rsidR="007B27A7" w:rsidRPr="00D53134" w:rsidRDefault="007B27A7" w:rsidP="00D53134">
            <w:pPr>
              <w:spacing w:line="276" w:lineRule="auto"/>
              <w:jc w:val="both"/>
              <w:rPr>
                <w:rFonts w:asciiTheme="minorBidi" w:hAnsiTheme="minorBidi" w:cstheme="minorBidi"/>
                <w:sz w:val="24"/>
                <w:szCs w:val="24"/>
              </w:rPr>
            </w:pPr>
          </w:p>
          <w:p w14:paraId="358DD09E" w14:textId="77777777" w:rsidR="007B27A7" w:rsidRPr="00D53134" w:rsidRDefault="007B27A7" w:rsidP="00D53134">
            <w:pPr>
              <w:spacing w:line="276" w:lineRule="auto"/>
              <w:jc w:val="both"/>
              <w:rPr>
                <w:rFonts w:asciiTheme="minorBidi" w:hAnsiTheme="minorBidi" w:cstheme="minorBidi"/>
                <w:sz w:val="24"/>
                <w:szCs w:val="24"/>
              </w:rPr>
            </w:pPr>
          </w:p>
          <w:p w14:paraId="1C89069B" w14:textId="77777777" w:rsidR="007B27A7" w:rsidRPr="00D53134" w:rsidRDefault="007B27A7" w:rsidP="00D53134">
            <w:pPr>
              <w:spacing w:line="276" w:lineRule="auto"/>
              <w:jc w:val="both"/>
              <w:rPr>
                <w:rFonts w:asciiTheme="minorBidi" w:hAnsiTheme="minorBidi" w:cstheme="minorBidi"/>
                <w:sz w:val="24"/>
                <w:szCs w:val="24"/>
              </w:rPr>
            </w:pPr>
          </w:p>
          <w:p w14:paraId="4FCF2D8B"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0" distB="0" distL="0" distR="0" wp14:anchorId="28CA0A1D" wp14:editId="69F2CA42">
                  <wp:extent cx="626835" cy="1019196"/>
                  <wp:effectExtent l="0" t="0" r="0" b="0"/>
                  <wp:docPr id="3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6"/>
                          <a:srcRect/>
                          <a:stretch>
                            <a:fillRect/>
                          </a:stretch>
                        </pic:blipFill>
                        <pic:spPr>
                          <a:xfrm>
                            <a:off x="0" y="0"/>
                            <a:ext cx="626835" cy="1019196"/>
                          </a:xfrm>
                          <a:prstGeom prst="rect">
                            <a:avLst/>
                          </a:prstGeom>
                          <a:ln/>
                        </pic:spPr>
                      </pic:pic>
                    </a:graphicData>
                  </a:graphic>
                </wp:inline>
              </w:drawing>
            </w:r>
          </w:p>
          <w:p w14:paraId="5A13010A" w14:textId="77777777" w:rsidR="007B27A7" w:rsidRPr="00D53134" w:rsidRDefault="007B27A7" w:rsidP="00D53134">
            <w:pPr>
              <w:spacing w:line="276" w:lineRule="auto"/>
              <w:jc w:val="both"/>
              <w:rPr>
                <w:rFonts w:asciiTheme="minorBidi" w:hAnsiTheme="minorBidi" w:cstheme="minorBidi"/>
                <w:sz w:val="24"/>
                <w:szCs w:val="24"/>
              </w:rPr>
            </w:pPr>
          </w:p>
          <w:p w14:paraId="261BCAC8" w14:textId="77777777" w:rsidR="007B27A7" w:rsidRPr="00D53134" w:rsidRDefault="007B27A7" w:rsidP="00D53134">
            <w:pPr>
              <w:spacing w:line="276" w:lineRule="auto"/>
              <w:jc w:val="both"/>
              <w:rPr>
                <w:rFonts w:asciiTheme="minorBidi" w:hAnsiTheme="minorBidi" w:cstheme="minorBidi"/>
                <w:sz w:val="24"/>
                <w:szCs w:val="24"/>
              </w:rPr>
            </w:pPr>
          </w:p>
          <w:p w14:paraId="133F0E96" w14:textId="77777777" w:rsidR="007B27A7" w:rsidRPr="00D53134" w:rsidRDefault="007B27A7" w:rsidP="00D53134">
            <w:pPr>
              <w:spacing w:line="276" w:lineRule="auto"/>
              <w:jc w:val="both"/>
              <w:rPr>
                <w:rFonts w:asciiTheme="minorBidi" w:hAnsiTheme="minorBidi" w:cstheme="minorBidi"/>
                <w:sz w:val="24"/>
                <w:szCs w:val="24"/>
              </w:rPr>
            </w:pPr>
          </w:p>
          <w:p w14:paraId="751F3F3F" w14:textId="77777777" w:rsidR="007B27A7" w:rsidRPr="00D53134" w:rsidRDefault="007B27A7" w:rsidP="00D53134">
            <w:pPr>
              <w:spacing w:line="276" w:lineRule="auto"/>
              <w:jc w:val="both"/>
              <w:rPr>
                <w:rFonts w:asciiTheme="minorBidi" w:hAnsiTheme="minorBidi" w:cstheme="minorBidi"/>
                <w:sz w:val="24"/>
                <w:szCs w:val="24"/>
              </w:rPr>
            </w:pPr>
          </w:p>
          <w:p w14:paraId="4ACA3AEA" w14:textId="77777777" w:rsidR="007B27A7" w:rsidRPr="00D53134" w:rsidRDefault="007B27A7" w:rsidP="00D53134">
            <w:pPr>
              <w:spacing w:line="276" w:lineRule="auto"/>
              <w:jc w:val="both"/>
              <w:rPr>
                <w:rFonts w:asciiTheme="minorBidi" w:hAnsiTheme="minorBidi" w:cstheme="minorBidi"/>
                <w:sz w:val="24"/>
                <w:szCs w:val="24"/>
              </w:rPr>
            </w:pPr>
          </w:p>
        </w:tc>
      </w:tr>
      <w:tr w:rsidR="007B27A7" w:rsidRPr="00D53134" w14:paraId="045E1FBF" w14:textId="77777777">
        <w:trPr>
          <w:trHeight w:val="200"/>
          <w:jc w:val="center"/>
        </w:trPr>
        <w:tc>
          <w:tcPr>
            <w:tcW w:w="1096" w:type="dxa"/>
          </w:tcPr>
          <w:p w14:paraId="6286728A"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LOD 500</w:t>
            </w:r>
          </w:p>
        </w:tc>
        <w:tc>
          <w:tcPr>
            <w:tcW w:w="2416" w:type="dxa"/>
          </w:tcPr>
          <w:p w14:paraId="5AE4FDCF"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Элемент модели представлен в виде конкретной сборки с </w:t>
            </w:r>
            <w:r w:rsidRPr="00D53134">
              <w:rPr>
                <w:rFonts w:asciiTheme="minorBidi" w:hAnsiTheme="minorBidi" w:cstheme="minorBidi"/>
                <w:b/>
                <w:sz w:val="24"/>
                <w:szCs w:val="24"/>
              </w:rPr>
              <w:t>фактическими</w:t>
            </w:r>
            <w:r w:rsidRPr="00D53134">
              <w:rPr>
                <w:rFonts w:asciiTheme="minorBidi" w:hAnsiTheme="minorBidi" w:cstheme="minorBidi"/>
                <w:sz w:val="24"/>
                <w:szCs w:val="24"/>
              </w:rPr>
              <w:t xml:space="preserve"> размерами, формой, пространственным положением, ориентацией и атрибутивной информацией, достаточной для передачи модели в эксплуатацию</w:t>
            </w:r>
          </w:p>
        </w:tc>
        <w:tc>
          <w:tcPr>
            <w:tcW w:w="2127" w:type="dxa"/>
          </w:tcPr>
          <w:p w14:paraId="1DE9DAB3"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Модель создается на основе электронной исполнительной документации «как построено» и может использоваться на стадии эксплуатации</w:t>
            </w:r>
          </w:p>
        </w:tc>
        <w:tc>
          <w:tcPr>
            <w:tcW w:w="2693" w:type="dxa"/>
          </w:tcPr>
          <w:p w14:paraId="2F77B91B" w14:textId="77777777" w:rsidR="007B27A7" w:rsidRPr="00D53134" w:rsidRDefault="007B27A7" w:rsidP="00D53134">
            <w:pPr>
              <w:spacing w:line="276" w:lineRule="auto"/>
              <w:jc w:val="both"/>
              <w:rPr>
                <w:rFonts w:asciiTheme="minorBidi" w:hAnsiTheme="minorBidi" w:cstheme="minorBidi"/>
                <w:sz w:val="24"/>
                <w:szCs w:val="24"/>
              </w:rPr>
            </w:pPr>
          </w:p>
          <w:p w14:paraId="1F04FD81"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0" distB="0" distL="0" distR="0" wp14:anchorId="22462A02" wp14:editId="78C65502">
                  <wp:extent cx="1381772" cy="895593"/>
                  <wp:effectExtent l="0" t="0" r="0" b="0"/>
                  <wp:docPr id="30"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27"/>
                          <a:srcRect/>
                          <a:stretch>
                            <a:fillRect/>
                          </a:stretch>
                        </pic:blipFill>
                        <pic:spPr>
                          <a:xfrm>
                            <a:off x="0" y="0"/>
                            <a:ext cx="1381772" cy="895593"/>
                          </a:xfrm>
                          <a:prstGeom prst="rect">
                            <a:avLst/>
                          </a:prstGeom>
                          <a:ln/>
                        </pic:spPr>
                      </pic:pic>
                    </a:graphicData>
                  </a:graphic>
                </wp:inline>
              </w:drawing>
            </w:r>
          </w:p>
        </w:tc>
        <w:tc>
          <w:tcPr>
            <w:tcW w:w="1444" w:type="dxa"/>
          </w:tcPr>
          <w:p w14:paraId="1D7DF649" w14:textId="77777777" w:rsidR="007B27A7" w:rsidRPr="00D53134" w:rsidRDefault="007B27A7" w:rsidP="00D53134">
            <w:pPr>
              <w:spacing w:line="276" w:lineRule="auto"/>
              <w:jc w:val="both"/>
              <w:rPr>
                <w:rFonts w:asciiTheme="minorBidi" w:hAnsiTheme="minorBidi" w:cstheme="minorBidi"/>
                <w:sz w:val="24"/>
                <w:szCs w:val="24"/>
              </w:rPr>
            </w:pPr>
          </w:p>
        </w:tc>
      </w:tr>
    </w:tbl>
    <w:p w14:paraId="29F491F8" w14:textId="77777777" w:rsidR="007B27A7" w:rsidRPr="00D53134" w:rsidRDefault="007B27A7" w:rsidP="00D53134">
      <w:pPr>
        <w:spacing w:after="200"/>
        <w:jc w:val="both"/>
        <w:rPr>
          <w:rFonts w:asciiTheme="minorBidi" w:hAnsiTheme="minorBidi" w:cstheme="minorBidi"/>
          <w:sz w:val="24"/>
          <w:szCs w:val="24"/>
        </w:rPr>
      </w:pPr>
    </w:p>
    <w:p w14:paraId="269097AF" w14:textId="77777777" w:rsidR="007B27A7" w:rsidRPr="00D53134" w:rsidRDefault="007B27A7" w:rsidP="00D53134">
      <w:pPr>
        <w:jc w:val="both"/>
        <w:rPr>
          <w:rFonts w:asciiTheme="minorBidi" w:hAnsiTheme="minorBidi" w:cstheme="minorBidi"/>
          <w:sz w:val="24"/>
          <w:szCs w:val="24"/>
        </w:rPr>
      </w:pPr>
    </w:p>
    <w:p w14:paraId="1417DE1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br w:type="page"/>
      </w:r>
    </w:p>
    <w:p w14:paraId="72AF865F"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271" w:name="_Toc508698240"/>
      <w:del w:id="272" w:author="Volkov Sergey" w:date="2018-08-26T00:20:00Z">
        <w:r w:rsidRPr="00D53134" w:rsidDel="00FD4B74">
          <w:rPr>
            <w:rFonts w:asciiTheme="minorBidi" w:hAnsiTheme="minorBidi" w:cstheme="minorBidi"/>
            <w:sz w:val="24"/>
            <w:szCs w:val="24"/>
          </w:rPr>
          <w:lastRenderedPageBreak/>
          <w:delText xml:space="preserve">6.2. </w:delText>
        </w:r>
      </w:del>
      <w:r w:rsidRPr="00D53134">
        <w:rPr>
          <w:rFonts w:asciiTheme="minorBidi" w:hAnsiTheme="minorBidi" w:cstheme="minorBidi"/>
          <w:sz w:val="24"/>
          <w:szCs w:val="24"/>
        </w:rPr>
        <w:t>Описание требований к графической информации LoG</w:t>
      </w:r>
      <w:bookmarkEnd w:id="271"/>
    </w:p>
    <w:p w14:paraId="52C2D3EF" w14:textId="77777777" w:rsidR="007B27A7" w:rsidRPr="00D53134" w:rsidRDefault="007B27A7" w:rsidP="00D53134">
      <w:pPr>
        <w:jc w:val="both"/>
        <w:rPr>
          <w:rFonts w:asciiTheme="minorBidi" w:hAnsiTheme="minorBidi" w:cstheme="minorBidi"/>
          <w:sz w:val="24"/>
          <w:szCs w:val="24"/>
        </w:rPr>
      </w:pPr>
    </w:p>
    <w:p w14:paraId="1749678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ab/>
        <w:t>Под графической информацией в рамках настоящего Регламента понимается визуализируемая в нетекстовом виде информация, характеризующая объект строительства.</w:t>
      </w:r>
    </w:p>
    <w:p w14:paraId="761612A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ab/>
        <w:t>Требования к представлению графической информации в информационных моделях на различных стадиях жизненного цикла для зданий</w:t>
      </w:r>
      <w:del w:id="273" w:author="Volkov Sergey" w:date="2018-08-26T00:20:00Z">
        <w:r w:rsidRPr="00D53134" w:rsidDel="00FD4B74">
          <w:rPr>
            <w:rFonts w:asciiTheme="minorBidi" w:hAnsiTheme="minorBidi" w:cstheme="minorBidi"/>
            <w:sz w:val="24"/>
            <w:szCs w:val="24"/>
          </w:rPr>
          <w:delText xml:space="preserve"> </w:delText>
        </w:r>
      </w:del>
      <w:r w:rsidRPr="00D53134">
        <w:rPr>
          <w:rFonts w:asciiTheme="minorBidi" w:hAnsiTheme="minorBidi" w:cstheme="minorBidi"/>
          <w:sz w:val="24"/>
          <w:szCs w:val="24"/>
        </w:rPr>
        <w:t xml:space="preserve"> (сооружений) и для линейных объектов приведены в Приложении 2 и Приложении 3 соответственно.</w:t>
      </w:r>
    </w:p>
    <w:p w14:paraId="47D6F56D" w14:textId="70395ED5"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ab/>
        <w:t xml:space="preserve">Графическая </w:t>
      </w:r>
      <w:del w:id="274" w:author="Volkov Sergey" w:date="2018-08-26T00:20:00Z">
        <w:r w:rsidRPr="00D53134" w:rsidDel="00FD4B74">
          <w:rPr>
            <w:rFonts w:asciiTheme="minorBidi" w:hAnsiTheme="minorBidi" w:cstheme="minorBidi"/>
            <w:sz w:val="24"/>
            <w:szCs w:val="24"/>
          </w:rPr>
          <w:delText>информацие</w:delText>
        </w:r>
      </w:del>
      <w:ins w:id="275" w:author="Volkov Sergey" w:date="2018-08-26T00:20:00Z">
        <w:r w:rsidR="00FD4B74" w:rsidRPr="00D53134">
          <w:rPr>
            <w:rFonts w:asciiTheme="minorBidi" w:hAnsiTheme="minorBidi" w:cstheme="minorBidi"/>
            <w:sz w:val="24"/>
            <w:szCs w:val="24"/>
          </w:rPr>
          <w:t>информация</w:t>
        </w:r>
      </w:ins>
      <w:r w:rsidRPr="00D53134">
        <w:rPr>
          <w:rFonts w:asciiTheme="minorBidi" w:hAnsiTheme="minorBidi" w:cstheme="minorBidi"/>
          <w:sz w:val="24"/>
          <w:szCs w:val="24"/>
        </w:rPr>
        <w:t xml:space="preserve"> разделяется на группы данных:</w:t>
      </w:r>
    </w:p>
    <w:p w14:paraId="1C921F35" w14:textId="77777777" w:rsidR="007B27A7" w:rsidRPr="00D53134" w:rsidRDefault="00FF04AB" w:rsidP="00D53134">
      <w:pPr>
        <w:numPr>
          <w:ilvl w:val="0"/>
          <w:numId w:val="6"/>
        </w:numPr>
        <w:contextualSpacing/>
        <w:jc w:val="both"/>
        <w:rPr>
          <w:rFonts w:asciiTheme="minorBidi" w:hAnsiTheme="minorBidi" w:cstheme="minorBidi"/>
          <w:sz w:val="24"/>
          <w:szCs w:val="24"/>
        </w:rPr>
      </w:pPr>
      <w:r w:rsidRPr="00D53134">
        <w:rPr>
          <w:rFonts w:asciiTheme="minorBidi" w:hAnsiTheme="minorBidi" w:cstheme="minorBidi"/>
          <w:sz w:val="24"/>
          <w:szCs w:val="24"/>
        </w:rPr>
        <w:t>Архитектурные решения.</w:t>
      </w:r>
    </w:p>
    <w:p w14:paraId="2CC3E81B" w14:textId="77777777" w:rsidR="007B27A7" w:rsidRPr="00D53134" w:rsidRDefault="00FF04AB" w:rsidP="00D53134">
      <w:pPr>
        <w:numPr>
          <w:ilvl w:val="0"/>
          <w:numId w:val="6"/>
        </w:numPr>
        <w:contextualSpacing/>
        <w:jc w:val="both"/>
        <w:rPr>
          <w:rFonts w:asciiTheme="minorBidi" w:hAnsiTheme="minorBidi" w:cstheme="minorBidi"/>
          <w:sz w:val="24"/>
          <w:szCs w:val="24"/>
        </w:rPr>
      </w:pPr>
      <w:r w:rsidRPr="00D53134">
        <w:rPr>
          <w:rFonts w:asciiTheme="minorBidi" w:hAnsiTheme="minorBidi" w:cstheme="minorBidi"/>
          <w:sz w:val="24"/>
          <w:szCs w:val="24"/>
        </w:rPr>
        <w:t>Конструктивные решения.</w:t>
      </w:r>
    </w:p>
    <w:p w14:paraId="72AC21F5" w14:textId="17B126AE" w:rsidR="007B27A7" w:rsidRPr="00D53134" w:rsidRDefault="00FF04AB" w:rsidP="00D53134">
      <w:pPr>
        <w:numPr>
          <w:ilvl w:val="0"/>
          <w:numId w:val="6"/>
        </w:numPr>
        <w:contextualSpacing/>
        <w:jc w:val="both"/>
        <w:rPr>
          <w:rFonts w:asciiTheme="minorBidi" w:hAnsiTheme="minorBidi" w:cstheme="minorBidi"/>
          <w:sz w:val="24"/>
          <w:szCs w:val="24"/>
        </w:rPr>
      </w:pPr>
      <w:r w:rsidRPr="00D53134">
        <w:rPr>
          <w:rFonts w:asciiTheme="minorBidi" w:hAnsiTheme="minorBidi" w:cstheme="minorBidi"/>
          <w:sz w:val="24"/>
          <w:szCs w:val="24"/>
        </w:rPr>
        <w:t xml:space="preserve">Электроснабжение, электрооборудование, </w:t>
      </w:r>
      <w:del w:id="276" w:author="Volkov Sergey" w:date="2018-08-26T00:20:00Z">
        <w:r w:rsidRPr="00D53134" w:rsidDel="00FD4B74">
          <w:rPr>
            <w:rFonts w:asciiTheme="minorBidi" w:hAnsiTheme="minorBidi" w:cstheme="minorBidi"/>
            <w:sz w:val="24"/>
            <w:szCs w:val="24"/>
          </w:rPr>
          <w:delText>элетроосвещение</w:delText>
        </w:r>
      </w:del>
      <w:ins w:id="277" w:author="Volkov Sergey" w:date="2018-08-26T00:20:00Z">
        <w:r w:rsidR="00FD4B74" w:rsidRPr="00D53134">
          <w:rPr>
            <w:rFonts w:asciiTheme="minorBidi" w:hAnsiTheme="minorBidi" w:cstheme="minorBidi"/>
            <w:sz w:val="24"/>
            <w:szCs w:val="24"/>
          </w:rPr>
          <w:t>электроосвещение</w:t>
        </w:r>
      </w:ins>
      <w:r w:rsidRPr="00D53134">
        <w:rPr>
          <w:rFonts w:asciiTheme="minorBidi" w:hAnsiTheme="minorBidi" w:cstheme="minorBidi"/>
          <w:sz w:val="24"/>
          <w:szCs w:val="24"/>
        </w:rPr>
        <w:t>.</w:t>
      </w:r>
    </w:p>
    <w:p w14:paraId="509F9F27" w14:textId="77777777" w:rsidR="007B27A7" w:rsidRPr="00D53134" w:rsidRDefault="00FF04AB" w:rsidP="00D53134">
      <w:pPr>
        <w:numPr>
          <w:ilvl w:val="0"/>
          <w:numId w:val="6"/>
        </w:numPr>
        <w:contextualSpacing/>
        <w:jc w:val="both"/>
        <w:rPr>
          <w:rFonts w:asciiTheme="minorBidi" w:hAnsiTheme="minorBidi" w:cstheme="minorBidi"/>
          <w:sz w:val="24"/>
          <w:szCs w:val="24"/>
        </w:rPr>
      </w:pPr>
      <w:r w:rsidRPr="00D53134">
        <w:rPr>
          <w:rFonts w:asciiTheme="minorBidi" w:hAnsiTheme="minorBidi" w:cstheme="minorBidi"/>
          <w:sz w:val="24"/>
          <w:szCs w:val="24"/>
        </w:rPr>
        <w:t>Система водоснабжения (включая противопожарный водопровод и установки пожаротушения).</w:t>
      </w:r>
    </w:p>
    <w:p w14:paraId="16A96B6B" w14:textId="77777777" w:rsidR="007B27A7" w:rsidRPr="00D53134" w:rsidRDefault="00FF04AB" w:rsidP="00D53134">
      <w:pPr>
        <w:numPr>
          <w:ilvl w:val="0"/>
          <w:numId w:val="6"/>
        </w:numPr>
        <w:contextualSpacing/>
        <w:jc w:val="both"/>
        <w:rPr>
          <w:rFonts w:asciiTheme="minorBidi" w:hAnsiTheme="minorBidi" w:cstheme="minorBidi"/>
          <w:sz w:val="24"/>
          <w:szCs w:val="24"/>
        </w:rPr>
      </w:pPr>
      <w:r w:rsidRPr="00D53134">
        <w:rPr>
          <w:rFonts w:asciiTheme="minorBidi" w:hAnsiTheme="minorBidi" w:cstheme="minorBidi"/>
          <w:sz w:val="24"/>
          <w:szCs w:val="24"/>
        </w:rPr>
        <w:t>Система водоотведения.</w:t>
      </w:r>
    </w:p>
    <w:p w14:paraId="7C8AAFF3" w14:textId="77777777" w:rsidR="007B27A7" w:rsidRPr="00D53134" w:rsidRDefault="00FF04AB" w:rsidP="00D53134">
      <w:pPr>
        <w:numPr>
          <w:ilvl w:val="0"/>
          <w:numId w:val="6"/>
        </w:numPr>
        <w:contextualSpacing/>
        <w:jc w:val="both"/>
        <w:rPr>
          <w:rFonts w:asciiTheme="minorBidi" w:hAnsiTheme="minorBidi" w:cstheme="minorBidi"/>
          <w:sz w:val="24"/>
          <w:szCs w:val="24"/>
        </w:rPr>
      </w:pPr>
      <w:r w:rsidRPr="00D53134">
        <w:rPr>
          <w:rFonts w:asciiTheme="minorBidi" w:hAnsiTheme="minorBidi" w:cstheme="minorBidi"/>
          <w:sz w:val="24"/>
          <w:szCs w:val="24"/>
        </w:rPr>
        <w:t>Отопление, вентиляция, кондиционирование воздуха, теплоснабжение.</w:t>
      </w:r>
    </w:p>
    <w:p w14:paraId="6F8CF370" w14:textId="77777777" w:rsidR="007B27A7" w:rsidRPr="00D53134" w:rsidRDefault="00FF04AB" w:rsidP="00D53134">
      <w:pPr>
        <w:numPr>
          <w:ilvl w:val="0"/>
          <w:numId w:val="6"/>
        </w:numPr>
        <w:contextualSpacing/>
        <w:jc w:val="both"/>
        <w:rPr>
          <w:rFonts w:asciiTheme="minorBidi" w:hAnsiTheme="minorBidi" w:cstheme="minorBidi"/>
          <w:sz w:val="24"/>
          <w:szCs w:val="24"/>
        </w:rPr>
      </w:pPr>
      <w:r w:rsidRPr="00D53134">
        <w:rPr>
          <w:rFonts w:asciiTheme="minorBidi" w:hAnsiTheme="minorBidi" w:cstheme="minorBidi"/>
          <w:sz w:val="24"/>
          <w:szCs w:val="24"/>
        </w:rPr>
        <w:t>Слаботочные системы (включая пожарную сигнализацию).</w:t>
      </w:r>
    </w:p>
    <w:p w14:paraId="0D63FAC3" w14:textId="77777777" w:rsidR="007B27A7" w:rsidRPr="00D53134" w:rsidRDefault="00FF04AB" w:rsidP="00D53134">
      <w:pPr>
        <w:numPr>
          <w:ilvl w:val="0"/>
          <w:numId w:val="6"/>
        </w:numPr>
        <w:contextualSpacing/>
        <w:jc w:val="both"/>
        <w:rPr>
          <w:rFonts w:asciiTheme="minorBidi" w:hAnsiTheme="minorBidi" w:cstheme="minorBidi"/>
          <w:sz w:val="24"/>
          <w:szCs w:val="24"/>
        </w:rPr>
      </w:pPr>
      <w:r w:rsidRPr="00D53134">
        <w:rPr>
          <w:rFonts w:asciiTheme="minorBidi" w:hAnsiTheme="minorBidi" w:cstheme="minorBidi"/>
          <w:sz w:val="24"/>
          <w:szCs w:val="24"/>
        </w:rPr>
        <w:t>Территория.</w:t>
      </w:r>
    </w:p>
    <w:p w14:paraId="4F97D40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ab/>
        <w:t>При этом в каждом типе данных выделяются элементы. Например, в типе данных “Архитектурные решения” выделены элементы:</w:t>
      </w:r>
    </w:p>
    <w:p w14:paraId="0EAE9599"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Стена.</w:t>
      </w:r>
    </w:p>
    <w:p w14:paraId="5AADBBC3"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Перекрытие.</w:t>
      </w:r>
    </w:p>
    <w:p w14:paraId="560915FC"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Пол.</w:t>
      </w:r>
    </w:p>
    <w:p w14:paraId="359D3ED6"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Колонна.</w:t>
      </w:r>
    </w:p>
    <w:p w14:paraId="6C806CDC"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Потолок.</w:t>
      </w:r>
    </w:p>
    <w:p w14:paraId="15DD1AF4"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Окно.</w:t>
      </w:r>
    </w:p>
    <w:p w14:paraId="5E5FACD3"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Дверь.</w:t>
      </w:r>
    </w:p>
    <w:p w14:paraId="1775FE9C"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Лестничный марш.</w:t>
      </w:r>
    </w:p>
    <w:p w14:paraId="24B565FD"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Лестничная площадка.</w:t>
      </w:r>
    </w:p>
    <w:p w14:paraId="5E16610B"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Ограждение.</w:t>
      </w:r>
    </w:p>
    <w:p w14:paraId="1B95BD70"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Панель.</w:t>
      </w:r>
    </w:p>
    <w:p w14:paraId="5A912E61"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Импосты.</w:t>
      </w:r>
    </w:p>
    <w:p w14:paraId="0EAD1E07"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Кровля.</w:t>
      </w:r>
    </w:p>
    <w:p w14:paraId="22659D67"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Элементы фасадов.</w:t>
      </w:r>
    </w:p>
    <w:p w14:paraId="2F544E5D"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Пандус.</w:t>
      </w:r>
    </w:p>
    <w:p w14:paraId="504F065F" w14:textId="77777777" w:rsidR="007B27A7" w:rsidRPr="00D53134" w:rsidRDefault="00FF04AB" w:rsidP="00D53134">
      <w:pPr>
        <w:numPr>
          <w:ilvl w:val="0"/>
          <w:numId w:val="3"/>
        </w:numPr>
        <w:contextualSpacing/>
        <w:jc w:val="both"/>
        <w:rPr>
          <w:rFonts w:asciiTheme="minorBidi" w:hAnsiTheme="minorBidi" w:cstheme="minorBidi"/>
          <w:sz w:val="24"/>
          <w:szCs w:val="24"/>
        </w:rPr>
      </w:pPr>
      <w:r w:rsidRPr="00D53134">
        <w:rPr>
          <w:rFonts w:asciiTheme="minorBidi" w:hAnsiTheme="minorBidi" w:cstheme="minorBidi"/>
          <w:sz w:val="24"/>
          <w:szCs w:val="24"/>
        </w:rPr>
        <w:t>Помещения.</w:t>
      </w:r>
    </w:p>
    <w:p w14:paraId="02B45A62"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 xml:space="preserve">Для каждого элемента приведены атрибуты, которые должны содержаться в информационной модели на каждой стадии жизненного цикла. </w:t>
      </w:r>
    </w:p>
    <w:p w14:paraId="5BFC1C58"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278" w:name="_Toc508698241"/>
      <w:r w:rsidRPr="00D53134">
        <w:rPr>
          <w:rFonts w:asciiTheme="minorBidi" w:hAnsiTheme="minorBidi" w:cstheme="minorBidi"/>
          <w:sz w:val="24"/>
          <w:szCs w:val="24"/>
        </w:rPr>
        <w:t>6.3. Описание требований к неграфической информации LoI</w:t>
      </w:r>
      <w:bookmarkEnd w:id="278"/>
    </w:p>
    <w:p w14:paraId="71D84564" w14:textId="77777777" w:rsidR="00D53134" w:rsidRPr="00D53134" w:rsidRDefault="00D53134" w:rsidP="00D53134">
      <w:pPr>
        <w:jc w:val="both"/>
        <w:rPr>
          <w:rFonts w:asciiTheme="minorBidi" w:hAnsiTheme="minorBidi" w:cstheme="minorBidi"/>
          <w:sz w:val="24"/>
          <w:szCs w:val="24"/>
        </w:rPr>
      </w:pPr>
    </w:p>
    <w:p w14:paraId="10EB13FA"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Неграфическая информация – это информация, содержащаяся в информационной модели в текстовом виде. Ниже описаны требования к необходимому и </w:t>
      </w:r>
      <w:r w:rsidRPr="00D53134">
        <w:rPr>
          <w:rFonts w:asciiTheme="minorBidi" w:hAnsiTheme="minorBidi" w:cstheme="minorBidi"/>
          <w:sz w:val="24"/>
          <w:szCs w:val="24"/>
        </w:rPr>
        <w:lastRenderedPageBreak/>
        <w:t>достаточному содержанию текстовой информации в информационной модели зданий и сооружений (по группам данных).</w:t>
      </w:r>
    </w:p>
    <w:p w14:paraId="256A2108" w14:textId="77777777" w:rsidR="00D53134" w:rsidRPr="00D53134" w:rsidRDefault="00D53134" w:rsidP="00D53134">
      <w:pPr>
        <w:jc w:val="both"/>
        <w:rPr>
          <w:rFonts w:asciiTheme="minorBidi" w:hAnsiTheme="minorBidi" w:cstheme="minorBidi"/>
          <w:sz w:val="24"/>
          <w:szCs w:val="24"/>
        </w:rPr>
      </w:pPr>
    </w:p>
    <w:p w14:paraId="7382071F"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Общие данные о проекте</w:t>
      </w:r>
    </w:p>
    <w:p w14:paraId="5E581A95" w14:textId="77777777" w:rsidR="00D53134" w:rsidRPr="00D53134" w:rsidRDefault="00D53134" w:rsidP="00D53134">
      <w:pPr>
        <w:jc w:val="both"/>
        <w:rPr>
          <w:rFonts w:asciiTheme="minorBidi" w:hAnsiTheme="minorBidi" w:cstheme="minorBidi"/>
          <w:sz w:val="24"/>
          <w:szCs w:val="24"/>
        </w:rPr>
      </w:pPr>
    </w:p>
    <w:p w14:paraId="7500BCBD" w14:textId="77777777" w:rsidR="00D53134" w:rsidRPr="00D53134" w:rsidRDefault="00D53134" w:rsidP="00D53134">
      <w:pPr>
        <w:pStyle w:val="aff4"/>
        <w:numPr>
          <w:ilvl w:val="0"/>
          <w:numId w:val="12"/>
        </w:numPr>
        <w:spacing w:line="276" w:lineRule="auto"/>
        <w:jc w:val="both"/>
        <w:rPr>
          <w:rFonts w:asciiTheme="minorBidi" w:hAnsiTheme="minorBidi"/>
        </w:rPr>
      </w:pPr>
      <w:r w:rsidRPr="00D53134">
        <w:rPr>
          <w:rFonts w:asciiTheme="minorBidi" w:hAnsiTheme="minorBidi"/>
        </w:rPr>
        <w:t>Реквизиты документа, на основании которого принято решение о разработке проекта.</w:t>
      </w:r>
    </w:p>
    <w:p w14:paraId="38558D1B" w14:textId="77777777" w:rsidR="00D53134" w:rsidRPr="00D53134" w:rsidRDefault="00D53134" w:rsidP="00D53134">
      <w:pPr>
        <w:pStyle w:val="aff4"/>
        <w:numPr>
          <w:ilvl w:val="0"/>
          <w:numId w:val="12"/>
        </w:numPr>
        <w:spacing w:line="276" w:lineRule="auto"/>
        <w:jc w:val="both"/>
        <w:rPr>
          <w:rFonts w:asciiTheme="minorBidi" w:hAnsiTheme="minorBidi"/>
        </w:rPr>
      </w:pPr>
      <w:r w:rsidRPr="00D53134">
        <w:rPr>
          <w:rFonts w:asciiTheme="minorBidi" w:hAnsiTheme="minorBidi"/>
        </w:rPr>
        <w:t>Задание на проектирование.</w:t>
      </w:r>
    </w:p>
    <w:p w14:paraId="451314C2" w14:textId="77777777" w:rsidR="00D53134" w:rsidRPr="00D53134" w:rsidRDefault="00D53134" w:rsidP="00D53134">
      <w:pPr>
        <w:pStyle w:val="aff4"/>
        <w:numPr>
          <w:ilvl w:val="0"/>
          <w:numId w:val="12"/>
        </w:numPr>
        <w:spacing w:line="276" w:lineRule="auto"/>
        <w:jc w:val="both"/>
        <w:rPr>
          <w:rFonts w:asciiTheme="minorBidi" w:eastAsia="Times New Roman" w:hAnsiTheme="minorBidi"/>
        </w:rPr>
      </w:pPr>
      <w:r w:rsidRPr="00D53134">
        <w:rPr>
          <w:rFonts w:asciiTheme="minorBidi" w:eastAsia="Times New Roman" w:hAnsiTheme="minorBidi"/>
        </w:rPr>
        <w:t>Отчетная документация по результатам инженерных изысканий.</w:t>
      </w:r>
    </w:p>
    <w:p w14:paraId="0810290D" w14:textId="77777777" w:rsidR="00D53134" w:rsidRPr="00D53134" w:rsidRDefault="00D53134" w:rsidP="00D53134">
      <w:pPr>
        <w:pStyle w:val="aff4"/>
        <w:numPr>
          <w:ilvl w:val="0"/>
          <w:numId w:val="12"/>
        </w:numPr>
        <w:spacing w:line="276" w:lineRule="auto"/>
        <w:jc w:val="both"/>
        <w:rPr>
          <w:rFonts w:asciiTheme="minorBidi" w:eastAsia="Times New Roman" w:hAnsiTheme="minorBidi"/>
        </w:rPr>
      </w:pPr>
      <w:r w:rsidRPr="00D53134">
        <w:rPr>
          <w:rFonts w:asciiTheme="minorBidi" w:eastAsia="Times New Roman" w:hAnsiTheme="minorBidi"/>
        </w:rPr>
        <w:t>Копии документов, предусмотренных нормативно-правовыми актами (правоустанавливающие документы и проч.).</w:t>
      </w:r>
    </w:p>
    <w:p w14:paraId="6F0391A4" w14:textId="77777777" w:rsidR="00D53134" w:rsidRPr="00D53134" w:rsidRDefault="00D53134" w:rsidP="00D53134">
      <w:pPr>
        <w:pStyle w:val="aff4"/>
        <w:numPr>
          <w:ilvl w:val="0"/>
          <w:numId w:val="12"/>
        </w:numPr>
        <w:spacing w:line="276" w:lineRule="auto"/>
        <w:jc w:val="both"/>
        <w:rPr>
          <w:rFonts w:asciiTheme="minorBidi" w:hAnsiTheme="minorBidi"/>
        </w:rPr>
      </w:pPr>
      <w:r w:rsidRPr="00D53134">
        <w:rPr>
          <w:rFonts w:asciiTheme="minorBidi" w:hAnsiTheme="minorBidi"/>
        </w:rPr>
        <w:t>Копии Технических условий на проектирование.</w:t>
      </w:r>
    </w:p>
    <w:p w14:paraId="76F72A13" w14:textId="77777777" w:rsidR="00D53134" w:rsidRPr="00D53134" w:rsidRDefault="00D53134" w:rsidP="00D53134">
      <w:pPr>
        <w:pStyle w:val="aff4"/>
        <w:numPr>
          <w:ilvl w:val="0"/>
          <w:numId w:val="12"/>
        </w:numPr>
        <w:spacing w:line="276" w:lineRule="auto"/>
        <w:jc w:val="both"/>
        <w:rPr>
          <w:rFonts w:asciiTheme="minorBidi" w:eastAsia="Times New Roman" w:hAnsiTheme="minorBidi"/>
        </w:rPr>
      </w:pPr>
      <w:r w:rsidRPr="00D53134">
        <w:rPr>
          <w:rFonts w:asciiTheme="minorBidi" w:eastAsia="Times New Roman" w:hAnsiTheme="minorBidi"/>
        </w:rPr>
        <w:t>Сведения о функциональном назначении объекта строительства, состав и характеристику производства, номенклатуру выпускаемой продукции (работ, услуг).</w:t>
      </w:r>
    </w:p>
    <w:p w14:paraId="03161185" w14:textId="77777777" w:rsidR="00D53134" w:rsidRPr="00D53134" w:rsidRDefault="00D53134" w:rsidP="00D53134">
      <w:pPr>
        <w:pStyle w:val="aff4"/>
        <w:numPr>
          <w:ilvl w:val="0"/>
          <w:numId w:val="12"/>
        </w:numPr>
        <w:spacing w:line="276" w:lineRule="auto"/>
        <w:jc w:val="both"/>
        <w:rPr>
          <w:rFonts w:asciiTheme="minorBidi" w:hAnsiTheme="minorBidi"/>
        </w:rPr>
      </w:pPr>
      <w:r w:rsidRPr="00D53134">
        <w:rPr>
          <w:rFonts w:asciiTheme="minorBidi" w:hAnsiTheme="minorBidi"/>
        </w:rPr>
        <w:t>Сведения о потребности объекта в топливе, тепле, газе, воде, электрической энергии.</w:t>
      </w:r>
    </w:p>
    <w:p w14:paraId="00AABD1D" w14:textId="77777777" w:rsidR="00D53134" w:rsidRPr="00D53134" w:rsidRDefault="00D53134" w:rsidP="00D53134">
      <w:pPr>
        <w:pStyle w:val="aff4"/>
        <w:numPr>
          <w:ilvl w:val="0"/>
          <w:numId w:val="12"/>
        </w:numPr>
        <w:spacing w:line="276" w:lineRule="auto"/>
        <w:jc w:val="both"/>
        <w:rPr>
          <w:rFonts w:asciiTheme="minorBidi" w:hAnsiTheme="minorBidi"/>
        </w:rPr>
      </w:pPr>
      <w:r w:rsidRPr="00D53134">
        <w:rPr>
          <w:rFonts w:asciiTheme="minorBidi" w:hAnsiTheme="minorBidi"/>
        </w:rPr>
        <w:t>Сведения об используемом сырье (для объектов производственного назначения).</w:t>
      </w:r>
    </w:p>
    <w:p w14:paraId="3125B1F1" w14:textId="77777777" w:rsidR="00D53134" w:rsidRPr="00D53134" w:rsidRDefault="00D53134" w:rsidP="00D53134">
      <w:pPr>
        <w:pStyle w:val="aff4"/>
        <w:numPr>
          <w:ilvl w:val="0"/>
          <w:numId w:val="12"/>
        </w:numPr>
        <w:spacing w:line="276" w:lineRule="auto"/>
        <w:jc w:val="both"/>
        <w:rPr>
          <w:rFonts w:asciiTheme="minorBidi" w:hAnsiTheme="minorBidi"/>
        </w:rPr>
      </w:pPr>
      <w:r w:rsidRPr="00D53134">
        <w:rPr>
          <w:rFonts w:asciiTheme="minorBidi" w:hAnsiTheme="minorBidi"/>
        </w:rPr>
        <w:t>Сведения об использованных средствах автоматизации проектирования</w:t>
      </w:r>
    </w:p>
    <w:p w14:paraId="0E284211" w14:textId="77777777" w:rsidR="00D53134" w:rsidRPr="00D53134" w:rsidRDefault="00D53134" w:rsidP="00D53134">
      <w:pPr>
        <w:jc w:val="both"/>
        <w:rPr>
          <w:rFonts w:asciiTheme="minorBidi" w:hAnsiTheme="minorBidi" w:cstheme="minorBidi"/>
          <w:sz w:val="24"/>
          <w:szCs w:val="24"/>
        </w:rPr>
      </w:pPr>
    </w:p>
    <w:p w14:paraId="397B2C81"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Архитектурные решения</w:t>
      </w:r>
    </w:p>
    <w:p w14:paraId="45671409" w14:textId="77777777" w:rsidR="00D53134" w:rsidRPr="00D53134" w:rsidRDefault="00D53134" w:rsidP="00D53134">
      <w:pPr>
        <w:jc w:val="both"/>
        <w:rPr>
          <w:rFonts w:asciiTheme="minorBidi" w:hAnsiTheme="minorBidi" w:cstheme="minorBidi"/>
          <w:sz w:val="24"/>
          <w:szCs w:val="24"/>
        </w:rPr>
      </w:pPr>
    </w:p>
    <w:p w14:paraId="1E788439"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Описание и обоснование внешнего и внутреннего вида объекта капитального строительства, его пространственной, планировочной и функциональной организации.</w:t>
      </w:r>
    </w:p>
    <w:p w14:paraId="10754837"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Обоснование принятых объемно-пространственных и архитектурно-художественных решений, в том числе в части соблюдения предельных параметров разрешенного строительства объекта капитального строительства.</w:t>
      </w:r>
    </w:p>
    <w:p w14:paraId="7E6020B9"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Обоснование принятых архитектурных решений в части обеспечения соответствия зданий, строений и сооружений установленным требованиям энергетической эффективности (за исключением зданий, строений, сооружений, на которые требования энергетической эффективности не распространяются).</w:t>
      </w:r>
    </w:p>
    <w:p w14:paraId="48D442A2"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Перечень мероприятий по обеспечению соблюдения установленных требований энергетической эффективности к архитектурным решениям, влияющим на энергетическую эффективность зданий, строений и сооружений (за исключением зданий, строений, сооружений, на которые требования энергетической эффективности не распространяются).</w:t>
      </w:r>
    </w:p>
    <w:p w14:paraId="120D0A36"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 xml:space="preserve">Перечень мероприятий по обеспечению соблюдения установленных требований энергетической эффективности к архитектурным решениям, влияющим на энергетическую эффективность зданий, строений и сооружений </w:t>
      </w:r>
      <w:r w:rsidRPr="00D53134">
        <w:rPr>
          <w:rFonts w:asciiTheme="minorBidi" w:eastAsia="Times New Roman" w:hAnsiTheme="minorBidi"/>
        </w:rPr>
        <w:lastRenderedPageBreak/>
        <w:t>(за исключением зданий, строений, сооружений, на которые требования энергетической эффективности не распространяются).</w:t>
      </w:r>
    </w:p>
    <w:p w14:paraId="194D666D"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Описание и обоснование использованных композиционных приемов при оформлении фасадов и интерьеров объекта капитального строительства.</w:t>
      </w:r>
    </w:p>
    <w:p w14:paraId="495F2EE6"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Описание решений по отделке помещений основного, вспомогательного, обслуживающего и технического назначения.</w:t>
      </w:r>
    </w:p>
    <w:p w14:paraId="63971C72"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Описание архитектурных решений, обеспечивающих естественное освещение помещений с постоянным пребыванием людей.</w:t>
      </w:r>
    </w:p>
    <w:p w14:paraId="372B3B06"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Описание архитектурно-строительных мероприятий, обеспечивающих защиту помещений от шума, вибрации и другого воздействия.</w:t>
      </w:r>
    </w:p>
    <w:p w14:paraId="10842774"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Описание решений по светоограждению объекта, обеспечивающих безопасность полета воздушных судов (при необходимости).</w:t>
      </w:r>
    </w:p>
    <w:p w14:paraId="38EA518D" w14:textId="77777777" w:rsidR="00D53134" w:rsidRPr="00D53134" w:rsidRDefault="00D53134" w:rsidP="00D53134">
      <w:pPr>
        <w:pStyle w:val="aff4"/>
        <w:numPr>
          <w:ilvl w:val="0"/>
          <w:numId w:val="13"/>
        </w:numPr>
        <w:spacing w:line="276" w:lineRule="auto"/>
        <w:jc w:val="both"/>
        <w:rPr>
          <w:rFonts w:asciiTheme="minorBidi" w:eastAsia="Times New Roman" w:hAnsiTheme="minorBidi"/>
        </w:rPr>
      </w:pPr>
      <w:r w:rsidRPr="00D53134">
        <w:rPr>
          <w:rFonts w:asciiTheme="minorBidi" w:eastAsia="Times New Roman" w:hAnsiTheme="minorBidi"/>
        </w:rPr>
        <w:t>Описание решений по декоративно-художественной и цветовой отделке интерьеров - для объектов непроизводственного назначения.</w:t>
      </w:r>
    </w:p>
    <w:p w14:paraId="104761D9" w14:textId="77777777" w:rsidR="00D53134" w:rsidRPr="00D53134" w:rsidRDefault="00D53134" w:rsidP="00D53134">
      <w:pPr>
        <w:jc w:val="both"/>
        <w:rPr>
          <w:rFonts w:asciiTheme="minorBidi" w:hAnsiTheme="minorBidi" w:cstheme="minorBidi"/>
          <w:sz w:val="24"/>
          <w:szCs w:val="24"/>
        </w:rPr>
      </w:pPr>
    </w:p>
    <w:p w14:paraId="1D816A39"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Конструктивные решения</w:t>
      </w:r>
    </w:p>
    <w:p w14:paraId="08D4BC84"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топографических, инженерно-геологических, гидрогеологических, метеорологических и климатических условиях земельного участка, предоставленного для размещения объекта капитального строительства.</w:t>
      </w:r>
    </w:p>
    <w:p w14:paraId="6450C315"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об особых природных климатических условиях территории, на которой располагается земельный участок, предоставленный для размещения объекта капитального строительства.</w:t>
      </w:r>
    </w:p>
    <w:p w14:paraId="0958E023"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прочностных и деформационных характеристиках грунта в основании объекта капитального строительства.</w:t>
      </w:r>
    </w:p>
    <w:p w14:paraId="319B5A95"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Уровень грунтовых вод, их химический состав, агрессивность грунтовых вод и грунта по отношению к материалам, используемым при строительстве подземной части объекта капитального строительства.</w:t>
      </w:r>
    </w:p>
    <w:p w14:paraId="2FEEE4FD"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и обоснование конструктивных решений зданий и сооружений, включая их пространственные схемы, принятые при выполнении расчетов строительных конструкций.</w:t>
      </w:r>
    </w:p>
    <w:p w14:paraId="7AD39619"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и обоснование технических решений, обеспечивающих необходимую прочность, устойчивость, пространственную неизменяемость зданий и сооружений объекта капитального строительства в целом, а также их отдельных конструктивных элементов, узлов, деталей в процессе изготовления, перевозки, строительства и эксплуатации объекта капитального строительства.</w:t>
      </w:r>
    </w:p>
    <w:p w14:paraId="22323545"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конструктивных и технических решений подземной части объекта капитального строительства.</w:t>
      </w:r>
    </w:p>
    <w:p w14:paraId="7B325907"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номенклатуры, компоновки и площадей основных производственных, экспериментальных, сборочных, ремонтных и иных цехов, а также лабораторий, складских и административно-бытовых помещений, иных помещений вспомогательного и обслуживающего назначения - для объектов производственного назначения.</w:t>
      </w:r>
    </w:p>
    <w:p w14:paraId="558E4DE3"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lastRenderedPageBreak/>
        <w:t>Обоснование номенклатуры, компоновки и площадей помещений основного, вспомогательного, обслуживающего назначения и технического назначения - для объектов непроизводственного назначения.</w:t>
      </w:r>
    </w:p>
    <w:p w14:paraId="4F4EF07B"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проектных решений и мероприятий, обеспечивающих:</w:t>
      </w:r>
    </w:p>
    <w:p w14:paraId="226C718E" w14:textId="77777777" w:rsidR="00D53134" w:rsidRPr="00D53134" w:rsidRDefault="00D53134" w:rsidP="00D53134">
      <w:pPr>
        <w:pStyle w:val="aff4"/>
        <w:numPr>
          <w:ilvl w:val="0"/>
          <w:numId w:val="15"/>
        </w:numPr>
        <w:spacing w:line="276" w:lineRule="auto"/>
        <w:jc w:val="both"/>
        <w:rPr>
          <w:rFonts w:asciiTheme="minorBidi" w:eastAsia="Times New Roman" w:hAnsiTheme="minorBidi"/>
        </w:rPr>
      </w:pPr>
      <w:r w:rsidRPr="00D53134">
        <w:rPr>
          <w:rFonts w:asciiTheme="minorBidi" w:eastAsia="Times New Roman" w:hAnsiTheme="minorBidi"/>
        </w:rPr>
        <w:t>соблюдение требуемых теплозащитных характеристик ограждающих конструкций;</w:t>
      </w:r>
    </w:p>
    <w:p w14:paraId="354D2A61" w14:textId="77777777" w:rsidR="00D53134" w:rsidRPr="00D53134" w:rsidRDefault="00D53134" w:rsidP="00D53134">
      <w:pPr>
        <w:pStyle w:val="aff4"/>
        <w:numPr>
          <w:ilvl w:val="0"/>
          <w:numId w:val="15"/>
        </w:numPr>
        <w:spacing w:line="276" w:lineRule="auto"/>
        <w:jc w:val="both"/>
        <w:rPr>
          <w:rFonts w:asciiTheme="minorBidi" w:eastAsia="Times New Roman" w:hAnsiTheme="minorBidi"/>
        </w:rPr>
      </w:pPr>
      <w:r w:rsidRPr="00D53134">
        <w:rPr>
          <w:rFonts w:asciiTheme="minorBidi" w:eastAsia="Times New Roman" w:hAnsiTheme="minorBidi"/>
        </w:rPr>
        <w:t>снижение шума и вибраций;</w:t>
      </w:r>
    </w:p>
    <w:p w14:paraId="6C5FA440" w14:textId="77777777" w:rsidR="00D53134" w:rsidRPr="00D53134" w:rsidRDefault="00D53134" w:rsidP="00D53134">
      <w:pPr>
        <w:pStyle w:val="aff4"/>
        <w:numPr>
          <w:ilvl w:val="0"/>
          <w:numId w:val="15"/>
        </w:numPr>
        <w:spacing w:line="276" w:lineRule="auto"/>
        <w:jc w:val="both"/>
        <w:rPr>
          <w:rFonts w:asciiTheme="minorBidi" w:eastAsia="Times New Roman" w:hAnsiTheme="minorBidi"/>
        </w:rPr>
      </w:pPr>
      <w:r w:rsidRPr="00D53134">
        <w:rPr>
          <w:rFonts w:asciiTheme="minorBidi" w:eastAsia="Times New Roman" w:hAnsiTheme="minorBidi"/>
        </w:rPr>
        <w:t>гидроизоляцию и пароизоляцию помещений;</w:t>
      </w:r>
    </w:p>
    <w:p w14:paraId="2C2D235D" w14:textId="77777777" w:rsidR="00D53134" w:rsidRPr="00D53134" w:rsidRDefault="00D53134" w:rsidP="00D53134">
      <w:pPr>
        <w:pStyle w:val="aff4"/>
        <w:numPr>
          <w:ilvl w:val="0"/>
          <w:numId w:val="15"/>
        </w:numPr>
        <w:spacing w:line="276" w:lineRule="auto"/>
        <w:jc w:val="both"/>
        <w:rPr>
          <w:rFonts w:asciiTheme="minorBidi" w:eastAsia="Times New Roman" w:hAnsiTheme="minorBidi"/>
        </w:rPr>
      </w:pPr>
      <w:r w:rsidRPr="00D53134">
        <w:rPr>
          <w:rFonts w:asciiTheme="minorBidi" w:eastAsia="Times New Roman" w:hAnsiTheme="minorBidi"/>
        </w:rPr>
        <w:t>снижение загазованности помещений;</w:t>
      </w:r>
    </w:p>
    <w:p w14:paraId="5AB260DA" w14:textId="77777777" w:rsidR="00D53134" w:rsidRPr="00D53134" w:rsidRDefault="00D53134" w:rsidP="00D53134">
      <w:pPr>
        <w:pStyle w:val="aff4"/>
        <w:numPr>
          <w:ilvl w:val="0"/>
          <w:numId w:val="15"/>
        </w:numPr>
        <w:spacing w:line="276" w:lineRule="auto"/>
        <w:jc w:val="both"/>
        <w:rPr>
          <w:rFonts w:asciiTheme="minorBidi" w:eastAsia="Times New Roman" w:hAnsiTheme="minorBidi"/>
        </w:rPr>
      </w:pPr>
      <w:r w:rsidRPr="00D53134">
        <w:rPr>
          <w:rFonts w:asciiTheme="minorBidi" w:eastAsia="Times New Roman" w:hAnsiTheme="minorBidi"/>
        </w:rPr>
        <w:t>удаление избытков тепла;</w:t>
      </w:r>
    </w:p>
    <w:p w14:paraId="083A82A2" w14:textId="77777777" w:rsidR="00D53134" w:rsidRPr="00D53134" w:rsidRDefault="00D53134" w:rsidP="00D53134">
      <w:pPr>
        <w:pStyle w:val="aff4"/>
        <w:numPr>
          <w:ilvl w:val="0"/>
          <w:numId w:val="15"/>
        </w:numPr>
        <w:spacing w:line="276" w:lineRule="auto"/>
        <w:jc w:val="both"/>
        <w:rPr>
          <w:rFonts w:asciiTheme="minorBidi" w:eastAsia="Times New Roman" w:hAnsiTheme="minorBidi"/>
        </w:rPr>
      </w:pPr>
      <w:r w:rsidRPr="00D53134">
        <w:rPr>
          <w:rFonts w:asciiTheme="minorBidi" w:eastAsia="Times New Roman" w:hAnsiTheme="minorBidi"/>
        </w:rPr>
        <w:t>соблюдение безопасного уровня электромагнитных и иных излучений, соблюдение санитарно-гигиенических условий;</w:t>
      </w:r>
    </w:p>
    <w:p w14:paraId="47B248DC" w14:textId="77777777" w:rsidR="00D53134" w:rsidRPr="00D53134" w:rsidRDefault="00D53134" w:rsidP="00D53134">
      <w:pPr>
        <w:pStyle w:val="aff4"/>
        <w:numPr>
          <w:ilvl w:val="0"/>
          <w:numId w:val="15"/>
        </w:numPr>
        <w:spacing w:line="276" w:lineRule="auto"/>
        <w:jc w:val="both"/>
        <w:rPr>
          <w:rFonts w:asciiTheme="minorBidi" w:eastAsia="Times New Roman" w:hAnsiTheme="minorBidi"/>
        </w:rPr>
      </w:pPr>
      <w:r w:rsidRPr="00D53134">
        <w:rPr>
          <w:rFonts w:asciiTheme="minorBidi" w:eastAsia="Times New Roman" w:hAnsiTheme="minorBidi"/>
        </w:rPr>
        <w:t>пожарную безопасность;</w:t>
      </w:r>
    </w:p>
    <w:p w14:paraId="1DA1E8C1" w14:textId="77777777" w:rsidR="00D53134" w:rsidRPr="00D53134" w:rsidRDefault="00D53134" w:rsidP="00D53134">
      <w:pPr>
        <w:pStyle w:val="aff4"/>
        <w:numPr>
          <w:ilvl w:val="0"/>
          <w:numId w:val="15"/>
        </w:numPr>
        <w:spacing w:line="276" w:lineRule="auto"/>
        <w:jc w:val="both"/>
        <w:rPr>
          <w:rFonts w:asciiTheme="minorBidi" w:eastAsia="Times New Roman" w:hAnsiTheme="minorBidi"/>
        </w:rPr>
      </w:pPr>
      <w:r w:rsidRPr="00D53134">
        <w:rPr>
          <w:rFonts w:asciiTheme="minorBidi" w:eastAsia="Times New Roman" w:hAnsiTheme="minorBidi"/>
        </w:rPr>
        <w:t>соответствие зданий, строений и сооружений требованиям энергетической эффективности и требованиям оснащенности их приборами учета используемых энергетических ресурсов (за исключением зданий, строений, сооружений, на которые требования энергетической эффективности и требования оснащенности их приборами учета используемых энергетических ресурсов не распространяются);</w:t>
      </w:r>
    </w:p>
    <w:p w14:paraId="676AFCDE"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Характеристику и обоснование конструкций полов, кровли, подвесных потолков, перегородок, а также отделки помещений.</w:t>
      </w:r>
    </w:p>
    <w:p w14:paraId="0E73B8CD"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защите строительных конструкций и фундаментов от разрушения.</w:t>
      </w:r>
    </w:p>
    <w:p w14:paraId="08855662"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инженерных решений и сооружений, обеспечивающих защиту территории объекта капитального строительства, отдельных зданий и сооружений объекта капитального строительства, а также персонала (жителей) от опасных природных и техногенных процессов.</w:t>
      </w:r>
    </w:p>
    <w:p w14:paraId="7E4FB322" w14:textId="77777777" w:rsidR="00D53134" w:rsidRPr="00D53134" w:rsidRDefault="00D53134" w:rsidP="00D53134">
      <w:pPr>
        <w:pStyle w:val="aff4"/>
        <w:numPr>
          <w:ilvl w:val="0"/>
          <w:numId w:val="14"/>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обеспечению соблюдения установленных требований энергетической эффективности к конструктивным решениям, влияющим на энергетическую эффективность зданий, строений и сооружений.</w:t>
      </w:r>
    </w:p>
    <w:p w14:paraId="52980EC5" w14:textId="77777777" w:rsidR="00D53134" w:rsidRPr="00D53134" w:rsidRDefault="00D53134" w:rsidP="00D53134">
      <w:pPr>
        <w:jc w:val="both"/>
        <w:rPr>
          <w:rFonts w:asciiTheme="minorBidi" w:hAnsiTheme="minorBidi" w:cstheme="minorBidi"/>
          <w:sz w:val="24"/>
          <w:szCs w:val="24"/>
        </w:rPr>
      </w:pPr>
    </w:p>
    <w:p w14:paraId="2E7B794E" w14:textId="41AA4619"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Электроснабжение, электрооборудование, </w:t>
      </w:r>
      <w:del w:id="279" w:author="Volkov Sergey" w:date="2018-08-26T00:21:00Z">
        <w:r w:rsidRPr="00D53134" w:rsidDel="00FD4B74">
          <w:rPr>
            <w:rFonts w:asciiTheme="minorBidi" w:hAnsiTheme="minorBidi" w:cstheme="minorBidi"/>
            <w:sz w:val="24"/>
            <w:szCs w:val="24"/>
          </w:rPr>
          <w:delText>элетроосвещение</w:delText>
        </w:r>
      </w:del>
      <w:ins w:id="280" w:author="Volkov Sergey" w:date="2018-08-26T00:21:00Z">
        <w:r w:rsidR="00FD4B74" w:rsidRPr="00D53134">
          <w:rPr>
            <w:rFonts w:asciiTheme="minorBidi" w:hAnsiTheme="minorBidi" w:cstheme="minorBidi"/>
            <w:sz w:val="24"/>
            <w:szCs w:val="24"/>
          </w:rPr>
          <w:t>электроосвещение</w:t>
        </w:r>
      </w:ins>
    </w:p>
    <w:p w14:paraId="51E961BA"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Характеристику источников электроснабжения в соответствии с техническими условиями на подключение объекта капитального строительства к сетям электроснабжения общего пользования.</w:t>
      </w:r>
    </w:p>
    <w:p w14:paraId="015705D9"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 xml:space="preserve">Обоснование принятой схемы электроснабжения, выбора конструктивных и инженерно-технических решений, используемых в системе электроснабжения, в части обеспечения соответствия зданий, строений и сооружений требованиям энергетической эффективности и требованиям оснащенности их приборами учета используемых энергетических ресурсов (за исключением зданий, строений, сооружений, на которые требования </w:t>
      </w:r>
      <w:r w:rsidRPr="00D53134">
        <w:rPr>
          <w:rFonts w:asciiTheme="minorBidi" w:eastAsia="Times New Roman" w:hAnsiTheme="minorBidi"/>
        </w:rPr>
        <w:lastRenderedPageBreak/>
        <w:t>энергетической эффективности и требования оснащенности их приборами учета используемых энергетических ресурсов не распространяются).</w:t>
      </w:r>
    </w:p>
    <w:p w14:paraId="0288112E"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количестве электроприемников, их установленной и расчетной мощности.</w:t>
      </w:r>
    </w:p>
    <w:p w14:paraId="3907BFCB"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Требования к надежности электроснабжения и качеству электроэнергии.</w:t>
      </w:r>
    </w:p>
    <w:p w14:paraId="7955A8EB"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решений по обеспечению электроэнергией электроприемников в соответствии с установленной классификацией в рабочем и аварийном режимах.</w:t>
      </w:r>
    </w:p>
    <w:p w14:paraId="663E2C9D"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проектных решений по компенсации реактивной мощности, релейной защите, управлению, автоматизации и диспетчеризации системы электроснабжения.</w:t>
      </w:r>
    </w:p>
    <w:p w14:paraId="7A427CF1"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обеспечению соблюдения установленных требований энергетической эффективности к устройствам, технологиям и материалам, используемым в системе электроснабжения, позволяющих исключить нерациональный расход электрической энергии, и по учету расхода электрической энергии, если такие требования предусмотрены в задании на проектирование.</w:t>
      </w:r>
    </w:p>
    <w:p w14:paraId="63C017B2"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мест расположения приборов учета используемой электрической энергии и устройств сбора и передачи данных от таких приборов.</w:t>
      </w:r>
    </w:p>
    <w:p w14:paraId="5B59E21A"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мощности сетевых и трансформаторных объектов.</w:t>
      </w:r>
    </w:p>
    <w:p w14:paraId="2243E281"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Решения по организации масляного и ремонтного хозяйства - для объектов производственного назначения.</w:t>
      </w:r>
    </w:p>
    <w:p w14:paraId="21552749"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заземлению (занулению) и молниезащите.</w:t>
      </w:r>
    </w:p>
    <w:p w14:paraId="5AD0ECBE"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типе, классе проводов и осветительной арматуры, которые подлежат применению при строительстве объекта капитального строительства</w:t>
      </w:r>
    </w:p>
    <w:p w14:paraId="1C170AF8"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системы рабочего и аварийного освещения.</w:t>
      </w:r>
    </w:p>
    <w:p w14:paraId="3B0C8CAF"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дополнительных и резервных источников электроэнергии.</w:t>
      </w:r>
    </w:p>
    <w:p w14:paraId="6B7DDF14" w14:textId="77777777" w:rsidR="00D53134" w:rsidRPr="00D53134" w:rsidRDefault="00D53134" w:rsidP="00D53134">
      <w:pPr>
        <w:pStyle w:val="aff4"/>
        <w:numPr>
          <w:ilvl w:val="0"/>
          <w:numId w:val="16"/>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резервированию электроэнергии.</w:t>
      </w:r>
    </w:p>
    <w:p w14:paraId="56E3E35F" w14:textId="77777777" w:rsidR="00D53134" w:rsidRPr="00D53134" w:rsidRDefault="00D53134" w:rsidP="00D53134">
      <w:pPr>
        <w:ind w:left="349"/>
        <w:jc w:val="both"/>
        <w:rPr>
          <w:rFonts w:asciiTheme="minorBidi" w:eastAsia="Times New Roman" w:hAnsiTheme="minorBidi" w:cstheme="minorBidi"/>
          <w:sz w:val="24"/>
          <w:szCs w:val="24"/>
        </w:rPr>
      </w:pPr>
    </w:p>
    <w:p w14:paraId="7F969CEF" w14:textId="77777777" w:rsidR="00D53134" w:rsidRPr="00D53134" w:rsidRDefault="00D53134" w:rsidP="00D53134">
      <w:pPr>
        <w:ind w:left="349"/>
        <w:jc w:val="both"/>
        <w:rPr>
          <w:rFonts w:asciiTheme="minorBidi" w:hAnsiTheme="minorBidi" w:cstheme="minorBidi"/>
          <w:sz w:val="24"/>
          <w:szCs w:val="24"/>
        </w:rPr>
      </w:pPr>
      <w:r w:rsidRPr="00D53134">
        <w:rPr>
          <w:rFonts w:asciiTheme="minorBidi" w:hAnsiTheme="minorBidi" w:cstheme="minorBidi"/>
          <w:sz w:val="24"/>
          <w:szCs w:val="24"/>
        </w:rPr>
        <w:t>Система водоснабжения (включая противопожарный водопровод и установки пожаротушения)</w:t>
      </w:r>
    </w:p>
    <w:p w14:paraId="500F6C77"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существующих и проектируемых источниках водоснабжения.</w:t>
      </w:r>
    </w:p>
    <w:p w14:paraId="7AC103F1"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существующих и проектируемых зонах охраны источников питьевого водоснабжения, водоохранных зонах.</w:t>
      </w:r>
    </w:p>
    <w:p w14:paraId="59C13846"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и характеристику системы водоснабжения и ее параметров.</w:t>
      </w:r>
    </w:p>
    <w:p w14:paraId="6498BBDB"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расчетном (проектном) расходе воды на хозяйственно-питьевые нужды, в том числе на автоматическое пожаротушение и техническое водоснабжение, включая оборотное.</w:t>
      </w:r>
    </w:p>
    <w:p w14:paraId="526BA603"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расчетном (проектном) расходе воды на производственные нужды - для объектов производственного назначения.</w:t>
      </w:r>
    </w:p>
    <w:p w14:paraId="06CC98AF"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фактическом и требуемом напоре в сети водоснабжения, проектных решениях и инженерном оборудовании, обеспечивающих создание требуемого напора воды.</w:t>
      </w:r>
    </w:p>
    <w:p w14:paraId="720A3203"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lastRenderedPageBreak/>
        <w:t>Сведения о материалах труб систем водоснабжения и мерах по их защите от агрессивного воздействия грунтов и грунтовых вод.</w:t>
      </w:r>
    </w:p>
    <w:p w14:paraId="0C2D7F06"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качестве воды.</w:t>
      </w:r>
    </w:p>
    <w:p w14:paraId="486ECC3E"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обеспечению установленных показателей качества воды для различных потребителей.</w:t>
      </w:r>
    </w:p>
    <w:p w14:paraId="5D9E2FCD"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резервированию воды.</w:t>
      </w:r>
    </w:p>
    <w:p w14:paraId="189CBE0A"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учету водопотребления, в том числе по учету потребления горячей воды для нужд горячего водоснабжения.</w:t>
      </w:r>
    </w:p>
    <w:p w14:paraId="5033550E"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системы автоматизации водоснабжения.</w:t>
      </w:r>
    </w:p>
    <w:p w14:paraId="5C52E89B"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обеспечению соблюдения установленных требований энергетической эффективности к устройствам, технологиям и материалам, используемым в системе холодного водоснабжения, позволяющих исключить нерациональный расход воды, если такие требования предусмотрены в задании на проектирование.</w:t>
      </w:r>
    </w:p>
    <w:p w14:paraId="73B25913"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обеспечению соблюдения установленных требований энергетической эффективности к устройствам, технологиям и материалам, используемым в системе горячего водоснабжения, позволяющих исключить нерациональный расход воды и нерациональный расход энергетических ресурсов для ее подготовки, если такие требования предусмотрены в задании на проектирование.</w:t>
      </w:r>
    </w:p>
    <w:p w14:paraId="1C1014C8"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системы горячего водоснабжения.</w:t>
      </w:r>
    </w:p>
    <w:p w14:paraId="2FF9FF45"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Расчетный расход горячей воды.</w:t>
      </w:r>
    </w:p>
    <w:p w14:paraId="24C2BFE7"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системы оборотного водоснабжения и мероприятий, обеспечивающих повторное использование тепла подогретой воды.</w:t>
      </w:r>
    </w:p>
    <w:p w14:paraId="5E48BF7B"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Баланс водопотребления и водоотведения по объекту капитального строительства в целом и по основным производственным процессам - для объектов производственного назначения.</w:t>
      </w:r>
    </w:p>
    <w:p w14:paraId="27E6C53A"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Баланс водопотребления и водоотведения по объекту капитального строительства - для объектов непроизводственного назначения.</w:t>
      </w:r>
    </w:p>
    <w:p w14:paraId="5B28F8FE"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выбора конструктивных и инженерно-технических решений, используемых в системе водоснабжения, в части обеспечения соответствия зданий, строений и сооружений требованиям энергетической эффективности и требованиям оснащенности их приборами учета используемых энергетических ресурсов (за исключением зданий, строений, сооружений, на которые требования энергетической эффективности и требования оснащенности их приборами учета используемых энергетических ресурсов не распространяются).</w:t>
      </w:r>
    </w:p>
    <w:p w14:paraId="4DE50795" w14:textId="77777777" w:rsidR="00D53134" w:rsidRPr="00D53134" w:rsidRDefault="00D53134" w:rsidP="00D53134">
      <w:pPr>
        <w:pStyle w:val="aff4"/>
        <w:numPr>
          <w:ilvl w:val="0"/>
          <w:numId w:val="17"/>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мест расположения приборов учета используемой холодной и горячей воды и устройств сбора и передачи данных от таких приборов.</w:t>
      </w:r>
    </w:p>
    <w:p w14:paraId="6660BAC4" w14:textId="77777777" w:rsidR="00D53134" w:rsidRPr="00D53134" w:rsidRDefault="00D53134" w:rsidP="00D53134">
      <w:pPr>
        <w:ind w:left="349"/>
        <w:jc w:val="both"/>
        <w:rPr>
          <w:rFonts w:asciiTheme="minorBidi" w:eastAsia="Times New Roman" w:hAnsiTheme="minorBidi" w:cstheme="minorBidi"/>
          <w:sz w:val="24"/>
          <w:szCs w:val="24"/>
        </w:rPr>
      </w:pPr>
    </w:p>
    <w:p w14:paraId="27E9D0AA" w14:textId="77777777" w:rsidR="00D53134" w:rsidRPr="00D53134" w:rsidRDefault="00D53134" w:rsidP="00D53134">
      <w:pPr>
        <w:ind w:left="349"/>
        <w:jc w:val="both"/>
        <w:rPr>
          <w:rFonts w:asciiTheme="minorBidi" w:hAnsiTheme="minorBidi" w:cstheme="minorBidi"/>
          <w:sz w:val="24"/>
          <w:szCs w:val="24"/>
        </w:rPr>
      </w:pPr>
      <w:r w:rsidRPr="00D53134">
        <w:rPr>
          <w:rFonts w:asciiTheme="minorBidi" w:hAnsiTheme="minorBidi" w:cstheme="minorBidi"/>
          <w:sz w:val="24"/>
          <w:szCs w:val="24"/>
        </w:rPr>
        <w:t>Система водоотведения</w:t>
      </w:r>
    </w:p>
    <w:p w14:paraId="4FF6CCF8" w14:textId="77777777" w:rsidR="00D53134" w:rsidRPr="00D53134" w:rsidRDefault="00D53134" w:rsidP="00D53134">
      <w:pPr>
        <w:ind w:left="349"/>
        <w:jc w:val="both"/>
        <w:rPr>
          <w:rFonts w:asciiTheme="minorBidi" w:hAnsiTheme="minorBidi" w:cstheme="minorBidi"/>
          <w:sz w:val="24"/>
          <w:szCs w:val="24"/>
        </w:rPr>
      </w:pPr>
    </w:p>
    <w:p w14:paraId="4A221D4F" w14:textId="77777777" w:rsidR="00D53134" w:rsidRPr="00D53134" w:rsidRDefault="00D53134" w:rsidP="00D53134">
      <w:pPr>
        <w:pStyle w:val="aff4"/>
        <w:numPr>
          <w:ilvl w:val="0"/>
          <w:numId w:val="1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существующих и проектируемых системах канализации, водоотведения и станциях очистки сточных вод.</w:t>
      </w:r>
    </w:p>
    <w:p w14:paraId="19CB4A06" w14:textId="77777777" w:rsidR="00D53134" w:rsidRPr="00D53134" w:rsidRDefault="00D53134" w:rsidP="00D53134">
      <w:pPr>
        <w:pStyle w:val="aff4"/>
        <w:numPr>
          <w:ilvl w:val="0"/>
          <w:numId w:val="18"/>
        </w:numPr>
        <w:spacing w:line="276" w:lineRule="auto"/>
        <w:ind w:left="709"/>
        <w:jc w:val="both"/>
        <w:rPr>
          <w:rFonts w:asciiTheme="minorBidi" w:eastAsia="Times New Roman" w:hAnsiTheme="minorBidi"/>
        </w:rPr>
      </w:pPr>
      <w:r w:rsidRPr="00D53134">
        <w:rPr>
          <w:rFonts w:asciiTheme="minorBidi" w:eastAsia="Times New Roman" w:hAnsiTheme="minorBidi"/>
        </w:rPr>
        <w:lastRenderedPageBreak/>
        <w:t>Обоснование принятых систем сбора и отвода сточных вод, объема сточных вод, концентраций их загрязнений, способов предварительной очистки, применяемых реагентов, оборудования и аппаратуры.</w:t>
      </w:r>
    </w:p>
    <w:p w14:paraId="26E3985B" w14:textId="77777777" w:rsidR="00D53134" w:rsidRPr="00D53134" w:rsidRDefault="00D53134" w:rsidP="00D53134">
      <w:pPr>
        <w:pStyle w:val="aff4"/>
        <w:numPr>
          <w:ilvl w:val="0"/>
          <w:numId w:val="1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принятого порядка сбора, утилизации и захоронения отходов - для объектов производственного назначения.</w:t>
      </w:r>
    </w:p>
    <w:p w14:paraId="04589C2D" w14:textId="77777777" w:rsidR="00D53134" w:rsidRPr="00D53134" w:rsidRDefault="00D53134" w:rsidP="00D53134">
      <w:pPr>
        <w:pStyle w:val="aff4"/>
        <w:numPr>
          <w:ilvl w:val="0"/>
          <w:numId w:val="1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и обоснование схемы прокладки канализационных трубопроводов, описание участков прокладки напорных трубопроводов (при наличии), условия их прокладки, оборудование, сведения о материале трубопроводов и колодцев, способы их защиты от агрессивного воздействия грунтов и грунтовых вод.</w:t>
      </w:r>
    </w:p>
    <w:p w14:paraId="566C17E7" w14:textId="77777777" w:rsidR="00D53134" w:rsidRPr="00D53134" w:rsidRDefault="00D53134" w:rsidP="00D53134">
      <w:pPr>
        <w:pStyle w:val="aff4"/>
        <w:numPr>
          <w:ilvl w:val="0"/>
          <w:numId w:val="18"/>
        </w:numPr>
        <w:spacing w:line="276" w:lineRule="auto"/>
        <w:ind w:left="709"/>
        <w:jc w:val="both"/>
        <w:rPr>
          <w:rFonts w:asciiTheme="minorBidi" w:eastAsia="Times New Roman" w:hAnsiTheme="minorBidi"/>
        </w:rPr>
      </w:pPr>
      <w:r w:rsidRPr="00D53134">
        <w:rPr>
          <w:rFonts w:asciiTheme="minorBidi" w:eastAsia="Times New Roman" w:hAnsiTheme="minorBidi"/>
        </w:rPr>
        <w:t>Решения в отношении ливневой канализации и расчетного объема дождевых стоков.</w:t>
      </w:r>
    </w:p>
    <w:p w14:paraId="0BDDE38B" w14:textId="77777777" w:rsidR="00D53134" w:rsidRPr="00D53134" w:rsidRDefault="00D53134" w:rsidP="00D53134">
      <w:pPr>
        <w:pStyle w:val="aff4"/>
        <w:numPr>
          <w:ilvl w:val="0"/>
          <w:numId w:val="18"/>
        </w:numPr>
        <w:spacing w:line="276" w:lineRule="auto"/>
        <w:ind w:left="709"/>
        <w:jc w:val="both"/>
        <w:rPr>
          <w:rFonts w:asciiTheme="minorBidi" w:eastAsia="Times New Roman" w:hAnsiTheme="minorBidi"/>
        </w:rPr>
      </w:pPr>
      <w:r w:rsidRPr="00D53134">
        <w:rPr>
          <w:rFonts w:asciiTheme="minorBidi" w:eastAsia="Times New Roman" w:hAnsiTheme="minorBidi"/>
        </w:rPr>
        <w:t>Решения по сбору и отводу дренажных вод.</w:t>
      </w:r>
    </w:p>
    <w:p w14:paraId="5A6F112E" w14:textId="77777777" w:rsidR="00D53134" w:rsidRPr="00D53134" w:rsidRDefault="00D53134" w:rsidP="00D53134">
      <w:pPr>
        <w:ind w:left="349"/>
        <w:jc w:val="both"/>
        <w:rPr>
          <w:rFonts w:asciiTheme="minorBidi" w:eastAsia="Times New Roman" w:hAnsiTheme="minorBidi" w:cstheme="minorBidi"/>
          <w:sz w:val="24"/>
          <w:szCs w:val="24"/>
        </w:rPr>
      </w:pPr>
    </w:p>
    <w:p w14:paraId="71F2E8B3" w14:textId="77777777" w:rsidR="00D53134" w:rsidRPr="00D53134" w:rsidRDefault="00D53134" w:rsidP="00D53134">
      <w:pPr>
        <w:ind w:left="349"/>
        <w:jc w:val="both"/>
        <w:rPr>
          <w:rFonts w:asciiTheme="minorBidi" w:hAnsiTheme="minorBidi" w:cstheme="minorBidi"/>
          <w:sz w:val="24"/>
          <w:szCs w:val="24"/>
        </w:rPr>
      </w:pPr>
      <w:r w:rsidRPr="00D53134">
        <w:rPr>
          <w:rFonts w:asciiTheme="minorBidi" w:hAnsiTheme="minorBidi" w:cstheme="minorBidi"/>
          <w:sz w:val="24"/>
          <w:szCs w:val="24"/>
        </w:rPr>
        <w:t>Отопление, вентиляция, кондиционирование воздуха, теплоснабжение</w:t>
      </w:r>
    </w:p>
    <w:p w14:paraId="0ED616D0" w14:textId="77777777" w:rsidR="00D53134" w:rsidRPr="00D53134" w:rsidRDefault="00D53134" w:rsidP="00D53134">
      <w:pPr>
        <w:ind w:left="349"/>
        <w:jc w:val="both"/>
        <w:rPr>
          <w:rFonts w:asciiTheme="minorBidi" w:hAnsiTheme="minorBidi" w:cstheme="minorBidi"/>
          <w:sz w:val="24"/>
          <w:szCs w:val="24"/>
        </w:rPr>
      </w:pPr>
    </w:p>
    <w:p w14:paraId="4635DFBC"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климатических и метеорологических условиях района строительства, расчетных параметрах наружного воздуха.</w:t>
      </w:r>
    </w:p>
    <w:p w14:paraId="1BD515A7"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об источниках теплоснабжения, параметрах теплоносителей систем отопления и вентиляции.</w:t>
      </w:r>
    </w:p>
    <w:p w14:paraId="58AC5FCA"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и обоснование способов прокладки и конструктивных решений, включая решения в отношении диаметров и теплоизоляции труб теплотрассы от точки присоединения к сетям общего пользования до объекта капитального строительства.</w:t>
      </w:r>
    </w:p>
    <w:p w14:paraId="67E3A418"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 по защите трубопроводов от агрессивного воздействия грунтов и грунтовых вод.</w:t>
      </w:r>
    </w:p>
    <w:p w14:paraId="231B1326"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принятых систем и принципиальных решений по отоплению, вентиляции и кондиционированию воздуха помещений с приложением расчета совокупного выделения в воздух внутренней среды помещений химических веществ с учетом совместного использования строительных материалов, применяемых в проектируемом объекте капитального строительства, в соответствии с методикой, утверждаемой Министерством строительства и жилищно-коммунального хозяйства Российской Федерации.</w:t>
      </w:r>
    </w:p>
    <w:p w14:paraId="60BA57E5"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энергетической эффективности конструктивных и инженерно-технических решений, используемых в системах отопления, вентиляции и кондиционирования воздуха помещений, тепловых сетях.</w:t>
      </w:r>
    </w:p>
    <w:p w14:paraId="67CAC3C8"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тепловых нагрузках на отопление, вентиляцию, горячее водоснабжение на производственные и другие нужды.</w:t>
      </w:r>
    </w:p>
    <w:p w14:paraId="68C5B675"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мест расположения приборов учета используемой тепловой энергии и устройств сбора и передачи данных от таких приборов.</w:t>
      </w:r>
    </w:p>
    <w:p w14:paraId="03F58870"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потребности в паре.</w:t>
      </w:r>
    </w:p>
    <w:p w14:paraId="7D7FF3AC"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оптимальности размещения отопительного оборудования, характеристик материалов для изготовления воздуховодов.</w:t>
      </w:r>
    </w:p>
    <w:p w14:paraId="30B3F629"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lastRenderedPageBreak/>
        <w:t>Обоснование рациональности трассировки воздуховодов вентиляционных систем - для объектов производственного назначения.</w:t>
      </w:r>
    </w:p>
    <w:p w14:paraId="02F7534C"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технических решений, обеспечивающих надежность работы систем в экстремальных условиях.</w:t>
      </w:r>
    </w:p>
    <w:p w14:paraId="65433A43"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систем автоматизации и диспетчеризации процесса регулирования отопления, вентиляции и кондиционирования воздуха.</w:t>
      </w:r>
    </w:p>
    <w:p w14:paraId="5F1F0A43"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Характеристика технологического оборудования, выделяющего вредные вещества - для объектов производственного назначения.</w:t>
      </w:r>
    </w:p>
    <w:p w14:paraId="44D988BA"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выбранной системы очистки от газов и пыли - для объектов производственного назначения.</w:t>
      </w:r>
    </w:p>
    <w:p w14:paraId="685F1FFC"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обеспечению эффективности работы систем вентиляции в аварийной ситуации (при необходимости).</w:t>
      </w:r>
    </w:p>
    <w:p w14:paraId="245AED47" w14:textId="77777777" w:rsidR="00D53134" w:rsidRPr="00D53134" w:rsidRDefault="00D53134" w:rsidP="00D53134">
      <w:pPr>
        <w:pStyle w:val="aff4"/>
        <w:numPr>
          <w:ilvl w:val="0"/>
          <w:numId w:val="19"/>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обеспечению соблюдения установленных требований энергетической эффективности к устройствам, технологиям и материалам, используемым в системах отопления, вентиляции и кондиционирования воздуха помещений, тепловых сетях, позволяющих исключить нерациональный расход тепловой энергии, если такие требования предусмотрены в задании на проектирование.</w:t>
      </w:r>
    </w:p>
    <w:p w14:paraId="4F4D7164" w14:textId="77777777" w:rsidR="00D53134" w:rsidRPr="00D53134" w:rsidRDefault="00D53134" w:rsidP="00D53134">
      <w:pPr>
        <w:ind w:left="349"/>
        <w:jc w:val="both"/>
        <w:rPr>
          <w:rFonts w:asciiTheme="minorBidi" w:eastAsia="Times New Roman" w:hAnsiTheme="minorBidi" w:cstheme="minorBidi"/>
          <w:sz w:val="24"/>
          <w:szCs w:val="24"/>
        </w:rPr>
      </w:pPr>
    </w:p>
    <w:p w14:paraId="6903F6CC" w14:textId="77777777" w:rsidR="00D53134" w:rsidRPr="00D53134" w:rsidRDefault="00D53134" w:rsidP="00D53134">
      <w:pPr>
        <w:ind w:left="349"/>
        <w:jc w:val="both"/>
        <w:rPr>
          <w:rFonts w:asciiTheme="minorBidi" w:hAnsiTheme="minorBidi" w:cstheme="minorBidi"/>
          <w:sz w:val="24"/>
          <w:szCs w:val="24"/>
        </w:rPr>
      </w:pPr>
      <w:r w:rsidRPr="00D53134">
        <w:rPr>
          <w:rFonts w:asciiTheme="minorBidi" w:hAnsiTheme="minorBidi" w:cstheme="minorBidi"/>
          <w:sz w:val="24"/>
          <w:szCs w:val="24"/>
        </w:rPr>
        <w:t>Слаботочные системы (включая пожарную сигнализацию)</w:t>
      </w:r>
    </w:p>
    <w:p w14:paraId="581FD869" w14:textId="77777777" w:rsidR="00D53134" w:rsidRPr="00D53134" w:rsidRDefault="00D53134" w:rsidP="00D53134">
      <w:pPr>
        <w:ind w:left="349"/>
        <w:jc w:val="both"/>
        <w:rPr>
          <w:rFonts w:asciiTheme="minorBidi" w:hAnsiTheme="minorBidi" w:cstheme="minorBidi"/>
          <w:sz w:val="24"/>
          <w:szCs w:val="24"/>
        </w:rPr>
      </w:pPr>
    </w:p>
    <w:p w14:paraId="58BE07FD"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емкости присоединяемой сети связи объекта капитального строительства к сети связи общего пользования</w:t>
      </w:r>
    </w:p>
    <w:p w14:paraId="0D455891"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Характеристику проектируемых сооружений и линий связи, в том числе линейно-кабельных, - для объектов производственного назначения</w:t>
      </w:r>
    </w:p>
    <w:p w14:paraId="38637C7B"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Характеристику состава и структуры сооружений и линий связи</w:t>
      </w:r>
    </w:p>
    <w:p w14:paraId="5BAB514D"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технических, экономических и информационных условиях присоединения к сети связи общего пользования</w:t>
      </w:r>
    </w:p>
    <w:p w14:paraId="565ACFE9"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способа, с помощью которого устанавливаются соединения сетей связи (на местном, внутризонном и междугородном уровнях)</w:t>
      </w:r>
    </w:p>
    <w:p w14:paraId="74E70EC9"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Местоположения точек присоединения и технические параметры в точках присоединения сетей связи</w:t>
      </w:r>
    </w:p>
    <w:p w14:paraId="5F2F197F"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способов учета трафика</w:t>
      </w:r>
    </w:p>
    <w:p w14:paraId="2CF20D4E"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обеспечению взаимодействия систем управления и технической эксплуатации, в том числе обоснование способа организации взаимодействия между центрами управления присоединяемой сети связи и сети связи общего пользования, взаимодействия систем синхронизации</w:t>
      </w:r>
    </w:p>
    <w:p w14:paraId="5CF53FF4"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обеспечению устойчивого функционирования сетей связи, в том числе в чрезвычайных ситуациях</w:t>
      </w:r>
    </w:p>
    <w:p w14:paraId="47A34C95"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технических решений по защите информации (при необходимости)</w:t>
      </w:r>
    </w:p>
    <w:p w14:paraId="5EBDBAE8"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 xml:space="preserve">Характеристику и обоснование принятых технических решений в отношении технологических сетей связи, предназначенных для обеспечения производственной деятельности на объекте капитального строительства, управления технологическими процессами производства (систему внутренней </w:t>
      </w:r>
      <w:r w:rsidRPr="00D53134">
        <w:rPr>
          <w:rFonts w:asciiTheme="minorBidi" w:eastAsia="Times New Roman" w:hAnsiTheme="minorBidi"/>
        </w:rPr>
        <w:lastRenderedPageBreak/>
        <w:t>связи, часофикацию, радиофикацию (включая локальные системы оповещения в районах размещения потенциально опасных объектов), системы телевизионного мониторинга технологических процессов и охранного теленаблюдения), - для объектов производственного назначения</w:t>
      </w:r>
    </w:p>
    <w:p w14:paraId="2FB83AC3"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системы внутренней связи, часофикации, радиофикации, телевидения - для объектов непроизводственного назначения</w:t>
      </w:r>
    </w:p>
    <w:p w14:paraId="49B31492"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применяемого коммутационного оборудования, позволяющего производить учет исходящего трафика на всех уровнях присоединения</w:t>
      </w:r>
    </w:p>
    <w:p w14:paraId="7628F4AF"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Характеристику принятой локальной вычислительной сети (при наличии) - для объектов производственного назначения</w:t>
      </w:r>
    </w:p>
    <w:p w14:paraId="1C3FE100" w14:textId="77777777" w:rsidR="00D53134" w:rsidRPr="00D53134" w:rsidRDefault="00D53134" w:rsidP="00D53134">
      <w:pPr>
        <w:pStyle w:val="aff4"/>
        <w:numPr>
          <w:ilvl w:val="0"/>
          <w:numId w:val="20"/>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выбранной трассы линии связи к установленной техническими условиями точке присоединения, в том числе воздушных и подземных участков. Определение границ охранных зон линий связи исходя из особых условий пользования</w:t>
      </w:r>
    </w:p>
    <w:p w14:paraId="59A7878D" w14:textId="77777777" w:rsidR="00D53134" w:rsidRPr="00D53134" w:rsidRDefault="00D53134" w:rsidP="00D53134">
      <w:pPr>
        <w:ind w:left="349"/>
        <w:jc w:val="both"/>
        <w:rPr>
          <w:rFonts w:asciiTheme="minorBidi" w:eastAsia="Times New Roman" w:hAnsiTheme="minorBidi" w:cstheme="minorBidi"/>
          <w:sz w:val="24"/>
          <w:szCs w:val="24"/>
        </w:rPr>
      </w:pPr>
    </w:p>
    <w:p w14:paraId="0B08222A"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Территория</w:t>
      </w:r>
    </w:p>
    <w:p w14:paraId="521354FD" w14:textId="77777777" w:rsidR="00D53134" w:rsidRPr="00D53134" w:rsidRDefault="00D53134" w:rsidP="00D53134">
      <w:pPr>
        <w:jc w:val="both"/>
        <w:rPr>
          <w:rFonts w:asciiTheme="minorBidi" w:hAnsiTheme="minorBidi" w:cstheme="minorBidi"/>
          <w:sz w:val="24"/>
          <w:szCs w:val="24"/>
        </w:rPr>
      </w:pPr>
    </w:p>
    <w:p w14:paraId="4AB03C6F"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Характеристику района по месту расположения объекта капитального строительства и условий строительства.</w:t>
      </w:r>
    </w:p>
    <w:p w14:paraId="660B55F3"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Оценку развитости транспортной инфраструктуры.</w:t>
      </w:r>
    </w:p>
    <w:p w14:paraId="5BED2D22"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возможности использования местной рабочей силы при осуществлении строительства.</w:t>
      </w:r>
    </w:p>
    <w:p w14:paraId="34E953BC"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привлечению для осуществления строительства квалифицированных специалистов, а также студенческих строительных отрядов, в том числе для выполнения работ вахтовым методом.</w:t>
      </w:r>
    </w:p>
    <w:p w14:paraId="763E19BA"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Характеристику земельного участка, предоставленного для строительства, обоснование необходимости использования для строительства земельных участков вне земельного участка, предоставляемого для строительства объекта капитального строительства.</w:t>
      </w:r>
    </w:p>
    <w:p w14:paraId="476DEAE2"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особенностей проведения работ в условиях действующего предприятия, в местах расположения подземных коммуникаций, линий электропередачи и связи - для объектов производственного назначения</w:t>
      </w:r>
    </w:p>
    <w:p w14:paraId="5ED8B2BF"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особенностей проведения работ в условиях стесненной городской застройки, в местах расположения подземных коммуникаций, линий электропередачи и связи - для объектов непроизводственного назначения.</w:t>
      </w:r>
    </w:p>
    <w:p w14:paraId="3A4E30A3"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принятой организационно-технологической схемы, определяющей последовательность возведения зданий и сооружений, инженерных и транспортных коммуникаций, обеспечивающей соблюдение установленных в календарном плане строительства сроков завершения строительства (его этапов).</w:t>
      </w:r>
    </w:p>
    <w:p w14:paraId="64ACC297"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 xml:space="preserve">Перечень видов строительных и монтажных работ, ответственных конструкций, участков сетей инженерно-технического обеспечения, подлежащих освидетельствованию с составлением соответствующих актов </w:t>
      </w:r>
      <w:r w:rsidRPr="00D53134">
        <w:rPr>
          <w:rFonts w:asciiTheme="minorBidi" w:eastAsia="Times New Roman" w:hAnsiTheme="minorBidi"/>
        </w:rPr>
        <w:lastRenderedPageBreak/>
        <w:t>приемки перед производством последующих работ и устройством последующих конструкций.</w:t>
      </w:r>
    </w:p>
    <w:p w14:paraId="52B211D7"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Технологическую последовательность работ при возведении объектов капитального строительства или их отдельных элементов.</w:t>
      </w:r>
    </w:p>
    <w:p w14:paraId="14635008"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потребности строительства в кадрах, основных строительных машинах, механизмах, транспортных средствах, в топливе и горюче-смазочных материалах, а также в электрической энергии, паре, воде, временных зданиях и сооружениях.</w:t>
      </w:r>
    </w:p>
    <w:p w14:paraId="4101FE1A"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размеров и оснащения площадок для складирования материалов, конструкций, оборудования, укрупненных модулей и стендов для их сборки. Решения по перемещению тяжеловесного негабаритного оборудования, укрупненных модулей и строительных конструкций.</w:t>
      </w:r>
    </w:p>
    <w:p w14:paraId="047DF1F5"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Предложения по обеспечению контроля качества строительных и монтажных работ, а также поставляемых на площадку и монтируемых оборудования, конструкций и материалов.</w:t>
      </w:r>
    </w:p>
    <w:p w14:paraId="6EB7F48E"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Предложения по организации службы геодезического и лабораторного контроля.</w:t>
      </w:r>
    </w:p>
    <w:p w14:paraId="222DE067"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требований, которые должны быть учтены в рабочей документации, разрабатываемой на основании проектной документации, в связи с принятыми методами возведения строительных конструкций и монтажа оборудования</w:t>
      </w:r>
    </w:p>
    <w:p w14:paraId="550689C9"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потребности в жилье и социально-бытовом обслуживании персонала, участвующего в строительстве.</w:t>
      </w:r>
    </w:p>
    <w:p w14:paraId="76E0D0F6"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и проектных решений по определению технических средств и методов работы, обеспечивающих выполнение нормативных требований охраны труда.</w:t>
      </w:r>
    </w:p>
    <w:p w14:paraId="29BD719E"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проектных решений и мероприятий по охране окружающей среды в период строительства.</w:t>
      </w:r>
    </w:p>
    <w:p w14:paraId="63BC84CD"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проектных решений и мероприятий по охране объектов в период строительства.</w:t>
      </w:r>
    </w:p>
    <w:p w14:paraId="523F9479"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принятой продолжительности строительства объекта капитального строительства и его отдельных этапов.</w:t>
      </w:r>
    </w:p>
    <w:p w14:paraId="6C2FC44A" w14:textId="77777777" w:rsidR="00D53134" w:rsidRPr="00D53134" w:rsidRDefault="00D53134" w:rsidP="00D53134">
      <w:pPr>
        <w:pStyle w:val="aff4"/>
        <w:numPr>
          <w:ilvl w:val="0"/>
          <w:numId w:val="21"/>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организации мониторинга за состоянием зданий и сооружений, расположенных в непосредственной близости от строящегося объекта, земляные, строительные, монтажные и иные работы на котором могут повлиять на техническое состояние и надежность таких зданий и сооружений.</w:t>
      </w:r>
    </w:p>
    <w:p w14:paraId="7F8A3F05" w14:textId="77777777" w:rsidR="00D53134" w:rsidRPr="00D53134" w:rsidRDefault="00D53134" w:rsidP="00D53134">
      <w:pPr>
        <w:jc w:val="both"/>
        <w:rPr>
          <w:rFonts w:asciiTheme="minorBidi" w:hAnsiTheme="minorBidi" w:cstheme="minorBidi"/>
          <w:sz w:val="24"/>
          <w:szCs w:val="24"/>
        </w:rPr>
      </w:pPr>
    </w:p>
    <w:p w14:paraId="75A091A2"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Ниже описаны требования к необходимому и достаточному содержанию текстовой информации в информационной модели линейных объектов (по группам данных).</w:t>
      </w:r>
    </w:p>
    <w:p w14:paraId="2BFFE691" w14:textId="77777777" w:rsidR="00D53134" w:rsidRPr="00D53134" w:rsidRDefault="00D53134" w:rsidP="00D53134">
      <w:pPr>
        <w:jc w:val="both"/>
        <w:rPr>
          <w:rFonts w:asciiTheme="minorBidi" w:hAnsiTheme="minorBidi" w:cstheme="minorBidi"/>
          <w:sz w:val="24"/>
          <w:szCs w:val="24"/>
        </w:rPr>
      </w:pPr>
    </w:p>
    <w:p w14:paraId="133D261D"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Общие данные о проекте</w:t>
      </w:r>
    </w:p>
    <w:p w14:paraId="2BEBED6B" w14:textId="77777777" w:rsidR="00D53134" w:rsidRPr="00D53134" w:rsidRDefault="00D53134" w:rsidP="00D53134">
      <w:pPr>
        <w:jc w:val="both"/>
        <w:rPr>
          <w:rFonts w:asciiTheme="minorBidi" w:hAnsiTheme="minorBidi" w:cstheme="minorBidi"/>
          <w:sz w:val="24"/>
          <w:szCs w:val="24"/>
        </w:rPr>
      </w:pPr>
    </w:p>
    <w:p w14:paraId="14FFF545" w14:textId="77777777" w:rsidR="00D53134" w:rsidRPr="00D53134" w:rsidRDefault="00D53134" w:rsidP="00D53134">
      <w:pPr>
        <w:pStyle w:val="aff4"/>
        <w:numPr>
          <w:ilvl w:val="0"/>
          <w:numId w:val="22"/>
        </w:numPr>
        <w:spacing w:line="276" w:lineRule="auto"/>
        <w:jc w:val="both"/>
        <w:rPr>
          <w:rFonts w:asciiTheme="minorBidi" w:hAnsiTheme="minorBidi"/>
        </w:rPr>
      </w:pPr>
      <w:r w:rsidRPr="00D53134">
        <w:rPr>
          <w:rFonts w:asciiTheme="minorBidi" w:hAnsiTheme="minorBidi"/>
        </w:rPr>
        <w:lastRenderedPageBreak/>
        <w:t>Реквизиты документа, на основании которого принято решение о разработке проекта.</w:t>
      </w:r>
    </w:p>
    <w:p w14:paraId="3A7111E9" w14:textId="77777777" w:rsidR="00D53134" w:rsidRPr="00D53134" w:rsidRDefault="00D53134" w:rsidP="00D53134">
      <w:pPr>
        <w:pStyle w:val="aff4"/>
        <w:numPr>
          <w:ilvl w:val="0"/>
          <w:numId w:val="22"/>
        </w:numPr>
        <w:spacing w:line="276" w:lineRule="auto"/>
        <w:jc w:val="both"/>
        <w:rPr>
          <w:rFonts w:asciiTheme="minorBidi" w:hAnsiTheme="minorBidi"/>
        </w:rPr>
      </w:pPr>
      <w:r w:rsidRPr="00D53134">
        <w:rPr>
          <w:rFonts w:asciiTheme="minorBidi" w:hAnsiTheme="minorBidi"/>
        </w:rPr>
        <w:t>Задание на проектирование.</w:t>
      </w:r>
    </w:p>
    <w:p w14:paraId="1EC8FA2D" w14:textId="77777777" w:rsidR="00D53134" w:rsidRPr="00D53134" w:rsidRDefault="00D53134" w:rsidP="00D53134">
      <w:pPr>
        <w:pStyle w:val="aff4"/>
        <w:numPr>
          <w:ilvl w:val="0"/>
          <w:numId w:val="22"/>
        </w:numPr>
        <w:spacing w:line="276" w:lineRule="auto"/>
        <w:jc w:val="both"/>
        <w:rPr>
          <w:rFonts w:asciiTheme="minorBidi" w:eastAsia="Times New Roman" w:hAnsiTheme="minorBidi"/>
        </w:rPr>
      </w:pPr>
      <w:r w:rsidRPr="00D53134">
        <w:rPr>
          <w:rFonts w:asciiTheme="minorBidi" w:eastAsia="Times New Roman" w:hAnsiTheme="minorBidi"/>
        </w:rPr>
        <w:t>Отчетная документация по результатам инженерных изысканий.</w:t>
      </w:r>
    </w:p>
    <w:p w14:paraId="1F3264B8" w14:textId="77777777" w:rsidR="00D53134" w:rsidRPr="00D53134" w:rsidRDefault="00D53134" w:rsidP="00D53134">
      <w:pPr>
        <w:pStyle w:val="aff4"/>
        <w:numPr>
          <w:ilvl w:val="0"/>
          <w:numId w:val="22"/>
        </w:numPr>
        <w:spacing w:line="276" w:lineRule="auto"/>
        <w:jc w:val="both"/>
        <w:rPr>
          <w:rFonts w:asciiTheme="minorBidi" w:eastAsia="Times New Roman" w:hAnsiTheme="minorBidi"/>
        </w:rPr>
      </w:pPr>
      <w:r w:rsidRPr="00D53134">
        <w:rPr>
          <w:rFonts w:asciiTheme="minorBidi" w:eastAsia="Times New Roman" w:hAnsiTheme="minorBidi"/>
        </w:rPr>
        <w:t>Копии документов, предусмотренных нормативно-правовыми актами (правоустанавливающие документы и проч.).</w:t>
      </w:r>
    </w:p>
    <w:p w14:paraId="6B4EAE8C" w14:textId="77777777" w:rsidR="00D53134" w:rsidRPr="00D53134" w:rsidRDefault="00D53134" w:rsidP="00D53134">
      <w:pPr>
        <w:pStyle w:val="aff4"/>
        <w:numPr>
          <w:ilvl w:val="0"/>
          <w:numId w:val="22"/>
        </w:numPr>
        <w:spacing w:line="276" w:lineRule="auto"/>
        <w:jc w:val="both"/>
        <w:rPr>
          <w:rFonts w:asciiTheme="minorBidi" w:hAnsiTheme="minorBidi"/>
        </w:rPr>
      </w:pPr>
      <w:r w:rsidRPr="00D53134">
        <w:rPr>
          <w:rFonts w:asciiTheme="minorBidi" w:hAnsiTheme="minorBidi"/>
        </w:rPr>
        <w:t>Копии Технических условий на проектирование.</w:t>
      </w:r>
    </w:p>
    <w:p w14:paraId="448B2A8B" w14:textId="77777777" w:rsidR="00D53134" w:rsidRPr="00D53134" w:rsidRDefault="00D53134" w:rsidP="00D53134">
      <w:pPr>
        <w:jc w:val="both"/>
        <w:rPr>
          <w:rFonts w:asciiTheme="minorBidi" w:hAnsiTheme="minorBidi" w:cstheme="minorBidi"/>
          <w:sz w:val="24"/>
          <w:szCs w:val="24"/>
        </w:rPr>
      </w:pPr>
    </w:p>
    <w:p w14:paraId="29EBEFBD"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Полоса отвода</w:t>
      </w:r>
    </w:p>
    <w:p w14:paraId="5B58E5F3" w14:textId="77777777" w:rsidR="00D53134" w:rsidRPr="00D53134" w:rsidRDefault="00D53134" w:rsidP="00D53134">
      <w:pPr>
        <w:pStyle w:val="aff4"/>
        <w:numPr>
          <w:ilvl w:val="0"/>
          <w:numId w:val="23"/>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Характеристику трассы линейного объекта (описание рельефа местности, климатических и инженерно-геологических условий, опасных природных процессов, растительного покрова, естественных и искусственных преград, существующих, реконструируемых, проектируемых, сносимых зданий и сооружений, а также для автомобильных дорог - определение зоны избыточного транспортного загрязнения).</w:t>
      </w:r>
    </w:p>
    <w:p w14:paraId="7C7A6F45" w14:textId="77777777" w:rsidR="00D53134" w:rsidRPr="00D53134" w:rsidRDefault="00D53134" w:rsidP="00D53134">
      <w:pPr>
        <w:pStyle w:val="aff4"/>
        <w:numPr>
          <w:ilvl w:val="0"/>
          <w:numId w:val="23"/>
        </w:numPr>
        <w:spacing w:line="276" w:lineRule="auto"/>
        <w:ind w:left="709"/>
        <w:jc w:val="both"/>
        <w:rPr>
          <w:rFonts w:asciiTheme="minorBidi" w:eastAsia="Times New Roman" w:hAnsiTheme="minorBidi"/>
        </w:rPr>
      </w:pPr>
      <w:r w:rsidRPr="00D53134">
        <w:rPr>
          <w:rFonts w:asciiTheme="minorBidi" w:eastAsia="Times New Roman" w:hAnsiTheme="minorBidi"/>
        </w:rPr>
        <w:t>Расчет размеров земельных участков, предоставленных для размещения линейного объекта (далее - полоса отвода).</w:t>
      </w:r>
    </w:p>
    <w:p w14:paraId="000B9BA9" w14:textId="77777777" w:rsidR="00D53134" w:rsidRPr="00D53134" w:rsidRDefault="00D53134" w:rsidP="00D53134">
      <w:pPr>
        <w:pStyle w:val="aff4"/>
        <w:numPr>
          <w:ilvl w:val="0"/>
          <w:numId w:val="23"/>
        </w:numPr>
        <w:spacing w:line="276" w:lineRule="auto"/>
        <w:ind w:left="709"/>
        <w:jc w:val="both"/>
        <w:rPr>
          <w:rFonts w:asciiTheme="minorBidi" w:eastAsia="Times New Roman" w:hAnsiTheme="minorBidi"/>
        </w:rPr>
      </w:pPr>
      <w:r w:rsidRPr="00D53134">
        <w:rPr>
          <w:rFonts w:asciiTheme="minorBidi" w:eastAsia="Times New Roman" w:hAnsiTheme="minorBidi"/>
        </w:rPr>
        <w:t>Перечни искусственных сооружений, пересечений, примыканий, включая их характеристику, перечень инженерных коммуникаций, подлежащих переустройству.</w:t>
      </w:r>
    </w:p>
    <w:p w14:paraId="585F63F5" w14:textId="77777777" w:rsidR="00D53134" w:rsidRPr="00D53134" w:rsidRDefault="00D53134" w:rsidP="00D53134">
      <w:pPr>
        <w:pStyle w:val="aff4"/>
        <w:numPr>
          <w:ilvl w:val="0"/>
          <w:numId w:val="23"/>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решений по организации рельефа трассы и инженерной подготовке территории.</w:t>
      </w:r>
    </w:p>
    <w:p w14:paraId="5E8A855F" w14:textId="77777777" w:rsidR="00D53134" w:rsidRPr="00D53134" w:rsidRDefault="00D53134" w:rsidP="00D53134">
      <w:pPr>
        <w:pStyle w:val="aff4"/>
        <w:numPr>
          <w:ilvl w:val="0"/>
          <w:numId w:val="23"/>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радиусах и углах поворота, длине прямых и криволинейных участков, продольных и поперечных уклонах, преодолеваемых высотах.</w:t>
      </w:r>
    </w:p>
    <w:p w14:paraId="032B6D0D" w14:textId="77777777" w:rsidR="00D53134" w:rsidRPr="00D53134" w:rsidRDefault="00D53134" w:rsidP="00D53134">
      <w:pPr>
        <w:pStyle w:val="aff4"/>
        <w:numPr>
          <w:ilvl w:val="0"/>
          <w:numId w:val="23"/>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необходимости размещения объекта и его инфраструктуры на землях сельскохозяйственного назначения, лесного, водного фондов, землях особо охраняемых природных территорий.</w:t>
      </w:r>
    </w:p>
    <w:p w14:paraId="34032F8A" w14:textId="77777777" w:rsidR="00D53134" w:rsidRPr="00D53134" w:rsidRDefault="00D53134" w:rsidP="00D53134">
      <w:pPr>
        <w:pStyle w:val="aff4"/>
        <w:numPr>
          <w:ilvl w:val="0"/>
          <w:numId w:val="23"/>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путепроводах, эстакадах, пешеходных переходах и развязках - для автомобильных и железных дорог.</w:t>
      </w:r>
    </w:p>
    <w:p w14:paraId="7943943A" w14:textId="77777777" w:rsidR="00D53134" w:rsidRPr="00D53134" w:rsidRDefault="00D53134" w:rsidP="00D53134">
      <w:pPr>
        <w:pStyle w:val="aff4"/>
        <w:numPr>
          <w:ilvl w:val="0"/>
          <w:numId w:val="23"/>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необходимости проектирования постов дорожно-патрульной службы, пунктов весового контроля, постов учета движения, постов метеорологического наблюдения, остановок общественного транспорта и мест размещения объектов дорожного сервиса - для автомобильных дорог.</w:t>
      </w:r>
    </w:p>
    <w:p w14:paraId="309A76C6" w14:textId="77777777" w:rsidR="00D53134" w:rsidRPr="00D53134" w:rsidRDefault="00D53134" w:rsidP="00D53134">
      <w:pPr>
        <w:jc w:val="both"/>
        <w:rPr>
          <w:rFonts w:asciiTheme="minorBidi" w:hAnsiTheme="minorBidi" w:cstheme="minorBidi"/>
          <w:sz w:val="24"/>
          <w:szCs w:val="24"/>
        </w:rPr>
      </w:pPr>
    </w:p>
    <w:p w14:paraId="30CB4D97"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Искусственные сооружения</w:t>
      </w:r>
    </w:p>
    <w:p w14:paraId="026C7486"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топографических, инженерно-геологических, гидрогеологических, метеорологических и климатических условиях участка, на котором будет осуществляться строительство линейного объекта.</w:t>
      </w:r>
    </w:p>
    <w:p w14:paraId="15BEE3EB"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об особых природно-климатических условиях земельного участка, предоставляемого для размещения линейного объекта (сейсмичность, мерзлые грунты, опасные геологические процессы и др.).</w:t>
      </w:r>
    </w:p>
    <w:p w14:paraId="573A5A6E"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прочностных и деформационных характеристиках грунта в основании линейного объекта.</w:t>
      </w:r>
    </w:p>
    <w:p w14:paraId="74AC174F"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lastRenderedPageBreak/>
        <w:t>Сведения об уровне грунтовых вод, их химическом составе, агрессивности по отношению к материалам изделий и конструкций подземной части линейного объекта.</w:t>
      </w:r>
    </w:p>
    <w:p w14:paraId="09071A61"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категории и классе линейного объекта.</w:t>
      </w:r>
    </w:p>
    <w:p w14:paraId="708BA545"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проектной мощности (пропускной способности, грузообороте, интенсивности движения и др.) Линейного объекта.</w:t>
      </w:r>
    </w:p>
    <w:p w14:paraId="38504473"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Показатели и характеристики технологического оборудования и устройств линейного объекта (в том числе надежность, устойчивость, экономичность, возможность автоматического регулирования, минимальность выбросов (сбросов) загрязняющих веществ, компактность, использование новейших технологий).</w:t>
      </w:r>
    </w:p>
    <w:p w14:paraId="7A5EB755"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энергосбережению.</w:t>
      </w:r>
    </w:p>
    <w:p w14:paraId="1EAC23A1"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количества и типов оборудования, в том числе грузоподъемного, транспортных средств и механизмов, используемых в процессе строительства линейного объекта.</w:t>
      </w:r>
    </w:p>
    <w:p w14:paraId="4CDF92C2"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численности и профессионально-квалификационном составе персонала с распределением по группам производственных процессов, число и оснащенность рабочих мест.</w:t>
      </w:r>
    </w:p>
    <w:p w14:paraId="380DE9F4"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обеспечивающих соблюдение требований по охране труда в процессе эксплуатации линейного объекта.</w:t>
      </w:r>
    </w:p>
    <w:p w14:paraId="08D50871"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принятых в проектной документации автоматизированных систем управления технологическими процессами, автоматических систем по предотвращению нарушения устойчивости и качества работы линейного объекта.</w:t>
      </w:r>
    </w:p>
    <w:p w14:paraId="6FB17F82"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и обоснование проектных решений при реализации требований, предусмотренных статьей 8 федерального закона "о транспортной безопасности".</w:t>
      </w:r>
    </w:p>
    <w:p w14:paraId="0775A1BB"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решений по организации ремонтного хозяйства, его оснащенность</w:t>
      </w:r>
    </w:p>
    <w:p w14:paraId="46CA2E04" w14:textId="77777777" w:rsidR="00D53134" w:rsidRPr="00D53134" w:rsidRDefault="00D53134" w:rsidP="00D53134">
      <w:pPr>
        <w:pStyle w:val="aff4"/>
        <w:numPr>
          <w:ilvl w:val="0"/>
          <w:numId w:val="24"/>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технических решений по строительству в сложных инженерно-геологических условиях (при необходимости).</w:t>
      </w:r>
    </w:p>
    <w:p w14:paraId="55543A4D" w14:textId="77777777" w:rsidR="00D53134" w:rsidRPr="00D53134" w:rsidRDefault="00D53134" w:rsidP="00D53134">
      <w:pPr>
        <w:jc w:val="both"/>
        <w:rPr>
          <w:rFonts w:asciiTheme="minorBidi" w:hAnsiTheme="minorBidi" w:cstheme="minorBidi"/>
          <w:sz w:val="24"/>
          <w:szCs w:val="24"/>
        </w:rPr>
      </w:pPr>
    </w:p>
    <w:p w14:paraId="1B4D7690"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Искусственные сооружения автомобильных дорог</w:t>
      </w:r>
    </w:p>
    <w:p w14:paraId="05CA3CF2"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об основных параметрах и характеристиках земляного полотна, в том числе принятые профили земляного полотна, ширина основной площадки, протяженность земляного полотна в насыпях и выемках, минимальная высота насыпи, глубина выемок.</w:t>
      </w:r>
    </w:p>
    <w:p w14:paraId="3A90C018"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требований к грунтам отсыпки (влажность и гранулометрический состав).</w:t>
      </w:r>
    </w:p>
    <w:p w14:paraId="5E262AB0"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необходимой плотности грунта насыпи и величин коэффициентов уплотнения для различных видов грунта.</w:t>
      </w:r>
    </w:p>
    <w:p w14:paraId="79409732"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Расчет объемов земляных работ.</w:t>
      </w:r>
    </w:p>
    <w:p w14:paraId="3DF563A2"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принятых способов отвода поверхностных вод, поступающих к земляному полотну.</w:t>
      </w:r>
    </w:p>
    <w:p w14:paraId="09FC0B1B"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типов конструкций и ведомость дорожных покрытий.</w:t>
      </w:r>
    </w:p>
    <w:p w14:paraId="2542C8B4"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lastRenderedPageBreak/>
        <w:t>Описание конструкций верхнего строения пути железных дорог в местах пересечения с автомобильными дорогами (при необходимости).</w:t>
      </w:r>
    </w:p>
    <w:p w14:paraId="0E1A5638"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конструктивных решений противодеформационных сооружений земляного полотна.</w:t>
      </w:r>
    </w:p>
    <w:p w14:paraId="236A57FF"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защите трассы от снежных заносов и попадания на них животных.</w:t>
      </w:r>
    </w:p>
    <w:p w14:paraId="41BE8736"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типов и конструктивных решений искусственных сооружений (мостов, труб, путепроводов, эстакад, развязок, пешеходных мостов, подземных переходов, скотопрогонов, подпорных стенок и др.).</w:t>
      </w:r>
    </w:p>
    <w:p w14:paraId="4555F796"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конструктивной схемы искусственных сооружений, используемых материалов и изделий (фундаментов, опор, пролетных строений, береговых сопряжений, крепления откосов).</w:t>
      </w:r>
    </w:p>
    <w:p w14:paraId="0E080E96"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размеров отверстий искусственных сооружений, обеспечивающих пропуск воды.</w:t>
      </w:r>
    </w:p>
    <w:p w14:paraId="662442D8"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искусственных сооружений с указанием их основных характеристик и параметров (количество, длина, расчетная схема, расходы сборного и монолитного железобетона, бетона, металла).</w:t>
      </w:r>
    </w:p>
    <w:p w14:paraId="182534B5"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схем мостов, путепроводов, схем опор мостов (при необходимости), схем развязок на разных уровнях.</w:t>
      </w:r>
    </w:p>
    <w:p w14:paraId="6663CE3B"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способах пересечения линейного объекта.</w:t>
      </w:r>
    </w:p>
    <w:p w14:paraId="1DEB9C68" w14:textId="77777777" w:rsidR="00D53134" w:rsidRPr="00D53134" w:rsidRDefault="00D53134" w:rsidP="00D53134">
      <w:pPr>
        <w:pStyle w:val="aff4"/>
        <w:numPr>
          <w:ilvl w:val="0"/>
          <w:numId w:val="25"/>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транспортно-эксплуатационном состоянии, уровне аварийности автомобильной дороги - для реконструируемых (подлежащих капитальному ремонту) автомобильных дорог.</w:t>
      </w:r>
    </w:p>
    <w:p w14:paraId="72DBF5A1" w14:textId="77777777" w:rsidR="00D53134" w:rsidRPr="00D53134" w:rsidRDefault="00D53134" w:rsidP="00D53134">
      <w:pPr>
        <w:jc w:val="both"/>
        <w:rPr>
          <w:rFonts w:asciiTheme="minorBidi" w:hAnsiTheme="minorBidi" w:cstheme="minorBidi"/>
          <w:sz w:val="24"/>
          <w:szCs w:val="24"/>
        </w:rPr>
      </w:pPr>
    </w:p>
    <w:p w14:paraId="7B6B1600"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Искусственные сооружения железных дорог</w:t>
      </w:r>
    </w:p>
    <w:p w14:paraId="5637E939" w14:textId="77777777" w:rsidR="00D53134" w:rsidRPr="00D53134" w:rsidRDefault="00D53134" w:rsidP="00D53134">
      <w:pPr>
        <w:jc w:val="both"/>
        <w:rPr>
          <w:rFonts w:asciiTheme="minorBidi" w:hAnsiTheme="minorBidi" w:cstheme="minorBidi"/>
          <w:sz w:val="24"/>
          <w:szCs w:val="24"/>
        </w:rPr>
      </w:pPr>
    </w:p>
    <w:p w14:paraId="39FB06D9" w14:textId="77777777" w:rsidR="00D53134" w:rsidRPr="00D53134" w:rsidRDefault="00D53134" w:rsidP="00D53134">
      <w:pPr>
        <w:pStyle w:val="aff4"/>
        <w:numPr>
          <w:ilvl w:val="0"/>
          <w:numId w:val="26"/>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защите трассы от снежных заносов и попадания на них животных.</w:t>
      </w:r>
    </w:p>
    <w:p w14:paraId="6E42962F" w14:textId="77777777" w:rsidR="00D53134" w:rsidRPr="00D53134" w:rsidRDefault="00D53134" w:rsidP="00D53134">
      <w:pPr>
        <w:pStyle w:val="aff4"/>
        <w:numPr>
          <w:ilvl w:val="0"/>
          <w:numId w:val="26"/>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категории железной дороги, характеристика грузопотоков, в том числе объем (доля) пассажирских перевозок.</w:t>
      </w:r>
    </w:p>
    <w:p w14:paraId="0B8883BC" w14:textId="77777777" w:rsidR="00D53134" w:rsidRPr="00D53134" w:rsidRDefault="00D53134" w:rsidP="00D53134">
      <w:pPr>
        <w:pStyle w:val="aff4"/>
        <w:numPr>
          <w:ilvl w:val="0"/>
          <w:numId w:val="26"/>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конструкций верхнего строения пути железных дорог, в том числе в местах пересечения с автомобильными дорогами.</w:t>
      </w:r>
    </w:p>
    <w:p w14:paraId="0F32841D" w14:textId="77777777" w:rsidR="00D53134" w:rsidRPr="00D53134" w:rsidRDefault="00D53134" w:rsidP="00D53134">
      <w:pPr>
        <w:pStyle w:val="aff4"/>
        <w:numPr>
          <w:ilvl w:val="0"/>
          <w:numId w:val="26"/>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основных параметров проектируемой железнодорожной линии (руководящий уклон, вид тяги, места размещения раздельных пунктов и участков тягового обслуживания, число главных путей; специализация, количество и полезная длина приемоотправочных путей; электроснабжение электрифицируемых линий и места размещения тяговых подстанций).</w:t>
      </w:r>
    </w:p>
    <w:p w14:paraId="20030495" w14:textId="77777777" w:rsidR="00D53134" w:rsidRPr="00D53134" w:rsidRDefault="00D53134" w:rsidP="00D53134">
      <w:pPr>
        <w:pStyle w:val="aff4"/>
        <w:numPr>
          <w:ilvl w:val="0"/>
          <w:numId w:val="26"/>
        </w:numPr>
        <w:spacing w:line="276" w:lineRule="auto"/>
        <w:ind w:left="709"/>
        <w:jc w:val="both"/>
        <w:rPr>
          <w:rFonts w:asciiTheme="minorBidi" w:eastAsia="Times New Roman" w:hAnsiTheme="minorBidi"/>
        </w:rPr>
      </w:pPr>
      <w:r w:rsidRPr="00D53134">
        <w:rPr>
          <w:rFonts w:asciiTheme="minorBidi" w:eastAsia="Times New Roman" w:hAnsiTheme="minorBidi"/>
        </w:rPr>
        <w:t>Данные о расчетном количестве подвижного состава.</w:t>
      </w:r>
    </w:p>
    <w:p w14:paraId="2ED39CE0" w14:textId="77777777" w:rsidR="00D53134" w:rsidRPr="00D53134" w:rsidRDefault="00D53134" w:rsidP="00D53134">
      <w:pPr>
        <w:pStyle w:val="aff4"/>
        <w:numPr>
          <w:ilvl w:val="0"/>
          <w:numId w:val="26"/>
        </w:numPr>
        <w:spacing w:line="276" w:lineRule="auto"/>
        <w:ind w:left="709"/>
        <w:jc w:val="both"/>
        <w:rPr>
          <w:rFonts w:asciiTheme="minorBidi" w:eastAsia="Times New Roman" w:hAnsiTheme="minorBidi"/>
        </w:rPr>
      </w:pPr>
      <w:r w:rsidRPr="00D53134">
        <w:rPr>
          <w:rFonts w:asciiTheme="minorBidi" w:eastAsia="Times New Roman" w:hAnsiTheme="minorBidi"/>
        </w:rPr>
        <w:t xml:space="preserve">Сведения о проектируемых и (или) реконструируемых объектах локомотивного и вагонного хозяйства (места размещения и зоны обслуживания локомотивных бригад; места размещения депо, их мощность в части количества и видов обслуживания, приписанный парк локомотивов, обоснование достаточности устройств локомотивного хозяйства и парка локомотивов; оценка достаточности устройств по обслуживанию вагонного </w:t>
      </w:r>
      <w:r w:rsidRPr="00D53134">
        <w:rPr>
          <w:rFonts w:asciiTheme="minorBidi" w:eastAsia="Times New Roman" w:hAnsiTheme="minorBidi"/>
        </w:rPr>
        <w:lastRenderedPageBreak/>
        <w:t>хозяйства; проектируемые устройства вагонного хозяйства, их характеристики).</w:t>
      </w:r>
    </w:p>
    <w:p w14:paraId="07360190" w14:textId="77777777" w:rsidR="00D53134" w:rsidRPr="00D53134" w:rsidRDefault="00D53134" w:rsidP="00D53134">
      <w:pPr>
        <w:pStyle w:val="aff4"/>
        <w:numPr>
          <w:ilvl w:val="0"/>
          <w:numId w:val="26"/>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проектируемой схемы тягового обслуживания.</w:t>
      </w:r>
    </w:p>
    <w:p w14:paraId="3DE6B007" w14:textId="77777777" w:rsidR="00D53134" w:rsidRPr="00D53134" w:rsidRDefault="00D53134" w:rsidP="00D53134">
      <w:pPr>
        <w:pStyle w:val="aff4"/>
        <w:numPr>
          <w:ilvl w:val="0"/>
          <w:numId w:val="26"/>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потребности в эксплуатационном персонале.</w:t>
      </w:r>
    </w:p>
    <w:p w14:paraId="55FBD7A8" w14:textId="77777777" w:rsidR="00D53134" w:rsidRPr="00D53134" w:rsidRDefault="00D53134" w:rsidP="00D53134">
      <w:pPr>
        <w:pStyle w:val="aff4"/>
        <w:numPr>
          <w:ilvl w:val="0"/>
          <w:numId w:val="26"/>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и требования к местам размещения персонала, оснащенности рабочих мест, санитарно-бытовому обеспечению персонала, участвующего в строительстве.</w:t>
      </w:r>
    </w:p>
    <w:p w14:paraId="398D1D13" w14:textId="77777777" w:rsidR="00D53134" w:rsidRPr="00D53134" w:rsidRDefault="00D53134" w:rsidP="00D53134">
      <w:pPr>
        <w:pStyle w:val="aff4"/>
        <w:spacing w:line="276" w:lineRule="auto"/>
        <w:ind w:left="709"/>
        <w:jc w:val="both"/>
        <w:rPr>
          <w:rFonts w:asciiTheme="minorBidi" w:eastAsia="Times New Roman" w:hAnsiTheme="minorBidi"/>
        </w:rPr>
      </w:pPr>
    </w:p>
    <w:p w14:paraId="75A141F5"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Искусственные сооружения сетей связи</w:t>
      </w:r>
    </w:p>
    <w:p w14:paraId="466C4EF6" w14:textId="77777777" w:rsidR="00D53134" w:rsidRPr="00D53134" w:rsidRDefault="00D53134" w:rsidP="00D53134">
      <w:pPr>
        <w:pStyle w:val="aff4"/>
        <w:numPr>
          <w:ilvl w:val="0"/>
          <w:numId w:val="27"/>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возможности обледенения проводов и перечень мероприятий по антиобледенению.</w:t>
      </w:r>
    </w:p>
    <w:p w14:paraId="441E100E" w14:textId="77777777" w:rsidR="00D53134" w:rsidRPr="00D53134" w:rsidRDefault="00D53134" w:rsidP="00D53134">
      <w:pPr>
        <w:pStyle w:val="aff4"/>
        <w:numPr>
          <w:ilvl w:val="0"/>
          <w:numId w:val="27"/>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типов и размеров стоек (промежуточные, угловые, переходные, оконечные), конструкций опор мачтовых переходов через водные преграды.</w:t>
      </w:r>
    </w:p>
    <w:p w14:paraId="505AB703" w14:textId="77777777" w:rsidR="00D53134" w:rsidRPr="00D53134" w:rsidRDefault="00D53134" w:rsidP="00D53134">
      <w:pPr>
        <w:pStyle w:val="aff4"/>
        <w:numPr>
          <w:ilvl w:val="0"/>
          <w:numId w:val="27"/>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конструкций фундаментов, опор, системы молниезащиты, а также мер по защите конструкций от коррозии.</w:t>
      </w:r>
    </w:p>
    <w:p w14:paraId="432BC455" w14:textId="77777777" w:rsidR="00D53134" w:rsidRPr="00D53134" w:rsidRDefault="00D53134" w:rsidP="00D53134">
      <w:pPr>
        <w:pStyle w:val="aff4"/>
        <w:numPr>
          <w:ilvl w:val="0"/>
          <w:numId w:val="27"/>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технических решений, обеспечивающих присоединение проектируемой линии связи к сети связи общего пользования.</w:t>
      </w:r>
    </w:p>
    <w:p w14:paraId="0117CD58" w14:textId="77777777" w:rsidR="00D53134" w:rsidRPr="00D53134" w:rsidRDefault="00D53134" w:rsidP="00D53134">
      <w:pPr>
        <w:pStyle w:val="aff4"/>
        <w:numPr>
          <w:ilvl w:val="0"/>
          <w:numId w:val="27"/>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строительства новых или использования существующих сооружений связи для пропуска трафика проектируемой сети связи, технические параметры в точках соединения сетей связи (уровень сигналов, спектры сигналов, скорости передачи и др.).</w:t>
      </w:r>
    </w:p>
    <w:p w14:paraId="092D61FE" w14:textId="77777777" w:rsidR="00D53134" w:rsidRPr="00D53134" w:rsidRDefault="00D53134" w:rsidP="00D53134">
      <w:pPr>
        <w:pStyle w:val="aff4"/>
        <w:numPr>
          <w:ilvl w:val="0"/>
          <w:numId w:val="27"/>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принятых систем сигнализации.</w:t>
      </w:r>
    </w:p>
    <w:p w14:paraId="2D150985" w14:textId="77777777" w:rsidR="00D53134" w:rsidRPr="00D53134" w:rsidRDefault="00D53134" w:rsidP="00D53134">
      <w:pPr>
        <w:pStyle w:val="aff4"/>
        <w:numPr>
          <w:ilvl w:val="0"/>
          <w:numId w:val="27"/>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применяемого коммутационного оборудования, позволяющего производить учет исходящего трафика на всех уровнях присоединения.</w:t>
      </w:r>
    </w:p>
    <w:p w14:paraId="1B1AF3CB" w14:textId="77777777" w:rsidR="00D53134" w:rsidRPr="00D53134" w:rsidRDefault="00D53134" w:rsidP="00D53134">
      <w:pPr>
        <w:jc w:val="both"/>
        <w:rPr>
          <w:rFonts w:asciiTheme="minorBidi" w:hAnsiTheme="minorBidi" w:cstheme="minorBidi"/>
          <w:sz w:val="24"/>
          <w:szCs w:val="24"/>
        </w:rPr>
      </w:pPr>
    </w:p>
    <w:p w14:paraId="740784FA"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Искусственные сооружения магистральных трубопроводов</w:t>
      </w:r>
    </w:p>
    <w:p w14:paraId="5F85654A"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технологии процесса транспортирования продукта.</w:t>
      </w:r>
    </w:p>
    <w:p w14:paraId="1B8BB0DC"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проектной пропускной способности трубопровода по перемещению продукта - для нефтепроводов.</w:t>
      </w:r>
    </w:p>
    <w:p w14:paraId="590CADC1"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Характеристика параметров трубопровода.</w:t>
      </w:r>
    </w:p>
    <w:p w14:paraId="5672AA0A"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диаметра трубопровода.</w:t>
      </w:r>
    </w:p>
    <w:p w14:paraId="07F2352D"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рабочем давлении и максимально допустимом рабочем давлении.</w:t>
      </w:r>
    </w:p>
    <w:p w14:paraId="71EEB644"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системы работы клапанов-регуляторов.</w:t>
      </w:r>
    </w:p>
    <w:p w14:paraId="6DD3545F"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необходимости использования антифрикционных присадок.</w:t>
      </w:r>
    </w:p>
    <w:p w14:paraId="5F58C283"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толщины стенки труб в зависимости от падения рабочего давления по длине трубопровода и условий эксплуатации.</w:t>
      </w:r>
    </w:p>
    <w:p w14:paraId="6B2AFB1F"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мест установки запорной арматуры с учетом рельефа местности, пересекаемых естественных и искусственных преград и других факторов.</w:t>
      </w:r>
    </w:p>
    <w:p w14:paraId="6AF0C4CD"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 xml:space="preserve">Сведения о резервной пропускной способности трубопровода и </w:t>
      </w:r>
      <w:proofErr w:type="gramStart"/>
      <w:r w:rsidRPr="00D53134">
        <w:rPr>
          <w:rFonts w:asciiTheme="minorBidi" w:eastAsia="Times New Roman" w:hAnsiTheme="minorBidi"/>
        </w:rPr>
        <w:t>резервном оборудовании</w:t>
      </w:r>
      <w:proofErr w:type="gramEnd"/>
      <w:r w:rsidRPr="00D53134">
        <w:rPr>
          <w:rFonts w:asciiTheme="minorBidi" w:eastAsia="Times New Roman" w:hAnsiTheme="minorBidi"/>
        </w:rPr>
        <w:t xml:space="preserve"> и потенциальной необходимости в них.</w:t>
      </w:r>
    </w:p>
    <w:p w14:paraId="31BAE615"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выбора технологии транспортирования продукции на основе сравнительного анализа (экономического, технического, экологического) других существующих технологий.</w:t>
      </w:r>
    </w:p>
    <w:p w14:paraId="6A1985F9"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lastRenderedPageBreak/>
        <w:t>Обоснование выбранного количества и качества основного и вспомогательного оборудования, в том числе задвижек, его технических характеристик, а также методов управления оборудованием.</w:t>
      </w:r>
    </w:p>
    <w:p w14:paraId="70359332"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числе рабочих мест и их оснащенности, включая численность аварийно-вспомогательных бригад и водителей специального транспорта.</w:t>
      </w:r>
    </w:p>
    <w:p w14:paraId="525CDB07"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расходе топлива, электроэнергии, воды и других материалов на технологические нужды.</w:t>
      </w:r>
    </w:p>
    <w:p w14:paraId="4F4B6ABE"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системы управления технологическим процессом (при наличии технологического процесса).</w:t>
      </w:r>
    </w:p>
    <w:p w14:paraId="1B4AD4A4"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системы диагностики состояния трубопровода.</w:t>
      </w:r>
    </w:p>
    <w:p w14:paraId="20CC5459"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защите трубопровода от снижения (увеличения) температуры продукта выше (ниже) допустимой.</w:t>
      </w:r>
    </w:p>
    <w:p w14:paraId="59CC99B8"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вида, состава и объема отходов, подлежащих утилизации и захоронению.</w:t>
      </w:r>
    </w:p>
    <w:p w14:paraId="19321B50"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классификации токсичности отходов, местах и способах их захоронения в соответствии с установленными техническими условиями.</w:t>
      </w:r>
    </w:p>
    <w:p w14:paraId="324E7C05"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системы снижения уровня токсичных выбросов, сбросов, перечень мер по предотвращению аварийных выбросов (сбросов).</w:t>
      </w:r>
    </w:p>
    <w:p w14:paraId="07F888E3"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Оценка возможных аварийных ситуаций.</w:t>
      </w:r>
    </w:p>
    <w:p w14:paraId="64A8215D"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об опасных участках на трассе трубопровода и обоснование выбора размера защитных зон.</w:t>
      </w:r>
    </w:p>
    <w:p w14:paraId="2114CFC5"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проектных и организационных мероприятий по ликвидации последствий аварий, в том числе план по предупреждению и ликвидации аварийных разливов нефти и нефтепродуктов (при необходимости).</w:t>
      </w:r>
    </w:p>
    <w:p w14:paraId="36736A05"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проектных решений по прохождению трассы трубопровода (переход водных преград, болот, пересечение транспортных коммуникаций, прокладка трубопровода в горной местности и по территориям, подверженным воздействию опасных геологических процессов).</w:t>
      </w:r>
    </w:p>
    <w:p w14:paraId="04B7172A"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безопасного расстояния от оси магистрального трубопровода до населенных пунктов, инженерных сооружений (мостов, дорог), а также при параллельном прохождении магистрального трубопровода с указанными объектами и аналогичными по функциональному назначению трубопроводами.</w:t>
      </w:r>
    </w:p>
    <w:p w14:paraId="7F005576"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надежности и устойчивости трубопровода и отдельных его элементов.</w:t>
      </w:r>
    </w:p>
    <w:p w14:paraId="4ADB7A57"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нагрузках и воздействиях на трубопровод.</w:t>
      </w:r>
    </w:p>
    <w:p w14:paraId="60F139CA"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принятых расчетных сочетаниях нагрузок.</w:t>
      </w:r>
    </w:p>
    <w:p w14:paraId="2142E096"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принятых для расчета коэффициентах надежности по материалу, по назначению трубопровода, по нагрузке, по грунту и другим параметрам.</w:t>
      </w:r>
    </w:p>
    <w:p w14:paraId="1DAEAB0B"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Основные физические характеристики стали труб, принятые для расчета.</w:t>
      </w:r>
    </w:p>
    <w:p w14:paraId="50E48296"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требований к габаритным размерам труб, допустимым отклонениям наружного диаметра, овальности, кривизны, расчетные данные, подтверждающие прочность и устойчивость трубопровода.</w:t>
      </w:r>
    </w:p>
    <w:p w14:paraId="69729A2B"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lastRenderedPageBreak/>
        <w:t>Обоснование пространственной жесткости конструкций (во время транспортировки, монтажа (строительства) и эксплуатации).</w:t>
      </w:r>
    </w:p>
    <w:p w14:paraId="6C91501D"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и обоснование классов и марок бетона и стали, применяемых при строительстве.</w:t>
      </w:r>
    </w:p>
    <w:p w14:paraId="1DBB6957"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и обоснование классов и марок бетона и стали, применяемых при строительстве.</w:t>
      </w:r>
    </w:p>
    <w:p w14:paraId="39C4EB5F"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глубины заложения трубопровода на отдельных участках.</w:t>
      </w:r>
    </w:p>
    <w:p w14:paraId="52868143"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конструктивных решений при прокладке трубопровода по обводненным участкам, на участках болот, участках, где наблюдаются осыпи, оползни, участках, подверженных эрозии, при пересечении крутых склонов, промоин, а также при переходе малых и средних рек.</w:t>
      </w:r>
    </w:p>
    <w:p w14:paraId="0D19DACF"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принципиальных конструктивных решений балансировки трубы трубопровода с применением утяжелителей охватывающего типа (вес комплекта, шаг установки и другие параметры).</w:t>
      </w:r>
    </w:p>
    <w:p w14:paraId="33EBE728" w14:textId="77777777" w:rsidR="00D53134" w:rsidRPr="00D53134" w:rsidRDefault="00D53134" w:rsidP="00D53134">
      <w:pPr>
        <w:pStyle w:val="aff4"/>
        <w:numPr>
          <w:ilvl w:val="0"/>
          <w:numId w:val="28"/>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выбранных мест установки сигнальных знаков на берегах водоемов, лесосплавных рек и других водных объектов.</w:t>
      </w:r>
    </w:p>
    <w:p w14:paraId="7C0FA698" w14:textId="77777777" w:rsidR="00D53134" w:rsidRPr="00D53134" w:rsidRDefault="00D53134" w:rsidP="00D53134">
      <w:pPr>
        <w:jc w:val="both"/>
        <w:rPr>
          <w:rFonts w:asciiTheme="minorBidi" w:hAnsiTheme="minorBidi" w:cstheme="minorBidi"/>
          <w:sz w:val="24"/>
          <w:szCs w:val="24"/>
        </w:rPr>
      </w:pPr>
    </w:p>
    <w:p w14:paraId="7F7716D7"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Объекты инфраструктуры</w:t>
      </w:r>
    </w:p>
    <w:p w14:paraId="16B43F9A" w14:textId="77777777" w:rsidR="00D53134" w:rsidRPr="00D53134" w:rsidRDefault="00D53134" w:rsidP="00D53134">
      <w:pPr>
        <w:pStyle w:val="aff4"/>
        <w:numPr>
          <w:ilvl w:val="0"/>
          <w:numId w:val="29"/>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строительстве новых, реконструкции существующих объектов капитального строительства производственного и непроизводственного назначения, обеспечивающих функционирование линейного объекта.</w:t>
      </w:r>
    </w:p>
    <w:p w14:paraId="1BF8B669" w14:textId="77777777" w:rsidR="00D53134" w:rsidRPr="00D53134" w:rsidRDefault="00D53134" w:rsidP="00D53134">
      <w:pPr>
        <w:pStyle w:val="aff4"/>
        <w:numPr>
          <w:ilvl w:val="0"/>
          <w:numId w:val="29"/>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зданий, строений и сооружений, проектируемых в составе линейного объекта, с указанием их характеристик.</w:t>
      </w:r>
    </w:p>
    <w:p w14:paraId="2F7AAE37" w14:textId="77777777" w:rsidR="00D53134" w:rsidRPr="00D53134" w:rsidRDefault="00D53134" w:rsidP="00D53134">
      <w:pPr>
        <w:pStyle w:val="aff4"/>
        <w:numPr>
          <w:ilvl w:val="0"/>
          <w:numId w:val="29"/>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проектной документации, применяемой при проектировании зданий и сооружений, проектируемых в составе линейного объекта.</w:t>
      </w:r>
    </w:p>
    <w:p w14:paraId="107A462E" w14:textId="77777777" w:rsidR="00D53134" w:rsidRPr="00D53134" w:rsidRDefault="00D53134" w:rsidP="00D53134">
      <w:pPr>
        <w:jc w:val="both"/>
        <w:rPr>
          <w:rFonts w:asciiTheme="minorBidi" w:hAnsiTheme="minorBidi" w:cstheme="minorBidi"/>
          <w:sz w:val="24"/>
          <w:szCs w:val="24"/>
        </w:rPr>
      </w:pPr>
    </w:p>
    <w:p w14:paraId="3DE31027"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Территория</w:t>
      </w:r>
    </w:p>
    <w:p w14:paraId="4AEF7FE9"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Характеристику трассы линейного объекта, района его строительства, описание полосы отвода и мест расположения на трассе зданий, строений и сооружений, проектируемых в составе линейного объекта и обеспечивающих его функционирование.</w:t>
      </w:r>
    </w:p>
    <w:p w14:paraId="610ADC05"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размерах земельных участков, временно отводимых на период строительства для обеспечения размещения строительных механизмов, хранения отвала и резерва грунта, в том числе растительного, устройства объездов, перекладки коммуникаций, площадок складирования материалов и изделий, полигонов сборки конструкций, карьеров для добычи инертных материалов.</w:t>
      </w:r>
    </w:p>
    <w:p w14:paraId="78A78581"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 местах размещения баз материально-технического обеспечения, производственных организаций и объектов энергетического обеспечения, обслуживающих строительство на отдельных участках трассы, а также о местах проживания персонала, участвующего в строительстве, и размещения пунктов социально-бытового обслуживания (при необходимости).</w:t>
      </w:r>
    </w:p>
    <w:p w14:paraId="4DB98FF6"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 xml:space="preserve">Описание транспортной схемы (схем) доставки материально-технических ресурсов с указанием мест расположения станций и пристаней разгрузки, </w:t>
      </w:r>
      <w:r w:rsidRPr="00D53134">
        <w:rPr>
          <w:rFonts w:asciiTheme="minorBidi" w:eastAsia="Times New Roman" w:hAnsiTheme="minorBidi"/>
        </w:rPr>
        <w:lastRenderedPageBreak/>
        <w:t>промежуточных складов и временных подъездных дорог, в том числе временной дороги вдоль линейного объекта.</w:t>
      </w:r>
    </w:p>
    <w:p w14:paraId="62D4B1FF"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потребности в основных строительных машинах, механизмах, транспортных средствах, электрической энергии, паре, воде, кислороде, ацетилене, сжатом воздухе, взрывчатых веществах (при необходимости), а также во временных зданиях и сооружениях.</w:t>
      </w:r>
    </w:p>
    <w:p w14:paraId="14BD777B"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специальных вспомогательных сооружений, стендов, установок, приспособлений и устройств, требующих разработки рабочих чертежей для их строительства (при необходимости).</w:t>
      </w:r>
    </w:p>
    <w:p w14:paraId="439D561E"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Сведения об объемах и трудоемкости основных строительных и монтажных работ по участкам трассы.</w:t>
      </w:r>
    </w:p>
    <w:p w14:paraId="05FD8BBA"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организационно-технологической схемы, определяющей оптимальную последовательность сооружения линейного объекта.</w:t>
      </w:r>
    </w:p>
    <w:p w14:paraId="6AE61557"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основных видов строительных и монтажных работ, ответственных конструкций, участков сетей инженерно-технического обеспечения, подлежащих освидетельствованию с составлением соответствующих актов приемки перед производством последующих работ и устройством последующих конструкций.</w:t>
      </w:r>
    </w:p>
    <w:p w14:paraId="17CDA258"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Указание мест обхода или преодоления специальными средствами естественных препятствий и преград, переправ на водных объектах.</w:t>
      </w:r>
    </w:p>
    <w:p w14:paraId="46D9C7A2"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технических решений по возможному использованию отдельных участков проектируемого линейного объекта для нужд строительства.</w:t>
      </w:r>
    </w:p>
    <w:p w14:paraId="2BCC7E80"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предотвращению в ходе строительства опасных инженерно-геологических и техногенных явлений, иных опасных природных процессов.</w:t>
      </w:r>
    </w:p>
    <w:p w14:paraId="5F1DB683"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Перечень мероприятий по обеспечению на линейном объекте безопасного движения в период его строительства.</w:t>
      </w:r>
    </w:p>
    <w:p w14:paraId="11EF9A68"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потребности строительства в кадрах, жилье и социально-бытовом обслуживании персонала, участвующего в строительстве.</w:t>
      </w:r>
    </w:p>
    <w:p w14:paraId="300340F4"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Обоснование принятой продолжительности строительства.</w:t>
      </w:r>
    </w:p>
    <w:p w14:paraId="07DF9AD3" w14:textId="77777777" w:rsidR="00D53134" w:rsidRPr="00D53134" w:rsidRDefault="00D53134" w:rsidP="00D53134">
      <w:pPr>
        <w:pStyle w:val="aff4"/>
        <w:numPr>
          <w:ilvl w:val="0"/>
          <w:numId w:val="30"/>
        </w:numPr>
        <w:spacing w:line="276" w:lineRule="auto"/>
        <w:ind w:left="709"/>
        <w:jc w:val="both"/>
        <w:rPr>
          <w:rFonts w:asciiTheme="minorBidi" w:eastAsia="Times New Roman" w:hAnsiTheme="minorBidi"/>
        </w:rPr>
      </w:pPr>
      <w:r w:rsidRPr="00D53134">
        <w:rPr>
          <w:rFonts w:asciiTheme="minorBidi" w:eastAsia="Times New Roman" w:hAnsiTheme="minorBidi"/>
        </w:rPr>
        <w:t>Описание проектных решений и перечень мероприятий, обеспечивающих сохранение окружающей среды в период строительства.</w:t>
      </w:r>
    </w:p>
    <w:p w14:paraId="28433D63" w14:textId="77777777" w:rsidR="00D53134" w:rsidRPr="00D53134" w:rsidRDefault="00D53134" w:rsidP="00D53134">
      <w:pPr>
        <w:jc w:val="both"/>
        <w:rPr>
          <w:rFonts w:asciiTheme="minorBidi" w:eastAsia="Times New Roman" w:hAnsiTheme="minorBidi" w:cstheme="minorBidi"/>
          <w:sz w:val="24"/>
          <w:szCs w:val="24"/>
        </w:rPr>
      </w:pPr>
    </w:p>
    <w:p w14:paraId="3696C34D" w14:textId="77777777" w:rsidR="007B27A7" w:rsidRPr="00D53134" w:rsidRDefault="007B27A7" w:rsidP="00D53134">
      <w:pPr>
        <w:jc w:val="both"/>
        <w:rPr>
          <w:rFonts w:asciiTheme="minorBidi" w:hAnsiTheme="minorBidi" w:cstheme="minorBidi"/>
          <w:sz w:val="24"/>
          <w:szCs w:val="24"/>
        </w:rPr>
      </w:pPr>
    </w:p>
    <w:p w14:paraId="50CF2DA0"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281" w:name="_Toc508698242"/>
      <w:del w:id="282" w:author="Volkov Sergey" w:date="2018-08-26T00:22:00Z">
        <w:r w:rsidRPr="00D53134" w:rsidDel="00FD4B74">
          <w:rPr>
            <w:rFonts w:asciiTheme="minorBidi" w:hAnsiTheme="minorBidi" w:cstheme="minorBidi"/>
            <w:sz w:val="24"/>
            <w:szCs w:val="24"/>
          </w:rPr>
          <w:delText>6.4.</w:delText>
        </w:r>
      </w:del>
      <w:r w:rsidRPr="00D53134">
        <w:rPr>
          <w:rFonts w:asciiTheme="minorBidi" w:hAnsiTheme="minorBidi" w:cstheme="minorBidi"/>
          <w:sz w:val="24"/>
          <w:szCs w:val="24"/>
        </w:rPr>
        <w:t xml:space="preserve"> Описание требований к уровню точности </w:t>
      </w:r>
      <w:commentRangeStart w:id="283"/>
      <w:r w:rsidRPr="00D53134">
        <w:rPr>
          <w:rFonts w:asciiTheme="minorBidi" w:hAnsiTheme="minorBidi" w:cstheme="minorBidi"/>
          <w:sz w:val="24"/>
          <w:szCs w:val="24"/>
        </w:rPr>
        <w:t>LoA</w:t>
      </w:r>
      <w:bookmarkEnd w:id="281"/>
      <w:commentRangeEnd w:id="283"/>
      <w:r w:rsidR="00FD4B74">
        <w:rPr>
          <w:rStyle w:val="aff"/>
          <w:b w:val="0"/>
          <w:color w:val="000000"/>
        </w:rPr>
        <w:commentReference w:id="283"/>
      </w:r>
    </w:p>
    <w:p w14:paraId="371625F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br w:type="page"/>
      </w:r>
    </w:p>
    <w:p w14:paraId="67BC7D6D"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284" w:name="_Toc508698243"/>
      <w:r w:rsidRPr="00D53134">
        <w:rPr>
          <w:rFonts w:asciiTheme="minorBidi" w:hAnsiTheme="minorBidi" w:cstheme="minorBidi"/>
          <w:sz w:val="24"/>
          <w:szCs w:val="24"/>
        </w:rPr>
        <w:lastRenderedPageBreak/>
        <w:t xml:space="preserve">6.5. Описание требований к уровню качества/готовности услуги (сервиса) </w:t>
      </w:r>
      <w:commentRangeStart w:id="285"/>
      <w:r w:rsidRPr="00D53134">
        <w:rPr>
          <w:rFonts w:asciiTheme="minorBidi" w:hAnsiTheme="minorBidi" w:cstheme="minorBidi"/>
          <w:sz w:val="24"/>
          <w:szCs w:val="24"/>
        </w:rPr>
        <w:t>LoS</w:t>
      </w:r>
      <w:bookmarkEnd w:id="284"/>
      <w:commentRangeEnd w:id="285"/>
      <w:r w:rsidR="00FD4B74">
        <w:rPr>
          <w:rStyle w:val="aff"/>
          <w:b w:val="0"/>
          <w:color w:val="000000"/>
        </w:rPr>
        <w:commentReference w:id="285"/>
      </w:r>
    </w:p>
    <w:p w14:paraId="4524BDF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br w:type="page"/>
      </w:r>
    </w:p>
    <w:p w14:paraId="2D98F192"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286" w:name="_Toc508698244"/>
      <w:r w:rsidRPr="00D53134">
        <w:rPr>
          <w:rFonts w:asciiTheme="minorBidi" w:hAnsiTheme="minorBidi" w:cstheme="minorBidi"/>
          <w:sz w:val="24"/>
          <w:szCs w:val="24"/>
        </w:rPr>
        <w:lastRenderedPageBreak/>
        <w:t xml:space="preserve">6.6. Методика использования уровней детализации при реализации </w:t>
      </w:r>
      <w:commentRangeStart w:id="287"/>
      <w:r w:rsidRPr="00D53134">
        <w:rPr>
          <w:rFonts w:asciiTheme="minorBidi" w:hAnsiTheme="minorBidi" w:cstheme="minorBidi"/>
          <w:sz w:val="24"/>
          <w:szCs w:val="24"/>
        </w:rPr>
        <w:t>проектов</w:t>
      </w:r>
      <w:bookmarkEnd w:id="286"/>
      <w:commentRangeEnd w:id="287"/>
      <w:r w:rsidR="00FD4B74">
        <w:rPr>
          <w:rStyle w:val="aff"/>
          <w:b w:val="0"/>
          <w:color w:val="000000"/>
        </w:rPr>
        <w:commentReference w:id="287"/>
      </w:r>
    </w:p>
    <w:p w14:paraId="5F782808"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br w:type="page"/>
      </w:r>
    </w:p>
    <w:p w14:paraId="1FA4AB60"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288" w:name="_Toc508698245"/>
      <w:r w:rsidRPr="00D53134">
        <w:rPr>
          <w:rFonts w:asciiTheme="minorBidi" w:hAnsiTheme="minorBidi" w:cstheme="minorBidi"/>
          <w:sz w:val="24"/>
          <w:szCs w:val="24"/>
        </w:rPr>
        <w:lastRenderedPageBreak/>
        <w:t>7. Правила организации единого информационного пространства</w:t>
      </w:r>
      <w:bookmarkEnd w:id="288"/>
    </w:p>
    <w:p w14:paraId="0B4F4E01"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289" w:name="_Toc508698246"/>
      <w:r w:rsidRPr="00D53134">
        <w:rPr>
          <w:rFonts w:asciiTheme="minorBidi" w:hAnsiTheme="minorBidi" w:cstheme="minorBidi"/>
          <w:sz w:val="24"/>
          <w:szCs w:val="24"/>
        </w:rPr>
        <w:t>7.1. Общая информация</w:t>
      </w:r>
      <w:bookmarkEnd w:id="289"/>
    </w:p>
    <w:p w14:paraId="7C7044D1" w14:textId="5533AB83"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 xml:space="preserve">В целях организации информационного </w:t>
      </w:r>
      <w:del w:id="290" w:author="Volkov Sergey" w:date="2018-08-26T00:23:00Z">
        <w:r w:rsidRPr="00D53134" w:rsidDel="00FD4B74">
          <w:rPr>
            <w:rFonts w:asciiTheme="minorBidi" w:hAnsiTheme="minorBidi" w:cstheme="minorBidi"/>
            <w:sz w:val="24"/>
            <w:szCs w:val="24"/>
          </w:rPr>
          <w:delText>взаимодействия</w:delText>
        </w:r>
      </w:del>
      <w:ins w:id="291" w:author="Volkov Sergey" w:date="2018-08-26T00:23:00Z">
        <w:r w:rsidR="00FD4B74" w:rsidRPr="00D53134">
          <w:rPr>
            <w:rFonts w:asciiTheme="minorBidi" w:hAnsiTheme="minorBidi" w:cstheme="minorBidi"/>
            <w:sz w:val="24"/>
            <w:szCs w:val="24"/>
          </w:rPr>
          <w:t>взаимодействия</w:t>
        </w:r>
      </w:ins>
      <w:r w:rsidRPr="00D53134">
        <w:rPr>
          <w:rFonts w:asciiTheme="minorBidi" w:hAnsiTheme="minorBidi" w:cstheme="minorBidi"/>
          <w:sz w:val="24"/>
          <w:szCs w:val="24"/>
        </w:rPr>
        <w:t xml:space="preserve"> участников проекта и обеспечения оперативного доступа к данным </w:t>
      </w:r>
      <w:del w:id="292" w:author="Volkov Sergey" w:date="2018-08-26T00:23:00Z">
        <w:r w:rsidRPr="00D53134" w:rsidDel="00FD4B74">
          <w:rPr>
            <w:rFonts w:asciiTheme="minorBidi" w:hAnsiTheme="minorBidi" w:cstheme="minorBidi"/>
            <w:sz w:val="24"/>
            <w:szCs w:val="24"/>
          </w:rPr>
          <w:delText>информационнои</w:delText>
        </w:r>
      </w:del>
      <w:ins w:id="293" w:author="Volkov Sergey" w:date="2018-08-26T00:23:00Z">
        <w:r w:rsidR="00FD4B74" w:rsidRPr="00D53134">
          <w:rPr>
            <w:rFonts w:asciiTheme="minorBidi" w:hAnsiTheme="minorBidi" w:cstheme="minorBidi"/>
            <w:sz w:val="24"/>
            <w:szCs w:val="24"/>
          </w:rPr>
          <w:t>информационной</w:t>
        </w:r>
      </w:ins>
      <w:del w:id="294" w:author="Volkov Sergey" w:date="2018-08-26T00:23:00Z">
        <w:r w:rsidRPr="00D53134" w:rsidDel="00FD4B74">
          <w:rPr>
            <w:rFonts w:asciiTheme="minorBidi" w:hAnsiTheme="minorBidi" w:cstheme="minorBidi"/>
            <w:sz w:val="24"/>
            <w:szCs w:val="24"/>
          </w:rPr>
          <w:delText>̆</w:delText>
        </w:r>
      </w:del>
      <w:r w:rsidRPr="00D53134">
        <w:rPr>
          <w:rFonts w:asciiTheme="minorBidi" w:hAnsiTheme="minorBidi" w:cstheme="minorBidi"/>
          <w:sz w:val="24"/>
          <w:szCs w:val="24"/>
        </w:rPr>
        <w:t xml:space="preserve"> модели, их согласованности, целостности, непротиворечивости, актуальности и достоверности, а также повторного использования и долговременного хранения, разработку и использование </w:t>
      </w:r>
      <w:del w:id="295" w:author="Volkov Sergey" w:date="2018-08-26T00:23:00Z">
        <w:r w:rsidRPr="00D53134" w:rsidDel="00FD4B74">
          <w:rPr>
            <w:rFonts w:asciiTheme="minorBidi" w:hAnsiTheme="minorBidi" w:cstheme="minorBidi"/>
            <w:sz w:val="24"/>
            <w:szCs w:val="24"/>
          </w:rPr>
          <w:delText>информационнои</w:delText>
        </w:r>
      </w:del>
      <w:ins w:id="296" w:author="Volkov Sergey" w:date="2018-08-26T00:23:00Z">
        <w:r w:rsidR="00FD4B74" w:rsidRPr="00D53134">
          <w:rPr>
            <w:rFonts w:asciiTheme="minorBidi" w:hAnsiTheme="minorBidi" w:cstheme="minorBidi"/>
            <w:sz w:val="24"/>
            <w:szCs w:val="24"/>
          </w:rPr>
          <w:t>информационной</w:t>
        </w:r>
      </w:ins>
      <w:del w:id="297" w:author="Volkov Sergey" w:date="2018-08-26T00:24:00Z">
        <w:r w:rsidRPr="00D53134" w:rsidDel="00FD4B74">
          <w:rPr>
            <w:rFonts w:asciiTheme="minorBidi" w:hAnsiTheme="minorBidi" w:cstheme="minorBidi"/>
            <w:sz w:val="24"/>
            <w:szCs w:val="24"/>
          </w:rPr>
          <w:delText>̆</w:delText>
        </w:r>
      </w:del>
      <w:r w:rsidRPr="00D53134">
        <w:rPr>
          <w:rFonts w:asciiTheme="minorBidi" w:hAnsiTheme="minorBidi" w:cstheme="minorBidi"/>
          <w:sz w:val="24"/>
          <w:szCs w:val="24"/>
        </w:rPr>
        <w:t xml:space="preserve"> модели следует осуществлять в </w:t>
      </w:r>
      <w:del w:id="298" w:author="Volkov Sergey" w:date="2018-08-26T00:24:00Z">
        <w:r w:rsidRPr="00D53134" w:rsidDel="00FD4B74">
          <w:rPr>
            <w:rFonts w:asciiTheme="minorBidi" w:hAnsiTheme="minorBidi" w:cstheme="minorBidi"/>
            <w:sz w:val="24"/>
            <w:szCs w:val="24"/>
          </w:rPr>
          <w:delText>единои</w:delText>
        </w:r>
      </w:del>
      <w:ins w:id="299" w:author="Volkov Sergey" w:date="2018-08-26T00:24:00Z">
        <w:r w:rsidR="00FD4B74" w:rsidRPr="00D53134">
          <w:rPr>
            <w:rFonts w:asciiTheme="minorBidi" w:hAnsiTheme="minorBidi" w:cstheme="minorBidi"/>
            <w:sz w:val="24"/>
            <w:szCs w:val="24"/>
          </w:rPr>
          <w:t>единой</w:t>
        </w:r>
      </w:ins>
      <w:del w:id="300" w:author="Volkov Sergey" w:date="2018-08-26T00:24:00Z">
        <w:r w:rsidRPr="00D53134" w:rsidDel="00FD4B74">
          <w:rPr>
            <w:rFonts w:asciiTheme="minorBidi" w:hAnsiTheme="minorBidi" w:cstheme="minorBidi"/>
            <w:sz w:val="24"/>
            <w:szCs w:val="24"/>
          </w:rPr>
          <w:delText>̆</w:delText>
        </w:r>
      </w:del>
      <w:r w:rsidRPr="00D53134">
        <w:rPr>
          <w:rFonts w:asciiTheme="minorBidi" w:hAnsiTheme="minorBidi" w:cstheme="minorBidi"/>
          <w:sz w:val="24"/>
          <w:szCs w:val="24"/>
        </w:rPr>
        <w:t xml:space="preserve"> </w:t>
      </w:r>
      <w:del w:id="301" w:author="Volkov Sergey" w:date="2018-08-26T00:24:00Z">
        <w:r w:rsidRPr="00D53134" w:rsidDel="00FD4B74">
          <w:rPr>
            <w:rFonts w:asciiTheme="minorBidi" w:hAnsiTheme="minorBidi" w:cstheme="minorBidi"/>
            <w:sz w:val="24"/>
            <w:szCs w:val="24"/>
          </w:rPr>
          <w:delText>информационнои</w:delText>
        </w:r>
      </w:del>
      <w:ins w:id="302" w:author="Volkov Sergey" w:date="2018-08-26T00:24:00Z">
        <w:r w:rsidR="00FD4B74" w:rsidRPr="00D53134">
          <w:rPr>
            <w:rFonts w:asciiTheme="minorBidi" w:hAnsiTheme="minorBidi" w:cstheme="minorBidi"/>
            <w:sz w:val="24"/>
            <w:szCs w:val="24"/>
          </w:rPr>
          <w:t>информационной</w:t>
        </w:r>
      </w:ins>
      <w:del w:id="303" w:author="Volkov Sergey" w:date="2018-08-26T00:24:00Z">
        <w:r w:rsidRPr="00D53134" w:rsidDel="00FD4B74">
          <w:rPr>
            <w:rFonts w:asciiTheme="minorBidi" w:hAnsiTheme="minorBidi" w:cstheme="minorBidi"/>
            <w:sz w:val="24"/>
            <w:szCs w:val="24"/>
          </w:rPr>
          <w:delText>̆</w:delText>
        </w:r>
      </w:del>
      <w:r w:rsidRPr="00D53134">
        <w:rPr>
          <w:rFonts w:asciiTheme="minorBidi" w:hAnsiTheme="minorBidi" w:cstheme="minorBidi"/>
          <w:sz w:val="24"/>
          <w:szCs w:val="24"/>
        </w:rPr>
        <w:t xml:space="preserve"> среде — среде общих данных.</w:t>
      </w:r>
    </w:p>
    <w:p w14:paraId="7A0CF890"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Единое информационное пространство представляет собой совокупность данных, технологий, информационно-телекоммуникационных систем и сетей, функционирующих на основе единых принципов и по общим правилам, обеспечивающим информационное взаимодействие пользователей информационных моделей зданий и сооружения на всех этапах жизненного цикла. Единое информационное пространство складывается из следующих главных компонентов:</w:t>
      </w:r>
    </w:p>
    <w:p w14:paraId="5EA8A937" w14:textId="77777777" w:rsidR="007B27A7" w:rsidRPr="00D53134" w:rsidRDefault="00FF04AB" w:rsidP="00D53134">
      <w:pPr>
        <w:numPr>
          <w:ilvl w:val="0"/>
          <w:numId w:val="7"/>
        </w:numPr>
        <w:contextualSpacing/>
        <w:jc w:val="both"/>
        <w:rPr>
          <w:rFonts w:asciiTheme="minorBidi" w:hAnsiTheme="minorBidi" w:cstheme="minorBidi"/>
          <w:sz w:val="24"/>
          <w:szCs w:val="24"/>
        </w:rPr>
      </w:pPr>
      <w:r w:rsidRPr="00D53134">
        <w:rPr>
          <w:rFonts w:asciiTheme="minorBidi" w:hAnsiTheme="minorBidi" w:cstheme="minorBidi"/>
          <w:sz w:val="24"/>
          <w:szCs w:val="24"/>
        </w:rPr>
        <w:t>Данные, хранящиеся в информационной сети системы, к которым разрешен доступ из системы;</w:t>
      </w:r>
    </w:p>
    <w:p w14:paraId="07709B65" w14:textId="77777777" w:rsidR="007B27A7" w:rsidRPr="00D53134" w:rsidRDefault="00FF04AB" w:rsidP="00D53134">
      <w:pPr>
        <w:numPr>
          <w:ilvl w:val="0"/>
          <w:numId w:val="7"/>
        </w:numPr>
        <w:contextualSpacing/>
        <w:jc w:val="both"/>
        <w:rPr>
          <w:rFonts w:asciiTheme="minorBidi" w:hAnsiTheme="minorBidi" w:cstheme="minorBidi"/>
          <w:sz w:val="24"/>
          <w:szCs w:val="24"/>
        </w:rPr>
      </w:pPr>
      <w:r w:rsidRPr="00D53134">
        <w:rPr>
          <w:rFonts w:asciiTheme="minorBidi" w:hAnsiTheme="minorBidi" w:cstheme="minorBidi"/>
          <w:sz w:val="24"/>
          <w:szCs w:val="24"/>
        </w:rPr>
        <w:t>Организационные структуры, обеспечивающие функционирование и развитие единого информационного пространства, в частности, сбор, обработку, хранение, распространение, поиск и передачу информации;</w:t>
      </w:r>
    </w:p>
    <w:p w14:paraId="06062133" w14:textId="77777777" w:rsidR="007B27A7" w:rsidRPr="00D53134" w:rsidRDefault="00FF04AB" w:rsidP="00D53134">
      <w:pPr>
        <w:numPr>
          <w:ilvl w:val="0"/>
          <w:numId w:val="7"/>
        </w:numPr>
        <w:contextualSpacing/>
        <w:jc w:val="both"/>
        <w:rPr>
          <w:rFonts w:asciiTheme="minorBidi" w:hAnsiTheme="minorBidi" w:cstheme="minorBidi"/>
          <w:sz w:val="24"/>
          <w:szCs w:val="24"/>
        </w:rPr>
      </w:pPr>
      <w:r w:rsidRPr="00D53134">
        <w:rPr>
          <w:rFonts w:asciiTheme="minorBidi" w:hAnsiTheme="minorBidi" w:cstheme="minorBidi"/>
          <w:sz w:val="24"/>
          <w:szCs w:val="24"/>
        </w:rPr>
        <w:t>Средства информационного взаимодействия.</w:t>
      </w:r>
    </w:p>
    <w:p w14:paraId="34345B26" w14:textId="77777777" w:rsidR="007B27A7" w:rsidRPr="00D53134" w:rsidRDefault="007B27A7" w:rsidP="00D53134">
      <w:pPr>
        <w:ind w:firstLine="720"/>
        <w:jc w:val="both"/>
        <w:rPr>
          <w:rFonts w:asciiTheme="minorBidi" w:hAnsiTheme="minorBidi" w:cstheme="minorBidi"/>
          <w:sz w:val="24"/>
          <w:szCs w:val="24"/>
        </w:rPr>
      </w:pPr>
    </w:p>
    <w:p w14:paraId="57998E6E"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Единое информационное пространство является единственным достоверным источником данных по проекту. Единое информационное пространство основано на процедурах и регламентах, обеспечивающих эффективное управление на всех стадиях жизненного цикла объекта.</w:t>
      </w:r>
    </w:p>
    <w:p w14:paraId="38F9F2B2" w14:textId="77777777" w:rsidR="007B27A7" w:rsidRPr="00D53134" w:rsidRDefault="007B27A7" w:rsidP="00D53134">
      <w:pPr>
        <w:ind w:firstLine="720"/>
        <w:jc w:val="both"/>
        <w:rPr>
          <w:rFonts w:asciiTheme="minorBidi" w:eastAsia="Times New Roman" w:hAnsiTheme="minorBidi" w:cstheme="minorBidi"/>
          <w:sz w:val="24"/>
          <w:szCs w:val="24"/>
        </w:rPr>
      </w:pPr>
    </w:p>
    <w:p w14:paraId="67E05D3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br w:type="page"/>
      </w:r>
    </w:p>
    <w:p w14:paraId="256617C6"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304" w:name="_Toc508698247"/>
      <w:r w:rsidRPr="00D53134">
        <w:rPr>
          <w:rFonts w:asciiTheme="minorBidi" w:hAnsiTheme="minorBidi" w:cstheme="minorBidi"/>
          <w:sz w:val="24"/>
          <w:szCs w:val="24"/>
        </w:rPr>
        <w:lastRenderedPageBreak/>
        <w:t>7.2. Перечень пользователей информационной модели</w:t>
      </w:r>
      <w:bookmarkEnd w:id="304"/>
    </w:p>
    <w:p w14:paraId="58AAD142" w14:textId="77777777" w:rsidR="007B27A7" w:rsidRPr="00D53134" w:rsidRDefault="007B27A7" w:rsidP="00D53134">
      <w:pPr>
        <w:jc w:val="both"/>
        <w:rPr>
          <w:rFonts w:asciiTheme="minorBidi" w:eastAsia="Times New Roman" w:hAnsiTheme="minorBidi" w:cstheme="minorBidi"/>
          <w:sz w:val="24"/>
          <w:szCs w:val="24"/>
        </w:rPr>
      </w:pPr>
    </w:p>
    <w:p w14:paraId="2C2AB203"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На разных этапах жизненного цикла объекта строительства, возникает необходимость предоставления доступа к информационной модели различным участникам.</w:t>
      </w:r>
    </w:p>
    <w:p w14:paraId="7CFBD92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Укрупненный список участников:</w:t>
      </w:r>
    </w:p>
    <w:p w14:paraId="64C7AD79"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1. </w:t>
      </w:r>
      <w:r w:rsidRPr="00D53134">
        <w:rPr>
          <w:rFonts w:asciiTheme="minorBidi" w:hAnsiTheme="minorBidi" w:cstheme="minorBidi"/>
          <w:sz w:val="24"/>
          <w:szCs w:val="24"/>
        </w:rPr>
        <w:tab/>
        <w:t>Заказчик.</w:t>
      </w:r>
    </w:p>
    <w:p w14:paraId="5B56ED39"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2. </w:t>
      </w:r>
      <w:r w:rsidRPr="00D53134">
        <w:rPr>
          <w:rFonts w:asciiTheme="minorBidi" w:hAnsiTheme="minorBidi" w:cstheme="minorBidi"/>
          <w:sz w:val="24"/>
          <w:szCs w:val="24"/>
        </w:rPr>
        <w:tab/>
        <w:t>Проектировщик.</w:t>
      </w:r>
    </w:p>
    <w:p w14:paraId="30D77D9F"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3. </w:t>
      </w:r>
      <w:r w:rsidRPr="00D53134">
        <w:rPr>
          <w:rFonts w:asciiTheme="minorBidi" w:hAnsiTheme="minorBidi" w:cstheme="minorBidi"/>
          <w:sz w:val="24"/>
          <w:szCs w:val="24"/>
        </w:rPr>
        <w:tab/>
      </w:r>
      <w:proofErr w:type="gramStart"/>
      <w:r w:rsidRPr="00D53134">
        <w:rPr>
          <w:rFonts w:asciiTheme="minorBidi" w:hAnsiTheme="minorBidi" w:cstheme="minorBidi"/>
          <w:sz w:val="24"/>
          <w:szCs w:val="24"/>
        </w:rPr>
        <w:t>Организация</w:t>
      </w:r>
      <w:proofErr w:type="gramEnd"/>
      <w:r w:rsidRPr="00D53134">
        <w:rPr>
          <w:rFonts w:asciiTheme="minorBidi" w:hAnsiTheme="minorBidi" w:cstheme="minorBidi"/>
          <w:sz w:val="24"/>
          <w:szCs w:val="24"/>
        </w:rPr>
        <w:t xml:space="preserve"> осуществляющая управление строительством.</w:t>
      </w:r>
    </w:p>
    <w:p w14:paraId="55FB1567"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4. </w:t>
      </w:r>
      <w:r w:rsidRPr="00D53134">
        <w:rPr>
          <w:rFonts w:asciiTheme="minorBidi" w:hAnsiTheme="minorBidi" w:cstheme="minorBidi"/>
          <w:sz w:val="24"/>
          <w:szCs w:val="24"/>
        </w:rPr>
        <w:tab/>
      </w:r>
      <w:proofErr w:type="gramStart"/>
      <w:r w:rsidRPr="00D53134">
        <w:rPr>
          <w:rFonts w:asciiTheme="minorBidi" w:hAnsiTheme="minorBidi" w:cstheme="minorBidi"/>
          <w:sz w:val="24"/>
          <w:szCs w:val="24"/>
        </w:rPr>
        <w:t>Организация</w:t>
      </w:r>
      <w:proofErr w:type="gramEnd"/>
      <w:r w:rsidRPr="00D53134">
        <w:rPr>
          <w:rFonts w:asciiTheme="minorBidi" w:hAnsiTheme="minorBidi" w:cstheme="minorBidi"/>
          <w:sz w:val="24"/>
          <w:szCs w:val="24"/>
        </w:rPr>
        <w:t xml:space="preserve"> осуществляющая снос объектов капитального строительства.</w:t>
      </w:r>
    </w:p>
    <w:p w14:paraId="1C70E5B0"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5. </w:t>
      </w:r>
      <w:r w:rsidRPr="00D53134">
        <w:rPr>
          <w:rFonts w:asciiTheme="minorBidi" w:hAnsiTheme="minorBidi" w:cstheme="minorBidi"/>
          <w:sz w:val="24"/>
          <w:szCs w:val="24"/>
        </w:rPr>
        <w:tab/>
      </w:r>
      <w:proofErr w:type="gramStart"/>
      <w:r w:rsidRPr="00D53134">
        <w:rPr>
          <w:rFonts w:asciiTheme="minorBidi" w:hAnsiTheme="minorBidi" w:cstheme="minorBidi"/>
          <w:sz w:val="24"/>
          <w:szCs w:val="24"/>
        </w:rPr>
        <w:t>Организация</w:t>
      </w:r>
      <w:proofErr w:type="gramEnd"/>
      <w:r w:rsidRPr="00D53134">
        <w:rPr>
          <w:rFonts w:asciiTheme="minorBidi" w:hAnsiTheme="minorBidi" w:cstheme="minorBidi"/>
          <w:sz w:val="24"/>
          <w:szCs w:val="24"/>
        </w:rPr>
        <w:t xml:space="preserve"> осуществляющая общестроительные работы.</w:t>
      </w:r>
    </w:p>
    <w:p w14:paraId="32285F8A"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6. </w:t>
      </w:r>
      <w:r w:rsidRPr="00D53134">
        <w:rPr>
          <w:rFonts w:asciiTheme="minorBidi" w:hAnsiTheme="minorBidi" w:cstheme="minorBidi"/>
          <w:sz w:val="24"/>
          <w:szCs w:val="24"/>
        </w:rPr>
        <w:tab/>
      </w:r>
      <w:proofErr w:type="gramStart"/>
      <w:r w:rsidRPr="00D53134">
        <w:rPr>
          <w:rFonts w:asciiTheme="minorBidi" w:hAnsiTheme="minorBidi" w:cstheme="minorBidi"/>
          <w:sz w:val="24"/>
          <w:szCs w:val="24"/>
        </w:rPr>
        <w:t>Организация</w:t>
      </w:r>
      <w:proofErr w:type="gramEnd"/>
      <w:r w:rsidRPr="00D53134">
        <w:rPr>
          <w:rFonts w:asciiTheme="minorBidi" w:hAnsiTheme="minorBidi" w:cstheme="minorBidi"/>
          <w:sz w:val="24"/>
          <w:szCs w:val="24"/>
        </w:rPr>
        <w:t xml:space="preserve"> осуществляющая монтаж и наладку систем электроснабжения.</w:t>
      </w:r>
    </w:p>
    <w:p w14:paraId="51E5F95D"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7. </w:t>
      </w:r>
      <w:r w:rsidRPr="00D53134">
        <w:rPr>
          <w:rFonts w:asciiTheme="minorBidi" w:hAnsiTheme="minorBidi" w:cstheme="minorBidi"/>
          <w:sz w:val="24"/>
          <w:szCs w:val="24"/>
        </w:rPr>
        <w:tab/>
      </w:r>
      <w:proofErr w:type="gramStart"/>
      <w:r w:rsidRPr="00D53134">
        <w:rPr>
          <w:rFonts w:asciiTheme="minorBidi" w:hAnsiTheme="minorBidi" w:cstheme="minorBidi"/>
          <w:sz w:val="24"/>
          <w:szCs w:val="24"/>
        </w:rPr>
        <w:t>Организация</w:t>
      </w:r>
      <w:proofErr w:type="gramEnd"/>
      <w:r w:rsidRPr="00D53134">
        <w:rPr>
          <w:rFonts w:asciiTheme="minorBidi" w:hAnsiTheme="minorBidi" w:cstheme="minorBidi"/>
          <w:sz w:val="24"/>
          <w:szCs w:val="24"/>
        </w:rPr>
        <w:t xml:space="preserve"> осуществляющая монтаж и наладку систем водоснабжения и водоотведения.</w:t>
      </w:r>
    </w:p>
    <w:p w14:paraId="7E9C4284"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8. </w:t>
      </w:r>
      <w:r w:rsidRPr="00D53134">
        <w:rPr>
          <w:rFonts w:asciiTheme="minorBidi" w:hAnsiTheme="minorBidi" w:cstheme="minorBidi"/>
          <w:sz w:val="24"/>
          <w:szCs w:val="24"/>
        </w:rPr>
        <w:tab/>
      </w:r>
      <w:proofErr w:type="gramStart"/>
      <w:r w:rsidRPr="00D53134">
        <w:rPr>
          <w:rFonts w:asciiTheme="minorBidi" w:hAnsiTheme="minorBidi" w:cstheme="minorBidi"/>
          <w:sz w:val="24"/>
          <w:szCs w:val="24"/>
        </w:rPr>
        <w:t>Организация</w:t>
      </w:r>
      <w:proofErr w:type="gramEnd"/>
      <w:r w:rsidRPr="00D53134">
        <w:rPr>
          <w:rFonts w:asciiTheme="minorBidi" w:hAnsiTheme="minorBidi" w:cstheme="minorBidi"/>
          <w:sz w:val="24"/>
          <w:szCs w:val="24"/>
        </w:rPr>
        <w:t xml:space="preserve"> осуществляющая монтаж и наладку систем отопления, вентиляции и кондиционирования.</w:t>
      </w:r>
    </w:p>
    <w:p w14:paraId="4BB0CB12"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9. </w:t>
      </w:r>
      <w:r w:rsidRPr="00D53134">
        <w:rPr>
          <w:rFonts w:asciiTheme="minorBidi" w:hAnsiTheme="minorBidi" w:cstheme="minorBidi"/>
          <w:sz w:val="24"/>
          <w:szCs w:val="24"/>
        </w:rPr>
        <w:tab/>
      </w:r>
      <w:proofErr w:type="gramStart"/>
      <w:r w:rsidRPr="00D53134">
        <w:rPr>
          <w:rFonts w:asciiTheme="minorBidi" w:hAnsiTheme="minorBidi" w:cstheme="minorBidi"/>
          <w:sz w:val="24"/>
          <w:szCs w:val="24"/>
        </w:rPr>
        <w:t>Организация</w:t>
      </w:r>
      <w:proofErr w:type="gramEnd"/>
      <w:r w:rsidRPr="00D53134">
        <w:rPr>
          <w:rFonts w:asciiTheme="minorBidi" w:hAnsiTheme="minorBidi" w:cstheme="minorBidi"/>
          <w:sz w:val="24"/>
          <w:szCs w:val="24"/>
        </w:rPr>
        <w:t xml:space="preserve"> осуществляющая монтаж и наладку слаботочных систем.</w:t>
      </w:r>
    </w:p>
    <w:p w14:paraId="586B5AF6"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10.  </w:t>
      </w:r>
      <w:proofErr w:type="gramStart"/>
      <w:r w:rsidRPr="00D53134">
        <w:rPr>
          <w:rFonts w:asciiTheme="minorBidi" w:hAnsiTheme="minorBidi" w:cstheme="minorBidi"/>
          <w:sz w:val="24"/>
          <w:szCs w:val="24"/>
        </w:rPr>
        <w:t>Организация</w:t>
      </w:r>
      <w:proofErr w:type="gramEnd"/>
      <w:r w:rsidRPr="00D53134">
        <w:rPr>
          <w:rFonts w:asciiTheme="minorBidi" w:hAnsiTheme="minorBidi" w:cstheme="minorBidi"/>
          <w:sz w:val="24"/>
          <w:szCs w:val="24"/>
        </w:rPr>
        <w:t xml:space="preserve"> осуществляющая монтаж и наладку систем газоснабжения.</w:t>
      </w:r>
    </w:p>
    <w:p w14:paraId="298D7F03"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11.  </w:t>
      </w:r>
      <w:proofErr w:type="gramStart"/>
      <w:r w:rsidRPr="00D53134">
        <w:rPr>
          <w:rFonts w:asciiTheme="minorBidi" w:hAnsiTheme="minorBidi" w:cstheme="minorBidi"/>
          <w:sz w:val="24"/>
          <w:szCs w:val="24"/>
        </w:rPr>
        <w:t>Организация</w:t>
      </w:r>
      <w:proofErr w:type="gramEnd"/>
      <w:r w:rsidRPr="00D53134">
        <w:rPr>
          <w:rFonts w:asciiTheme="minorBidi" w:hAnsiTheme="minorBidi" w:cstheme="minorBidi"/>
          <w:sz w:val="24"/>
          <w:szCs w:val="24"/>
        </w:rPr>
        <w:t xml:space="preserve"> осуществляющая монтаж и наладку систем вертикального транспорта.</w:t>
      </w:r>
    </w:p>
    <w:p w14:paraId="344E624B"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12.  </w:t>
      </w:r>
      <w:proofErr w:type="gramStart"/>
      <w:r w:rsidRPr="00D53134">
        <w:rPr>
          <w:rFonts w:asciiTheme="minorBidi" w:hAnsiTheme="minorBidi" w:cstheme="minorBidi"/>
          <w:sz w:val="24"/>
          <w:szCs w:val="24"/>
        </w:rPr>
        <w:t>Организация</w:t>
      </w:r>
      <w:proofErr w:type="gramEnd"/>
      <w:r w:rsidRPr="00D53134">
        <w:rPr>
          <w:rFonts w:asciiTheme="minorBidi" w:hAnsiTheme="minorBidi" w:cstheme="minorBidi"/>
          <w:sz w:val="24"/>
          <w:szCs w:val="24"/>
        </w:rPr>
        <w:t xml:space="preserve"> осуществляющая монтаж и наладку наружных сетей водоснабжения и водоотведения.</w:t>
      </w:r>
    </w:p>
    <w:p w14:paraId="3E1DA6AC"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13.  </w:t>
      </w:r>
      <w:proofErr w:type="gramStart"/>
      <w:r w:rsidRPr="00D53134">
        <w:rPr>
          <w:rFonts w:asciiTheme="minorBidi" w:hAnsiTheme="minorBidi" w:cstheme="minorBidi"/>
          <w:sz w:val="24"/>
          <w:szCs w:val="24"/>
        </w:rPr>
        <w:t>Организация</w:t>
      </w:r>
      <w:proofErr w:type="gramEnd"/>
      <w:r w:rsidRPr="00D53134">
        <w:rPr>
          <w:rFonts w:asciiTheme="minorBidi" w:hAnsiTheme="minorBidi" w:cstheme="minorBidi"/>
          <w:sz w:val="24"/>
          <w:szCs w:val="24"/>
        </w:rPr>
        <w:t xml:space="preserve"> осуществляющая монтаж и наладку наружных сетей теплоснабжения.</w:t>
      </w:r>
    </w:p>
    <w:p w14:paraId="128FDCA5"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14.  </w:t>
      </w:r>
      <w:proofErr w:type="gramStart"/>
      <w:r w:rsidRPr="00D53134">
        <w:rPr>
          <w:rFonts w:asciiTheme="minorBidi" w:hAnsiTheme="minorBidi" w:cstheme="minorBidi"/>
          <w:sz w:val="24"/>
          <w:szCs w:val="24"/>
        </w:rPr>
        <w:t>Организация</w:t>
      </w:r>
      <w:proofErr w:type="gramEnd"/>
      <w:r w:rsidRPr="00D53134">
        <w:rPr>
          <w:rFonts w:asciiTheme="minorBidi" w:hAnsiTheme="minorBidi" w:cstheme="minorBidi"/>
          <w:sz w:val="24"/>
          <w:szCs w:val="24"/>
        </w:rPr>
        <w:t xml:space="preserve"> осуществляющая монтаж и наладку наружных сетей электроснабжения и слаботочных систем.</w:t>
      </w:r>
    </w:p>
    <w:p w14:paraId="34105659"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15.  </w:t>
      </w:r>
      <w:proofErr w:type="gramStart"/>
      <w:r w:rsidRPr="00D53134">
        <w:rPr>
          <w:rFonts w:asciiTheme="minorBidi" w:hAnsiTheme="minorBidi" w:cstheme="minorBidi"/>
          <w:sz w:val="24"/>
          <w:szCs w:val="24"/>
        </w:rPr>
        <w:t>Организация</w:t>
      </w:r>
      <w:proofErr w:type="gramEnd"/>
      <w:r w:rsidRPr="00D53134">
        <w:rPr>
          <w:rFonts w:asciiTheme="minorBidi" w:hAnsiTheme="minorBidi" w:cstheme="minorBidi"/>
          <w:sz w:val="24"/>
          <w:szCs w:val="24"/>
        </w:rPr>
        <w:t xml:space="preserve"> осуществляющая монтаж и наладку технологического оборудования.</w:t>
      </w:r>
    </w:p>
    <w:p w14:paraId="71CD54D8" w14:textId="608FAAD3"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16.  </w:t>
      </w:r>
      <w:del w:id="305" w:author="Volkov Sergey" w:date="2018-08-26T00:24:00Z">
        <w:r w:rsidRPr="00D53134" w:rsidDel="00FD4B74">
          <w:rPr>
            <w:rFonts w:asciiTheme="minorBidi" w:hAnsiTheme="minorBidi" w:cstheme="minorBidi"/>
            <w:sz w:val="24"/>
            <w:szCs w:val="24"/>
          </w:rPr>
          <w:delText>Организация</w:delText>
        </w:r>
      </w:del>
      <w:ins w:id="306" w:author="Volkov Sergey" w:date="2018-08-26T00:24:00Z">
        <w:r w:rsidR="00FD4B74" w:rsidRPr="00D53134">
          <w:rPr>
            <w:rFonts w:asciiTheme="minorBidi" w:hAnsiTheme="minorBidi" w:cstheme="minorBidi"/>
            <w:sz w:val="24"/>
            <w:szCs w:val="24"/>
          </w:rPr>
          <w:t>Организация,</w:t>
        </w:r>
      </w:ins>
      <w:r w:rsidRPr="00D53134">
        <w:rPr>
          <w:rFonts w:asciiTheme="minorBidi" w:hAnsiTheme="minorBidi" w:cstheme="minorBidi"/>
          <w:sz w:val="24"/>
          <w:szCs w:val="24"/>
        </w:rPr>
        <w:t xml:space="preserve"> осуществляющая эксплуатацию объекта.</w:t>
      </w:r>
    </w:p>
    <w:p w14:paraId="6D3CCB5E"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17.  Органы экологического надзора.</w:t>
      </w:r>
    </w:p>
    <w:p w14:paraId="5052BA60"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18.  Органы пожарного надзора.</w:t>
      </w:r>
    </w:p>
    <w:p w14:paraId="10C4DE01" w14:textId="436A7453"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 xml:space="preserve">19.  Местные органы </w:t>
      </w:r>
      <w:del w:id="307" w:author="Volkov Sergey" w:date="2018-08-26T00:24:00Z">
        <w:r w:rsidRPr="00D53134" w:rsidDel="00FD4B74">
          <w:rPr>
            <w:rFonts w:asciiTheme="minorBidi" w:hAnsiTheme="minorBidi" w:cstheme="minorBidi"/>
            <w:sz w:val="24"/>
            <w:szCs w:val="24"/>
          </w:rPr>
          <w:delText>исполнительнои</w:delText>
        </w:r>
      </w:del>
      <w:ins w:id="308" w:author="Volkov Sergey" w:date="2018-08-26T00:24:00Z">
        <w:r w:rsidR="00FD4B74" w:rsidRPr="00D53134">
          <w:rPr>
            <w:rFonts w:asciiTheme="minorBidi" w:hAnsiTheme="minorBidi" w:cstheme="minorBidi"/>
            <w:sz w:val="24"/>
            <w:szCs w:val="24"/>
          </w:rPr>
          <w:t>исполнительной</w:t>
        </w:r>
      </w:ins>
      <w:del w:id="309" w:author="Volkov Sergey" w:date="2018-08-26T00:24:00Z">
        <w:r w:rsidRPr="00D53134" w:rsidDel="00FD4B74">
          <w:rPr>
            <w:rFonts w:asciiTheme="minorBidi" w:hAnsiTheme="minorBidi" w:cstheme="minorBidi"/>
            <w:sz w:val="24"/>
            <w:szCs w:val="24"/>
          </w:rPr>
          <w:delText>̆</w:delText>
        </w:r>
      </w:del>
      <w:r w:rsidRPr="00D53134">
        <w:rPr>
          <w:rFonts w:asciiTheme="minorBidi" w:hAnsiTheme="minorBidi" w:cstheme="minorBidi"/>
          <w:sz w:val="24"/>
          <w:szCs w:val="24"/>
        </w:rPr>
        <w:t xml:space="preserve"> власти.</w:t>
      </w:r>
    </w:p>
    <w:p w14:paraId="6B8579C4"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20. Государственные контрольные органы.</w:t>
      </w:r>
    </w:p>
    <w:p w14:paraId="7A9D5740" w14:textId="77777777" w:rsidR="007B27A7" w:rsidRPr="00D53134" w:rsidRDefault="00FF04AB" w:rsidP="00D53134">
      <w:pPr>
        <w:ind w:left="1140" w:hanging="360"/>
        <w:jc w:val="both"/>
        <w:rPr>
          <w:rFonts w:asciiTheme="minorBidi" w:hAnsiTheme="minorBidi" w:cstheme="minorBidi"/>
          <w:sz w:val="24"/>
          <w:szCs w:val="24"/>
        </w:rPr>
      </w:pPr>
      <w:commentRangeStart w:id="310"/>
      <w:r w:rsidRPr="00D53134">
        <w:rPr>
          <w:rFonts w:asciiTheme="minorBidi" w:hAnsiTheme="minorBidi" w:cstheme="minorBidi"/>
          <w:sz w:val="24"/>
          <w:szCs w:val="24"/>
        </w:rPr>
        <w:t xml:space="preserve">Укрупненные функции участников проекта представлены в </w:t>
      </w:r>
      <w:r w:rsidRPr="00D53134">
        <w:rPr>
          <w:rFonts w:asciiTheme="minorBidi" w:hAnsiTheme="minorBidi" w:cstheme="minorBidi"/>
          <w:sz w:val="24"/>
          <w:szCs w:val="24"/>
          <w:highlight w:val="red"/>
        </w:rPr>
        <w:t>таблице №</w:t>
      </w:r>
      <w:r w:rsidRPr="00D53134">
        <w:rPr>
          <w:rFonts w:asciiTheme="minorBidi" w:hAnsiTheme="minorBidi" w:cstheme="minorBidi"/>
          <w:sz w:val="24"/>
          <w:szCs w:val="24"/>
        </w:rPr>
        <w:t>.</w:t>
      </w:r>
      <w:commentRangeEnd w:id="310"/>
      <w:r w:rsidR="00FD4B74">
        <w:rPr>
          <w:rStyle w:val="aff"/>
        </w:rPr>
        <w:commentReference w:id="310"/>
      </w:r>
    </w:p>
    <w:p w14:paraId="0129269E"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Таблица №. Укрупненные функции участников проекта</w:t>
      </w:r>
    </w:p>
    <w:p w14:paraId="22BB3253" w14:textId="77777777" w:rsidR="007B27A7" w:rsidRPr="00D53134" w:rsidRDefault="007B27A7" w:rsidP="00D53134">
      <w:pPr>
        <w:ind w:left="1140" w:hanging="360"/>
        <w:jc w:val="both"/>
        <w:rPr>
          <w:rFonts w:asciiTheme="minorBidi" w:hAnsiTheme="minorBidi" w:cstheme="minorBidi"/>
          <w:sz w:val="24"/>
          <w:szCs w:val="24"/>
        </w:rPr>
      </w:pPr>
    </w:p>
    <w:tbl>
      <w:tblPr>
        <w:tblStyle w:val="a9"/>
        <w:tblW w:w="8865" w:type="dxa"/>
        <w:tblInd w:w="120" w:type="dxa"/>
        <w:tblBorders>
          <w:top w:val="nil"/>
          <w:left w:val="nil"/>
          <w:bottom w:val="nil"/>
          <w:right w:val="nil"/>
          <w:insideH w:val="nil"/>
          <w:insideV w:val="nil"/>
        </w:tblBorders>
        <w:tblLayout w:type="fixed"/>
        <w:tblLook w:val="0600" w:firstRow="0" w:lastRow="0" w:firstColumn="0" w:lastColumn="0" w:noHBand="1" w:noVBand="1"/>
      </w:tblPr>
      <w:tblGrid>
        <w:gridCol w:w="1635"/>
        <w:gridCol w:w="5565"/>
        <w:gridCol w:w="1665"/>
      </w:tblGrid>
      <w:tr w:rsidR="007B27A7" w:rsidRPr="00D53134" w14:paraId="6720FBE0" w14:textId="77777777">
        <w:trPr>
          <w:trHeight w:val="1100"/>
        </w:trPr>
        <w:tc>
          <w:tcPr>
            <w:tcW w:w="163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0286531A"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Наименование участника процесса </w:t>
            </w:r>
            <w:r w:rsidRPr="00D53134">
              <w:rPr>
                <w:rFonts w:asciiTheme="minorBidi" w:hAnsiTheme="minorBidi" w:cstheme="minorBidi"/>
                <w:sz w:val="24"/>
                <w:szCs w:val="24"/>
              </w:rPr>
              <w:lastRenderedPageBreak/>
              <w:t>строительства</w:t>
            </w:r>
          </w:p>
        </w:tc>
        <w:tc>
          <w:tcPr>
            <w:tcW w:w="5565" w:type="dxa"/>
            <w:tcBorders>
              <w:top w:val="single" w:sz="8" w:space="0" w:color="000000"/>
              <w:bottom w:val="single" w:sz="8" w:space="0" w:color="000000"/>
              <w:right w:val="single" w:sz="8" w:space="0" w:color="000000"/>
            </w:tcBorders>
            <w:tcMar>
              <w:top w:w="100" w:type="dxa"/>
              <w:left w:w="120" w:type="dxa"/>
              <w:bottom w:w="100" w:type="dxa"/>
              <w:right w:w="120" w:type="dxa"/>
            </w:tcMar>
          </w:tcPr>
          <w:p w14:paraId="762ECD38" w14:textId="77777777" w:rsidR="007B27A7" w:rsidRPr="00D53134" w:rsidRDefault="00FF04AB" w:rsidP="00D53134">
            <w:pPr>
              <w:ind w:left="600" w:hanging="280"/>
              <w:jc w:val="both"/>
              <w:rPr>
                <w:rFonts w:asciiTheme="minorBidi" w:hAnsiTheme="minorBidi" w:cstheme="minorBidi"/>
                <w:sz w:val="24"/>
                <w:szCs w:val="24"/>
              </w:rPr>
            </w:pPr>
            <w:r w:rsidRPr="00D53134">
              <w:rPr>
                <w:rFonts w:asciiTheme="minorBidi" w:hAnsiTheme="minorBidi" w:cstheme="minorBidi"/>
                <w:sz w:val="24"/>
                <w:szCs w:val="24"/>
              </w:rPr>
              <w:lastRenderedPageBreak/>
              <w:t>Детализация функций (по СП 48.13330)</w:t>
            </w:r>
          </w:p>
        </w:tc>
        <w:tc>
          <w:tcPr>
            <w:tcW w:w="1665" w:type="dxa"/>
            <w:tcBorders>
              <w:top w:val="single" w:sz="8" w:space="0" w:color="000000"/>
              <w:bottom w:val="single" w:sz="8" w:space="0" w:color="000000"/>
              <w:right w:val="single" w:sz="8" w:space="0" w:color="000000"/>
            </w:tcBorders>
            <w:tcMar>
              <w:top w:w="100" w:type="dxa"/>
              <w:left w:w="120" w:type="dxa"/>
              <w:bottom w:w="100" w:type="dxa"/>
              <w:right w:w="120" w:type="dxa"/>
            </w:tcMar>
          </w:tcPr>
          <w:p w14:paraId="7C83CB7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Укрупненные функции</w:t>
            </w:r>
          </w:p>
        </w:tc>
      </w:tr>
      <w:tr w:rsidR="007B27A7" w:rsidRPr="00D53134" w14:paraId="3DF7132B" w14:textId="77777777">
        <w:trPr>
          <w:trHeight w:val="3620"/>
        </w:trPr>
        <w:tc>
          <w:tcPr>
            <w:tcW w:w="1635" w:type="dxa"/>
            <w:vMerge w:val="restart"/>
            <w:tcBorders>
              <w:left w:val="single" w:sz="8" w:space="0" w:color="000000"/>
              <w:bottom w:val="single" w:sz="8" w:space="0" w:color="000000"/>
              <w:right w:val="single" w:sz="8" w:space="0" w:color="000000"/>
            </w:tcBorders>
            <w:tcMar>
              <w:top w:w="100" w:type="dxa"/>
              <w:left w:w="120" w:type="dxa"/>
              <w:bottom w:w="100" w:type="dxa"/>
              <w:right w:w="120" w:type="dxa"/>
            </w:tcMar>
          </w:tcPr>
          <w:p w14:paraId="776BBF6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Заказчик</w:t>
            </w:r>
          </w:p>
        </w:tc>
        <w:tc>
          <w:tcPr>
            <w:tcW w:w="5565" w:type="dxa"/>
            <w:tcBorders>
              <w:bottom w:val="single" w:sz="8" w:space="0" w:color="000000"/>
              <w:right w:val="single" w:sz="8" w:space="0" w:color="000000"/>
            </w:tcBorders>
            <w:tcMar>
              <w:top w:w="100" w:type="dxa"/>
              <w:left w:w="120" w:type="dxa"/>
              <w:bottom w:w="100" w:type="dxa"/>
              <w:right w:w="120" w:type="dxa"/>
            </w:tcMar>
          </w:tcPr>
          <w:p w14:paraId="7B99C181"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1 Получение разрешения на строительство.</w:t>
            </w:r>
          </w:p>
          <w:p w14:paraId="54A166FA"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2 Получение права ограниченного пользования соседними земельными участками (сервитутов) на время строительства.</w:t>
            </w:r>
          </w:p>
          <w:p w14:paraId="4EF85B10"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3 Привлечение подрядчика (генерального подрядчика) для осуществления работ по возведению здания или сооружения в качестве лица, осуществляющего строительство, в случае осуществления работ по договору.</w:t>
            </w:r>
          </w:p>
          <w:p w14:paraId="28CA5147"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4 Обеспечение строительства проектной документацией, прошедшей экспертизу и утвержденной в установленном порядке</w:t>
            </w:r>
          </w:p>
        </w:tc>
        <w:tc>
          <w:tcPr>
            <w:tcW w:w="1665" w:type="dxa"/>
            <w:tcBorders>
              <w:bottom w:val="single" w:sz="8" w:space="0" w:color="000000"/>
              <w:right w:val="single" w:sz="8" w:space="0" w:color="000000"/>
            </w:tcBorders>
            <w:tcMar>
              <w:top w:w="100" w:type="dxa"/>
              <w:left w:w="120" w:type="dxa"/>
              <w:bottom w:w="100" w:type="dxa"/>
              <w:right w:w="120" w:type="dxa"/>
            </w:tcMar>
          </w:tcPr>
          <w:p w14:paraId="749CC9CF"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Подготовка документов для начала строительства</w:t>
            </w:r>
          </w:p>
        </w:tc>
      </w:tr>
      <w:tr w:rsidR="007B27A7" w:rsidRPr="00D53134" w14:paraId="4C15ABF6" w14:textId="77777777">
        <w:trPr>
          <w:trHeight w:val="66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AA733F5" w14:textId="77777777" w:rsidR="007B27A7" w:rsidRPr="00D53134" w:rsidRDefault="007B27A7" w:rsidP="00D53134">
            <w:pPr>
              <w:widowControl w:val="0"/>
              <w:jc w:val="both"/>
              <w:rPr>
                <w:rFonts w:asciiTheme="minorBidi" w:hAnsiTheme="minorBidi" w:cstheme="minorBidi"/>
                <w:sz w:val="24"/>
                <w:szCs w:val="24"/>
              </w:rPr>
            </w:pP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0B8127F5"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5 Обеспечение выноса в натуру линий регулирования застройки и создание геодезической разбивочной основы</w:t>
            </w:r>
          </w:p>
        </w:tc>
        <w:tc>
          <w:tcPr>
            <w:tcW w:w="1665" w:type="dxa"/>
            <w:vMerge w:val="restart"/>
            <w:tcBorders>
              <w:bottom w:val="single" w:sz="8" w:space="0" w:color="000000"/>
              <w:right w:val="single" w:sz="8" w:space="0" w:color="000000"/>
            </w:tcBorders>
            <w:shd w:val="clear" w:color="auto" w:fill="auto"/>
            <w:tcMar>
              <w:top w:w="100" w:type="dxa"/>
              <w:left w:w="120" w:type="dxa"/>
              <w:bottom w:w="100" w:type="dxa"/>
              <w:right w:w="120" w:type="dxa"/>
            </w:tcMar>
          </w:tcPr>
          <w:p w14:paraId="74E68F55"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Обеспечение контроля за производством строительных работ</w:t>
            </w:r>
          </w:p>
        </w:tc>
      </w:tr>
      <w:tr w:rsidR="007B27A7" w:rsidRPr="00D53134" w14:paraId="050EA236" w14:textId="77777777">
        <w:trPr>
          <w:trHeight w:val="226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672CE69" w14:textId="77777777" w:rsidR="007B27A7" w:rsidRPr="00D53134" w:rsidRDefault="007B27A7" w:rsidP="00D53134">
            <w:pPr>
              <w:widowControl w:val="0"/>
              <w:jc w:val="both"/>
              <w:rPr>
                <w:rFonts w:asciiTheme="minorBidi" w:hAnsiTheme="minorBidi" w:cstheme="minorBidi"/>
                <w:sz w:val="24"/>
                <w:szCs w:val="24"/>
              </w:rPr>
            </w:pP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2D658E61"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6 Привлечение проектировщика к контролю производства строительных работ в рамках авторского надзора</w:t>
            </w:r>
          </w:p>
          <w:p w14:paraId="2C13D902"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7 Извещение о начале любых работ на строительной площадке органа государственного строительного надзора, которому подконтролен данный объект.</w:t>
            </w:r>
          </w:p>
          <w:p w14:paraId="1078FD4B"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8 Обеспечение строительного контроля застройщика (заказчика)</w:t>
            </w:r>
          </w:p>
        </w:tc>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C99D860" w14:textId="77777777" w:rsidR="007B27A7" w:rsidRPr="00D53134" w:rsidRDefault="007B27A7" w:rsidP="00D53134">
            <w:pPr>
              <w:widowControl w:val="0"/>
              <w:jc w:val="both"/>
              <w:rPr>
                <w:rFonts w:asciiTheme="minorBidi" w:hAnsiTheme="minorBidi" w:cstheme="minorBidi"/>
                <w:sz w:val="24"/>
                <w:szCs w:val="24"/>
              </w:rPr>
            </w:pPr>
          </w:p>
        </w:tc>
      </w:tr>
      <w:tr w:rsidR="007B27A7" w:rsidRPr="00D53134" w14:paraId="1324F7F8" w14:textId="77777777">
        <w:trPr>
          <w:trHeight w:val="272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D71A219" w14:textId="77777777" w:rsidR="007B27A7" w:rsidRPr="00D53134" w:rsidRDefault="007B27A7" w:rsidP="00D53134">
            <w:pPr>
              <w:widowControl w:val="0"/>
              <w:jc w:val="both"/>
              <w:rPr>
                <w:rFonts w:asciiTheme="minorBidi" w:hAnsiTheme="minorBidi" w:cstheme="minorBidi"/>
                <w:sz w:val="24"/>
                <w:szCs w:val="24"/>
              </w:rPr>
            </w:pP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2B646091"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9 Приемка законченного строительством объекта строительства в случае осуществления работ по договору.</w:t>
            </w:r>
          </w:p>
          <w:p w14:paraId="44D95917"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10 Организация наладки и опробования оборудования, пробного производства продукции и других мероприятий по подготовке объекта к эксплуатации.</w:t>
            </w:r>
          </w:p>
          <w:p w14:paraId="613BACF5"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11 Принятие решений о начале, приостановке, консервации, прекращении строительства, о вводе законченного строительством объекта недвижимости в эксплуатацию</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49671888"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Приемка заказчиком</w:t>
            </w:r>
          </w:p>
        </w:tc>
      </w:tr>
      <w:tr w:rsidR="007B27A7" w:rsidRPr="00D53134" w14:paraId="05B070F0" w14:textId="77777777">
        <w:trPr>
          <w:trHeight w:val="452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C49A16A" w14:textId="77777777" w:rsidR="007B27A7" w:rsidRPr="00D53134" w:rsidRDefault="007B27A7" w:rsidP="00D53134">
            <w:pPr>
              <w:widowControl w:val="0"/>
              <w:jc w:val="both"/>
              <w:rPr>
                <w:rFonts w:asciiTheme="minorBidi" w:hAnsiTheme="minorBidi" w:cstheme="minorBidi"/>
                <w:sz w:val="24"/>
                <w:szCs w:val="24"/>
              </w:rPr>
            </w:pP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7FC21B72"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12 Предъявление законченного строительством объекта строительства органам государственного строительного надзора и экологического надзора (в случаях, предусмотренных законодательством о градостроительной деятельности).</w:t>
            </w:r>
          </w:p>
          <w:p w14:paraId="54A3F09B"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13 Предъявление законченного строительством объекта строительства уполномоченному органу для ввода в эксплуатацию.</w:t>
            </w:r>
          </w:p>
          <w:p w14:paraId="30523E74"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14 Комплектование, хранение и передача соответствующим организациям исполнительной и эксплуатационной документации.</w:t>
            </w:r>
          </w:p>
          <w:p w14:paraId="5E32C14E"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15 Оповещение о сроках начала работ на строительной площадке, о приостановке, консервации и (или) прекращении строительства, о готовности объекта к вводу в эксплуатацию органов местного самоуправления и государственного строительного надзора</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5C2EAD05"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Сдача контрольным органам</w:t>
            </w:r>
          </w:p>
        </w:tc>
      </w:tr>
      <w:tr w:rsidR="007B27A7" w:rsidRPr="00D53134" w14:paraId="1C38F4AE" w14:textId="77777777">
        <w:trPr>
          <w:trHeight w:val="838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CE94BAD" w14:textId="77777777" w:rsidR="007B27A7" w:rsidRPr="00D53134" w:rsidRDefault="007B27A7" w:rsidP="00D53134">
            <w:pPr>
              <w:widowControl w:val="0"/>
              <w:jc w:val="both"/>
              <w:rPr>
                <w:rFonts w:asciiTheme="minorBidi" w:hAnsiTheme="minorBidi" w:cstheme="minorBidi"/>
                <w:sz w:val="24"/>
                <w:szCs w:val="24"/>
              </w:rPr>
            </w:pP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7D09174B"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16 Проверка наличия у лица, осуществляющего строительство, документов о качестве (сертификатов в установленных случаях) на применяемые им материалы, изделия и оборудование, документированных результатов входного контроля и лабораторных испытаний.</w:t>
            </w:r>
          </w:p>
          <w:p w14:paraId="60CF8437" w14:textId="7ADB74CB"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17 Контроль соблюдения лицом, осуществляющим строительство, правил складирования и хранения применяемых материалов, изделий и оборудования; при выявлении нарушений этих правил представитель строительного контроля </w:t>
            </w:r>
            <w:del w:id="311" w:author="Volkov Sergey" w:date="2018-08-26T00:25:00Z">
              <w:r w:rsidRPr="00D53134" w:rsidDel="00F62C9E">
                <w:rPr>
                  <w:rFonts w:asciiTheme="minorBidi" w:hAnsiTheme="minorBidi" w:cstheme="minorBidi"/>
                  <w:sz w:val="24"/>
                  <w:szCs w:val="24"/>
                </w:rPr>
                <w:delText>застройщика</w:delText>
              </w:r>
            </w:del>
            <w:ins w:id="312" w:author="Volkov Sergey" w:date="2018-08-26T00:25:00Z">
              <w:r w:rsidR="00F62C9E" w:rsidRPr="00D53134">
                <w:rPr>
                  <w:rFonts w:asciiTheme="minorBidi" w:hAnsiTheme="minorBidi" w:cstheme="minorBidi"/>
                  <w:sz w:val="24"/>
                  <w:szCs w:val="24"/>
                </w:rPr>
                <w:t>застройщика</w:t>
              </w:r>
            </w:ins>
            <w:r w:rsidRPr="00D53134">
              <w:rPr>
                <w:rFonts w:asciiTheme="minorBidi" w:hAnsiTheme="minorBidi" w:cstheme="minorBidi"/>
                <w:sz w:val="24"/>
                <w:szCs w:val="24"/>
              </w:rPr>
              <w:t xml:space="preserve"> (заказчика) может запретить применение неправильно складированных и хранящихся материалов.</w:t>
            </w:r>
          </w:p>
          <w:p w14:paraId="14102872" w14:textId="2B8DD19A"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18 Контроль </w:t>
            </w:r>
            <w:del w:id="313" w:author="Volkov Sergey" w:date="2018-08-26T00:25:00Z">
              <w:r w:rsidRPr="00D53134" w:rsidDel="00F62C9E">
                <w:rPr>
                  <w:rFonts w:asciiTheme="minorBidi" w:hAnsiTheme="minorBidi" w:cstheme="minorBidi"/>
                  <w:sz w:val="24"/>
                  <w:szCs w:val="24"/>
                </w:rPr>
                <w:delText>соответствия</w:delText>
              </w:r>
            </w:del>
            <w:ins w:id="314" w:author="Volkov Sergey" w:date="2018-08-26T00:25:00Z">
              <w:r w:rsidR="00F62C9E" w:rsidRPr="00D53134">
                <w:rPr>
                  <w:rFonts w:asciiTheme="minorBidi" w:hAnsiTheme="minorBidi" w:cstheme="minorBidi"/>
                  <w:sz w:val="24"/>
                  <w:szCs w:val="24"/>
                </w:rPr>
                <w:t>соответствия,</w:t>
              </w:r>
            </w:ins>
            <w:r w:rsidRPr="00D53134">
              <w:rPr>
                <w:rFonts w:asciiTheme="minorBidi" w:hAnsiTheme="minorBidi" w:cstheme="minorBidi"/>
                <w:sz w:val="24"/>
                <w:szCs w:val="24"/>
              </w:rPr>
              <w:t xml:space="preserve"> выполняемого лицом, осуществляющим строительство, операционного контроля требованиям 5.10.6.</w:t>
            </w:r>
          </w:p>
          <w:p w14:paraId="4AEC578F" w14:textId="77F2B79D"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19 Контроль наличия и правильности ведения лицом, осуществляющим строительство, </w:t>
            </w:r>
            <w:del w:id="315" w:author="Volkov Sergey" w:date="2018-08-26T00:24:00Z">
              <w:r w:rsidRPr="00D53134" w:rsidDel="00F62C9E">
                <w:rPr>
                  <w:rFonts w:asciiTheme="minorBidi" w:hAnsiTheme="minorBidi" w:cstheme="minorBidi"/>
                  <w:sz w:val="24"/>
                  <w:szCs w:val="24"/>
                </w:rPr>
                <w:delText>исполнительнои</w:delText>
              </w:r>
            </w:del>
            <w:ins w:id="316" w:author="Volkov Sergey" w:date="2018-08-26T00:24:00Z">
              <w:r w:rsidR="00F62C9E" w:rsidRPr="00D53134">
                <w:rPr>
                  <w:rFonts w:asciiTheme="minorBidi" w:hAnsiTheme="minorBidi" w:cstheme="minorBidi"/>
                  <w:sz w:val="24"/>
                  <w:szCs w:val="24"/>
                </w:rPr>
                <w:t>исполнительной</w:t>
              </w:r>
            </w:ins>
            <w:del w:id="317" w:author="Volkov Sergey" w:date="2018-08-26T00:24:00Z">
              <w:r w:rsidRPr="00D53134" w:rsidDel="00F62C9E">
                <w:rPr>
                  <w:rFonts w:asciiTheme="minorBidi" w:hAnsiTheme="minorBidi" w:cstheme="minorBidi"/>
                  <w:sz w:val="24"/>
                  <w:szCs w:val="24"/>
                </w:rPr>
                <w:delText>̆</w:delText>
              </w:r>
            </w:del>
            <w:r w:rsidRPr="00D53134">
              <w:rPr>
                <w:rFonts w:asciiTheme="minorBidi" w:hAnsiTheme="minorBidi" w:cstheme="minorBidi"/>
                <w:sz w:val="24"/>
                <w:szCs w:val="24"/>
              </w:rPr>
              <w:t xml:space="preserve"> документации, в том числе оценку достоверности </w:t>
            </w:r>
            <w:del w:id="318" w:author="Volkov Sergey" w:date="2018-08-26T00:24:00Z">
              <w:r w:rsidRPr="00D53134" w:rsidDel="00F62C9E">
                <w:rPr>
                  <w:rFonts w:asciiTheme="minorBidi" w:hAnsiTheme="minorBidi" w:cstheme="minorBidi"/>
                  <w:sz w:val="24"/>
                  <w:szCs w:val="24"/>
                </w:rPr>
                <w:delText>геодезических исполнительных схем</w:delText>
              </w:r>
            </w:del>
            <w:ins w:id="319" w:author="Volkov Sergey" w:date="2018-08-26T00:24:00Z">
              <w:r w:rsidR="00F62C9E" w:rsidRPr="00D53134">
                <w:rPr>
                  <w:rFonts w:asciiTheme="minorBidi" w:hAnsiTheme="minorBidi" w:cstheme="minorBidi"/>
                  <w:sz w:val="24"/>
                  <w:szCs w:val="24"/>
                </w:rPr>
                <w:t>геодезических исполнительных схем,</w:t>
              </w:r>
            </w:ins>
            <w:r w:rsidRPr="00D53134">
              <w:rPr>
                <w:rFonts w:asciiTheme="minorBidi" w:hAnsiTheme="minorBidi" w:cstheme="minorBidi"/>
                <w:sz w:val="24"/>
                <w:szCs w:val="24"/>
              </w:rPr>
              <w:t xml:space="preserve"> выполненных конструкций с выборочным контролем точности положения элементов.</w:t>
            </w:r>
          </w:p>
          <w:p w14:paraId="67E7E0FD" w14:textId="310946F4"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20 Контроль за устранением дефектов в </w:t>
            </w:r>
            <w:del w:id="320" w:author="Volkov Sergey" w:date="2018-08-26T00:25:00Z">
              <w:r w:rsidRPr="00D53134" w:rsidDel="00F62C9E">
                <w:rPr>
                  <w:rFonts w:asciiTheme="minorBidi" w:hAnsiTheme="minorBidi" w:cstheme="minorBidi"/>
                  <w:sz w:val="24"/>
                  <w:szCs w:val="24"/>
                </w:rPr>
                <w:delText>проектнои</w:delText>
              </w:r>
            </w:del>
            <w:ins w:id="321" w:author="Volkov Sergey" w:date="2018-08-26T00:25:00Z">
              <w:r w:rsidR="00F62C9E" w:rsidRPr="00D53134">
                <w:rPr>
                  <w:rFonts w:asciiTheme="minorBidi" w:hAnsiTheme="minorBidi" w:cstheme="minorBidi"/>
                  <w:sz w:val="24"/>
                  <w:szCs w:val="24"/>
                </w:rPr>
                <w:t>проектной</w:t>
              </w:r>
            </w:ins>
            <w:del w:id="322" w:author="Volkov Sergey" w:date="2018-08-26T00:25:00Z">
              <w:r w:rsidRPr="00D53134" w:rsidDel="00F62C9E">
                <w:rPr>
                  <w:rFonts w:asciiTheme="minorBidi" w:hAnsiTheme="minorBidi" w:cstheme="minorBidi"/>
                  <w:sz w:val="24"/>
                  <w:szCs w:val="24"/>
                </w:rPr>
                <w:delText>̆</w:delText>
              </w:r>
            </w:del>
            <w:r w:rsidRPr="00D53134">
              <w:rPr>
                <w:rFonts w:asciiTheme="minorBidi" w:hAnsiTheme="minorBidi" w:cstheme="minorBidi"/>
                <w:sz w:val="24"/>
                <w:szCs w:val="24"/>
              </w:rPr>
              <w:t xml:space="preserve"> документации, выявленных в процессе строительства, </w:t>
            </w:r>
            <w:del w:id="323" w:author="Volkov Sergey" w:date="2018-08-26T00:25:00Z">
              <w:r w:rsidRPr="00D53134" w:rsidDel="00F62C9E">
                <w:rPr>
                  <w:rFonts w:asciiTheme="minorBidi" w:hAnsiTheme="minorBidi" w:cstheme="minorBidi"/>
                  <w:sz w:val="24"/>
                  <w:szCs w:val="24"/>
                </w:rPr>
                <w:delText>документированныи</w:delText>
              </w:r>
            </w:del>
            <w:ins w:id="324" w:author="Volkov Sergey" w:date="2018-08-26T00:25:00Z">
              <w:r w:rsidR="00F62C9E" w:rsidRPr="00D53134">
                <w:rPr>
                  <w:rFonts w:asciiTheme="minorBidi" w:hAnsiTheme="minorBidi" w:cstheme="minorBidi"/>
                  <w:sz w:val="24"/>
                  <w:szCs w:val="24"/>
                </w:rPr>
                <w:t>документированный</w:t>
              </w:r>
            </w:ins>
            <w:del w:id="325" w:author="Volkov Sergey" w:date="2018-08-26T00:25:00Z">
              <w:r w:rsidRPr="00D53134" w:rsidDel="00F62C9E">
                <w:rPr>
                  <w:rFonts w:asciiTheme="minorBidi" w:hAnsiTheme="minorBidi" w:cstheme="minorBidi"/>
                  <w:sz w:val="24"/>
                  <w:szCs w:val="24"/>
                </w:rPr>
                <w:delText>̆</w:delText>
              </w:r>
            </w:del>
            <w:r w:rsidRPr="00D53134">
              <w:rPr>
                <w:rFonts w:asciiTheme="minorBidi" w:hAnsiTheme="minorBidi" w:cstheme="minorBidi"/>
                <w:sz w:val="24"/>
                <w:szCs w:val="24"/>
              </w:rPr>
              <w:t xml:space="preserve"> возврат </w:t>
            </w:r>
            <w:del w:id="326" w:author="Volkov Sergey" w:date="2018-08-26T00:25:00Z">
              <w:r w:rsidRPr="00D53134" w:rsidDel="00F62C9E">
                <w:rPr>
                  <w:rFonts w:asciiTheme="minorBidi" w:hAnsiTheme="minorBidi" w:cstheme="minorBidi"/>
                  <w:sz w:val="24"/>
                  <w:szCs w:val="24"/>
                </w:rPr>
                <w:delText>дефектнои</w:delText>
              </w:r>
            </w:del>
            <w:ins w:id="327" w:author="Volkov Sergey" w:date="2018-08-26T00:25:00Z">
              <w:r w:rsidR="00F62C9E" w:rsidRPr="00D53134">
                <w:rPr>
                  <w:rFonts w:asciiTheme="minorBidi" w:hAnsiTheme="minorBidi" w:cstheme="minorBidi"/>
                  <w:sz w:val="24"/>
                  <w:szCs w:val="24"/>
                </w:rPr>
                <w:t>дефектной</w:t>
              </w:r>
            </w:ins>
            <w:del w:id="328" w:author="Volkov Sergey" w:date="2018-08-26T00:25:00Z">
              <w:r w:rsidRPr="00D53134" w:rsidDel="00F62C9E">
                <w:rPr>
                  <w:rFonts w:asciiTheme="minorBidi" w:hAnsiTheme="minorBidi" w:cstheme="minorBidi"/>
                  <w:sz w:val="24"/>
                  <w:szCs w:val="24"/>
                </w:rPr>
                <w:delText>̆</w:delText>
              </w:r>
            </w:del>
            <w:r w:rsidRPr="00D53134">
              <w:rPr>
                <w:rFonts w:asciiTheme="minorBidi" w:hAnsiTheme="minorBidi" w:cstheme="minorBidi"/>
                <w:sz w:val="24"/>
                <w:szCs w:val="24"/>
              </w:rPr>
              <w:t xml:space="preserve"> документации проектировщику, контроль и документированная приемка </w:t>
            </w:r>
            <w:del w:id="329" w:author="Volkov Sergey" w:date="2018-08-26T00:25:00Z">
              <w:r w:rsidRPr="00D53134" w:rsidDel="00F62C9E">
                <w:rPr>
                  <w:rFonts w:asciiTheme="minorBidi" w:hAnsiTheme="minorBidi" w:cstheme="minorBidi"/>
                  <w:sz w:val="24"/>
                  <w:szCs w:val="24"/>
                </w:rPr>
                <w:delText>исправленнои</w:delText>
              </w:r>
            </w:del>
            <w:ins w:id="330" w:author="Volkov Sergey" w:date="2018-08-26T00:25:00Z">
              <w:r w:rsidR="00F62C9E" w:rsidRPr="00D53134">
                <w:rPr>
                  <w:rFonts w:asciiTheme="minorBidi" w:hAnsiTheme="minorBidi" w:cstheme="minorBidi"/>
                  <w:sz w:val="24"/>
                  <w:szCs w:val="24"/>
                </w:rPr>
                <w:t>исправленной</w:t>
              </w:r>
            </w:ins>
            <w:del w:id="331" w:author="Volkov Sergey" w:date="2018-08-26T00:25:00Z">
              <w:r w:rsidRPr="00D53134" w:rsidDel="00F62C9E">
                <w:rPr>
                  <w:rFonts w:asciiTheme="minorBidi" w:hAnsiTheme="minorBidi" w:cstheme="minorBidi"/>
                  <w:sz w:val="24"/>
                  <w:szCs w:val="24"/>
                </w:rPr>
                <w:delText>̆</w:delText>
              </w:r>
            </w:del>
            <w:r w:rsidRPr="00D53134">
              <w:rPr>
                <w:rFonts w:asciiTheme="minorBidi" w:hAnsiTheme="minorBidi" w:cstheme="minorBidi"/>
                <w:sz w:val="24"/>
                <w:szCs w:val="24"/>
              </w:rPr>
              <w:t xml:space="preserve"> документации, передача ее лицу, осуществляющему строительство.</w:t>
            </w:r>
          </w:p>
          <w:p w14:paraId="45AF3429" w14:textId="77777777" w:rsidR="007B27A7" w:rsidRPr="00D53134" w:rsidRDefault="00FF04AB">
            <w:pPr>
              <w:jc w:val="both"/>
              <w:rPr>
                <w:rFonts w:asciiTheme="minorBidi" w:hAnsiTheme="minorBidi" w:cstheme="minorBidi"/>
                <w:sz w:val="24"/>
                <w:szCs w:val="24"/>
              </w:rPr>
              <w:pPrChange w:id="332" w:author="Volkov Sergey" w:date="2018-08-26T00:25:00Z">
                <w:pPr>
                  <w:ind w:left="1140" w:hanging="360"/>
                  <w:jc w:val="both"/>
                </w:pPr>
              </w:pPrChange>
            </w:pPr>
            <w:r w:rsidRPr="00D53134">
              <w:rPr>
                <w:rFonts w:asciiTheme="minorBidi" w:hAnsiTheme="minorBidi" w:cstheme="minorBidi"/>
                <w:sz w:val="24"/>
                <w:szCs w:val="24"/>
              </w:rPr>
              <w:t>21 Контроль исполнения лицом, осуществляющим строительство, предписаний органов государственного надзора и местного самоуправления</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6D70D219"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Строительный контроль заказчика</w:t>
            </w:r>
          </w:p>
        </w:tc>
      </w:tr>
      <w:tr w:rsidR="007B27A7" w:rsidRPr="00D53134" w14:paraId="2479E7E6" w14:textId="77777777">
        <w:trPr>
          <w:trHeight w:val="88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00F8AC1" w14:textId="77777777" w:rsidR="007B27A7" w:rsidRPr="00D53134" w:rsidRDefault="007B27A7" w:rsidP="00D53134">
            <w:pPr>
              <w:widowControl w:val="0"/>
              <w:jc w:val="both"/>
              <w:rPr>
                <w:rFonts w:asciiTheme="minorBidi" w:hAnsiTheme="minorBidi" w:cstheme="minorBidi"/>
                <w:sz w:val="24"/>
                <w:szCs w:val="24"/>
              </w:rPr>
            </w:pP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7F4AFC41" w14:textId="72C1F3FE"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22 Извещение органов государственного надзора обо всех случаях </w:t>
            </w:r>
            <w:del w:id="333" w:author="Volkov Sergey" w:date="2018-08-26T00:25:00Z">
              <w:r w:rsidRPr="00D53134" w:rsidDel="00F62C9E">
                <w:rPr>
                  <w:rFonts w:asciiTheme="minorBidi" w:hAnsiTheme="minorBidi" w:cstheme="minorBidi"/>
                  <w:sz w:val="24"/>
                  <w:szCs w:val="24"/>
                </w:rPr>
                <w:delText>аварийного</w:delText>
              </w:r>
            </w:del>
            <w:ins w:id="334" w:author="Volkov Sergey" w:date="2018-08-26T00:25:00Z">
              <w:r w:rsidR="00F62C9E" w:rsidRPr="00D53134">
                <w:rPr>
                  <w:rFonts w:asciiTheme="minorBidi" w:hAnsiTheme="minorBidi" w:cstheme="minorBidi"/>
                  <w:sz w:val="24"/>
                  <w:szCs w:val="24"/>
                </w:rPr>
                <w:t>аварийного</w:t>
              </w:r>
            </w:ins>
            <w:r w:rsidRPr="00D53134">
              <w:rPr>
                <w:rFonts w:asciiTheme="minorBidi" w:hAnsiTheme="minorBidi" w:cstheme="minorBidi"/>
                <w:sz w:val="24"/>
                <w:szCs w:val="24"/>
              </w:rPr>
              <w:t xml:space="preserve"> состояния на объекте строительства</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7ABC4A4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Извещение органов</w:t>
            </w:r>
          </w:p>
        </w:tc>
      </w:tr>
      <w:tr w:rsidR="007B27A7" w:rsidRPr="00D53134" w14:paraId="3B4B88BB" w14:textId="77777777">
        <w:trPr>
          <w:trHeight w:val="338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3C22A42" w14:textId="77777777" w:rsidR="007B27A7" w:rsidRPr="00D53134" w:rsidRDefault="007B27A7" w:rsidP="00D53134">
            <w:pPr>
              <w:widowControl w:val="0"/>
              <w:jc w:val="both"/>
              <w:rPr>
                <w:rFonts w:asciiTheme="minorBidi" w:hAnsiTheme="minorBidi" w:cstheme="minorBidi"/>
                <w:sz w:val="24"/>
                <w:szCs w:val="24"/>
              </w:rPr>
            </w:pP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7ADC1FA8" w14:textId="3975E6F9"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23 Оценка (совместно с лицом, осуществляющим строительство) соответствия выполненных работ, конструкций, участков инженерных </w:t>
            </w:r>
            <w:del w:id="335" w:author="Volkov Sergey" w:date="2018-08-26T00:26:00Z">
              <w:r w:rsidRPr="00D53134" w:rsidDel="00F62C9E">
                <w:rPr>
                  <w:rFonts w:asciiTheme="minorBidi" w:hAnsiTheme="minorBidi" w:cstheme="minorBidi"/>
                  <w:sz w:val="24"/>
                  <w:szCs w:val="24"/>
                </w:rPr>
                <w:delText>сетеи</w:delText>
              </w:r>
            </w:del>
            <w:ins w:id="336" w:author="Volkov Sergey" w:date="2018-08-26T00:26:00Z">
              <w:r w:rsidR="00F62C9E" w:rsidRPr="00D53134">
                <w:rPr>
                  <w:rFonts w:asciiTheme="minorBidi" w:hAnsiTheme="minorBidi" w:cstheme="minorBidi"/>
                  <w:sz w:val="24"/>
                  <w:szCs w:val="24"/>
                </w:rPr>
                <w:t>сетей</w:t>
              </w:r>
            </w:ins>
            <w:del w:id="337" w:author="Volkov Sergey" w:date="2018-08-26T00:26:00Z">
              <w:r w:rsidRPr="00D53134" w:rsidDel="00F62C9E">
                <w:rPr>
                  <w:rFonts w:asciiTheme="minorBidi" w:hAnsiTheme="minorBidi" w:cstheme="minorBidi"/>
                  <w:sz w:val="24"/>
                  <w:szCs w:val="24"/>
                </w:rPr>
                <w:delText>̆</w:delText>
              </w:r>
            </w:del>
            <w:r w:rsidRPr="00D53134">
              <w:rPr>
                <w:rFonts w:asciiTheme="minorBidi" w:hAnsiTheme="minorBidi" w:cstheme="minorBidi"/>
                <w:sz w:val="24"/>
                <w:szCs w:val="24"/>
              </w:rPr>
              <w:t>, подписание двухсторонних актов, подтверждающих соответствие; контроль за выполнением лицом, осуществляющим строительство, требования о недопустимости выполнения последующих работ до подписания указанных актов.</w:t>
            </w:r>
          </w:p>
          <w:p w14:paraId="69B76FA2" w14:textId="095934D6"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24 Заключительная оценка (совместно с лицом, осуществляющим строительство) соответствия законченного строительством объекта требованиям законодательства, нормативным документам и </w:t>
            </w:r>
            <w:del w:id="338" w:author="Volkov Sergey" w:date="2018-08-26T00:26:00Z">
              <w:r w:rsidRPr="00D53134" w:rsidDel="00F62C9E">
                <w:rPr>
                  <w:rFonts w:asciiTheme="minorBidi" w:hAnsiTheme="minorBidi" w:cstheme="minorBidi"/>
                  <w:sz w:val="24"/>
                  <w:szCs w:val="24"/>
                </w:rPr>
                <w:delText>проектнои</w:delText>
              </w:r>
            </w:del>
            <w:ins w:id="339" w:author="Volkov Sergey" w:date="2018-08-26T00:26:00Z">
              <w:r w:rsidR="00F62C9E" w:rsidRPr="00D53134">
                <w:rPr>
                  <w:rFonts w:asciiTheme="minorBidi" w:hAnsiTheme="minorBidi" w:cstheme="minorBidi"/>
                  <w:sz w:val="24"/>
                  <w:szCs w:val="24"/>
                </w:rPr>
                <w:t>проектной</w:t>
              </w:r>
            </w:ins>
            <w:del w:id="340" w:author="Volkov Sergey" w:date="2018-08-26T00:26:00Z">
              <w:r w:rsidRPr="00D53134" w:rsidDel="00F62C9E">
                <w:rPr>
                  <w:rFonts w:asciiTheme="minorBidi" w:hAnsiTheme="minorBidi" w:cstheme="minorBidi"/>
                  <w:sz w:val="24"/>
                  <w:szCs w:val="24"/>
                </w:rPr>
                <w:delText>̆</w:delText>
              </w:r>
            </w:del>
            <w:r w:rsidRPr="00D53134">
              <w:rPr>
                <w:rFonts w:asciiTheme="minorBidi" w:hAnsiTheme="minorBidi" w:cstheme="minorBidi"/>
                <w:sz w:val="24"/>
                <w:szCs w:val="24"/>
              </w:rPr>
              <w:t xml:space="preserve"> документации</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3D42809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Оценка качества работ</w:t>
            </w:r>
          </w:p>
        </w:tc>
      </w:tr>
      <w:tr w:rsidR="007B27A7" w:rsidRPr="00D53134" w14:paraId="7E363F18" w14:textId="77777777">
        <w:trPr>
          <w:trHeight w:val="1580"/>
        </w:trPr>
        <w:tc>
          <w:tcPr>
            <w:tcW w:w="1635" w:type="dxa"/>
            <w:vMerge w:val="restart"/>
            <w:tcBorders>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BC9350A"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Подрядчик (генеральный подрядчик)</w:t>
            </w: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5104A8EF" w14:textId="05879153"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1 Выполнение работ, конструкций, систем инженерно-технического обеспечения объекта строительства в соответствии с </w:t>
            </w:r>
            <w:del w:id="341" w:author="Volkov Sergey" w:date="2018-08-26T00:26:00Z">
              <w:r w:rsidRPr="00D53134" w:rsidDel="00F62C9E">
                <w:rPr>
                  <w:rFonts w:asciiTheme="minorBidi" w:hAnsiTheme="minorBidi" w:cstheme="minorBidi"/>
                  <w:sz w:val="24"/>
                  <w:szCs w:val="24"/>
                </w:rPr>
                <w:delText>проектнои</w:delText>
              </w:r>
            </w:del>
            <w:ins w:id="342" w:author="Volkov Sergey" w:date="2018-08-26T00:26:00Z">
              <w:r w:rsidR="00F62C9E" w:rsidRPr="00D53134">
                <w:rPr>
                  <w:rFonts w:asciiTheme="minorBidi" w:hAnsiTheme="minorBidi" w:cstheme="minorBidi"/>
                  <w:sz w:val="24"/>
                  <w:szCs w:val="24"/>
                </w:rPr>
                <w:t>проектной</w:t>
              </w:r>
            </w:ins>
            <w:del w:id="343" w:author="Volkov Sergey" w:date="2018-08-26T00:26:00Z">
              <w:r w:rsidRPr="00D53134" w:rsidDel="00F62C9E">
                <w:rPr>
                  <w:rFonts w:asciiTheme="minorBidi" w:hAnsiTheme="minorBidi" w:cstheme="minorBidi"/>
                  <w:sz w:val="24"/>
                  <w:szCs w:val="24"/>
                </w:rPr>
                <w:delText>̆</w:delText>
              </w:r>
            </w:del>
            <w:r w:rsidRPr="00D53134">
              <w:rPr>
                <w:rFonts w:asciiTheme="minorBidi" w:hAnsiTheme="minorBidi" w:cstheme="minorBidi"/>
                <w:sz w:val="24"/>
                <w:szCs w:val="24"/>
              </w:rPr>
              <w:t xml:space="preserve"> и </w:t>
            </w:r>
            <w:del w:id="344" w:author="Volkov Sergey" w:date="2018-08-26T00:26:00Z">
              <w:r w:rsidRPr="00D53134" w:rsidDel="00F62C9E">
                <w:rPr>
                  <w:rFonts w:asciiTheme="minorBidi" w:hAnsiTheme="minorBidi" w:cstheme="minorBidi"/>
                  <w:sz w:val="24"/>
                  <w:szCs w:val="24"/>
                </w:rPr>
                <w:delText>рабочеи</w:delText>
              </w:r>
            </w:del>
            <w:ins w:id="345" w:author="Volkov Sergey" w:date="2018-08-26T00:26:00Z">
              <w:r w:rsidR="00F62C9E" w:rsidRPr="00D53134">
                <w:rPr>
                  <w:rFonts w:asciiTheme="minorBidi" w:hAnsiTheme="minorBidi" w:cstheme="minorBidi"/>
                  <w:sz w:val="24"/>
                  <w:szCs w:val="24"/>
                </w:rPr>
                <w:t>рабочей</w:t>
              </w:r>
            </w:ins>
            <w:del w:id="346" w:author="Volkov Sergey" w:date="2018-08-26T00:26:00Z">
              <w:r w:rsidRPr="00D53134" w:rsidDel="00F62C9E">
                <w:rPr>
                  <w:rFonts w:asciiTheme="minorBidi" w:hAnsiTheme="minorBidi" w:cstheme="minorBidi"/>
                  <w:sz w:val="24"/>
                  <w:szCs w:val="24"/>
                </w:rPr>
                <w:delText>̆</w:delText>
              </w:r>
            </w:del>
            <w:r w:rsidRPr="00D53134">
              <w:rPr>
                <w:rFonts w:asciiTheme="minorBidi" w:hAnsiTheme="minorBidi" w:cstheme="minorBidi"/>
                <w:sz w:val="24"/>
                <w:szCs w:val="24"/>
              </w:rPr>
              <w:t xml:space="preserve"> </w:t>
            </w:r>
            <w:del w:id="347" w:author="Volkov Sergey" w:date="2018-08-26T00:26:00Z">
              <w:r w:rsidRPr="00D53134" w:rsidDel="00F62C9E">
                <w:rPr>
                  <w:rFonts w:asciiTheme="minorBidi" w:hAnsiTheme="minorBidi" w:cstheme="minorBidi"/>
                  <w:sz w:val="24"/>
                  <w:szCs w:val="24"/>
                </w:rPr>
                <w:delText>документациеи</w:delText>
              </w:r>
            </w:del>
            <w:ins w:id="348" w:author="Volkov Sergey" w:date="2018-08-26T00:26:00Z">
              <w:r w:rsidR="00F62C9E" w:rsidRPr="00D53134">
                <w:rPr>
                  <w:rFonts w:asciiTheme="minorBidi" w:hAnsiTheme="minorBidi" w:cstheme="minorBidi"/>
                  <w:sz w:val="24"/>
                  <w:szCs w:val="24"/>
                </w:rPr>
                <w:t>документацией</w:t>
              </w:r>
            </w:ins>
            <w:del w:id="349" w:author="Volkov Sergey" w:date="2018-08-26T00:26:00Z">
              <w:r w:rsidRPr="00D53134" w:rsidDel="00F62C9E">
                <w:rPr>
                  <w:rFonts w:asciiTheme="minorBidi" w:hAnsiTheme="minorBidi" w:cstheme="minorBidi"/>
                  <w:sz w:val="24"/>
                  <w:szCs w:val="24"/>
                </w:rPr>
                <w:delText>̆</w:delText>
              </w:r>
            </w:del>
            <w:r w:rsidRPr="00D53134">
              <w:rPr>
                <w:rFonts w:asciiTheme="minorBidi" w:hAnsiTheme="minorBidi" w:cstheme="minorBidi"/>
                <w:sz w:val="24"/>
                <w:szCs w:val="24"/>
              </w:rPr>
              <w:t>.</w:t>
            </w:r>
          </w:p>
          <w:p w14:paraId="3AD1ACAB" w14:textId="26AAF128"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2 Разработка и применение организационно-</w:t>
            </w:r>
            <w:del w:id="350" w:author="Volkov Sergey" w:date="2018-08-26T00:26:00Z">
              <w:r w:rsidRPr="00D53134" w:rsidDel="00F62C9E">
                <w:rPr>
                  <w:rFonts w:asciiTheme="minorBidi" w:hAnsiTheme="minorBidi" w:cstheme="minorBidi"/>
                  <w:sz w:val="24"/>
                  <w:szCs w:val="24"/>
                </w:rPr>
                <w:delText>технологическои</w:delText>
              </w:r>
            </w:del>
            <w:ins w:id="351" w:author="Volkov Sergey" w:date="2018-08-26T00:26:00Z">
              <w:r w:rsidR="00F62C9E" w:rsidRPr="00D53134">
                <w:rPr>
                  <w:rFonts w:asciiTheme="minorBidi" w:hAnsiTheme="minorBidi" w:cstheme="minorBidi"/>
                  <w:sz w:val="24"/>
                  <w:szCs w:val="24"/>
                </w:rPr>
                <w:t>технологической</w:t>
              </w:r>
            </w:ins>
            <w:del w:id="352" w:author="Volkov Sergey" w:date="2018-08-26T00:26:00Z">
              <w:r w:rsidRPr="00D53134" w:rsidDel="00F62C9E">
                <w:rPr>
                  <w:rFonts w:asciiTheme="minorBidi" w:hAnsiTheme="minorBidi" w:cstheme="minorBidi"/>
                  <w:sz w:val="24"/>
                  <w:szCs w:val="24"/>
                </w:rPr>
                <w:delText>̆</w:delText>
              </w:r>
            </w:del>
            <w:r w:rsidRPr="00D53134">
              <w:rPr>
                <w:rFonts w:asciiTheme="minorBidi" w:hAnsiTheme="minorBidi" w:cstheme="minorBidi"/>
                <w:sz w:val="24"/>
                <w:szCs w:val="24"/>
              </w:rPr>
              <w:t xml:space="preserve"> документации</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18D9FFC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Строительство</w:t>
            </w:r>
          </w:p>
        </w:tc>
      </w:tr>
      <w:tr w:rsidR="007B27A7" w:rsidRPr="00D53134" w14:paraId="00D25DCB" w14:textId="77777777">
        <w:trPr>
          <w:trHeight w:val="180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21F78B4" w14:textId="77777777" w:rsidR="007B27A7" w:rsidRPr="00D53134" w:rsidRDefault="007B27A7" w:rsidP="00D53134">
            <w:pPr>
              <w:widowControl w:val="0"/>
              <w:jc w:val="both"/>
              <w:rPr>
                <w:rFonts w:asciiTheme="minorBidi" w:hAnsiTheme="minorBidi" w:cstheme="minorBidi"/>
                <w:sz w:val="24"/>
                <w:szCs w:val="24"/>
              </w:rPr>
            </w:pP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0C6643F8" w14:textId="1B6E6373"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3 Осуществление строительного контроля лицом, осуществляющим строительство, в том числе контроля за соответствием применяемых строительных материалов и изделий требованиям нормативных документов, </w:t>
            </w:r>
            <w:del w:id="353" w:author="Volkov Sergey" w:date="2018-08-26T00:27:00Z">
              <w:r w:rsidRPr="00D53134" w:rsidDel="00F62C9E">
                <w:rPr>
                  <w:rFonts w:asciiTheme="minorBidi" w:hAnsiTheme="minorBidi" w:cstheme="minorBidi"/>
                  <w:sz w:val="24"/>
                  <w:szCs w:val="24"/>
                </w:rPr>
                <w:delText>проектнои</w:delText>
              </w:r>
            </w:del>
            <w:ins w:id="354" w:author="Volkov Sergey" w:date="2018-08-26T00:27:00Z">
              <w:r w:rsidR="00F62C9E" w:rsidRPr="00D53134">
                <w:rPr>
                  <w:rFonts w:asciiTheme="minorBidi" w:hAnsiTheme="minorBidi" w:cstheme="minorBidi"/>
                  <w:sz w:val="24"/>
                  <w:szCs w:val="24"/>
                </w:rPr>
                <w:t>проектной</w:t>
              </w:r>
            </w:ins>
            <w:del w:id="355" w:author="Volkov Sergey" w:date="2018-08-26T00:27:00Z">
              <w:r w:rsidRPr="00D53134" w:rsidDel="00F62C9E">
                <w:rPr>
                  <w:rFonts w:asciiTheme="minorBidi" w:hAnsiTheme="minorBidi" w:cstheme="minorBidi"/>
                  <w:sz w:val="24"/>
                  <w:szCs w:val="24"/>
                </w:rPr>
                <w:delText>̆</w:delText>
              </w:r>
            </w:del>
            <w:r w:rsidRPr="00D53134">
              <w:rPr>
                <w:rFonts w:asciiTheme="minorBidi" w:hAnsiTheme="minorBidi" w:cstheme="minorBidi"/>
                <w:sz w:val="24"/>
                <w:szCs w:val="24"/>
              </w:rPr>
              <w:t xml:space="preserve"> и </w:t>
            </w:r>
            <w:del w:id="356" w:author="Volkov Sergey" w:date="2018-08-26T00:27:00Z">
              <w:r w:rsidRPr="00D53134" w:rsidDel="00F62C9E">
                <w:rPr>
                  <w:rFonts w:asciiTheme="minorBidi" w:hAnsiTheme="minorBidi" w:cstheme="minorBidi"/>
                  <w:sz w:val="24"/>
                  <w:szCs w:val="24"/>
                </w:rPr>
                <w:delText>рабочеи</w:delText>
              </w:r>
            </w:del>
            <w:ins w:id="357" w:author="Volkov Sergey" w:date="2018-08-26T00:27:00Z">
              <w:r w:rsidR="00F62C9E" w:rsidRPr="00D53134">
                <w:rPr>
                  <w:rFonts w:asciiTheme="minorBidi" w:hAnsiTheme="minorBidi" w:cstheme="minorBidi"/>
                  <w:sz w:val="24"/>
                  <w:szCs w:val="24"/>
                </w:rPr>
                <w:t>рабочей</w:t>
              </w:r>
            </w:ins>
            <w:del w:id="358" w:author="Volkov Sergey" w:date="2018-08-26T00:27:00Z">
              <w:r w:rsidRPr="00D53134" w:rsidDel="00F62C9E">
                <w:rPr>
                  <w:rFonts w:asciiTheme="minorBidi" w:hAnsiTheme="minorBidi" w:cstheme="minorBidi"/>
                  <w:sz w:val="24"/>
                  <w:szCs w:val="24"/>
                </w:rPr>
                <w:delText>̆</w:delText>
              </w:r>
            </w:del>
            <w:r w:rsidRPr="00D53134">
              <w:rPr>
                <w:rFonts w:asciiTheme="minorBidi" w:hAnsiTheme="minorBidi" w:cstheme="minorBidi"/>
                <w:sz w:val="24"/>
                <w:szCs w:val="24"/>
              </w:rPr>
              <w:t xml:space="preserve"> документации.</w:t>
            </w:r>
          </w:p>
          <w:p w14:paraId="4A4A4BE0"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4 Ведение исполнительной документации</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1F4DA57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Внутренний строительный контроль</w:t>
            </w:r>
          </w:p>
        </w:tc>
      </w:tr>
      <w:tr w:rsidR="007B27A7" w:rsidRPr="00D53134" w14:paraId="6EAA99CC" w14:textId="77777777">
        <w:trPr>
          <w:trHeight w:val="88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164DCC3" w14:textId="77777777" w:rsidR="007B27A7" w:rsidRPr="00D53134" w:rsidRDefault="007B27A7" w:rsidP="00D53134">
            <w:pPr>
              <w:widowControl w:val="0"/>
              <w:jc w:val="both"/>
              <w:rPr>
                <w:rFonts w:asciiTheme="minorBidi" w:hAnsiTheme="minorBidi" w:cstheme="minorBidi"/>
                <w:sz w:val="24"/>
                <w:szCs w:val="24"/>
              </w:rPr>
            </w:pP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3575D82B" w14:textId="4688D8D5"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5 Обеспечение безопасности труда на </w:t>
            </w:r>
            <w:del w:id="359" w:author="Volkov Sergey" w:date="2018-08-26T00:27:00Z">
              <w:r w:rsidRPr="00D53134" w:rsidDel="00F62C9E">
                <w:rPr>
                  <w:rFonts w:asciiTheme="minorBidi" w:hAnsiTheme="minorBidi" w:cstheme="minorBidi"/>
                  <w:sz w:val="24"/>
                  <w:szCs w:val="24"/>
                </w:rPr>
                <w:delText>строительнои</w:delText>
              </w:r>
            </w:del>
            <w:ins w:id="360" w:author="Volkov Sergey" w:date="2018-08-26T00:27:00Z">
              <w:r w:rsidR="00F62C9E" w:rsidRPr="00D53134">
                <w:rPr>
                  <w:rFonts w:asciiTheme="minorBidi" w:hAnsiTheme="minorBidi" w:cstheme="minorBidi"/>
                  <w:sz w:val="24"/>
                  <w:szCs w:val="24"/>
                </w:rPr>
                <w:t>строительной</w:t>
              </w:r>
            </w:ins>
            <w:del w:id="361" w:author="Volkov Sergey" w:date="2018-08-26T00:27:00Z">
              <w:r w:rsidRPr="00D53134" w:rsidDel="00F62C9E">
                <w:rPr>
                  <w:rFonts w:asciiTheme="minorBidi" w:hAnsiTheme="minorBidi" w:cstheme="minorBidi"/>
                  <w:sz w:val="24"/>
                  <w:szCs w:val="24"/>
                </w:rPr>
                <w:delText>̆</w:delText>
              </w:r>
            </w:del>
            <w:r w:rsidRPr="00D53134">
              <w:rPr>
                <w:rFonts w:asciiTheme="minorBidi" w:hAnsiTheme="minorBidi" w:cstheme="minorBidi"/>
                <w:sz w:val="24"/>
                <w:szCs w:val="24"/>
              </w:rPr>
              <w:t xml:space="preserve"> площадке, безопасности строительных работ для </w:t>
            </w:r>
            <w:del w:id="362" w:author="Volkov Sergey" w:date="2018-08-26T00:27:00Z">
              <w:r w:rsidRPr="00D53134" w:rsidDel="00F62C9E">
                <w:rPr>
                  <w:rFonts w:asciiTheme="minorBidi" w:hAnsiTheme="minorBidi" w:cstheme="minorBidi"/>
                  <w:sz w:val="24"/>
                  <w:szCs w:val="24"/>
                </w:rPr>
                <w:delText>окружающеи</w:delText>
              </w:r>
            </w:del>
            <w:ins w:id="363" w:author="Volkov Sergey" w:date="2018-08-26T00:27:00Z">
              <w:r w:rsidR="00F62C9E" w:rsidRPr="00D53134">
                <w:rPr>
                  <w:rFonts w:asciiTheme="minorBidi" w:hAnsiTheme="minorBidi" w:cstheme="minorBidi"/>
                  <w:sz w:val="24"/>
                  <w:szCs w:val="24"/>
                </w:rPr>
                <w:t>окружающей</w:t>
              </w:r>
            </w:ins>
            <w:del w:id="364" w:author="Volkov Sergey" w:date="2018-08-26T00:27:00Z">
              <w:r w:rsidRPr="00D53134" w:rsidDel="00F62C9E">
                <w:rPr>
                  <w:rFonts w:asciiTheme="minorBidi" w:hAnsiTheme="minorBidi" w:cstheme="minorBidi"/>
                  <w:sz w:val="24"/>
                  <w:szCs w:val="24"/>
                </w:rPr>
                <w:delText>̆</w:delText>
              </w:r>
            </w:del>
            <w:r w:rsidRPr="00D53134">
              <w:rPr>
                <w:rFonts w:asciiTheme="minorBidi" w:hAnsiTheme="minorBidi" w:cstheme="minorBidi"/>
                <w:sz w:val="24"/>
                <w:szCs w:val="24"/>
              </w:rPr>
              <w:t xml:space="preserve"> среды и населения</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04F2B8D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Безопасность труда</w:t>
            </w:r>
          </w:p>
        </w:tc>
      </w:tr>
      <w:tr w:rsidR="007B27A7" w:rsidRPr="00D53134" w14:paraId="51C6F7AA" w14:textId="77777777">
        <w:trPr>
          <w:trHeight w:val="224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1DB2B0F" w14:textId="77777777" w:rsidR="007B27A7" w:rsidRPr="00D53134" w:rsidRDefault="007B27A7" w:rsidP="00D53134">
            <w:pPr>
              <w:widowControl w:val="0"/>
              <w:jc w:val="both"/>
              <w:rPr>
                <w:rFonts w:asciiTheme="minorBidi" w:hAnsiTheme="minorBidi" w:cstheme="minorBidi"/>
                <w:sz w:val="24"/>
                <w:szCs w:val="24"/>
              </w:rPr>
            </w:pP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700FB357" w14:textId="3FE4CC7D"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6 Управление строительной </w:t>
            </w:r>
            <w:del w:id="365" w:author="Volkov Sergey" w:date="2018-08-26T00:27:00Z">
              <w:r w:rsidRPr="00D53134" w:rsidDel="00BC5479">
                <w:rPr>
                  <w:rFonts w:asciiTheme="minorBidi" w:hAnsiTheme="minorBidi" w:cstheme="minorBidi"/>
                  <w:sz w:val="24"/>
                  <w:szCs w:val="24"/>
                </w:rPr>
                <w:delText>площадкои</w:delText>
              </w:r>
            </w:del>
            <w:ins w:id="366" w:author="Volkov Sergey" w:date="2018-08-26T00:27:00Z">
              <w:r w:rsidR="00BC5479" w:rsidRPr="00D53134">
                <w:rPr>
                  <w:rFonts w:asciiTheme="minorBidi" w:hAnsiTheme="minorBidi" w:cstheme="minorBidi"/>
                  <w:sz w:val="24"/>
                  <w:szCs w:val="24"/>
                </w:rPr>
                <w:t>площадкой</w:t>
              </w:r>
            </w:ins>
            <w:del w:id="367" w:author="Volkov Sergey" w:date="2018-08-26T00:27:00Z">
              <w:r w:rsidRPr="00D53134" w:rsidDel="00BC5479">
                <w:rPr>
                  <w:rFonts w:asciiTheme="minorBidi" w:hAnsiTheme="minorBidi" w:cstheme="minorBidi"/>
                  <w:sz w:val="24"/>
                  <w:szCs w:val="24"/>
                </w:rPr>
                <w:delText>̆</w:delText>
              </w:r>
            </w:del>
            <w:r w:rsidRPr="00D53134">
              <w:rPr>
                <w:rFonts w:asciiTheme="minorBidi" w:hAnsiTheme="minorBidi" w:cstheme="minorBidi"/>
                <w:sz w:val="24"/>
                <w:szCs w:val="24"/>
              </w:rPr>
              <w:t xml:space="preserve">, в том числе обеспечение охраны строительной площадки и сохранности объекта до его приемки </w:t>
            </w:r>
            <w:del w:id="368" w:author="Volkov Sergey" w:date="2018-08-26T00:27:00Z">
              <w:r w:rsidRPr="00D53134" w:rsidDel="00BC5479">
                <w:rPr>
                  <w:rFonts w:asciiTheme="minorBidi" w:hAnsiTheme="minorBidi" w:cstheme="minorBidi"/>
                  <w:sz w:val="24"/>
                  <w:szCs w:val="24"/>
                </w:rPr>
                <w:delText>застройщиком</w:delText>
              </w:r>
            </w:del>
            <w:ins w:id="369" w:author="Volkov Sergey" w:date="2018-08-26T00:27:00Z">
              <w:r w:rsidR="00BC5479" w:rsidRPr="00D53134">
                <w:rPr>
                  <w:rFonts w:asciiTheme="minorBidi" w:hAnsiTheme="minorBidi" w:cstheme="minorBidi"/>
                  <w:sz w:val="24"/>
                  <w:szCs w:val="24"/>
                </w:rPr>
                <w:t>застройщиком</w:t>
              </w:r>
            </w:ins>
            <w:r w:rsidRPr="00D53134">
              <w:rPr>
                <w:rFonts w:asciiTheme="minorBidi" w:hAnsiTheme="minorBidi" w:cstheme="minorBidi"/>
                <w:sz w:val="24"/>
                <w:szCs w:val="24"/>
              </w:rPr>
              <w:t xml:space="preserve"> (заказчиком).</w:t>
            </w:r>
          </w:p>
          <w:p w14:paraId="25600918" w14:textId="5B04BF55"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 xml:space="preserve">7 Выполнение требований </w:t>
            </w:r>
            <w:del w:id="370" w:author="Volkov Sergey" w:date="2018-08-26T00:27:00Z">
              <w:r w:rsidRPr="00D53134" w:rsidDel="00BC5479">
                <w:rPr>
                  <w:rFonts w:asciiTheme="minorBidi" w:hAnsiTheme="minorBidi" w:cstheme="minorBidi"/>
                  <w:sz w:val="24"/>
                  <w:szCs w:val="24"/>
                </w:rPr>
                <w:delText>местнои</w:delText>
              </w:r>
            </w:del>
            <w:ins w:id="371" w:author="Volkov Sergey" w:date="2018-08-26T00:27:00Z">
              <w:r w:rsidR="00BC5479" w:rsidRPr="00D53134">
                <w:rPr>
                  <w:rFonts w:asciiTheme="minorBidi" w:hAnsiTheme="minorBidi" w:cstheme="minorBidi"/>
                  <w:sz w:val="24"/>
                  <w:szCs w:val="24"/>
                </w:rPr>
                <w:t>местной</w:t>
              </w:r>
            </w:ins>
            <w:del w:id="372" w:author="Volkov Sergey" w:date="2018-08-26T00:28:00Z">
              <w:r w:rsidRPr="00D53134" w:rsidDel="00BC5479">
                <w:rPr>
                  <w:rFonts w:asciiTheme="minorBidi" w:hAnsiTheme="minorBidi" w:cstheme="minorBidi"/>
                  <w:sz w:val="24"/>
                  <w:szCs w:val="24"/>
                </w:rPr>
                <w:delText>̆</w:delText>
              </w:r>
            </w:del>
            <w:r w:rsidRPr="00D53134">
              <w:rPr>
                <w:rFonts w:asciiTheme="minorBidi" w:hAnsiTheme="minorBidi" w:cstheme="minorBidi"/>
                <w:sz w:val="24"/>
                <w:szCs w:val="24"/>
              </w:rPr>
              <w:t xml:space="preserve"> администрации, </w:t>
            </w:r>
            <w:del w:id="373" w:author="Volkov Sergey" w:date="2018-08-26T00:28:00Z">
              <w:r w:rsidRPr="00D53134" w:rsidDel="00BC5479">
                <w:rPr>
                  <w:rFonts w:asciiTheme="minorBidi" w:hAnsiTheme="minorBidi" w:cstheme="minorBidi"/>
                  <w:sz w:val="24"/>
                  <w:szCs w:val="24"/>
                </w:rPr>
                <w:delText>действующеи</w:delText>
              </w:r>
            </w:del>
            <w:ins w:id="374" w:author="Volkov Sergey" w:date="2018-08-26T00:28:00Z">
              <w:r w:rsidR="00BC5479" w:rsidRPr="00D53134">
                <w:rPr>
                  <w:rFonts w:asciiTheme="minorBidi" w:hAnsiTheme="minorBidi" w:cstheme="minorBidi"/>
                  <w:sz w:val="24"/>
                  <w:szCs w:val="24"/>
                </w:rPr>
                <w:t>действующей</w:t>
              </w:r>
            </w:ins>
            <w:del w:id="375" w:author="Volkov Sergey" w:date="2018-08-26T00:28:00Z">
              <w:r w:rsidRPr="00D53134" w:rsidDel="00BC5479">
                <w:rPr>
                  <w:rFonts w:asciiTheme="minorBidi" w:hAnsiTheme="minorBidi" w:cstheme="minorBidi"/>
                  <w:sz w:val="24"/>
                  <w:szCs w:val="24"/>
                </w:rPr>
                <w:delText>̆</w:delText>
              </w:r>
            </w:del>
            <w:r w:rsidRPr="00D53134">
              <w:rPr>
                <w:rFonts w:asciiTheme="minorBidi" w:hAnsiTheme="minorBidi" w:cstheme="minorBidi"/>
                <w:sz w:val="24"/>
                <w:szCs w:val="24"/>
              </w:rPr>
              <w:t xml:space="preserve"> в пределах своей компетенции, по поддержанию порядка на </w:t>
            </w:r>
            <w:del w:id="376" w:author="Volkov Sergey" w:date="2018-08-26T00:28:00Z">
              <w:r w:rsidRPr="00D53134" w:rsidDel="00BC5479">
                <w:rPr>
                  <w:rFonts w:asciiTheme="minorBidi" w:hAnsiTheme="minorBidi" w:cstheme="minorBidi"/>
                  <w:sz w:val="24"/>
                  <w:szCs w:val="24"/>
                </w:rPr>
                <w:delText>прилегающеи</w:delText>
              </w:r>
            </w:del>
            <w:ins w:id="377" w:author="Volkov Sergey" w:date="2018-08-26T00:28:00Z">
              <w:r w:rsidR="00BC5479" w:rsidRPr="00D53134">
                <w:rPr>
                  <w:rFonts w:asciiTheme="minorBidi" w:hAnsiTheme="minorBidi" w:cstheme="minorBidi"/>
                  <w:sz w:val="24"/>
                  <w:szCs w:val="24"/>
                </w:rPr>
                <w:t>прилегающей</w:t>
              </w:r>
            </w:ins>
            <w:del w:id="378" w:author="Volkov Sergey" w:date="2018-08-26T00:28:00Z">
              <w:r w:rsidRPr="00D53134" w:rsidDel="00BC5479">
                <w:rPr>
                  <w:rFonts w:asciiTheme="minorBidi" w:hAnsiTheme="minorBidi" w:cstheme="minorBidi"/>
                  <w:sz w:val="24"/>
                  <w:szCs w:val="24"/>
                </w:rPr>
                <w:delText>̆</w:delText>
              </w:r>
            </w:del>
            <w:r w:rsidRPr="00D53134">
              <w:rPr>
                <w:rFonts w:asciiTheme="minorBidi" w:hAnsiTheme="minorBidi" w:cstheme="minorBidi"/>
                <w:sz w:val="24"/>
                <w:szCs w:val="24"/>
              </w:rPr>
              <w:t xml:space="preserve"> к строительной площадке территории</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7049943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Управление</w:t>
            </w:r>
          </w:p>
        </w:tc>
      </w:tr>
      <w:tr w:rsidR="007B27A7" w:rsidRPr="00D53134" w14:paraId="609ED61D" w14:textId="77777777">
        <w:trPr>
          <w:trHeight w:val="880"/>
        </w:trPr>
        <w:tc>
          <w:tcPr>
            <w:tcW w:w="1635" w:type="dxa"/>
            <w:vMerge w:val="restart"/>
            <w:tcBorders>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91802E8"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Проектировщик</w:t>
            </w:r>
          </w:p>
        </w:tc>
        <w:tc>
          <w:tcPr>
            <w:tcW w:w="5565" w:type="dxa"/>
            <w:vMerge w:val="restart"/>
            <w:tcBorders>
              <w:bottom w:val="single" w:sz="8" w:space="0" w:color="000000"/>
              <w:right w:val="single" w:sz="8" w:space="0" w:color="000000"/>
            </w:tcBorders>
            <w:shd w:val="clear" w:color="auto" w:fill="auto"/>
            <w:tcMar>
              <w:top w:w="100" w:type="dxa"/>
              <w:left w:w="120" w:type="dxa"/>
              <w:bottom w:w="100" w:type="dxa"/>
              <w:right w:w="120" w:type="dxa"/>
            </w:tcMar>
          </w:tcPr>
          <w:p w14:paraId="0934696F"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1 Разработка проектно-сметной документации (ПСД).</w:t>
            </w:r>
          </w:p>
          <w:p w14:paraId="3ABD710F"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2 Внесение в установленном порядке изменений в ПСД и рабочую документацию в случае изменения после начала строительства градостроительного плана земельного участка или действующих нормативных документов (выполняется в качестве дополнительной работы).</w:t>
            </w:r>
          </w:p>
          <w:p w14:paraId="10A72CF6"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3 Внесение изменений в ПСД в связи с необходимостью учета технологических возможностей подрядчика.</w:t>
            </w:r>
          </w:p>
          <w:p w14:paraId="78748B0B"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4 Разработка дополнительных проектных решений в связи с необходимостью обеспечения производства.</w:t>
            </w:r>
          </w:p>
          <w:p w14:paraId="2A070F3F"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5 Ведение авторского надзора по договору с застройщиком (заказчиком), в том числе в случаях, предусмотренных действующим законодательством.</w:t>
            </w:r>
          </w:p>
          <w:p w14:paraId="6BE0AD3D"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6 Согласование допущенных отклонений от рабочей документации, в том числе принятие решений о возможности применения несоответствующей продукции</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2562F6B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Авторское сопровождение ПСД</w:t>
            </w:r>
          </w:p>
        </w:tc>
      </w:tr>
      <w:tr w:rsidR="007B27A7" w:rsidRPr="00D53134" w14:paraId="5FFB3C2A" w14:textId="77777777">
        <w:trPr>
          <w:trHeight w:val="3680"/>
        </w:trPr>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889135E" w14:textId="77777777" w:rsidR="007B27A7" w:rsidRPr="00D53134" w:rsidRDefault="007B27A7" w:rsidP="00D53134">
            <w:pPr>
              <w:widowControl w:val="0"/>
              <w:jc w:val="both"/>
              <w:rPr>
                <w:rFonts w:asciiTheme="minorBidi" w:hAnsiTheme="minorBidi" w:cstheme="minorBidi"/>
                <w:sz w:val="24"/>
                <w:szCs w:val="24"/>
              </w:rPr>
            </w:pPr>
          </w:p>
        </w:tc>
        <w:tc>
          <w:tcPr>
            <w:tcW w:w="55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DB8C827" w14:textId="77777777" w:rsidR="007B27A7" w:rsidRPr="00D53134" w:rsidRDefault="007B27A7" w:rsidP="00D53134">
            <w:pPr>
              <w:widowControl w:val="0"/>
              <w:jc w:val="both"/>
              <w:rPr>
                <w:rFonts w:asciiTheme="minorBidi" w:hAnsiTheme="minorBidi" w:cstheme="minorBidi"/>
                <w:sz w:val="24"/>
                <w:szCs w:val="24"/>
              </w:rPr>
            </w:pP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44E35330"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Авторский надзор</w:t>
            </w:r>
          </w:p>
        </w:tc>
      </w:tr>
      <w:tr w:rsidR="007B27A7" w:rsidRPr="00D53134" w14:paraId="0CF1F860" w14:textId="77777777">
        <w:trPr>
          <w:trHeight w:val="1580"/>
        </w:trPr>
        <w:tc>
          <w:tcPr>
            <w:tcW w:w="1635" w:type="dxa"/>
            <w:tcBorders>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4400E65"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Органы местного самоуправления и государственного строительного надзора</w:t>
            </w: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68750B2F"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1 Контроль строительства в соответствии с действующим законодательством</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6D3B09C0" w14:textId="77777777" w:rsidR="007B27A7" w:rsidRPr="00D53134" w:rsidRDefault="00FF04AB" w:rsidP="00D53134">
            <w:pPr>
              <w:ind w:left="1140" w:hanging="360"/>
              <w:jc w:val="both"/>
              <w:rPr>
                <w:rFonts w:asciiTheme="minorBidi" w:hAnsiTheme="minorBidi" w:cstheme="minorBidi"/>
                <w:sz w:val="24"/>
                <w:szCs w:val="24"/>
              </w:rPr>
            </w:pPr>
            <w:r w:rsidRPr="00D53134">
              <w:rPr>
                <w:rFonts w:asciiTheme="minorBidi" w:hAnsiTheme="minorBidi" w:cstheme="minorBidi"/>
                <w:sz w:val="24"/>
                <w:szCs w:val="24"/>
              </w:rPr>
              <w:t>–</w:t>
            </w:r>
          </w:p>
        </w:tc>
      </w:tr>
      <w:tr w:rsidR="007B27A7" w:rsidRPr="00D53134" w14:paraId="05BBA67C" w14:textId="77777777">
        <w:trPr>
          <w:trHeight w:val="6120"/>
        </w:trPr>
        <w:tc>
          <w:tcPr>
            <w:tcW w:w="1635" w:type="dxa"/>
            <w:tcBorders>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9D22476"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lastRenderedPageBreak/>
              <w:t>Лицо, осуществляющее строительный контроль</w:t>
            </w:r>
          </w:p>
        </w:tc>
        <w:tc>
          <w:tcPr>
            <w:tcW w:w="5565" w:type="dxa"/>
            <w:tcBorders>
              <w:bottom w:val="single" w:sz="8" w:space="0" w:color="000000"/>
              <w:right w:val="single" w:sz="8" w:space="0" w:color="000000"/>
            </w:tcBorders>
            <w:shd w:val="clear" w:color="auto" w:fill="auto"/>
            <w:tcMar>
              <w:top w:w="100" w:type="dxa"/>
              <w:left w:w="120" w:type="dxa"/>
              <w:bottom w:w="100" w:type="dxa"/>
              <w:right w:w="120" w:type="dxa"/>
            </w:tcMar>
          </w:tcPr>
          <w:p w14:paraId="4DCD9570"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1 Входной контроль проектной документации, предоставленной застройщиком (заказчиком).</w:t>
            </w:r>
          </w:p>
          <w:p w14:paraId="62EAC9F8"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2 Освидетельствование геодезической разбивочной основы объекта капитального строительства.</w:t>
            </w:r>
          </w:p>
          <w:p w14:paraId="64531897"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3 Входной контроль применяемых строительных материалов, изделий, конструкций и оборудования.</w:t>
            </w:r>
          </w:p>
          <w:p w14:paraId="62E34F77"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4 Операционный контроль в процессе выполнения и по завершении операций строительно-монтажных работ.</w:t>
            </w:r>
          </w:p>
          <w:p w14:paraId="456C76AD"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5 Освидетельствование выполненных работ, результаты которых становятся недоступными для контроля после начала выполнения последующих работ.</w:t>
            </w:r>
          </w:p>
          <w:p w14:paraId="6D119AA5"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6 Освидетельствование ответственных строительных конструкций и участков систем инженерно-технического обеспечения.</w:t>
            </w:r>
          </w:p>
          <w:p w14:paraId="576696F0"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7 Испытания и опробования технических устройств.</w:t>
            </w:r>
          </w:p>
          <w:p w14:paraId="15B95DB7" w14:textId="77777777" w:rsidR="007B27A7" w:rsidRPr="00D53134" w:rsidRDefault="00FF04AB" w:rsidP="00D53134">
            <w:pPr>
              <w:ind w:left="40"/>
              <w:jc w:val="both"/>
              <w:rPr>
                <w:rFonts w:asciiTheme="minorBidi" w:hAnsiTheme="minorBidi" w:cstheme="minorBidi"/>
                <w:sz w:val="24"/>
                <w:szCs w:val="24"/>
              </w:rPr>
            </w:pPr>
            <w:r w:rsidRPr="00D53134">
              <w:rPr>
                <w:rFonts w:asciiTheme="minorBidi" w:hAnsiTheme="minorBidi" w:cstheme="minorBidi"/>
                <w:sz w:val="24"/>
                <w:szCs w:val="24"/>
              </w:rPr>
              <w:t>8 Строительный контроль застройщика (заказчика) в соответствии с действующим законодательством осуществляется в виде контроля и надзора заказчика за выполнением работ по договору строительного подряда.</w:t>
            </w:r>
          </w:p>
          <w:p w14:paraId="034CF7DF" w14:textId="77777777" w:rsidR="007B27A7" w:rsidRPr="00D53134" w:rsidRDefault="00FF04AB" w:rsidP="00D53134">
            <w:pPr>
              <w:ind w:left="40"/>
              <w:jc w:val="both"/>
              <w:rPr>
                <w:rFonts w:asciiTheme="minorBidi" w:hAnsiTheme="minorBidi" w:cstheme="minorBidi"/>
                <w:color w:val="2D2D2D"/>
                <w:sz w:val="24"/>
                <w:szCs w:val="24"/>
                <w:highlight w:val="white"/>
              </w:rPr>
            </w:pPr>
            <w:r w:rsidRPr="00D53134">
              <w:rPr>
                <w:rFonts w:asciiTheme="minorBidi" w:hAnsiTheme="minorBidi" w:cstheme="minorBidi"/>
                <w:sz w:val="24"/>
                <w:szCs w:val="24"/>
              </w:rPr>
              <w:t xml:space="preserve">9 В составе строительного контроля выполняется авторский </w:t>
            </w:r>
            <w:r w:rsidRPr="00D53134">
              <w:rPr>
                <w:rFonts w:asciiTheme="minorBidi" w:hAnsiTheme="minorBidi" w:cstheme="minorBidi"/>
                <w:color w:val="2D2D2D"/>
                <w:sz w:val="24"/>
                <w:szCs w:val="24"/>
                <w:highlight w:val="white"/>
              </w:rPr>
              <w:t>надзор лица, осуществившего подготовку проектной документации (проектировщика)</w:t>
            </w:r>
          </w:p>
        </w:tc>
        <w:tc>
          <w:tcPr>
            <w:tcW w:w="1665" w:type="dxa"/>
            <w:tcBorders>
              <w:bottom w:val="single" w:sz="8" w:space="0" w:color="000000"/>
              <w:right w:val="single" w:sz="8" w:space="0" w:color="000000"/>
            </w:tcBorders>
            <w:shd w:val="clear" w:color="auto" w:fill="auto"/>
            <w:tcMar>
              <w:top w:w="100" w:type="dxa"/>
              <w:left w:w="120" w:type="dxa"/>
              <w:bottom w:w="100" w:type="dxa"/>
              <w:right w:w="120" w:type="dxa"/>
            </w:tcMar>
          </w:tcPr>
          <w:p w14:paraId="3ACDD6F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Строительный контроль</w:t>
            </w:r>
          </w:p>
        </w:tc>
      </w:tr>
    </w:tbl>
    <w:p w14:paraId="0AEE9FBE" w14:textId="77777777" w:rsidR="007B27A7" w:rsidRPr="00D53134" w:rsidRDefault="007B27A7" w:rsidP="00D53134">
      <w:pPr>
        <w:ind w:left="1140" w:hanging="360"/>
        <w:jc w:val="both"/>
        <w:rPr>
          <w:rFonts w:asciiTheme="minorBidi" w:hAnsiTheme="minorBidi" w:cstheme="minorBidi"/>
          <w:sz w:val="24"/>
          <w:szCs w:val="24"/>
        </w:rPr>
      </w:pPr>
    </w:p>
    <w:p w14:paraId="7F72F471"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379" w:name="_Toc508698248"/>
      <w:r w:rsidRPr="00D53134">
        <w:rPr>
          <w:rFonts w:asciiTheme="minorBidi" w:hAnsiTheme="minorBidi" w:cstheme="minorBidi"/>
          <w:sz w:val="24"/>
          <w:szCs w:val="24"/>
        </w:rPr>
        <w:t>7.3. Перечень стандартных процессов</w:t>
      </w:r>
      <w:bookmarkEnd w:id="379"/>
    </w:p>
    <w:p w14:paraId="78188AA2" w14:textId="77777777" w:rsidR="007B27A7" w:rsidRPr="00D53134" w:rsidRDefault="00FF04AB" w:rsidP="00D53134">
      <w:pPr>
        <w:ind w:right="-55" w:firstLine="720"/>
        <w:jc w:val="both"/>
        <w:rPr>
          <w:rFonts w:asciiTheme="minorBidi" w:hAnsiTheme="minorBidi" w:cstheme="minorBidi"/>
          <w:sz w:val="24"/>
          <w:szCs w:val="24"/>
        </w:rPr>
      </w:pPr>
      <w:r w:rsidRPr="00D53134">
        <w:rPr>
          <w:rFonts w:asciiTheme="minorBidi" w:hAnsiTheme="minorBidi" w:cstheme="minorBidi"/>
          <w:sz w:val="24"/>
          <w:szCs w:val="24"/>
        </w:rPr>
        <w:t>Базовый жизненный цикл (ЖЦ) системы включает 12 стадий: Идея, Концепция, Планирование, Требования, Проект, Проверка на соответствие требованиям, Реализация, Валидация и Верификация, Эксплуатация, Накопление знаний, Модернизация, Вывод из эксплуатации (см. рисунок 4) Стадии могут выполняться одновременно, с наложением или последовательно. Это зависит от объекта, среды или проекта. На каждой стадии жизненного цикла осуществляется менеджмент знаний.</w:t>
      </w:r>
    </w:p>
    <w:p w14:paraId="608B6528" w14:textId="77777777" w:rsidR="007B27A7" w:rsidRPr="00D53134" w:rsidRDefault="00FF04AB" w:rsidP="00D53134">
      <w:pPr>
        <w:ind w:right="-55" w:firstLine="720"/>
        <w:jc w:val="both"/>
        <w:rPr>
          <w:rFonts w:asciiTheme="minorBidi" w:hAnsiTheme="minorBidi" w:cstheme="minorBidi"/>
          <w:sz w:val="24"/>
          <w:szCs w:val="24"/>
        </w:rPr>
      </w:pPr>
      <w:r w:rsidRPr="00D53134">
        <w:rPr>
          <w:rFonts w:asciiTheme="minorBidi" w:hAnsiTheme="minorBidi" w:cstheme="minorBidi"/>
          <w:sz w:val="24"/>
          <w:szCs w:val="24"/>
        </w:rPr>
        <w:t xml:space="preserve">Базовый жизненный цикл может быть однозначно сопоставлен (трансформирован) с любым жизненным циклом системы, определенном в соответствии с ГОСТ Р ИСО/МЭК 12207 или ГОСТ Р ИСО/МЭК 15288 с целью унификации подходов исследования процессов на различных стадиях жизненного </w:t>
      </w:r>
      <w:r w:rsidRPr="00D53134">
        <w:rPr>
          <w:rFonts w:asciiTheme="minorBidi" w:hAnsiTheme="minorBidi" w:cstheme="minorBidi"/>
          <w:sz w:val="24"/>
          <w:szCs w:val="24"/>
        </w:rPr>
        <w:lastRenderedPageBreak/>
        <w:t>цикла системы. Одной из важных особенностей данного подхода является возможность сквозного накопление знаний.</w:t>
      </w:r>
    </w:p>
    <w:p w14:paraId="5EB4968E" w14:textId="77777777" w:rsidR="007B27A7" w:rsidRPr="00D53134" w:rsidRDefault="00FF04AB" w:rsidP="00D53134">
      <w:pPr>
        <w:ind w:right="-55" w:firstLine="720"/>
        <w:jc w:val="both"/>
        <w:rPr>
          <w:rFonts w:asciiTheme="minorBidi" w:hAnsiTheme="minorBidi" w:cstheme="minorBidi"/>
          <w:sz w:val="24"/>
          <w:szCs w:val="24"/>
        </w:rPr>
      </w:pPr>
      <w:r w:rsidRPr="00D53134">
        <w:rPr>
          <w:rFonts w:asciiTheme="minorBidi" w:hAnsiTheme="minorBidi" w:cstheme="minorBidi"/>
          <w:sz w:val="24"/>
          <w:szCs w:val="24"/>
        </w:rPr>
        <w:t>Базовый жизненный цикл включает контрольные этапы «Проверка на соответствие требованиям», «Верификация и Валидация» и «Ввод в эксплуатацию», на которых могут быть выполнены автоматизированные проверки на основе математических моделей.</w:t>
      </w:r>
      <w:r w:rsidRPr="00D53134">
        <w:rPr>
          <w:rFonts w:asciiTheme="minorBidi" w:hAnsiTheme="minorBidi" w:cstheme="minorBidi"/>
          <w:sz w:val="24"/>
          <w:szCs w:val="24"/>
        </w:rPr>
        <w:br w:type="page"/>
      </w:r>
    </w:p>
    <w:p w14:paraId="5100BC6C" w14:textId="77777777" w:rsidR="007B27A7" w:rsidRPr="00D53134" w:rsidRDefault="00FF04AB" w:rsidP="00D53134">
      <w:pPr>
        <w:pStyle w:val="3"/>
        <w:spacing w:line="276" w:lineRule="auto"/>
        <w:contextualSpacing w:val="0"/>
        <w:jc w:val="both"/>
        <w:rPr>
          <w:rFonts w:asciiTheme="minorBidi" w:hAnsiTheme="minorBidi" w:cstheme="minorBidi"/>
          <w:sz w:val="24"/>
          <w:szCs w:val="24"/>
          <w:highlight w:val="red"/>
        </w:rPr>
      </w:pPr>
      <w:bookmarkStart w:id="380" w:name="_Toc508698249"/>
      <w:r w:rsidRPr="00D53134">
        <w:rPr>
          <w:rFonts w:asciiTheme="minorBidi" w:hAnsiTheme="minorBidi" w:cstheme="minorBidi"/>
          <w:sz w:val="24"/>
          <w:szCs w:val="24"/>
          <w:highlight w:val="red"/>
        </w:rPr>
        <w:lastRenderedPageBreak/>
        <w:t>7.4. Перечень дополнительных процессов</w:t>
      </w:r>
      <w:bookmarkEnd w:id="380"/>
    </w:p>
    <w:p w14:paraId="2449583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br w:type="page"/>
      </w:r>
    </w:p>
    <w:p w14:paraId="2CCA4625" w14:textId="77777777" w:rsidR="007B27A7" w:rsidRPr="00D53134" w:rsidRDefault="00FF04AB" w:rsidP="00D53134">
      <w:pPr>
        <w:pStyle w:val="3"/>
        <w:spacing w:line="276" w:lineRule="auto"/>
        <w:contextualSpacing w:val="0"/>
        <w:jc w:val="both"/>
        <w:rPr>
          <w:rFonts w:asciiTheme="minorBidi" w:eastAsia="Times New Roman" w:hAnsiTheme="minorBidi" w:cstheme="minorBidi"/>
          <w:sz w:val="24"/>
          <w:szCs w:val="24"/>
        </w:rPr>
      </w:pPr>
      <w:bookmarkStart w:id="381" w:name="_Toc508698250"/>
      <w:r w:rsidRPr="00D53134">
        <w:rPr>
          <w:rFonts w:asciiTheme="minorBidi" w:hAnsiTheme="minorBidi" w:cstheme="minorBidi"/>
          <w:sz w:val="24"/>
          <w:szCs w:val="24"/>
        </w:rPr>
        <w:lastRenderedPageBreak/>
        <w:t>7.5. Процессы обеспечения обмена информацией</w:t>
      </w:r>
      <w:bookmarkEnd w:id="381"/>
      <w:r w:rsidRPr="00D53134">
        <w:rPr>
          <w:rFonts w:asciiTheme="minorBidi" w:eastAsia="Times New Roman" w:hAnsiTheme="minorBidi" w:cstheme="minorBidi"/>
          <w:sz w:val="24"/>
          <w:szCs w:val="24"/>
        </w:rPr>
        <w:tab/>
      </w:r>
      <w:r w:rsidRPr="00D53134">
        <w:rPr>
          <w:rFonts w:asciiTheme="minorBidi" w:eastAsia="Times New Roman" w:hAnsiTheme="minorBidi" w:cstheme="minorBidi"/>
          <w:sz w:val="24"/>
          <w:szCs w:val="24"/>
        </w:rPr>
        <w:tab/>
      </w:r>
      <w:r w:rsidRPr="00D53134">
        <w:rPr>
          <w:rFonts w:asciiTheme="minorBidi" w:eastAsia="Times New Roman" w:hAnsiTheme="minorBidi" w:cstheme="minorBidi"/>
          <w:sz w:val="24"/>
          <w:szCs w:val="24"/>
        </w:rPr>
        <w:tab/>
      </w:r>
      <w:r w:rsidRPr="00D53134">
        <w:rPr>
          <w:rFonts w:asciiTheme="minorBidi" w:eastAsia="Times New Roman" w:hAnsiTheme="minorBidi" w:cstheme="minorBidi"/>
          <w:sz w:val="24"/>
          <w:szCs w:val="24"/>
        </w:rPr>
        <w:tab/>
      </w:r>
    </w:p>
    <w:p w14:paraId="66F1BF33" w14:textId="3021E26C"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Построение процессов интероперабельности участников жизненного цикла объекта строительства на программно-техническом уровне следует формировать с использованием программного обеспечения, поддерживающего возможности взаимодействия с использованием открытых форматов данных.</w:t>
      </w:r>
      <w:r w:rsidRPr="00D53134">
        <w:rPr>
          <w:rFonts w:asciiTheme="minorBidi" w:hAnsiTheme="minorBidi" w:cstheme="minorBidi"/>
          <w:sz w:val="24"/>
          <w:szCs w:val="24"/>
        </w:rPr>
        <w:tab/>
        <w:t>Для обеспечения программно-технического уровня интероперабельности в промышленном и гражданском строительстве между этапами жизненного цикла следует использовать открытый стандарт файлового формата данных IFC (IFC – Industry Foundation Classes, формат данных с открытой спецификацией).</w:t>
      </w:r>
      <w:r w:rsidRPr="00D53134">
        <w:rPr>
          <w:rFonts w:asciiTheme="minorBidi" w:hAnsiTheme="minorBidi" w:cstheme="minorBidi"/>
          <w:sz w:val="24"/>
          <w:szCs w:val="24"/>
        </w:rPr>
        <w:tab/>
        <w:t xml:space="preserve">Формат IFC необходимо использовать для упрощения взаимодействия в строительной индустрии как нейтральный формат для информационной модели здания/сооружения, содержащий соответствующие классы объектов, отвечающие различным потребностям жизненного цикла зданий и сооружений. В связи с выходом новых версий программных комплексов, а также с выходом новых релизов формата IFC соответствующие трансляторы подлежат </w:t>
      </w:r>
      <w:del w:id="382" w:author="Volkov Sergey" w:date="2018-08-26T00:30:00Z">
        <w:r w:rsidRPr="00D53134" w:rsidDel="0035596B">
          <w:rPr>
            <w:rFonts w:asciiTheme="minorBidi" w:hAnsiTheme="minorBidi" w:cstheme="minorBidi"/>
            <w:sz w:val="24"/>
            <w:szCs w:val="24"/>
          </w:rPr>
          <w:delText>периодическои</w:delText>
        </w:r>
      </w:del>
      <w:ins w:id="383" w:author="Volkov Sergey" w:date="2018-08-26T00:30:00Z">
        <w:r w:rsidR="0035596B" w:rsidRPr="00D53134">
          <w:rPr>
            <w:rFonts w:asciiTheme="minorBidi" w:hAnsiTheme="minorBidi" w:cstheme="minorBidi"/>
            <w:sz w:val="24"/>
            <w:szCs w:val="24"/>
          </w:rPr>
          <w:t>периодической</w:t>
        </w:r>
      </w:ins>
      <w:del w:id="384" w:author="Volkov Sergey" w:date="2018-08-26T00:30:00Z">
        <w:r w:rsidRPr="00D53134" w:rsidDel="0035596B">
          <w:rPr>
            <w:rFonts w:asciiTheme="minorBidi" w:hAnsiTheme="minorBidi" w:cstheme="minorBidi"/>
            <w:sz w:val="24"/>
            <w:szCs w:val="24"/>
          </w:rPr>
          <w:delText>̆</w:delText>
        </w:r>
      </w:del>
      <w:r w:rsidRPr="00D53134">
        <w:rPr>
          <w:rFonts w:asciiTheme="minorBidi" w:hAnsiTheme="minorBidi" w:cstheme="minorBidi"/>
          <w:sz w:val="24"/>
          <w:szCs w:val="24"/>
        </w:rPr>
        <w:t xml:space="preserve"> переработке.</w:t>
      </w:r>
      <w:r w:rsidRPr="00D53134">
        <w:rPr>
          <w:rFonts w:asciiTheme="minorBidi" w:hAnsiTheme="minorBidi" w:cstheme="minorBidi"/>
          <w:sz w:val="24"/>
          <w:szCs w:val="24"/>
        </w:rPr>
        <w:tab/>
      </w:r>
      <w:r w:rsidRPr="00D53134">
        <w:rPr>
          <w:rFonts w:asciiTheme="minorBidi" w:hAnsiTheme="minorBidi" w:cstheme="minorBidi"/>
          <w:sz w:val="24"/>
          <w:szCs w:val="24"/>
        </w:rPr>
        <w:tab/>
      </w:r>
      <w:r w:rsidRPr="00D53134">
        <w:rPr>
          <w:rFonts w:asciiTheme="minorBidi" w:hAnsiTheme="minorBidi" w:cstheme="minorBidi"/>
          <w:sz w:val="24"/>
          <w:szCs w:val="24"/>
        </w:rPr>
        <w:tab/>
      </w:r>
      <w:r w:rsidRPr="00D53134">
        <w:rPr>
          <w:rFonts w:asciiTheme="minorBidi" w:hAnsiTheme="minorBidi" w:cstheme="minorBidi"/>
          <w:sz w:val="24"/>
          <w:szCs w:val="24"/>
        </w:rPr>
        <w:tab/>
      </w:r>
    </w:p>
    <w:p w14:paraId="6340E57C" w14:textId="1F5F3A2B"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 xml:space="preserve">Импорт и экспорт данных модели в формате IFC надлежит осуществлять согласно используемым </w:t>
      </w:r>
      <w:del w:id="385" w:author="Volkov Sergey" w:date="2018-08-26T00:30:00Z">
        <w:r w:rsidRPr="00D53134" w:rsidDel="0035596B">
          <w:rPr>
            <w:rFonts w:asciiTheme="minorBidi" w:hAnsiTheme="minorBidi" w:cstheme="minorBidi"/>
            <w:sz w:val="24"/>
            <w:szCs w:val="24"/>
          </w:rPr>
          <w:delText>настройкам</w:delText>
        </w:r>
      </w:del>
      <w:ins w:id="386" w:author="Volkov Sergey" w:date="2018-08-26T00:30:00Z">
        <w:r w:rsidR="0035596B" w:rsidRPr="00D53134">
          <w:rPr>
            <w:rFonts w:asciiTheme="minorBidi" w:hAnsiTheme="minorBidi" w:cstheme="minorBidi"/>
            <w:sz w:val="24"/>
            <w:szCs w:val="24"/>
          </w:rPr>
          <w:t>настройкам</w:t>
        </w:r>
      </w:ins>
      <w:r w:rsidRPr="00D53134">
        <w:rPr>
          <w:rFonts w:asciiTheme="minorBidi" w:hAnsiTheme="minorBidi" w:cstheme="minorBidi"/>
          <w:sz w:val="24"/>
          <w:szCs w:val="24"/>
        </w:rPr>
        <w:t xml:space="preserve"> транслятора, встроенного (или отдельно подгружаемого) в программное средство. Трансляторы позволяют существенно упростить процессы обмена моделями IFC.</w:t>
      </w:r>
      <w:r w:rsidRPr="00D53134">
        <w:rPr>
          <w:rFonts w:asciiTheme="minorBidi" w:hAnsiTheme="minorBidi" w:cstheme="minorBidi"/>
          <w:sz w:val="24"/>
          <w:szCs w:val="24"/>
        </w:rPr>
        <w:tab/>
      </w:r>
      <w:r w:rsidRPr="00D53134">
        <w:rPr>
          <w:rFonts w:asciiTheme="minorBidi" w:hAnsiTheme="minorBidi" w:cstheme="minorBidi"/>
          <w:sz w:val="24"/>
          <w:szCs w:val="24"/>
        </w:rPr>
        <w:tab/>
      </w:r>
      <w:r w:rsidRPr="00D53134">
        <w:rPr>
          <w:rFonts w:asciiTheme="minorBidi" w:hAnsiTheme="minorBidi" w:cstheme="minorBidi"/>
          <w:sz w:val="24"/>
          <w:szCs w:val="24"/>
        </w:rPr>
        <w:tab/>
      </w:r>
      <w:r w:rsidRPr="00D53134">
        <w:rPr>
          <w:rFonts w:asciiTheme="minorBidi" w:hAnsiTheme="minorBidi" w:cstheme="minorBidi"/>
          <w:sz w:val="24"/>
          <w:szCs w:val="24"/>
        </w:rPr>
        <w:tab/>
      </w:r>
    </w:p>
    <w:p w14:paraId="4BB0BDB5" w14:textId="148FF89A"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 xml:space="preserve">Определение модельного вида IFC должно содержать подмножество схемы IFC, которое необходимо для удовлетворения одного или нескольких требований по обмену </w:t>
      </w:r>
      <w:del w:id="387" w:author="Volkov Sergey" w:date="2018-08-26T00:30:00Z">
        <w:r w:rsidRPr="00D53134" w:rsidDel="0035596B">
          <w:rPr>
            <w:rFonts w:asciiTheme="minorBidi" w:hAnsiTheme="minorBidi" w:cstheme="minorBidi"/>
            <w:sz w:val="24"/>
            <w:szCs w:val="24"/>
          </w:rPr>
          <w:delText>информациеи</w:delText>
        </w:r>
      </w:del>
      <w:ins w:id="388" w:author="Volkov Sergey" w:date="2018-08-26T00:30:00Z">
        <w:r w:rsidR="0035596B" w:rsidRPr="00D53134">
          <w:rPr>
            <w:rFonts w:asciiTheme="minorBidi" w:hAnsiTheme="minorBidi" w:cstheme="minorBidi"/>
            <w:sz w:val="24"/>
            <w:szCs w:val="24"/>
          </w:rPr>
          <w:t>информацией</w:t>
        </w:r>
      </w:ins>
      <w:del w:id="389" w:author="Volkov Sergey" w:date="2018-08-26T00:30:00Z">
        <w:r w:rsidRPr="00D53134" w:rsidDel="0035596B">
          <w:rPr>
            <w:rFonts w:asciiTheme="minorBidi" w:hAnsiTheme="minorBidi" w:cstheme="minorBidi"/>
            <w:sz w:val="24"/>
            <w:szCs w:val="24"/>
          </w:rPr>
          <w:delText>̆</w:delText>
        </w:r>
      </w:del>
      <w:r w:rsidRPr="00D53134">
        <w:rPr>
          <w:rFonts w:asciiTheme="minorBidi" w:hAnsiTheme="minorBidi" w:cstheme="minorBidi"/>
          <w:sz w:val="24"/>
          <w:szCs w:val="24"/>
        </w:rPr>
        <w:t xml:space="preserve"> в строительстве. Определение модельного вида должно обеспечивать способ указания набора данных, необходимых для передачи в конкретном случае. При передаче данных </w:t>
      </w:r>
      <w:del w:id="390" w:author="Volkov Sergey" w:date="2018-08-26T00:30:00Z">
        <w:r w:rsidRPr="00D53134" w:rsidDel="0035596B">
          <w:rPr>
            <w:rFonts w:asciiTheme="minorBidi" w:hAnsiTheme="minorBidi" w:cstheme="minorBidi"/>
            <w:sz w:val="24"/>
            <w:szCs w:val="24"/>
          </w:rPr>
          <w:delText>информационнои</w:delText>
        </w:r>
      </w:del>
      <w:ins w:id="391" w:author="Volkov Sergey" w:date="2018-08-26T00:30:00Z">
        <w:r w:rsidR="0035596B" w:rsidRPr="00D53134">
          <w:rPr>
            <w:rFonts w:asciiTheme="minorBidi" w:hAnsiTheme="minorBidi" w:cstheme="minorBidi"/>
            <w:sz w:val="24"/>
            <w:szCs w:val="24"/>
          </w:rPr>
          <w:t>информационной</w:t>
        </w:r>
      </w:ins>
      <w:del w:id="392" w:author="Volkov Sergey" w:date="2018-08-26T00:30:00Z">
        <w:r w:rsidRPr="00D53134" w:rsidDel="0035596B">
          <w:rPr>
            <w:rFonts w:asciiTheme="minorBidi" w:hAnsiTheme="minorBidi" w:cstheme="minorBidi"/>
            <w:sz w:val="24"/>
            <w:szCs w:val="24"/>
          </w:rPr>
          <w:delText>̆</w:delText>
        </w:r>
      </w:del>
      <w:r w:rsidRPr="00D53134">
        <w:rPr>
          <w:rFonts w:asciiTheme="minorBidi" w:hAnsiTheme="minorBidi" w:cstheme="minorBidi"/>
          <w:sz w:val="24"/>
          <w:szCs w:val="24"/>
        </w:rPr>
        <w:t xml:space="preserve"> модели из одного программного продукта в </w:t>
      </w:r>
      <w:del w:id="393" w:author="Volkov Sergey" w:date="2018-08-26T00:30:00Z">
        <w:r w:rsidRPr="00D53134" w:rsidDel="0035596B">
          <w:rPr>
            <w:rFonts w:asciiTheme="minorBidi" w:hAnsiTheme="minorBidi" w:cstheme="minorBidi"/>
            <w:sz w:val="24"/>
            <w:szCs w:val="24"/>
          </w:rPr>
          <w:delText>другои</w:delText>
        </w:r>
      </w:del>
      <w:ins w:id="394" w:author="Volkov Sergey" w:date="2018-08-26T00:30:00Z">
        <w:r w:rsidR="0035596B" w:rsidRPr="00D53134">
          <w:rPr>
            <w:rFonts w:asciiTheme="minorBidi" w:hAnsiTheme="minorBidi" w:cstheme="minorBidi"/>
            <w:sz w:val="24"/>
            <w:szCs w:val="24"/>
          </w:rPr>
          <w:t>другой</w:t>
        </w:r>
      </w:ins>
      <w:del w:id="395" w:author="Volkov Sergey" w:date="2018-08-26T00:30:00Z">
        <w:r w:rsidRPr="00D53134" w:rsidDel="0035596B">
          <w:rPr>
            <w:rFonts w:asciiTheme="minorBidi" w:hAnsiTheme="minorBidi" w:cstheme="minorBidi"/>
            <w:sz w:val="24"/>
            <w:szCs w:val="24"/>
          </w:rPr>
          <w:delText>̆</w:delText>
        </w:r>
      </w:del>
      <w:r w:rsidRPr="00D53134">
        <w:rPr>
          <w:rFonts w:asciiTheme="minorBidi" w:hAnsiTheme="minorBidi" w:cstheme="minorBidi"/>
          <w:sz w:val="24"/>
          <w:szCs w:val="24"/>
        </w:rPr>
        <w:t xml:space="preserve"> следует указывать, чтобы данные соответствовали выбранному Определению модельного вида.</w:t>
      </w:r>
      <w:r w:rsidRPr="00D53134">
        <w:rPr>
          <w:rFonts w:asciiTheme="minorBidi" w:hAnsiTheme="minorBidi" w:cstheme="minorBidi"/>
          <w:sz w:val="24"/>
          <w:szCs w:val="24"/>
        </w:rPr>
        <w:tab/>
      </w:r>
      <w:r w:rsidRPr="00D53134">
        <w:rPr>
          <w:rFonts w:asciiTheme="minorBidi" w:hAnsiTheme="minorBidi" w:cstheme="minorBidi"/>
          <w:sz w:val="24"/>
          <w:szCs w:val="24"/>
        </w:rPr>
        <w:tab/>
      </w:r>
      <w:r w:rsidRPr="00D53134">
        <w:rPr>
          <w:rFonts w:asciiTheme="minorBidi" w:hAnsiTheme="minorBidi" w:cstheme="minorBidi"/>
          <w:sz w:val="24"/>
          <w:szCs w:val="24"/>
        </w:rPr>
        <w:tab/>
      </w:r>
      <w:r w:rsidRPr="00D53134">
        <w:rPr>
          <w:rFonts w:asciiTheme="minorBidi" w:hAnsiTheme="minorBidi" w:cstheme="minorBidi"/>
          <w:sz w:val="24"/>
          <w:szCs w:val="24"/>
        </w:rPr>
        <w:tab/>
      </w:r>
      <w:r w:rsidRPr="00D53134">
        <w:rPr>
          <w:rFonts w:asciiTheme="minorBidi" w:hAnsiTheme="minorBidi" w:cstheme="minorBidi"/>
          <w:sz w:val="24"/>
          <w:szCs w:val="24"/>
        </w:rPr>
        <w:tab/>
      </w:r>
    </w:p>
    <w:p w14:paraId="566AA5AA"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 xml:space="preserve">Выбор версии IFC и определения модельного вида осуществляется в зависимости от конкретного процесса передачи данных. </w:t>
      </w:r>
    </w:p>
    <w:p w14:paraId="54624D9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r w:rsidRPr="00D53134">
        <w:rPr>
          <w:rFonts w:asciiTheme="minorBidi" w:hAnsiTheme="minorBidi" w:cstheme="minorBidi"/>
          <w:sz w:val="24"/>
          <w:szCs w:val="24"/>
        </w:rPr>
        <w:tab/>
        <w:t>Система управления городскими данными и моделями поддерживает чтение следующих форматов данных:</w:t>
      </w:r>
    </w:p>
    <w:p w14:paraId="5A4763BC" w14:textId="77777777" w:rsidR="007B27A7" w:rsidRPr="00D53134" w:rsidRDefault="00FF04AB" w:rsidP="00D53134">
      <w:pPr>
        <w:numPr>
          <w:ilvl w:val="0"/>
          <w:numId w:val="5"/>
        </w:numPr>
        <w:contextualSpacing/>
        <w:jc w:val="both"/>
        <w:rPr>
          <w:rFonts w:asciiTheme="minorBidi" w:hAnsiTheme="minorBidi" w:cstheme="minorBidi"/>
          <w:sz w:val="24"/>
          <w:szCs w:val="24"/>
        </w:rPr>
      </w:pPr>
      <w:r w:rsidRPr="00D53134">
        <w:rPr>
          <w:rFonts w:asciiTheme="minorBidi" w:hAnsiTheme="minorBidi" w:cstheme="minorBidi"/>
          <w:sz w:val="24"/>
          <w:szCs w:val="24"/>
        </w:rPr>
        <w:t>Картографических данных ведущий производителей ГИС систем.</w:t>
      </w:r>
    </w:p>
    <w:p w14:paraId="7FCA00E1" w14:textId="77777777" w:rsidR="007B27A7" w:rsidRPr="00D53134" w:rsidRDefault="00FF04AB" w:rsidP="00D53134">
      <w:pPr>
        <w:numPr>
          <w:ilvl w:val="0"/>
          <w:numId w:val="5"/>
        </w:numPr>
        <w:contextualSpacing/>
        <w:jc w:val="both"/>
        <w:rPr>
          <w:rFonts w:asciiTheme="minorBidi" w:hAnsiTheme="minorBidi" w:cstheme="minorBidi"/>
          <w:sz w:val="24"/>
          <w:szCs w:val="24"/>
        </w:rPr>
      </w:pPr>
      <w:r w:rsidRPr="00D53134">
        <w:rPr>
          <w:rFonts w:asciiTheme="minorBidi" w:hAnsiTheme="minorBidi" w:cstheme="minorBidi"/>
          <w:sz w:val="24"/>
          <w:szCs w:val="24"/>
        </w:rPr>
        <w:t>Табличные данные.</w:t>
      </w:r>
    </w:p>
    <w:p w14:paraId="0390B2ED" w14:textId="77777777" w:rsidR="007B27A7" w:rsidRPr="00D53134" w:rsidRDefault="00FF04AB" w:rsidP="00D53134">
      <w:pPr>
        <w:numPr>
          <w:ilvl w:val="0"/>
          <w:numId w:val="5"/>
        </w:numPr>
        <w:contextualSpacing/>
        <w:jc w:val="both"/>
        <w:rPr>
          <w:rFonts w:asciiTheme="minorBidi" w:hAnsiTheme="minorBidi" w:cstheme="minorBidi"/>
          <w:sz w:val="24"/>
          <w:szCs w:val="24"/>
        </w:rPr>
      </w:pPr>
      <w:r w:rsidRPr="00D53134">
        <w:rPr>
          <w:rFonts w:asciiTheme="minorBidi" w:hAnsiTheme="minorBidi" w:cstheme="minorBidi"/>
          <w:sz w:val="24"/>
          <w:szCs w:val="24"/>
        </w:rPr>
        <w:t>Инженерные данные (STEP, DWG, DXF, IFC).</w:t>
      </w:r>
    </w:p>
    <w:p w14:paraId="612CD2E3" w14:textId="77777777" w:rsidR="007B27A7" w:rsidRPr="00D53134" w:rsidRDefault="00FF04AB" w:rsidP="00D53134">
      <w:pPr>
        <w:numPr>
          <w:ilvl w:val="0"/>
          <w:numId w:val="5"/>
        </w:numPr>
        <w:contextualSpacing/>
        <w:jc w:val="both"/>
        <w:rPr>
          <w:rFonts w:asciiTheme="minorBidi" w:hAnsiTheme="minorBidi" w:cstheme="minorBidi"/>
          <w:sz w:val="24"/>
          <w:szCs w:val="24"/>
        </w:rPr>
      </w:pPr>
      <w:r w:rsidRPr="00D53134">
        <w:rPr>
          <w:rFonts w:asciiTheme="minorBidi" w:hAnsiTheme="minorBidi" w:cstheme="minorBidi"/>
          <w:sz w:val="24"/>
          <w:szCs w:val="24"/>
        </w:rPr>
        <w:t>Графические данные (JPG, PNG).</w:t>
      </w:r>
    </w:p>
    <w:p w14:paraId="0FA32F6D" w14:textId="77777777" w:rsidR="007B27A7" w:rsidRPr="00D53134" w:rsidRDefault="00FF04AB" w:rsidP="00D53134">
      <w:pPr>
        <w:numPr>
          <w:ilvl w:val="0"/>
          <w:numId w:val="5"/>
        </w:numPr>
        <w:contextualSpacing/>
        <w:jc w:val="both"/>
        <w:rPr>
          <w:rFonts w:asciiTheme="minorBidi" w:hAnsiTheme="minorBidi" w:cstheme="minorBidi"/>
          <w:sz w:val="24"/>
          <w:szCs w:val="24"/>
        </w:rPr>
      </w:pPr>
      <w:r w:rsidRPr="00D53134">
        <w:rPr>
          <w:rFonts w:asciiTheme="minorBidi" w:hAnsiTheme="minorBidi" w:cstheme="minorBidi"/>
          <w:sz w:val="24"/>
          <w:szCs w:val="24"/>
        </w:rPr>
        <w:t>Текстовые данные (TXT, DOC).</w:t>
      </w:r>
    </w:p>
    <w:p w14:paraId="025F1DBA" w14:textId="77777777" w:rsidR="007B27A7" w:rsidRPr="00D53134" w:rsidRDefault="00FF04AB" w:rsidP="00D53134">
      <w:pPr>
        <w:numPr>
          <w:ilvl w:val="0"/>
          <w:numId w:val="5"/>
        </w:numPr>
        <w:contextualSpacing/>
        <w:jc w:val="both"/>
        <w:rPr>
          <w:rFonts w:asciiTheme="minorBidi" w:hAnsiTheme="minorBidi" w:cstheme="minorBidi"/>
          <w:sz w:val="24"/>
          <w:szCs w:val="24"/>
        </w:rPr>
      </w:pPr>
      <w:r w:rsidRPr="00D53134">
        <w:rPr>
          <w:rFonts w:asciiTheme="minorBidi" w:hAnsiTheme="minorBidi" w:cstheme="minorBidi"/>
          <w:sz w:val="24"/>
          <w:szCs w:val="24"/>
        </w:rPr>
        <w:t>BIM модели.</w:t>
      </w:r>
    </w:p>
    <w:p w14:paraId="160413BB" w14:textId="77777777" w:rsidR="007B27A7" w:rsidRPr="00D53134" w:rsidRDefault="00FF04AB" w:rsidP="00D53134">
      <w:pPr>
        <w:numPr>
          <w:ilvl w:val="0"/>
          <w:numId w:val="5"/>
        </w:numPr>
        <w:contextualSpacing/>
        <w:jc w:val="both"/>
        <w:rPr>
          <w:rFonts w:asciiTheme="minorBidi" w:hAnsiTheme="minorBidi" w:cstheme="minorBidi"/>
          <w:sz w:val="24"/>
          <w:szCs w:val="24"/>
        </w:rPr>
      </w:pPr>
      <w:r w:rsidRPr="00D53134">
        <w:rPr>
          <w:rFonts w:asciiTheme="minorBidi" w:hAnsiTheme="minorBidi" w:cstheme="minorBidi"/>
          <w:sz w:val="24"/>
          <w:szCs w:val="24"/>
        </w:rPr>
        <w:t>XML источники.</w:t>
      </w:r>
    </w:p>
    <w:p w14:paraId="3575B864" w14:textId="2E4CD54F" w:rsidR="007B27A7" w:rsidRPr="00D53134" w:rsidRDefault="00E97A38" w:rsidP="00D53134">
      <w:pPr>
        <w:jc w:val="both"/>
        <w:rPr>
          <w:rFonts w:asciiTheme="minorBidi" w:hAnsiTheme="minorBidi" w:cstheme="minorBidi"/>
          <w:sz w:val="24"/>
          <w:szCs w:val="24"/>
        </w:rPr>
      </w:pPr>
      <w:ins w:id="396" w:author="Volkov Sergey" w:date="2018-08-26T00:37:00Z">
        <w:r>
          <w:rPr>
            <w:rFonts w:asciiTheme="minorBidi" w:hAnsiTheme="minorBidi" w:cstheme="minorBidi"/>
            <w:sz w:val="24"/>
            <w:szCs w:val="24"/>
          </w:rPr>
          <w:t xml:space="preserve">Для обеспечения информационного обмена может быть использован формат обмена комментариями к информационным моделям </w:t>
        </w:r>
      </w:ins>
      <w:ins w:id="397" w:author="Volkov Sergey" w:date="2018-08-26T00:38:00Z">
        <w:r>
          <w:rPr>
            <w:rFonts w:asciiTheme="minorBidi" w:hAnsiTheme="minorBidi" w:cstheme="minorBidi"/>
            <w:sz w:val="24"/>
            <w:szCs w:val="24"/>
            <w:lang w:val="en-US"/>
          </w:rPr>
          <w:t>BCF</w:t>
        </w:r>
        <w:r w:rsidRPr="00E97A38">
          <w:rPr>
            <w:rFonts w:asciiTheme="minorBidi" w:hAnsiTheme="minorBidi" w:cstheme="minorBidi"/>
            <w:sz w:val="24"/>
            <w:szCs w:val="24"/>
            <w:rPrChange w:id="398" w:author="Volkov Sergey" w:date="2018-08-26T00:38:00Z">
              <w:rPr>
                <w:rFonts w:asciiTheme="minorBidi" w:hAnsiTheme="minorBidi" w:cstheme="minorBidi"/>
                <w:sz w:val="24"/>
                <w:szCs w:val="24"/>
                <w:lang w:val="en-US"/>
              </w:rPr>
            </w:rPrChange>
          </w:rPr>
          <w:t>.</w:t>
        </w:r>
      </w:ins>
      <w:r w:rsidR="00FF04AB" w:rsidRPr="00D53134">
        <w:rPr>
          <w:rFonts w:asciiTheme="minorBidi" w:hAnsiTheme="minorBidi" w:cstheme="minorBidi"/>
          <w:sz w:val="24"/>
          <w:szCs w:val="24"/>
        </w:rPr>
        <w:br w:type="page"/>
      </w:r>
    </w:p>
    <w:p w14:paraId="002F9B70"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399" w:name="_Toc508698251"/>
      <w:r w:rsidRPr="00D53134">
        <w:rPr>
          <w:rFonts w:asciiTheme="minorBidi" w:hAnsiTheme="minorBidi" w:cstheme="minorBidi"/>
          <w:sz w:val="24"/>
          <w:szCs w:val="24"/>
        </w:rPr>
        <w:lastRenderedPageBreak/>
        <w:t>7.6. Правила организации единого информационного пространства</w:t>
      </w:r>
      <w:bookmarkEnd w:id="399"/>
    </w:p>
    <w:p w14:paraId="3D6AD9A0" w14:textId="77777777" w:rsidR="007B27A7" w:rsidRPr="00D53134" w:rsidRDefault="00FF04AB">
      <w:pPr>
        <w:ind w:left="720"/>
        <w:contextualSpacing/>
        <w:jc w:val="both"/>
        <w:rPr>
          <w:rFonts w:asciiTheme="minorBidi" w:hAnsiTheme="minorBidi" w:cstheme="minorBidi"/>
          <w:sz w:val="24"/>
          <w:szCs w:val="24"/>
        </w:rPr>
        <w:pPrChange w:id="400" w:author="Volkov Sergey" w:date="2018-08-26T00:32:00Z">
          <w:pPr>
            <w:numPr>
              <w:ilvl w:val="2"/>
              <w:numId w:val="4"/>
            </w:numPr>
            <w:ind w:left="2160" w:hanging="360"/>
            <w:contextualSpacing/>
            <w:jc w:val="both"/>
          </w:pPr>
        </w:pPrChange>
      </w:pPr>
      <w:commentRangeStart w:id="401"/>
      <w:r w:rsidRPr="00D53134">
        <w:rPr>
          <w:rFonts w:asciiTheme="minorBidi" w:hAnsiTheme="minorBidi" w:cstheme="minorBidi"/>
          <w:sz w:val="24"/>
          <w:szCs w:val="24"/>
        </w:rPr>
        <w:t>Организация обмена информационными моделями в рамках одной организации</w:t>
      </w:r>
    </w:p>
    <w:p w14:paraId="472BA2F9" w14:textId="77777777" w:rsidR="007B27A7" w:rsidRPr="00D53134" w:rsidRDefault="00FF04AB">
      <w:pPr>
        <w:ind w:left="720"/>
        <w:contextualSpacing/>
        <w:jc w:val="both"/>
        <w:rPr>
          <w:rFonts w:asciiTheme="minorBidi" w:hAnsiTheme="minorBidi" w:cstheme="minorBidi"/>
          <w:sz w:val="24"/>
          <w:szCs w:val="24"/>
        </w:rPr>
        <w:pPrChange w:id="402" w:author="Volkov Sergey" w:date="2018-08-26T00:32:00Z">
          <w:pPr>
            <w:numPr>
              <w:ilvl w:val="2"/>
              <w:numId w:val="4"/>
            </w:numPr>
            <w:ind w:left="2160" w:hanging="360"/>
            <w:contextualSpacing/>
            <w:jc w:val="both"/>
          </w:pPr>
        </w:pPrChange>
      </w:pPr>
      <w:r w:rsidRPr="00D53134">
        <w:rPr>
          <w:rFonts w:asciiTheme="minorBidi" w:hAnsiTheme="minorBidi" w:cstheme="minorBidi"/>
          <w:sz w:val="24"/>
          <w:szCs w:val="24"/>
        </w:rPr>
        <w:t>Организация обмена информацией между разными организациями</w:t>
      </w:r>
    </w:p>
    <w:p w14:paraId="7017F622" w14:textId="77777777" w:rsidR="007B27A7" w:rsidRPr="00D53134" w:rsidRDefault="00FF04AB">
      <w:pPr>
        <w:ind w:left="720"/>
        <w:contextualSpacing/>
        <w:jc w:val="both"/>
        <w:rPr>
          <w:rFonts w:asciiTheme="minorBidi" w:hAnsiTheme="minorBidi" w:cstheme="minorBidi"/>
          <w:sz w:val="24"/>
          <w:szCs w:val="24"/>
        </w:rPr>
        <w:pPrChange w:id="403" w:author="Volkov Sergey" w:date="2018-08-26T00:32:00Z">
          <w:pPr>
            <w:numPr>
              <w:ilvl w:val="2"/>
              <w:numId w:val="4"/>
            </w:numPr>
            <w:ind w:left="2160" w:hanging="360"/>
            <w:contextualSpacing/>
            <w:jc w:val="both"/>
          </w:pPr>
        </w:pPrChange>
      </w:pPr>
      <w:r w:rsidRPr="00D53134">
        <w:rPr>
          <w:rFonts w:asciiTheme="minorBidi" w:hAnsiTheme="minorBidi" w:cstheme="minorBidi"/>
          <w:sz w:val="24"/>
          <w:szCs w:val="24"/>
        </w:rPr>
        <w:t>Обеспечение юридически значимого обмена информацией</w:t>
      </w:r>
    </w:p>
    <w:p w14:paraId="624A61B9" w14:textId="77777777" w:rsidR="007B27A7" w:rsidRPr="00D53134" w:rsidRDefault="00FF04AB">
      <w:pPr>
        <w:ind w:left="720"/>
        <w:contextualSpacing/>
        <w:jc w:val="both"/>
        <w:rPr>
          <w:rFonts w:asciiTheme="minorBidi" w:hAnsiTheme="minorBidi" w:cstheme="minorBidi"/>
          <w:sz w:val="24"/>
          <w:szCs w:val="24"/>
        </w:rPr>
        <w:pPrChange w:id="404" w:author="Volkov Sergey" w:date="2018-08-26T00:32:00Z">
          <w:pPr>
            <w:numPr>
              <w:ilvl w:val="2"/>
              <w:numId w:val="4"/>
            </w:numPr>
            <w:ind w:left="2160" w:hanging="360"/>
            <w:contextualSpacing/>
            <w:jc w:val="both"/>
          </w:pPr>
        </w:pPrChange>
      </w:pPr>
      <w:r w:rsidRPr="00D53134">
        <w:rPr>
          <w:rFonts w:asciiTheme="minorBidi" w:hAnsiTheme="minorBidi" w:cstheme="minorBidi"/>
          <w:sz w:val="24"/>
          <w:szCs w:val="24"/>
        </w:rPr>
        <w:t>Обеспечение обмена информацией между этапами жизненного цикла объекта</w:t>
      </w:r>
      <w:commentRangeEnd w:id="401"/>
      <w:r w:rsidR="004A6939">
        <w:rPr>
          <w:rStyle w:val="aff"/>
        </w:rPr>
        <w:commentReference w:id="401"/>
      </w:r>
    </w:p>
    <w:p w14:paraId="5A93DB49"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br w:type="page"/>
      </w:r>
    </w:p>
    <w:p w14:paraId="75505AA1"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405" w:name="_Toc508698252"/>
      <w:r w:rsidRPr="00D53134">
        <w:rPr>
          <w:rFonts w:asciiTheme="minorBidi" w:hAnsiTheme="minorBidi" w:cstheme="minorBidi"/>
          <w:sz w:val="24"/>
          <w:szCs w:val="24"/>
        </w:rPr>
        <w:lastRenderedPageBreak/>
        <w:t>8. Правила именования объектов информационного моделирования</w:t>
      </w:r>
      <w:bookmarkEnd w:id="405"/>
    </w:p>
    <w:p w14:paraId="26B1CDE6" w14:textId="77777777" w:rsidR="007B27A7" w:rsidRPr="00D53134" w:rsidRDefault="00FF04AB" w:rsidP="00D53134">
      <w:pPr>
        <w:pStyle w:val="3"/>
        <w:spacing w:line="276" w:lineRule="auto"/>
        <w:ind w:left="0" w:firstLine="0"/>
        <w:contextualSpacing w:val="0"/>
        <w:jc w:val="both"/>
        <w:rPr>
          <w:rFonts w:asciiTheme="minorBidi" w:hAnsiTheme="minorBidi" w:cstheme="minorBidi"/>
          <w:sz w:val="24"/>
          <w:szCs w:val="24"/>
        </w:rPr>
      </w:pPr>
      <w:bookmarkStart w:id="406" w:name="_hf8etc8avnwv" w:colFirst="0" w:colLast="0"/>
      <w:bookmarkStart w:id="407" w:name="_Toc508698253"/>
      <w:bookmarkEnd w:id="406"/>
      <w:r w:rsidRPr="00D53134">
        <w:rPr>
          <w:rFonts w:asciiTheme="minorBidi" w:hAnsiTheme="minorBidi" w:cstheme="minorBidi"/>
          <w:sz w:val="24"/>
          <w:szCs w:val="24"/>
        </w:rPr>
        <w:t>8.1. Принципы создания системы справочных именований (reference designation system, RDS). Обзор серии стандартов IEC/ISO 81346</w:t>
      </w:r>
      <w:bookmarkEnd w:id="407"/>
    </w:p>
    <w:p w14:paraId="0E34AA54" w14:textId="77777777" w:rsidR="007B27A7" w:rsidRPr="00D53134" w:rsidRDefault="00FF04AB" w:rsidP="00D53134">
      <w:pPr>
        <w:ind w:firstLine="720"/>
        <w:jc w:val="both"/>
        <w:rPr>
          <w:rFonts w:asciiTheme="minorBidi" w:hAnsiTheme="minorBidi" w:cstheme="minorBidi"/>
          <w:color w:val="242F33"/>
          <w:sz w:val="24"/>
          <w:szCs w:val="24"/>
          <w:highlight w:val="white"/>
        </w:rPr>
      </w:pPr>
      <w:r w:rsidRPr="00D53134">
        <w:rPr>
          <w:rFonts w:asciiTheme="minorBidi" w:hAnsiTheme="minorBidi" w:cstheme="minorBidi"/>
          <w:color w:val="242F33"/>
          <w:sz w:val="24"/>
          <w:szCs w:val="24"/>
          <w:highlight w:val="white"/>
        </w:rPr>
        <w:t xml:space="preserve">Серия международных стандартов IEC/ISO 81346 претендует на роль самого минималистичного метода описания системы. Стандарты определяют принципы создания системы справочных именований (reference designation system, RDS) целевой системы. Эта система справочных именований отражает самое существенное в основных четырёх аспектах (function, product, location, type): имена объектов и их место в системной холархии. Функция, </w:t>
      </w:r>
      <w:proofErr w:type="gramStart"/>
      <w:r w:rsidRPr="00D53134">
        <w:rPr>
          <w:rFonts w:asciiTheme="minorBidi" w:hAnsiTheme="minorBidi" w:cstheme="minorBidi"/>
          <w:color w:val="242F33"/>
          <w:sz w:val="24"/>
          <w:szCs w:val="24"/>
          <w:highlight w:val="white"/>
        </w:rPr>
        <w:t>конструкция,  размещение</w:t>
      </w:r>
      <w:proofErr w:type="gramEnd"/>
      <w:r w:rsidRPr="00D53134">
        <w:rPr>
          <w:rFonts w:asciiTheme="minorBidi" w:hAnsiTheme="minorBidi" w:cstheme="minorBidi"/>
          <w:color w:val="242F33"/>
          <w:sz w:val="24"/>
          <w:szCs w:val="24"/>
          <w:highlight w:val="white"/>
        </w:rPr>
        <w:t xml:space="preserve"> и тип отражают основные, хотя и не все, аспекты определения любой инженерной системы. Основная цель этой серии стандартов – формулирование принципов минималистичного описания инженерной системы, фундамента для эффективного управления конфигурацией системы. Неправильно понимать эти стандарты только как "принципы создания кодировок"/именования.</w:t>
      </w:r>
    </w:p>
    <w:p w14:paraId="15770DB8" w14:textId="77777777" w:rsidR="007B27A7" w:rsidRPr="00D53134" w:rsidRDefault="00FF04AB" w:rsidP="00D53134">
      <w:pPr>
        <w:ind w:firstLine="720"/>
        <w:jc w:val="both"/>
        <w:rPr>
          <w:rFonts w:asciiTheme="minorBidi" w:hAnsiTheme="minorBidi" w:cstheme="minorBidi"/>
          <w:color w:val="242F33"/>
          <w:sz w:val="24"/>
          <w:szCs w:val="24"/>
          <w:highlight w:val="white"/>
        </w:rPr>
      </w:pPr>
      <w:r w:rsidRPr="00D53134">
        <w:rPr>
          <w:rFonts w:asciiTheme="minorBidi" w:hAnsiTheme="minorBidi" w:cstheme="minorBidi"/>
          <w:color w:val="242F33"/>
          <w:sz w:val="24"/>
          <w:szCs w:val="24"/>
          <w:highlight w:val="white"/>
        </w:rPr>
        <w:t>Главное достоинство данного подхода в том, что в предлагаемых им описаниях «выкидывается» 99.9% информации о системе, но оставшиеся 0.1% (только имена объектов и отношения "часть-целое") оказываются крайне полезны.</w:t>
      </w:r>
    </w:p>
    <w:p w14:paraId="1355FDF9" w14:textId="77777777" w:rsidR="007B27A7" w:rsidRPr="00D53134" w:rsidRDefault="00FF04AB" w:rsidP="00D53134">
      <w:pPr>
        <w:jc w:val="both"/>
        <w:rPr>
          <w:rFonts w:asciiTheme="minorBidi" w:hAnsiTheme="minorBidi" w:cstheme="minorBidi"/>
          <w:color w:val="242F33"/>
          <w:sz w:val="24"/>
          <w:szCs w:val="24"/>
          <w:highlight w:val="white"/>
        </w:rPr>
      </w:pPr>
      <w:r w:rsidRPr="00D53134">
        <w:rPr>
          <w:rFonts w:asciiTheme="minorBidi" w:hAnsiTheme="minorBidi" w:cstheme="minorBidi"/>
          <w:color w:val="242F33"/>
          <w:sz w:val="24"/>
          <w:szCs w:val="24"/>
          <w:highlight w:val="white"/>
        </w:rPr>
        <w:t>Элементы системы связаны тремя видами отношений: связью часть-целое (родовидовая связь), связью типов (партитивная связь) и прагматической (ассоциативной) связью.</w:t>
      </w:r>
      <w:r w:rsidRPr="00D53134">
        <w:rPr>
          <w:rFonts w:asciiTheme="minorBidi" w:hAnsiTheme="minorBidi" w:cstheme="minorBidi"/>
          <w:color w:val="242F33"/>
          <w:sz w:val="24"/>
          <w:szCs w:val="24"/>
          <w:highlight w:val="white"/>
        </w:rPr>
        <w:br/>
        <w:t>Отношение часть-целое (родовидовая связь), используется для разбиения любой системы на части, идентифицированные как элементы системы. Это позволяет осуществить неограниченное разбиение сложных систем. Именно об этом говорится в IEC 81346-1.</w:t>
      </w:r>
    </w:p>
    <w:p w14:paraId="64FD00C9" w14:textId="77777777" w:rsidR="007B27A7" w:rsidRPr="00D53134" w:rsidRDefault="00FF04AB" w:rsidP="00D53134">
      <w:pPr>
        <w:jc w:val="both"/>
        <w:rPr>
          <w:rFonts w:asciiTheme="minorBidi" w:hAnsiTheme="minorBidi" w:cstheme="minorBidi"/>
          <w:color w:val="242F33"/>
          <w:sz w:val="24"/>
          <w:szCs w:val="24"/>
          <w:highlight w:val="white"/>
        </w:rPr>
      </w:pPr>
      <w:r w:rsidRPr="00D53134">
        <w:rPr>
          <w:rFonts w:asciiTheme="minorBidi" w:hAnsiTheme="minorBidi" w:cstheme="minorBidi"/>
          <w:color w:val="242F33"/>
          <w:sz w:val="24"/>
          <w:szCs w:val="24"/>
          <w:highlight w:val="white"/>
        </w:rPr>
        <w:t>Рисунок х. Структура родовидовых связей</w:t>
      </w:r>
    </w:p>
    <w:p w14:paraId="59141C39" w14:textId="77777777" w:rsidR="007B27A7" w:rsidRPr="00D53134" w:rsidRDefault="00FF04AB" w:rsidP="00D53134">
      <w:pPr>
        <w:jc w:val="both"/>
        <w:rPr>
          <w:rFonts w:asciiTheme="minorBidi" w:hAnsiTheme="minorBidi" w:cstheme="minorBidi"/>
          <w:color w:val="242F33"/>
          <w:sz w:val="24"/>
          <w:szCs w:val="24"/>
          <w:highlight w:val="white"/>
        </w:rPr>
      </w:pPr>
      <w:r w:rsidRPr="00D53134">
        <w:rPr>
          <w:rFonts w:asciiTheme="minorBidi" w:hAnsiTheme="minorBidi" w:cstheme="minorBidi"/>
          <w:noProof/>
          <w:color w:val="242F33"/>
          <w:sz w:val="24"/>
          <w:szCs w:val="24"/>
          <w:highlight w:val="white"/>
          <w:lang w:eastAsia="ru-RU"/>
        </w:rPr>
        <w:drawing>
          <wp:inline distT="114300" distB="114300" distL="114300" distR="114300" wp14:anchorId="6BB81619" wp14:editId="1034BE56">
            <wp:extent cx="931975" cy="769521"/>
            <wp:effectExtent l="0" t="0" r="0" b="0"/>
            <wp:docPr id="1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931975" cy="769521"/>
                    </a:xfrm>
                    <a:prstGeom prst="rect">
                      <a:avLst/>
                    </a:prstGeom>
                    <a:ln/>
                  </pic:spPr>
                </pic:pic>
              </a:graphicData>
            </a:graphic>
          </wp:inline>
        </w:drawing>
      </w:r>
    </w:p>
    <w:p w14:paraId="738BA48D" w14:textId="77777777" w:rsidR="007B27A7" w:rsidRPr="00D53134" w:rsidRDefault="00FF04AB" w:rsidP="00D53134">
      <w:pPr>
        <w:jc w:val="both"/>
        <w:rPr>
          <w:rFonts w:asciiTheme="minorBidi" w:hAnsiTheme="minorBidi" w:cstheme="minorBidi"/>
          <w:color w:val="242F33"/>
          <w:sz w:val="24"/>
          <w:szCs w:val="24"/>
          <w:highlight w:val="white"/>
        </w:rPr>
      </w:pPr>
      <w:r w:rsidRPr="00D53134">
        <w:rPr>
          <w:rFonts w:asciiTheme="minorBidi" w:hAnsiTheme="minorBidi" w:cstheme="minorBidi"/>
          <w:color w:val="242F33"/>
          <w:sz w:val="24"/>
          <w:szCs w:val="24"/>
          <w:highlight w:val="white"/>
        </w:rPr>
        <w:br/>
        <w:t xml:space="preserve"> </w:t>
      </w:r>
    </w:p>
    <w:p w14:paraId="4F349A00" w14:textId="77777777" w:rsidR="007B27A7" w:rsidRPr="00D53134" w:rsidRDefault="00FF04AB" w:rsidP="00D53134">
      <w:pPr>
        <w:jc w:val="both"/>
        <w:rPr>
          <w:rFonts w:asciiTheme="minorBidi" w:hAnsiTheme="minorBidi" w:cstheme="minorBidi"/>
          <w:color w:val="242F33"/>
          <w:sz w:val="24"/>
          <w:szCs w:val="24"/>
          <w:highlight w:val="white"/>
        </w:rPr>
      </w:pPr>
      <w:r w:rsidRPr="00D53134">
        <w:rPr>
          <w:rFonts w:asciiTheme="minorBidi" w:hAnsiTheme="minorBidi" w:cstheme="minorBidi"/>
          <w:color w:val="242F33"/>
          <w:sz w:val="24"/>
          <w:szCs w:val="24"/>
          <w:highlight w:val="white"/>
        </w:rPr>
        <w:t>Отношение типов (партитивная связь) используется для задания классов систем. Это необходимо для распознавания систем и предотвращения «разрастания» информации.</w:t>
      </w:r>
    </w:p>
    <w:p w14:paraId="3004D7AE" w14:textId="77777777" w:rsidR="007B27A7" w:rsidRPr="00D53134" w:rsidRDefault="00FF04AB" w:rsidP="00D53134">
      <w:pPr>
        <w:jc w:val="both"/>
        <w:rPr>
          <w:rFonts w:asciiTheme="minorBidi" w:hAnsiTheme="minorBidi" w:cstheme="minorBidi"/>
          <w:color w:val="242F33"/>
          <w:sz w:val="24"/>
          <w:szCs w:val="24"/>
          <w:highlight w:val="white"/>
        </w:rPr>
      </w:pPr>
      <w:r w:rsidRPr="00D53134">
        <w:rPr>
          <w:rFonts w:asciiTheme="minorBidi" w:hAnsiTheme="minorBidi" w:cstheme="minorBidi"/>
          <w:color w:val="242F33"/>
          <w:sz w:val="24"/>
          <w:szCs w:val="24"/>
          <w:highlight w:val="white"/>
        </w:rPr>
        <w:t xml:space="preserve"> Рисунок х Структура партитивных связей</w:t>
      </w:r>
    </w:p>
    <w:p w14:paraId="44D2F458" w14:textId="77777777" w:rsidR="007B27A7" w:rsidRPr="00D53134" w:rsidRDefault="00FF04AB" w:rsidP="00D53134">
      <w:pPr>
        <w:jc w:val="both"/>
        <w:rPr>
          <w:rFonts w:asciiTheme="minorBidi" w:hAnsiTheme="minorBidi" w:cstheme="minorBidi"/>
          <w:color w:val="242F33"/>
          <w:sz w:val="24"/>
          <w:szCs w:val="24"/>
          <w:highlight w:val="white"/>
        </w:rPr>
      </w:pPr>
      <w:r w:rsidRPr="00D53134">
        <w:rPr>
          <w:rFonts w:asciiTheme="minorBidi" w:hAnsiTheme="minorBidi" w:cstheme="minorBidi"/>
          <w:noProof/>
          <w:color w:val="242F33"/>
          <w:sz w:val="24"/>
          <w:szCs w:val="24"/>
          <w:highlight w:val="white"/>
          <w:lang w:eastAsia="ru-RU"/>
        </w:rPr>
        <w:drawing>
          <wp:inline distT="114300" distB="114300" distL="114300" distR="114300" wp14:anchorId="5276A974" wp14:editId="2D4FBA88">
            <wp:extent cx="1109775" cy="1007727"/>
            <wp:effectExtent l="0" t="0" r="0" b="0"/>
            <wp:docPr id="1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1109775" cy="1007727"/>
                    </a:xfrm>
                    <a:prstGeom prst="rect">
                      <a:avLst/>
                    </a:prstGeom>
                    <a:ln/>
                  </pic:spPr>
                </pic:pic>
              </a:graphicData>
            </a:graphic>
          </wp:inline>
        </w:drawing>
      </w:r>
    </w:p>
    <w:p w14:paraId="6BF4AE68" w14:textId="77777777" w:rsidR="007B27A7" w:rsidRPr="00D53134" w:rsidRDefault="00FF04AB" w:rsidP="00D53134">
      <w:pPr>
        <w:ind w:firstLine="720"/>
        <w:jc w:val="both"/>
        <w:rPr>
          <w:rFonts w:asciiTheme="minorBidi" w:hAnsiTheme="minorBidi" w:cstheme="minorBidi"/>
          <w:color w:val="242F33"/>
          <w:sz w:val="24"/>
          <w:szCs w:val="24"/>
          <w:highlight w:val="white"/>
        </w:rPr>
      </w:pPr>
      <w:r w:rsidRPr="00D53134">
        <w:rPr>
          <w:rFonts w:asciiTheme="minorBidi" w:hAnsiTheme="minorBidi" w:cstheme="minorBidi"/>
          <w:color w:val="242F33"/>
          <w:sz w:val="24"/>
          <w:szCs w:val="24"/>
          <w:highlight w:val="white"/>
        </w:rPr>
        <w:t xml:space="preserve">Прагматичные отношения (ассоциативная связь) между системами предполагают, что системы находятся отношениях типа "часть-целое", что </w:t>
      </w:r>
      <w:r w:rsidRPr="00D53134">
        <w:rPr>
          <w:rFonts w:asciiTheme="minorBidi" w:hAnsiTheme="minorBidi" w:cstheme="minorBidi"/>
          <w:color w:val="242F33"/>
          <w:sz w:val="24"/>
          <w:szCs w:val="24"/>
          <w:highlight w:val="white"/>
        </w:rPr>
        <w:lastRenderedPageBreak/>
        <w:t>впоследствии позволяет проанализировать интеграцию между системами. Такой подход дает преимущество работы с системами как таковыми.</w:t>
      </w:r>
    </w:p>
    <w:p w14:paraId="24D3AED7" w14:textId="77777777" w:rsidR="007B27A7" w:rsidRPr="00D53134" w:rsidRDefault="00FF04AB" w:rsidP="00D53134">
      <w:pPr>
        <w:jc w:val="both"/>
        <w:rPr>
          <w:rFonts w:asciiTheme="minorBidi" w:hAnsiTheme="minorBidi" w:cstheme="minorBidi"/>
          <w:color w:val="242F33"/>
          <w:sz w:val="24"/>
          <w:szCs w:val="24"/>
          <w:highlight w:val="white"/>
        </w:rPr>
      </w:pPr>
      <w:r w:rsidRPr="00D53134">
        <w:rPr>
          <w:rFonts w:asciiTheme="minorBidi" w:hAnsiTheme="minorBidi" w:cstheme="minorBidi"/>
          <w:color w:val="242F33"/>
          <w:sz w:val="24"/>
          <w:szCs w:val="24"/>
          <w:highlight w:val="white"/>
        </w:rPr>
        <w:t>Рисунок х. Структура ассоциативных связей</w:t>
      </w:r>
    </w:p>
    <w:p w14:paraId="67E726AD" w14:textId="77777777" w:rsidR="007B27A7" w:rsidRPr="00D53134" w:rsidRDefault="00FF04AB" w:rsidP="00D53134">
      <w:pPr>
        <w:jc w:val="both"/>
        <w:rPr>
          <w:rFonts w:asciiTheme="minorBidi" w:hAnsiTheme="minorBidi" w:cstheme="minorBidi"/>
          <w:color w:val="242F33"/>
          <w:sz w:val="24"/>
          <w:szCs w:val="24"/>
          <w:highlight w:val="white"/>
        </w:rPr>
      </w:pPr>
      <w:r w:rsidRPr="00D53134">
        <w:rPr>
          <w:rFonts w:asciiTheme="minorBidi" w:hAnsiTheme="minorBidi" w:cstheme="minorBidi"/>
          <w:noProof/>
          <w:color w:val="242F33"/>
          <w:sz w:val="24"/>
          <w:szCs w:val="24"/>
          <w:highlight w:val="white"/>
          <w:lang w:eastAsia="ru-RU"/>
        </w:rPr>
        <w:drawing>
          <wp:inline distT="114300" distB="114300" distL="114300" distR="114300" wp14:anchorId="66B3C2C1" wp14:editId="19434DAB">
            <wp:extent cx="1274875" cy="590550"/>
            <wp:effectExtent l="0" t="0" r="0" b="0"/>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1274875" cy="590550"/>
                    </a:xfrm>
                    <a:prstGeom prst="rect">
                      <a:avLst/>
                    </a:prstGeom>
                    <a:ln/>
                  </pic:spPr>
                </pic:pic>
              </a:graphicData>
            </a:graphic>
          </wp:inline>
        </w:drawing>
      </w:r>
    </w:p>
    <w:p w14:paraId="29C39A02" w14:textId="77777777" w:rsidR="007B27A7" w:rsidRPr="00D53134" w:rsidRDefault="00FF04AB" w:rsidP="00D53134">
      <w:pPr>
        <w:ind w:firstLine="720"/>
        <w:jc w:val="both"/>
        <w:rPr>
          <w:rFonts w:asciiTheme="minorBidi" w:hAnsiTheme="minorBidi" w:cstheme="minorBidi"/>
          <w:color w:val="242F33"/>
          <w:sz w:val="24"/>
          <w:szCs w:val="24"/>
          <w:highlight w:val="white"/>
        </w:rPr>
      </w:pPr>
      <w:r w:rsidRPr="00D53134">
        <w:rPr>
          <w:rFonts w:asciiTheme="minorBidi" w:hAnsiTheme="minorBidi" w:cstheme="minorBidi"/>
          <w:color w:val="242F33"/>
          <w:sz w:val="24"/>
          <w:szCs w:val="24"/>
          <w:highlight w:val="white"/>
        </w:rPr>
        <w:t>Это необходимо для эффективного именования или обозначения систем и их частей, что позволяет успешно распознавать их между собой. Именно для этого и предназначена серия стандартов IEC/ISO 81346.</w:t>
      </w:r>
      <w:r w:rsidRPr="00D53134">
        <w:rPr>
          <w:rFonts w:asciiTheme="minorBidi" w:hAnsiTheme="minorBidi" w:cstheme="minorBidi"/>
          <w:color w:val="242F33"/>
          <w:sz w:val="24"/>
          <w:szCs w:val="24"/>
          <w:highlight w:val="white"/>
        </w:rPr>
        <w:br/>
      </w:r>
      <w:r w:rsidRPr="00D53134">
        <w:rPr>
          <w:rFonts w:asciiTheme="minorBidi" w:hAnsiTheme="minorBidi" w:cstheme="minorBidi"/>
          <w:color w:val="242F33"/>
          <w:sz w:val="24"/>
          <w:szCs w:val="24"/>
          <w:highlight w:val="white"/>
        </w:rPr>
        <w:tab/>
        <w:t xml:space="preserve">В настоящем Регламенте применены принципы, подходы и правила, установленные в следующих стандартах серии IEC/ISO 81346: </w:t>
      </w:r>
      <w:r w:rsidRPr="00D53134">
        <w:rPr>
          <w:rFonts w:asciiTheme="minorBidi" w:hAnsiTheme="minorBidi" w:cstheme="minorBidi"/>
          <w:color w:val="242F33"/>
          <w:sz w:val="24"/>
          <w:szCs w:val="24"/>
          <w:highlight w:val="white"/>
        </w:rPr>
        <w:br/>
        <w:t>1.</w:t>
      </w:r>
      <w:r w:rsidRPr="00D53134">
        <w:rPr>
          <w:rFonts w:asciiTheme="minorBidi" w:hAnsiTheme="minorBidi" w:cstheme="minorBidi"/>
          <w:color w:val="242F33"/>
          <w:sz w:val="24"/>
          <w:szCs w:val="24"/>
          <w:highlight w:val="white"/>
        </w:rPr>
        <w:tab/>
      </w:r>
      <w:r w:rsidRPr="00D06867">
        <w:rPr>
          <w:rFonts w:asciiTheme="minorBidi" w:hAnsiTheme="minorBidi" w:cstheme="minorBidi"/>
          <w:color w:val="242F33"/>
          <w:sz w:val="24"/>
          <w:szCs w:val="24"/>
          <w:highlight w:val="white"/>
          <w:lang w:val="en-US"/>
        </w:rPr>
        <w:t xml:space="preserve">IEC 81346-1:2009 Industrial systems, installations and equipment and industrial products </w:t>
      </w:r>
      <w:proofErr w:type="gramStart"/>
      <w:r w:rsidRPr="00D06867">
        <w:rPr>
          <w:rFonts w:asciiTheme="minorBidi" w:hAnsiTheme="minorBidi" w:cstheme="minorBidi"/>
          <w:color w:val="242F33"/>
          <w:sz w:val="24"/>
          <w:szCs w:val="24"/>
          <w:highlight w:val="white"/>
          <w:lang w:val="en-US"/>
        </w:rPr>
        <w:t>–  Structuring</w:t>
      </w:r>
      <w:proofErr w:type="gramEnd"/>
      <w:r w:rsidRPr="00D06867">
        <w:rPr>
          <w:rFonts w:asciiTheme="minorBidi" w:hAnsiTheme="minorBidi" w:cstheme="minorBidi"/>
          <w:color w:val="242F33"/>
          <w:sz w:val="24"/>
          <w:szCs w:val="24"/>
          <w:highlight w:val="white"/>
          <w:lang w:val="en-US"/>
        </w:rPr>
        <w:t xml:space="preserve"> principles and reference designations –  Part 1: Basic rules (</w:t>
      </w:r>
      <w:r w:rsidRPr="00D53134">
        <w:rPr>
          <w:rFonts w:asciiTheme="minorBidi" w:hAnsiTheme="minorBidi" w:cstheme="minorBidi"/>
          <w:color w:val="242F33"/>
          <w:sz w:val="24"/>
          <w:szCs w:val="24"/>
          <w:highlight w:val="white"/>
        </w:rPr>
        <w:t>Промышленные</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системы</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установки</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и</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оборудование</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и</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промышленные</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изделия</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Принципы структурирования и ссылочные именования. Часть 1. Основные правила). Стандарт устанавливает правила именования технических систем c упорядоченными связями.</w:t>
      </w:r>
      <w:r w:rsidRPr="00D53134">
        <w:rPr>
          <w:rFonts w:asciiTheme="minorBidi" w:hAnsiTheme="minorBidi" w:cstheme="minorBidi"/>
          <w:color w:val="242F33"/>
          <w:sz w:val="24"/>
          <w:szCs w:val="24"/>
          <w:highlight w:val="white"/>
        </w:rPr>
        <w:br/>
      </w:r>
      <w:r w:rsidRPr="008B72A2">
        <w:rPr>
          <w:rFonts w:asciiTheme="minorBidi" w:hAnsiTheme="minorBidi" w:cstheme="minorBidi"/>
          <w:color w:val="242F33"/>
          <w:sz w:val="24"/>
          <w:szCs w:val="24"/>
          <w:highlight w:val="white"/>
        </w:rPr>
        <w:t>2.</w:t>
      </w:r>
      <w:r w:rsidRPr="008B72A2">
        <w:rPr>
          <w:rFonts w:asciiTheme="minorBidi" w:hAnsiTheme="minorBidi" w:cstheme="minorBidi"/>
          <w:color w:val="242F33"/>
          <w:sz w:val="24"/>
          <w:szCs w:val="24"/>
          <w:highlight w:val="white"/>
        </w:rPr>
        <w:tab/>
      </w:r>
      <w:r w:rsidRPr="00D06867">
        <w:rPr>
          <w:rFonts w:asciiTheme="minorBidi" w:hAnsiTheme="minorBidi" w:cstheme="minorBidi"/>
          <w:color w:val="242F33"/>
          <w:sz w:val="24"/>
          <w:szCs w:val="24"/>
          <w:highlight w:val="white"/>
          <w:lang w:val="en-US"/>
        </w:rPr>
        <w:t>IEC</w:t>
      </w:r>
      <w:r w:rsidRPr="008B72A2">
        <w:rPr>
          <w:rFonts w:asciiTheme="minorBidi" w:hAnsiTheme="minorBidi" w:cstheme="minorBidi"/>
          <w:color w:val="242F33"/>
          <w:sz w:val="24"/>
          <w:szCs w:val="24"/>
          <w:highlight w:val="white"/>
        </w:rPr>
        <w:t xml:space="preserve"> 81346-</w:t>
      </w:r>
      <w:proofErr w:type="gramStart"/>
      <w:r w:rsidRPr="008B72A2">
        <w:rPr>
          <w:rFonts w:asciiTheme="minorBidi" w:hAnsiTheme="minorBidi" w:cstheme="minorBidi"/>
          <w:color w:val="242F33"/>
          <w:sz w:val="24"/>
          <w:szCs w:val="24"/>
          <w:highlight w:val="white"/>
        </w:rPr>
        <w:t xml:space="preserve">2:2009  </w:t>
      </w:r>
      <w:r w:rsidRPr="00D06867">
        <w:rPr>
          <w:rFonts w:asciiTheme="minorBidi" w:hAnsiTheme="minorBidi" w:cstheme="minorBidi"/>
          <w:color w:val="242F33"/>
          <w:sz w:val="24"/>
          <w:szCs w:val="24"/>
          <w:highlight w:val="white"/>
          <w:lang w:val="en-US"/>
        </w:rPr>
        <w:t>Industrial</w:t>
      </w:r>
      <w:proofErr w:type="gramEnd"/>
      <w:r w:rsidRPr="008B72A2">
        <w:rPr>
          <w:rFonts w:asciiTheme="minorBidi" w:hAnsiTheme="minorBidi" w:cstheme="minorBidi"/>
          <w:color w:val="242F33"/>
          <w:sz w:val="24"/>
          <w:szCs w:val="24"/>
          <w:highlight w:val="white"/>
        </w:rPr>
        <w:t xml:space="preserve"> </w:t>
      </w:r>
      <w:r w:rsidRPr="00D06867">
        <w:rPr>
          <w:rFonts w:asciiTheme="minorBidi" w:hAnsiTheme="minorBidi" w:cstheme="minorBidi"/>
          <w:color w:val="242F33"/>
          <w:sz w:val="24"/>
          <w:szCs w:val="24"/>
          <w:highlight w:val="white"/>
          <w:lang w:val="en-US"/>
        </w:rPr>
        <w:t>systems</w:t>
      </w:r>
      <w:r w:rsidRPr="008B72A2">
        <w:rPr>
          <w:rFonts w:asciiTheme="minorBidi" w:hAnsiTheme="minorBidi" w:cstheme="minorBidi"/>
          <w:color w:val="242F33"/>
          <w:sz w:val="24"/>
          <w:szCs w:val="24"/>
          <w:highlight w:val="white"/>
        </w:rPr>
        <w:t xml:space="preserve">, </w:t>
      </w:r>
      <w:r w:rsidRPr="00D06867">
        <w:rPr>
          <w:rFonts w:asciiTheme="minorBidi" w:hAnsiTheme="minorBidi" w:cstheme="minorBidi"/>
          <w:color w:val="242F33"/>
          <w:sz w:val="24"/>
          <w:szCs w:val="24"/>
          <w:highlight w:val="white"/>
          <w:lang w:val="en-US"/>
        </w:rPr>
        <w:t>installations</w:t>
      </w:r>
      <w:r w:rsidRPr="008B72A2">
        <w:rPr>
          <w:rFonts w:asciiTheme="minorBidi" w:hAnsiTheme="minorBidi" w:cstheme="minorBidi"/>
          <w:color w:val="242F33"/>
          <w:sz w:val="24"/>
          <w:szCs w:val="24"/>
          <w:highlight w:val="white"/>
        </w:rPr>
        <w:t xml:space="preserve"> </w:t>
      </w:r>
      <w:r w:rsidRPr="00D06867">
        <w:rPr>
          <w:rFonts w:asciiTheme="minorBidi" w:hAnsiTheme="minorBidi" w:cstheme="minorBidi"/>
          <w:color w:val="242F33"/>
          <w:sz w:val="24"/>
          <w:szCs w:val="24"/>
          <w:highlight w:val="white"/>
          <w:lang w:val="en-US"/>
        </w:rPr>
        <w:t>and</w:t>
      </w:r>
      <w:r w:rsidRPr="008B72A2">
        <w:rPr>
          <w:rFonts w:asciiTheme="minorBidi" w:hAnsiTheme="minorBidi" w:cstheme="minorBidi"/>
          <w:color w:val="242F33"/>
          <w:sz w:val="24"/>
          <w:szCs w:val="24"/>
          <w:highlight w:val="white"/>
        </w:rPr>
        <w:t xml:space="preserve"> </w:t>
      </w:r>
      <w:r w:rsidRPr="00D06867">
        <w:rPr>
          <w:rFonts w:asciiTheme="minorBidi" w:hAnsiTheme="minorBidi" w:cstheme="minorBidi"/>
          <w:color w:val="242F33"/>
          <w:sz w:val="24"/>
          <w:szCs w:val="24"/>
          <w:highlight w:val="white"/>
          <w:lang w:val="en-US"/>
        </w:rPr>
        <w:t>equipment</w:t>
      </w:r>
      <w:r w:rsidRPr="008B72A2">
        <w:rPr>
          <w:rFonts w:asciiTheme="minorBidi" w:hAnsiTheme="minorBidi" w:cstheme="minorBidi"/>
          <w:color w:val="242F33"/>
          <w:sz w:val="24"/>
          <w:szCs w:val="24"/>
          <w:highlight w:val="white"/>
        </w:rPr>
        <w:t xml:space="preserve"> </w:t>
      </w:r>
      <w:r w:rsidRPr="00D06867">
        <w:rPr>
          <w:rFonts w:asciiTheme="minorBidi" w:hAnsiTheme="minorBidi" w:cstheme="minorBidi"/>
          <w:color w:val="242F33"/>
          <w:sz w:val="24"/>
          <w:szCs w:val="24"/>
          <w:highlight w:val="white"/>
          <w:lang w:val="en-US"/>
        </w:rPr>
        <w:t>and</w:t>
      </w:r>
      <w:r w:rsidRPr="008B72A2">
        <w:rPr>
          <w:rFonts w:asciiTheme="minorBidi" w:hAnsiTheme="minorBidi" w:cstheme="minorBidi"/>
          <w:color w:val="242F33"/>
          <w:sz w:val="24"/>
          <w:szCs w:val="24"/>
          <w:highlight w:val="white"/>
        </w:rPr>
        <w:t xml:space="preserve"> </w:t>
      </w:r>
      <w:r w:rsidRPr="00D06867">
        <w:rPr>
          <w:rFonts w:asciiTheme="minorBidi" w:hAnsiTheme="minorBidi" w:cstheme="minorBidi"/>
          <w:color w:val="242F33"/>
          <w:sz w:val="24"/>
          <w:szCs w:val="24"/>
          <w:highlight w:val="white"/>
          <w:lang w:val="en-US"/>
        </w:rPr>
        <w:t>industrial</w:t>
      </w:r>
      <w:r w:rsidRPr="008B72A2">
        <w:rPr>
          <w:rFonts w:asciiTheme="minorBidi" w:hAnsiTheme="minorBidi" w:cstheme="minorBidi"/>
          <w:color w:val="242F33"/>
          <w:sz w:val="24"/>
          <w:szCs w:val="24"/>
          <w:highlight w:val="white"/>
        </w:rPr>
        <w:t xml:space="preserve"> </w:t>
      </w:r>
      <w:r w:rsidRPr="00D06867">
        <w:rPr>
          <w:rFonts w:asciiTheme="minorBidi" w:hAnsiTheme="minorBidi" w:cstheme="minorBidi"/>
          <w:color w:val="242F33"/>
          <w:sz w:val="24"/>
          <w:szCs w:val="24"/>
          <w:highlight w:val="white"/>
          <w:lang w:val="en-US"/>
        </w:rPr>
        <w:t>products</w:t>
      </w:r>
      <w:r w:rsidRPr="008B72A2">
        <w:rPr>
          <w:rFonts w:asciiTheme="minorBidi" w:hAnsiTheme="minorBidi" w:cstheme="minorBidi"/>
          <w:color w:val="242F33"/>
          <w:sz w:val="24"/>
          <w:szCs w:val="24"/>
          <w:highlight w:val="white"/>
        </w:rPr>
        <w:t xml:space="preserve"> -- </w:t>
      </w:r>
      <w:r w:rsidRPr="00D06867">
        <w:rPr>
          <w:rFonts w:asciiTheme="minorBidi" w:hAnsiTheme="minorBidi" w:cstheme="minorBidi"/>
          <w:color w:val="242F33"/>
          <w:sz w:val="24"/>
          <w:szCs w:val="24"/>
          <w:highlight w:val="white"/>
          <w:lang w:val="en-US"/>
        </w:rPr>
        <w:t>Structuring</w:t>
      </w:r>
      <w:r w:rsidRPr="008B72A2">
        <w:rPr>
          <w:rFonts w:asciiTheme="minorBidi" w:hAnsiTheme="minorBidi" w:cstheme="minorBidi"/>
          <w:color w:val="242F33"/>
          <w:sz w:val="24"/>
          <w:szCs w:val="24"/>
          <w:highlight w:val="white"/>
        </w:rPr>
        <w:t xml:space="preserve"> </w:t>
      </w:r>
      <w:r w:rsidRPr="00D06867">
        <w:rPr>
          <w:rFonts w:asciiTheme="minorBidi" w:hAnsiTheme="minorBidi" w:cstheme="minorBidi"/>
          <w:color w:val="242F33"/>
          <w:sz w:val="24"/>
          <w:szCs w:val="24"/>
          <w:highlight w:val="white"/>
          <w:lang w:val="en-US"/>
        </w:rPr>
        <w:t>principles</w:t>
      </w:r>
      <w:r w:rsidRPr="008B72A2">
        <w:rPr>
          <w:rFonts w:asciiTheme="minorBidi" w:hAnsiTheme="minorBidi" w:cstheme="minorBidi"/>
          <w:color w:val="242F33"/>
          <w:sz w:val="24"/>
          <w:szCs w:val="24"/>
          <w:highlight w:val="white"/>
        </w:rPr>
        <w:t xml:space="preserve"> </w:t>
      </w:r>
      <w:r w:rsidRPr="00D06867">
        <w:rPr>
          <w:rFonts w:asciiTheme="minorBidi" w:hAnsiTheme="minorBidi" w:cstheme="minorBidi"/>
          <w:color w:val="242F33"/>
          <w:sz w:val="24"/>
          <w:szCs w:val="24"/>
          <w:highlight w:val="white"/>
          <w:lang w:val="en-US"/>
        </w:rPr>
        <w:t>and</w:t>
      </w:r>
      <w:r w:rsidRPr="008B72A2">
        <w:rPr>
          <w:rFonts w:asciiTheme="minorBidi" w:hAnsiTheme="minorBidi" w:cstheme="minorBidi"/>
          <w:color w:val="242F33"/>
          <w:sz w:val="24"/>
          <w:szCs w:val="24"/>
          <w:highlight w:val="white"/>
        </w:rPr>
        <w:t xml:space="preserve"> </w:t>
      </w:r>
      <w:r w:rsidRPr="00D06867">
        <w:rPr>
          <w:rFonts w:asciiTheme="minorBidi" w:hAnsiTheme="minorBidi" w:cstheme="minorBidi"/>
          <w:color w:val="242F33"/>
          <w:sz w:val="24"/>
          <w:szCs w:val="24"/>
          <w:highlight w:val="white"/>
          <w:lang w:val="en-US"/>
        </w:rPr>
        <w:t>reference</w:t>
      </w:r>
      <w:r w:rsidRPr="008B72A2">
        <w:rPr>
          <w:rFonts w:asciiTheme="minorBidi" w:hAnsiTheme="minorBidi" w:cstheme="minorBidi"/>
          <w:color w:val="242F33"/>
          <w:sz w:val="24"/>
          <w:szCs w:val="24"/>
          <w:highlight w:val="white"/>
        </w:rPr>
        <w:t xml:space="preserve"> </w:t>
      </w:r>
      <w:r w:rsidRPr="00D06867">
        <w:rPr>
          <w:rFonts w:asciiTheme="minorBidi" w:hAnsiTheme="minorBidi" w:cstheme="minorBidi"/>
          <w:color w:val="242F33"/>
          <w:sz w:val="24"/>
          <w:szCs w:val="24"/>
          <w:highlight w:val="white"/>
          <w:lang w:val="en-US"/>
        </w:rPr>
        <w:t>designations</w:t>
      </w:r>
      <w:r w:rsidRPr="008B72A2">
        <w:rPr>
          <w:rFonts w:asciiTheme="minorBidi" w:hAnsiTheme="minorBidi" w:cstheme="minorBidi"/>
          <w:color w:val="242F33"/>
          <w:sz w:val="24"/>
          <w:szCs w:val="24"/>
          <w:highlight w:val="white"/>
        </w:rPr>
        <w:t xml:space="preserve"> -- </w:t>
      </w:r>
      <w:r w:rsidRPr="00D06867">
        <w:rPr>
          <w:rFonts w:asciiTheme="minorBidi" w:hAnsiTheme="minorBidi" w:cstheme="minorBidi"/>
          <w:color w:val="242F33"/>
          <w:sz w:val="24"/>
          <w:szCs w:val="24"/>
          <w:highlight w:val="white"/>
          <w:lang w:val="en-US"/>
        </w:rPr>
        <w:t>Part</w:t>
      </w:r>
      <w:r w:rsidRPr="008B72A2">
        <w:rPr>
          <w:rFonts w:asciiTheme="minorBidi" w:hAnsiTheme="minorBidi" w:cstheme="minorBidi"/>
          <w:color w:val="242F33"/>
          <w:sz w:val="24"/>
          <w:szCs w:val="24"/>
          <w:highlight w:val="white"/>
        </w:rPr>
        <w:t xml:space="preserve"> 2: </w:t>
      </w:r>
      <w:r w:rsidRPr="00D06867">
        <w:rPr>
          <w:rFonts w:asciiTheme="minorBidi" w:hAnsiTheme="minorBidi" w:cstheme="minorBidi"/>
          <w:color w:val="242F33"/>
          <w:sz w:val="24"/>
          <w:szCs w:val="24"/>
          <w:highlight w:val="white"/>
          <w:lang w:val="en-US"/>
        </w:rPr>
        <w:t>Classification</w:t>
      </w:r>
      <w:r w:rsidRPr="008B72A2">
        <w:rPr>
          <w:rFonts w:asciiTheme="minorBidi" w:hAnsiTheme="minorBidi" w:cstheme="minorBidi"/>
          <w:color w:val="242F33"/>
          <w:sz w:val="24"/>
          <w:szCs w:val="24"/>
          <w:highlight w:val="white"/>
        </w:rPr>
        <w:t xml:space="preserve"> </w:t>
      </w:r>
      <w:r w:rsidRPr="00D06867">
        <w:rPr>
          <w:rFonts w:asciiTheme="minorBidi" w:hAnsiTheme="minorBidi" w:cstheme="minorBidi"/>
          <w:color w:val="242F33"/>
          <w:sz w:val="24"/>
          <w:szCs w:val="24"/>
          <w:highlight w:val="white"/>
          <w:lang w:val="en-US"/>
        </w:rPr>
        <w:t>of</w:t>
      </w:r>
      <w:r w:rsidRPr="008B72A2">
        <w:rPr>
          <w:rFonts w:asciiTheme="minorBidi" w:hAnsiTheme="minorBidi" w:cstheme="minorBidi"/>
          <w:color w:val="242F33"/>
          <w:sz w:val="24"/>
          <w:szCs w:val="24"/>
          <w:highlight w:val="white"/>
        </w:rPr>
        <w:t xml:space="preserve"> </w:t>
      </w:r>
      <w:r w:rsidRPr="00D06867">
        <w:rPr>
          <w:rFonts w:asciiTheme="minorBidi" w:hAnsiTheme="minorBidi" w:cstheme="minorBidi"/>
          <w:color w:val="242F33"/>
          <w:sz w:val="24"/>
          <w:szCs w:val="24"/>
          <w:highlight w:val="white"/>
          <w:lang w:val="en-US"/>
        </w:rPr>
        <w:t>objects</w:t>
      </w:r>
      <w:r w:rsidRPr="008B72A2">
        <w:rPr>
          <w:rFonts w:asciiTheme="minorBidi" w:hAnsiTheme="minorBidi" w:cstheme="minorBidi"/>
          <w:color w:val="242F33"/>
          <w:sz w:val="24"/>
          <w:szCs w:val="24"/>
          <w:highlight w:val="white"/>
        </w:rPr>
        <w:t xml:space="preserve"> </w:t>
      </w:r>
      <w:r w:rsidRPr="00D06867">
        <w:rPr>
          <w:rFonts w:asciiTheme="minorBidi" w:hAnsiTheme="minorBidi" w:cstheme="minorBidi"/>
          <w:color w:val="242F33"/>
          <w:sz w:val="24"/>
          <w:szCs w:val="24"/>
          <w:highlight w:val="white"/>
          <w:lang w:val="en-US"/>
        </w:rPr>
        <w:t>and</w:t>
      </w:r>
      <w:r w:rsidRPr="008B72A2">
        <w:rPr>
          <w:rFonts w:asciiTheme="minorBidi" w:hAnsiTheme="minorBidi" w:cstheme="minorBidi"/>
          <w:color w:val="242F33"/>
          <w:sz w:val="24"/>
          <w:szCs w:val="24"/>
          <w:highlight w:val="white"/>
        </w:rPr>
        <w:t xml:space="preserve"> </w:t>
      </w:r>
      <w:r w:rsidRPr="00D06867">
        <w:rPr>
          <w:rFonts w:asciiTheme="minorBidi" w:hAnsiTheme="minorBidi" w:cstheme="minorBidi"/>
          <w:color w:val="242F33"/>
          <w:sz w:val="24"/>
          <w:szCs w:val="24"/>
          <w:highlight w:val="white"/>
          <w:lang w:val="en-US"/>
        </w:rPr>
        <w:t>codes</w:t>
      </w:r>
      <w:r w:rsidRPr="008B72A2">
        <w:rPr>
          <w:rFonts w:asciiTheme="minorBidi" w:hAnsiTheme="minorBidi" w:cstheme="minorBidi"/>
          <w:color w:val="242F33"/>
          <w:sz w:val="24"/>
          <w:szCs w:val="24"/>
          <w:highlight w:val="white"/>
        </w:rPr>
        <w:t xml:space="preserve"> </w:t>
      </w:r>
      <w:r w:rsidRPr="00D06867">
        <w:rPr>
          <w:rFonts w:asciiTheme="minorBidi" w:hAnsiTheme="minorBidi" w:cstheme="minorBidi"/>
          <w:color w:val="242F33"/>
          <w:sz w:val="24"/>
          <w:szCs w:val="24"/>
          <w:highlight w:val="white"/>
          <w:lang w:val="en-US"/>
        </w:rPr>
        <w:t>for</w:t>
      </w:r>
      <w:r w:rsidRPr="008B72A2">
        <w:rPr>
          <w:rFonts w:asciiTheme="minorBidi" w:hAnsiTheme="minorBidi" w:cstheme="minorBidi"/>
          <w:color w:val="242F33"/>
          <w:sz w:val="24"/>
          <w:szCs w:val="24"/>
          <w:highlight w:val="white"/>
        </w:rPr>
        <w:t xml:space="preserve"> </w:t>
      </w:r>
      <w:r w:rsidRPr="00D06867">
        <w:rPr>
          <w:rFonts w:asciiTheme="minorBidi" w:hAnsiTheme="minorBidi" w:cstheme="minorBidi"/>
          <w:color w:val="242F33"/>
          <w:sz w:val="24"/>
          <w:szCs w:val="24"/>
          <w:highlight w:val="white"/>
          <w:lang w:val="en-US"/>
        </w:rPr>
        <w:t>classes</w:t>
      </w:r>
      <w:r w:rsidRPr="008B72A2">
        <w:rPr>
          <w:rFonts w:asciiTheme="minorBidi" w:hAnsiTheme="minorBidi" w:cstheme="minorBidi"/>
          <w:color w:val="242F33"/>
          <w:sz w:val="24"/>
          <w:szCs w:val="24"/>
          <w:highlight w:val="white"/>
        </w:rPr>
        <w:t xml:space="preserve"> (</w:t>
      </w:r>
      <w:r w:rsidRPr="00D53134">
        <w:rPr>
          <w:rFonts w:asciiTheme="minorBidi" w:hAnsiTheme="minorBidi" w:cstheme="minorBidi"/>
          <w:color w:val="242F33"/>
          <w:sz w:val="24"/>
          <w:szCs w:val="24"/>
          <w:highlight w:val="white"/>
        </w:rPr>
        <w:t>Промышленные</w:t>
      </w:r>
      <w:r w:rsidRPr="008B72A2">
        <w:rPr>
          <w:rFonts w:asciiTheme="minorBidi" w:hAnsiTheme="minorBidi" w:cstheme="minorBidi"/>
          <w:color w:val="242F33"/>
          <w:sz w:val="24"/>
          <w:szCs w:val="24"/>
          <w:highlight w:val="white"/>
        </w:rPr>
        <w:t xml:space="preserve"> </w:t>
      </w:r>
      <w:r w:rsidRPr="00D53134">
        <w:rPr>
          <w:rFonts w:asciiTheme="minorBidi" w:hAnsiTheme="minorBidi" w:cstheme="minorBidi"/>
          <w:color w:val="242F33"/>
          <w:sz w:val="24"/>
          <w:szCs w:val="24"/>
          <w:highlight w:val="white"/>
        </w:rPr>
        <w:t>системы</w:t>
      </w:r>
      <w:r w:rsidRPr="008B72A2">
        <w:rPr>
          <w:rFonts w:asciiTheme="minorBidi" w:hAnsiTheme="minorBidi" w:cstheme="minorBidi"/>
          <w:color w:val="242F33"/>
          <w:sz w:val="24"/>
          <w:szCs w:val="24"/>
          <w:highlight w:val="white"/>
        </w:rPr>
        <w:t xml:space="preserve">, </w:t>
      </w:r>
      <w:r w:rsidRPr="00D53134">
        <w:rPr>
          <w:rFonts w:asciiTheme="minorBidi" w:hAnsiTheme="minorBidi" w:cstheme="minorBidi"/>
          <w:color w:val="242F33"/>
          <w:sz w:val="24"/>
          <w:szCs w:val="24"/>
          <w:highlight w:val="white"/>
        </w:rPr>
        <w:t>установки</w:t>
      </w:r>
      <w:r w:rsidRPr="008B72A2">
        <w:rPr>
          <w:rFonts w:asciiTheme="minorBidi" w:hAnsiTheme="minorBidi" w:cstheme="minorBidi"/>
          <w:color w:val="242F33"/>
          <w:sz w:val="24"/>
          <w:szCs w:val="24"/>
          <w:highlight w:val="white"/>
        </w:rPr>
        <w:t xml:space="preserve"> </w:t>
      </w:r>
      <w:r w:rsidRPr="00D53134">
        <w:rPr>
          <w:rFonts w:asciiTheme="minorBidi" w:hAnsiTheme="minorBidi" w:cstheme="minorBidi"/>
          <w:color w:val="242F33"/>
          <w:sz w:val="24"/>
          <w:szCs w:val="24"/>
          <w:highlight w:val="white"/>
        </w:rPr>
        <w:t>и</w:t>
      </w:r>
      <w:r w:rsidRPr="008B72A2">
        <w:rPr>
          <w:rFonts w:asciiTheme="minorBidi" w:hAnsiTheme="minorBidi" w:cstheme="minorBidi"/>
          <w:color w:val="242F33"/>
          <w:sz w:val="24"/>
          <w:szCs w:val="24"/>
          <w:highlight w:val="white"/>
        </w:rPr>
        <w:t xml:space="preserve"> </w:t>
      </w:r>
      <w:r w:rsidRPr="00D53134">
        <w:rPr>
          <w:rFonts w:asciiTheme="minorBidi" w:hAnsiTheme="minorBidi" w:cstheme="minorBidi"/>
          <w:color w:val="242F33"/>
          <w:sz w:val="24"/>
          <w:szCs w:val="24"/>
          <w:highlight w:val="white"/>
        </w:rPr>
        <w:t>оборудование</w:t>
      </w:r>
      <w:r w:rsidRPr="008B72A2">
        <w:rPr>
          <w:rFonts w:asciiTheme="minorBidi" w:hAnsiTheme="minorBidi" w:cstheme="minorBidi"/>
          <w:color w:val="242F33"/>
          <w:sz w:val="24"/>
          <w:szCs w:val="24"/>
          <w:highlight w:val="white"/>
        </w:rPr>
        <w:t xml:space="preserve"> </w:t>
      </w:r>
      <w:r w:rsidRPr="00D53134">
        <w:rPr>
          <w:rFonts w:asciiTheme="minorBidi" w:hAnsiTheme="minorBidi" w:cstheme="minorBidi"/>
          <w:color w:val="242F33"/>
          <w:sz w:val="24"/>
          <w:szCs w:val="24"/>
          <w:highlight w:val="white"/>
        </w:rPr>
        <w:t>и</w:t>
      </w:r>
      <w:r w:rsidRPr="008B72A2">
        <w:rPr>
          <w:rFonts w:asciiTheme="minorBidi" w:hAnsiTheme="minorBidi" w:cstheme="minorBidi"/>
          <w:color w:val="242F33"/>
          <w:sz w:val="24"/>
          <w:szCs w:val="24"/>
          <w:highlight w:val="white"/>
        </w:rPr>
        <w:t xml:space="preserve"> </w:t>
      </w:r>
      <w:r w:rsidRPr="00D53134">
        <w:rPr>
          <w:rFonts w:asciiTheme="minorBidi" w:hAnsiTheme="minorBidi" w:cstheme="minorBidi"/>
          <w:color w:val="242F33"/>
          <w:sz w:val="24"/>
          <w:szCs w:val="24"/>
          <w:highlight w:val="white"/>
        </w:rPr>
        <w:t>промышленные</w:t>
      </w:r>
      <w:r w:rsidRPr="008B72A2">
        <w:rPr>
          <w:rFonts w:asciiTheme="minorBidi" w:hAnsiTheme="minorBidi" w:cstheme="minorBidi"/>
          <w:color w:val="242F33"/>
          <w:sz w:val="24"/>
          <w:szCs w:val="24"/>
          <w:highlight w:val="white"/>
        </w:rPr>
        <w:t xml:space="preserve"> </w:t>
      </w:r>
      <w:r w:rsidRPr="00D53134">
        <w:rPr>
          <w:rFonts w:asciiTheme="minorBidi" w:hAnsiTheme="minorBidi" w:cstheme="minorBidi"/>
          <w:color w:val="242F33"/>
          <w:sz w:val="24"/>
          <w:szCs w:val="24"/>
          <w:highlight w:val="white"/>
        </w:rPr>
        <w:t>изделия</w:t>
      </w:r>
      <w:r w:rsidRPr="008B72A2">
        <w:rPr>
          <w:rFonts w:asciiTheme="minorBidi" w:hAnsiTheme="minorBidi" w:cstheme="minorBidi"/>
          <w:color w:val="242F33"/>
          <w:sz w:val="24"/>
          <w:szCs w:val="24"/>
          <w:highlight w:val="white"/>
        </w:rPr>
        <w:t xml:space="preserve">. </w:t>
      </w:r>
      <w:r w:rsidRPr="00D53134">
        <w:rPr>
          <w:rFonts w:asciiTheme="minorBidi" w:hAnsiTheme="minorBidi" w:cstheme="minorBidi"/>
          <w:color w:val="242F33"/>
          <w:sz w:val="24"/>
          <w:szCs w:val="24"/>
          <w:highlight w:val="white"/>
        </w:rPr>
        <w:t>Принципы структурирования и ссылочные именования. Часть 2. Классификация объектов и коды классов). Стандарт устанавливает международную классификацию технических систем, основанную на отношении типов (партитивной связи).</w:t>
      </w:r>
      <w:r w:rsidRPr="00D53134">
        <w:rPr>
          <w:rFonts w:asciiTheme="minorBidi" w:hAnsiTheme="minorBidi" w:cstheme="minorBidi"/>
          <w:color w:val="242F33"/>
          <w:sz w:val="24"/>
          <w:szCs w:val="24"/>
          <w:highlight w:val="white"/>
        </w:rPr>
        <w:br/>
      </w:r>
      <w:r w:rsidRPr="00D06867">
        <w:rPr>
          <w:rFonts w:asciiTheme="minorBidi" w:hAnsiTheme="minorBidi" w:cstheme="minorBidi"/>
          <w:color w:val="242F33"/>
          <w:sz w:val="24"/>
          <w:szCs w:val="24"/>
          <w:highlight w:val="white"/>
          <w:lang w:val="en-US"/>
        </w:rPr>
        <w:t>3.</w:t>
      </w:r>
      <w:r w:rsidRPr="00D06867">
        <w:rPr>
          <w:rFonts w:asciiTheme="minorBidi" w:hAnsiTheme="minorBidi" w:cstheme="minorBidi"/>
          <w:color w:val="242F33"/>
          <w:sz w:val="24"/>
          <w:szCs w:val="24"/>
          <w:highlight w:val="white"/>
          <w:lang w:val="en-US"/>
        </w:rPr>
        <w:tab/>
        <w:t>ISO/FDIS 81346:2018 Industrial systems, installations and equipment and industrial products —Structuring principles and reference designations — Part 12: Construction works and building services (</w:t>
      </w:r>
      <w:r w:rsidRPr="00D53134">
        <w:rPr>
          <w:rFonts w:asciiTheme="minorBidi" w:hAnsiTheme="minorBidi" w:cstheme="minorBidi"/>
          <w:color w:val="242F33"/>
          <w:sz w:val="24"/>
          <w:szCs w:val="24"/>
          <w:highlight w:val="white"/>
        </w:rPr>
        <w:t>Промышленные</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системы</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установки</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и</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оборудование</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и</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промышленные</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изделия</w:t>
      </w:r>
      <w:r w:rsidRPr="00D06867">
        <w:rPr>
          <w:rFonts w:asciiTheme="minorBidi" w:hAnsiTheme="minorBidi" w:cstheme="minorBidi"/>
          <w:color w:val="242F33"/>
          <w:sz w:val="24"/>
          <w:szCs w:val="24"/>
          <w:highlight w:val="white"/>
          <w:lang w:val="en-US"/>
        </w:rPr>
        <w:t xml:space="preserve">. </w:t>
      </w:r>
      <w:r w:rsidRPr="00D53134">
        <w:rPr>
          <w:rFonts w:asciiTheme="minorBidi" w:hAnsiTheme="minorBidi" w:cstheme="minorBidi"/>
          <w:color w:val="242F33"/>
          <w:sz w:val="24"/>
          <w:szCs w:val="24"/>
          <w:highlight w:val="white"/>
        </w:rPr>
        <w:t>Принципы построения и ссылочные именования. Часть 12. Строительные работы и строительные услуги). Стандарт устанавливает правила именования целевых систем в строительсте/объектов строительства.</w:t>
      </w:r>
      <w:r w:rsidRPr="00D53134">
        <w:rPr>
          <w:rFonts w:asciiTheme="minorBidi" w:hAnsiTheme="minorBidi" w:cstheme="minorBidi"/>
          <w:color w:val="242F33"/>
          <w:sz w:val="24"/>
          <w:szCs w:val="24"/>
          <w:highlight w:val="white"/>
        </w:rPr>
        <w:br/>
      </w:r>
    </w:p>
    <w:p w14:paraId="4FF80C6D" w14:textId="77777777" w:rsidR="007B27A7" w:rsidRPr="00D53134" w:rsidRDefault="007B27A7" w:rsidP="00D53134">
      <w:pPr>
        <w:jc w:val="both"/>
        <w:rPr>
          <w:rFonts w:asciiTheme="minorBidi" w:hAnsiTheme="minorBidi" w:cstheme="minorBidi"/>
          <w:sz w:val="24"/>
          <w:szCs w:val="24"/>
        </w:rPr>
      </w:pPr>
    </w:p>
    <w:p w14:paraId="7A01994C" w14:textId="77777777" w:rsidR="007B27A7" w:rsidRPr="00D53134" w:rsidRDefault="00FF04AB" w:rsidP="00D53134">
      <w:pPr>
        <w:pStyle w:val="3"/>
        <w:spacing w:line="276" w:lineRule="auto"/>
        <w:ind w:left="0" w:firstLine="0"/>
        <w:contextualSpacing w:val="0"/>
        <w:jc w:val="both"/>
        <w:rPr>
          <w:rFonts w:asciiTheme="minorBidi" w:hAnsiTheme="minorBidi" w:cstheme="minorBidi"/>
          <w:sz w:val="24"/>
          <w:szCs w:val="24"/>
        </w:rPr>
      </w:pPr>
      <w:bookmarkStart w:id="408" w:name="_pghocjf7adsh" w:colFirst="0" w:colLast="0"/>
      <w:bookmarkStart w:id="409" w:name="_Toc508698254"/>
      <w:bookmarkEnd w:id="408"/>
      <w:r w:rsidRPr="00D53134">
        <w:rPr>
          <w:rFonts w:asciiTheme="minorBidi" w:hAnsiTheme="minorBidi" w:cstheme="minorBidi"/>
          <w:sz w:val="24"/>
          <w:szCs w:val="24"/>
        </w:rPr>
        <w:t>8.2. Принципы именования объектов/систем в строительстве по ISO/FDIS 81346-12:2018</w:t>
      </w:r>
      <w:bookmarkEnd w:id="409"/>
    </w:p>
    <w:p w14:paraId="2A62E170" w14:textId="77777777" w:rsidR="007B27A7" w:rsidRPr="00D53134" w:rsidRDefault="007B27A7" w:rsidP="00D53134">
      <w:pPr>
        <w:jc w:val="both"/>
        <w:rPr>
          <w:rFonts w:asciiTheme="minorBidi" w:hAnsiTheme="minorBidi" w:cstheme="minorBidi"/>
          <w:sz w:val="24"/>
          <w:szCs w:val="24"/>
        </w:rPr>
      </w:pPr>
    </w:p>
    <w:p w14:paraId="2E6F3DA9"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Для успешного администрирования технической системы и ее информации на различных этапах жизненного цикла (например, сбор базовых данных, проектирование, строительство, эксплуатация, демонтаж и утилизация) необходимо разбить систему на несколько подсистем/объектов - то есть, задать системе структуру. Структурирование выполняется поэтапно, либо сверху вниз, либо снизу вверх, в результате чего задаётся древовидная структура системы.</w:t>
      </w:r>
    </w:p>
    <w:p w14:paraId="7C9D4A2B"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lastRenderedPageBreak/>
        <w:t>Процесс структурирования выполняется в соответствие с разными описаниями целевой системы, именуемыми аспектами. Наиболее важными аспектами являются:</w:t>
      </w:r>
      <w:r w:rsidRPr="00D53134">
        <w:rPr>
          <w:rFonts w:asciiTheme="minorBidi" w:hAnsiTheme="minorBidi" w:cstheme="minorBidi"/>
          <w:sz w:val="24"/>
          <w:szCs w:val="24"/>
        </w:rPr>
        <w:br/>
        <w:t>- аспект функции - то, для чего предназначена целевая система/объект строительства;</w:t>
      </w:r>
      <w:r w:rsidRPr="00D53134">
        <w:rPr>
          <w:rFonts w:asciiTheme="minorBidi" w:hAnsiTheme="minorBidi" w:cstheme="minorBidi"/>
          <w:sz w:val="24"/>
          <w:szCs w:val="24"/>
        </w:rPr>
        <w:br/>
        <w:t>- аспект продукта - посредством чего целевая система/объект строительства выполняет свои функции;</w:t>
      </w:r>
      <w:r w:rsidRPr="00D53134">
        <w:rPr>
          <w:rFonts w:asciiTheme="minorBidi" w:hAnsiTheme="minorBidi" w:cstheme="minorBidi"/>
          <w:sz w:val="24"/>
          <w:szCs w:val="24"/>
        </w:rPr>
        <w:br/>
        <w:t>- аспект местоположения/размещения - предполагаемое или фактическое пространство, занимаемое объектом или его частями. На Рисунке 3 показаны три основных аспекта: функции, продукта и размещения (по IEC 81346-1)</w:t>
      </w:r>
    </w:p>
    <w:p w14:paraId="3933424A"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114300" distB="114300" distL="114300" distR="114300" wp14:anchorId="46074DA5" wp14:editId="213A9972">
            <wp:extent cx="3705225" cy="3762375"/>
            <wp:effectExtent l="0" t="0" r="0" b="0"/>
            <wp:docPr id="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1"/>
                    <a:srcRect/>
                    <a:stretch>
                      <a:fillRect/>
                    </a:stretch>
                  </pic:blipFill>
                  <pic:spPr>
                    <a:xfrm>
                      <a:off x="0" y="0"/>
                      <a:ext cx="3705225" cy="3762375"/>
                    </a:xfrm>
                    <a:prstGeom prst="rect">
                      <a:avLst/>
                    </a:prstGeom>
                    <a:ln/>
                  </pic:spPr>
                </pic:pic>
              </a:graphicData>
            </a:graphic>
          </wp:inline>
        </w:drawing>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 аспект типа - к какой группе с одинаковыми свойствами принадлежит объект.</w:t>
      </w:r>
    </w:p>
    <w:p w14:paraId="7E82F5A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Из-за различного содержания информации, как правило, требуется отдельная структура для каждого из аспектов, особенно если применение аспектов должно быть последовательным. Посредством построения связей между вышеупомянутыми структурами может быть собрана необходимая информация о целевой системе/объекте строительства, например, информация о местоположении объекта или продукте/компоненте, который реализует разные функции. Чтобы различать аспекты между собой в соответствии с IEC 81346-1, должны использоваться следующие префиксы:</w:t>
      </w:r>
      <w:r w:rsidRPr="00D53134">
        <w:rPr>
          <w:rFonts w:asciiTheme="minorBidi" w:hAnsiTheme="minorBidi" w:cstheme="minorBidi"/>
          <w:sz w:val="24"/>
          <w:szCs w:val="24"/>
        </w:rPr>
        <w:br/>
        <w:t>- «=» (равно), когда речь идет о аспекте функции</w:t>
      </w:r>
      <w:r w:rsidRPr="00D53134">
        <w:rPr>
          <w:rFonts w:asciiTheme="minorBidi" w:hAnsiTheme="minorBidi" w:cstheme="minorBidi"/>
          <w:sz w:val="24"/>
          <w:szCs w:val="24"/>
        </w:rPr>
        <w:br/>
        <w:t>;- «-» (минус), если речь идет о аспекте продукта;</w:t>
      </w:r>
      <w:r w:rsidRPr="00D53134">
        <w:rPr>
          <w:rFonts w:asciiTheme="minorBidi" w:hAnsiTheme="minorBidi" w:cstheme="minorBidi"/>
          <w:sz w:val="24"/>
          <w:szCs w:val="24"/>
        </w:rPr>
        <w:br/>
        <w:t>- «+» (плюс) в отношении аспекта местоположения/размещения;</w:t>
      </w:r>
      <w:r w:rsidRPr="00D53134">
        <w:rPr>
          <w:rFonts w:asciiTheme="minorBidi" w:hAnsiTheme="minorBidi" w:cstheme="minorBidi"/>
          <w:sz w:val="24"/>
          <w:szCs w:val="24"/>
        </w:rPr>
        <w:br/>
        <w:t>- «%» (процент) в отношении аспекта типа.</w:t>
      </w:r>
      <w:r w:rsidRPr="00D53134">
        <w:rPr>
          <w:rFonts w:asciiTheme="minorBidi" w:hAnsiTheme="minorBidi" w:cstheme="minorBidi"/>
          <w:sz w:val="24"/>
          <w:szCs w:val="24"/>
        </w:rPr>
        <w:br/>
      </w:r>
    </w:p>
    <w:p w14:paraId="01173A00" w14:textId="77777777" w:rsidR="007B27A7" w:rsidRPr="00D53134" w:rsidRDefault="00FF04AB" w:rsidP="00D53134">
      <w:pPr>
        <w:jc w:val="both"/>
        <w:rPr>
          <w:rFonts w:asciiTheme="minorBidi" w:hAnsiTheme="minorBidi" w:cstheme="minorBidi"/>
          <w:b/>
          <w:sz w:val="24"/>
          <w:szCs w:val="24"/>
        </w:rPr>
      </w:pPr>
      <w:r w:rsidRPr="00D53134">
        <w:rPr>
          <w:rFonts w:asciiTheme="minorBidi" w:hAnsiTheme="minorBidi" w:cstheme="minorBidi"/>
          <w:b/>
          <w:sz w:val="24"/>
          <w:szCs w:val="24"/>
        </w:rPr>
        <w:t>8.2.1 Функционально-ориентированная структура</w:t>
      </w:r>
    </w:p>
    <w:p w14:paraId="7318D129"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lastRenderedPageBreak/>
        <w:t>Функционально-ориентированное рассмотрение целевой системы необходимо на всех этапах полного жизненного цикла системы, например, проектирования системы, планирование процессов и функций управления, ввода в эксплуатацию, а также для обнаружения сбоев в работе, эксплуатации и целей оптимизации работы системы. Функционально-ориентированная структура основана на целях системы и помогает понять и структурировать любую систему без учета физического решения или расположения объекта. Функциональное ссылочное именование (=) может быть применено в документах любого вида, но обычно применяется в схематических и не масштабированных документах, например, в обзорных диаграммах, диаграммах процесса, функциональных диаграммах и схемах.</w:t>
      </w:r>
    </w:p>
    <w:p w14:paraId="1A1D16D2" w14:textId="77777777" w:rsidR="007B27A7" w:rsidRPr="00D53134" w:rsidRDefault="007B27A7" w:rsidP="00D53134">
      <w:pPr>
        <w:jc w:val="both"/>
        <w:rPr>
          <w:rFonts w:asciiTheme="minorBidi" w:hAnsiTheme="minorBidi" w:cstheme="minorBidi"/>
          <w:sz w:val="24"/>
          <w:szCs w:val="24"/>
        </w:rPr>
      </w:pPr>
    </w:p>
    <w:p w14:paraId="69013E25" w14:textId="77777777" w:rsidR="007B27A7" w:rsidRPr="00D53134" w:rsidRDefault="00FF04AB" w:rsidP="00D53134">
      <w:pPr>
        <w:jc w:val="both"/>
        <w:rPr>
          <w:rFonts w:asciiTheme="minorBidi" w:hAnsiTheme="minorBidi" w:cstheme="minorBidi"/>
          <w:b/>
          <w:sz w:val="24"/>
          <w:szCs w:val="24"/>
        </w:rPr>
      </w:pPr>
      <w:r w:rsidRPr="00D53134">
        <w:rPr>
          <w:rFonts w:asciiTheme="minorBidi" w:hAnsiTheme="minorBidi" w:cstheme="minorBidi"/>
          <w:b/>
          <w:sz w:val="24"/>
          <w:szCs w:val="24"/>
        </w:rPr>
        <w:t>8.2.2 Ориентированная на продукт структура</w:t>
      </w:r>
    </w:p>
    <w:p w14:paraId="6FB9F2B2"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Ориентированная на продукт структура описывает, как система внедряется и из чего собирается, а здание строится. Эта структура показывает разбиение системы на отдельные части в отношении аспекта продукта независимо от того, где находится продукт и какую функцию он выполняет. В контексте аспекта продукта рассматриваются: комплекс зданий, завод, техническое оборудование, здание, компоненты систем, строительные элементы.</w:t>
      </w:r>
    </w:p>
    <w:p w14:paraId="4BA08E06"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Продукт может реализовать одну или несколько функций, например, теплообменник может нагреваться или охлаждаться, а стеновые панели можно использовать как защитное покрытия или украшение. Несколько функций управления могут быть реализованы в одном блоке системы управления. Продукт может, отдельно или вместе с другими, находиться в одном или нескольких местах, например измерительная система с расположением измерительного блока и модуля индикации или системы воздуховодов, протянутая до нескольких разных мест.</w:t>
      </w:r>
    </w:p>
    <w:p w14:paraId="697563A7"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Ссылочное именование продукта (-) может быть показано в любом виде документа, но обычно применяется в масштабированных документах и описаниях, например, в описании продукта, чертежах, сборочных чертежах, сечениях, чертежах сетей и инструкциях по техническому обслуживанию. В строительной практике проводится дополнительное различие между строительными изделиями (например, потолками, стенами или колоннами) и инженерным оборудованием (например, фильтрами, насосами, чиллерами или котлами).</w:t>
      </w:r>
    </w:p>
    <w:p w14:paraId="577CF7F3" w14:textId="77777777" w:rsidR="007B27A7" w:rsidRPr="00D53134" w:rsidRDefault="007B27A7" w:rsidP="00D53134">
      <w:pPr>
        <w:jc w:val="both"/>
        <w:rPr>
          <w:rFonts w:asciiTheme="minorBidi" w:hAnsiTheme="minorBidi" w:cstheme="minorBidi"/>
          <w:sz w:val="24"/>
          <w:szCs w:val="24"/>
        </w:rPr>
      </w:pPr>
    </w:p>
    <w:p w14:paraId="70410FE6" w14:textId="77777777" w:rsidR="007B27A7" w:rsidRPr="00D53134" w:rsidRDefault="00FF04AB" w:rsidP="00D53134">
      <w:pPr>
        <w:jc w:val="both"/>
        <w:rPr>
          <w:rFonts w:asciiTheme="minorBidi" w:hAnsiTheme="minorBidi" w:cstheme="minorBidi"/>
          <w:b/>
          <w:sz w:val="24"/>
          <w:szCs w:val="24"/>
        </w:rPr>
      </w:pPr>
      <w:r w:rsidRPr="00D53134">
        <w:rPr>
          <w:rFonts w:asciiTheme="minorBidi" w:hAnsiTheme="minorBidi" w:cstheme="minorBidi"/>
          <w:b/>
          <w:sz w:val="24"/>
          <w:szCs w:val="24"/>
        </w:rPr>
        <w:t>8.2.3 Ориентированная на местоположение/размещение структура</w:t>
      </w:r>
    </w:p>
    <w:p w14:paraId="0B0BD69B"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Ориентированная на местоположение структура основана на топографической структуре системы и/или на среде, в которой размещена система. Структура показывает разбиение системы относительно аспекта местоположения. Объект в ориентированной на местоположение структуре может включать любое количество продуктов и функций.</w:t>
      </w:r>
    </w:p>
    <w:p w14:paraId="6034A916"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 xml:space="preserve">Объектом, представленным в ориентированной на местоположение структурой, может быть, например, строительная площадка, строительный комплекс, объект строительства (здание, сооружение), часть здания, этаж или комната, а также внешняя среда объекта и её части, такие как зоны озеленения, </w:t>
      </w:r>
      <w:r w:rsidRPr="00D53134">
        <w:rPr>
          <w:rFonts w:asciiTheme="minorBidi" w:hAnsiTheme="minorBidi" w:cstheme="minorBidi"/>
          <w:sz w:val="24"/>
          <w:szCs w:val="24"/>
        </w:rPr>
        <w:lastRenderedPageBreak/>
        <w:t>парковка, улица или тротуар. Ориентированную на местоположение структуру используется при планировании процессов, монтаже зданий и сооружений, при управлении недвижимостью или территориями.</w:t>
      </w:r>
    </w:p>
    <w:p w14:paraId="5F479458" w14:textId="77777777" w:rsidR="007B27A7" w:rsidRPr="00D53134" w:rsidRDefault="00FF04AB" w:rsidP="00D53134">
      <w:pPr>
        <w:ind w:firstLine="720"/>
        <w:jc w:val="both"/>
        <w:rPr>
          <w:rFonts w:asciiTheme="minorBidi" w:hAnsiTheme="minorBidi" w:cstheme="minorBidi"/>
          <w:color w:val="231F20"/>
          <w:sz w:val="24"/>
          <w:szCs w:val="24"/>
        </w:rPr>
      </w:pPr>
      <w:r w:rsidRPr="00D53134">
        <w:rPr>
          <w:rFonts w:asciiTheme="minorBidi" w:hAnsiTheme="minorBidi" w:cstheme="minorBidi"/>
          <w:color w:val="231F20"/>
          <w:sz w:val="24"/>
          <w:szCs w:val="24"/>
        </w:rPr>
        <w:t>Ссылочное именование аспекта размещение (+) может отображаться в документах любого вида, но обычно применяется в масштабированных документах и описаниях, например, планах участка, плана этажей, разрезах, компоновочных или сборочных чертежах.</w:t>
      </w:r>
    </w:p>
    <w:p w14:paraId="5812EEA0" w14:textId="77777777" w:rsidR="007B27A7" w:rsidRPr="00D53134" w:rsidRDefault="007B27A7" w:rsidP="00D53134">
      <w:pPr>
        <w:jc w:val="both"/>
        <w:rPr>
          <w:rFonts w:asciiTheme="minorBidi" w:hAnsiTheme="minorBidi" w:cstheme="minorBidi"/>
          <w:color w:val="231F20"/>
          <w:sz w:val="24"/>
          <w:szCs w:val="24"/>
        </w:rPr>
      </w:pPr>
    </w:p>
    <w:p w14:paraId="69595739" w14:textId="77777777" w:rsidR="007B27A7" w:rsidRPr="00D53134" w:rsidRDefault="00FF04AB" w:rsidP="00D53134">
      <w:pPr>
        <w:jc w:val="both"/>
        <w:rPr>
          <w:rFonts w:asciiTheme="minorBidi" w:hAnsiTheme="minorBidi" w:cstheme="minorBidi"/>
          <w:b/>
          <w:color w:val="231F20"/>
          <w:sz w:val="24"/>
          <w:szCs w:val="24"/>
        </w:rPr>
      </w:pPr>
      <w:r w:rsidRPr="00D53134">
        <w:rPr>
          <w:rFonts w:asciiTheme="minorBidi" w:hAnsiTheme="minorBidi" w:cstheme="minorBidi"/>
          <w:b/>
          <w:color w:val="231F20"/>
          <w:sz w:val="24"/>
          <w:szCs w:val="24"/>
        </w:rPr>
        <w:t>8.2.4 Типо-ориентированная структура</w:t>
      </w:r>
    </w:p>
    <w:p w14:paraId="23742384" w14:textId="77777777" w:rsidR="007B27A7" w:rsidRPr="00D53134" w:rsidRDefault="00FF04AB" w:rsidP="00D53134">
      <w:pPr>
        <w:ind w:firstLine="720"/>
        <w:jc w:val="both"/>
        <w:rPr>
          <w:rFonts w:asciiTheme="minorBidi" w:hAnsiTheme="minorBidi" w:cstheme="minorBidi"/>
          <w:color w:val="231F20"/>
          <w:sz w:val="24"/>
          <w:szCs w:val="24"/>
        </w:rPr>
      </w:pPr>
      <w:r w:rsidRPr="00D53134">
        <w:rPr>
          <w:rFonts w:asciiTheme="minorBidi" w:hAnsiTheme="minorBidi" w:cstheme="minorBidi"/>
          <w:color w:val="231F20"/>
          <w:sz w:val="24"/>
          <w:szCs w:val="24"/>
        </w:rPr>
        <w:t>Аспект типа позволяет создавать пользовательские типы объектов, классифицированных в соответствии с IEC 81346-2. Именование типа указывает на группу объектов, а не конкретное единичное вхождение некоторую группу. Аспект типа используется для обозначения набора объектов определенного класса, которые имеют общие свойства. Эти общие свойства выбираются пользователем и могут быть одним, двумя или несколькими свойствами. В Таблице 6 Приложения 3 приведены примеры обозначений, сделанных с учётом аспекта типа. Конкретное значение именования любого типа объясняется в сопроводительных документах к проекту. Ориентированное на тип ссылочное именование (%) может быть применено в документах любого вида, но обычно применяется в библиотеках объектов и сметах.</w:t>
      </w:r>
    </w:p>
    <w:p w14:paraId="39833175" w14:textId="77777777" w:rsidR="007B27A7" w:rsidRPr="00D53134" w:rsidRDefault="007B27A7" w:rsidP="00D53134">
      <w:pPr>
        <w:jc w:val="both"/>
        <w:rPr>
          <w:rFonts w:asciiTheme="minorBidi" w:hAnsiTheme="minorBidi" w:cstheme="minorBidi"/>
          <w:color w:val="231F20"/>
          <w:sz w:val="24"/>
          <w:szCs w:val="24"/>
        </w:rPr>
      </w:pPr>
    </w:p>
    <w:p w14:paraId="790D1950" w14:textId="77777777" w:rsidR="007B27A7" w:rsidRPr="00D53134" w:rsidRDefault="00FF04AB" w:rsidP="00D53134">
      <w:pPr>
        <w:jc w:val="both"/>
        <w:rPr>
          <w:rFonts w:asciiTheme="minorBidi" w:hAnsiTheme="minorBidi" w:cstheme="minorBidi"/>
          <w:b/>
          <w:color w:val="231F20"/>
          <w:sz w:val="24"/>
          <w:szCs w:val="24"/>
        </w:rPr>
      </w:pPr>
      <w:r w:rsidRPr="00D53134">
        <w:rPr>
          <w:rFonts w:asciiTheme="minorBidi" w:hAnsiTheme="minorBidi" w:cstheme="minorBidi"/>
          <w:b/>
          <w:color w:val="231F20"/>
          <w:sz w:val="24"/>
          <w:szCs w:val="24"/>
        </w:rPr>
        <w:t>8.2.5 Ссылочное именование</w:t>
      </w:r>
    </w:p>
    <w:p w14:paraId="0690FAAB" w14:textId="77777777" w:rsidR="007B27A7" w:rsidRPr="00D53134" w:rsidRDefault="00FF04AB" w:rsidP="00D53134">
      <w:pPr>
        <w:ind w:firstLine="720"/>
        <w:jc w:val="both"/>
        <w:rPr>
          <w:rFonts w:asciiTheme="minorBidi" w:hAnsiTheme="minorBidi" w:cstheme="minorBidi"/>
          <w:color w:val="231F20"/>
          <w:sz w:val="24"/>
          <w:szCs w:val="24"/>
        </w:rPr>
      </w:pPr>
      <w:r w:rsidRPr="00D53134">
        <w:rPr>
          <w:rFonts w:asciiTheme="minorBidi" w:hAnsiTheme="minorBidi" w:cstheme="minorBidi"/>
          <w:color w:val="231F20"/>
          <w:sz w:val="24"/>
          <w:szCs w:val="24"/>
        </w:rPr>
        <w:t>Системные модели часто подразделяются согласно отношению часть-целое в древовидной структуре. Для нахождения любой подсистемы в рамках такой модели должно быть предусмотрено ссылочное именование в соответствии с IEC 81346-1. Одноуровневое ссылочное именование должно состоять из префикса, за которым следует:</w:t>
      </w:r>
      <w:r w:rsidRPr="00D53134">
        <w:rPr>
          <w:rFonts w:asciiTheme="minorBidi" w:hAnsiTheme="minorBidi" w:cstheme="minorBidi"/>
          <w:color w:val="231F20"/>
          <w:sz w:val="24"/>
          <w:szCs w:val="24"/>
        </w:rPr>
        <w:br/>
        <w:t>- буквенный код с последующим числовым;</w:t>
      </w:r>
      <w:r w:rsidRPr="00D53134">
        <w:rPr>
          <w:rFonts w:asciiTheme="minorBidi" w:hAnsiTheme="minorBidi" w:cstheme="minorBidi"/>
          <w:color w:val="231F20"/>
          <w:sz w:val="24"/>
          <w:szCs w:val="24"/>
        </w:rPr>
        <w:br/>
        <w:t>- буквенный код; или</w:t>
      </w:r>
      <w:r w:rsidRPr="00D53134">
        <w:rPr>
          <w:rFonts w:asciiTheme="minorBidi" w:hAnsiTheme="minorBidi" w:cstheme="minorBidi"/>
          <w:color w:val="231F20"/>
          <w:sz w:val="24"/>
          <w:szCs w:val="24"/>
        </w:rPr>
        <w:br/>
        <w:t>- числовой.</w:t>
      </w:r>
      <w:r w:rsidRPr="00D53134">
        <w:rPr>
          <w:rFonts w:asciiTheme="minorBidi" w:hAnsiTheme="minorBidi" w:cstheme="minorBidi"/>
          <w:color w:val="231F20"/>
          <w:sz w:val="24"/>
          <w:szCs w:val="24"/>
        </w:rPr>
        <w:br/>
      </w:r>
      <w:r w:rsidRPr="00D53134">
        <w:rPr>
          <w:rFonts w:asciiTheme="minorBidi" w:hAnsiTheme="minorBidi" w:cstheme="minorBidi"/>
          <w:color w:val="231F20"/>
          <w:sz w:val="24"/>
          <w:szCs w:val="24"/>
        </w:rPr>
        <w:tab/>
        <w:t>Буквенный код должен отображать класс назначения объекта. Числовой код должно различать объекты одного и того же класса.</w:t>
      </w:r>
      <w:r w:rsidRPr="00D53134">
        <w:rPr>
          <w:rFonts w:asciiTheme="minorBidi" w:hAnsiTheme="minorBidi" w:cstheme="minorBidi"/>
          <w:color w:val="231F20"/>
          <w:sz w:val="24"/>
          <w:szCs w:val="24"/>
        </w:rPr>
        <w:br/>
      </w:r>
      <w:r w:rsidRPr="00D53134">
        <w:rPr>
          <w:rFonts w:asciiTheme="minorBidi" w:hAnsiTheme="minorBidi" w:cstheme="minorBidi"/>
          <w:color w:val="231F20"/>
          <w:sz w:val="24"/>
          <w:szCs w:val="24"/>
        </w:rPr>
        <w:tab/>
        <w:t>Для обозначения объектов в структурах -типа, -функции или -продукта, одноуровневое ссылочное именование должно состоять из префикса, за которым следуют буквенный код, а за тем, числовой.</w:t>
      </w:r>
      <w:r w:rsidRPr="00D53134">
        <w:rPr>
          <w:rFonts w:asciiTheme="minorBidi" w:hAnsiTheme="minorBidi" w:cstheme="minorBidi"/>
          <w:color w:val="231F20"/>
          <w:sz w:val="24"/>
          <w:szCs w:val="24"/>
        </w:rPr>
        <w:br/>
      </w:r>
      <w:r w:rsidRPr="00D53134">
        <w:rPr>
          <w:rFonts w:asciiTheme="minorBidi" w:hAnsiTheme="minorBidi" w:cstheme="minorBidi"/>
          <w:color w:val="231F20"/>
          <w:sz w:val="24"/>
          <w:szCs w:val="24"/>
        </w:rPr>
        <w:br/>
      </w:r>
    </w:p>
    <w:p w14:paraId="02ED151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br/>
      </w:r>
      <w:r w:rsidRPr="00D53134">
        <w:rPr>
          <w:rFonts w:asciiTheme="minorBidi" w:hAnsiTheme="minorBidi" w:cstheme="minorBidi"/>
          <w:sz w:val="24"/>
          <w:szCs w:val="24"/>
        </w:rPr>
        <w:br/>
      </w:r>
      <w:r w:rsidRPr="00D53134">
        <w:rPr>
          <w:rFonts w:asciiTheme="minorBidi" w:hAnsiTheme="minorBidi" w:cstheme="minorBidi"/>
          <w:sz w:val="24"/>
          <w:szCs w:val="24"/>
        </w:rPr>
        <w:br/>
      </w:r>
    </w:p>
    <w:p w14:paraId="5C4FCCB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br w:type="page"/>
      </w:r>
    </w:p>
    <w:p w14:paraId="7C6D070E"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410" w:name="_guyf3pkrmg9d" w:colFirst="0" w:colLast="0"/>
      <w:bookmarkStart w:id="411" w:name="_Toc508698255"/>
      <w:bookmarkEnd w:id="410"/>
      <w:r w:rsidRPr="00D53134">
        <w:rPr>
          <w:rFonts w:asciiTheme="minorBidi" w:hAnsiTheme="minorBidi" w:cstheme="minorBidi"/>
          <w:sz w:val="24"/>
          <w:szCs w:val="24"/>
        </w:rPr>
        <w:lastRenderedPageBreak/>
        <w:t>8.3. Правила именования объектов/систем по IEC 81346-1:2009</w:t>
      </w:r>
      <w:bookmarkEnd w:id="411"/>
    </w:p>
    <w:p w14:paraId="7DB4A9FB" w14:textId="77777777" w:rsidR="007B27A7" w:rsidRPr="00D53134" w:rsidRDefault="00FF04AB" w:rsidP="00D53134">
      <w:pPr>
        <w:jc w:val="both"/>
        <w:rPr>
          <w:rFonts w:asciiTheme="minorBidi" w:hAnsiTheme="minorBidi" w:cstheme="minorBidi"/>
          <w:i/>
          <w:sz w:val="24"/>
          <w:szCs w:val="24"/>
        </w:rPr>
      </w:pPr>
      <w:r w:rsidRPr="00D53134">
        <w:rPr>
          <w:rFonts w:asciiTheme="minorBidi" w:hAnsiTheme="minorBidi" w:cstheme="minorBidi"/>
          <w:sz w:val="24"/>
          <w:szCs w:val="24"/>
        </w:rPr>
        <w:br/>
      </w:r>
      <w:r w:rsidRPr="00D53134">
        <w:rPr>
          <w:rFonts w:asciiTheme="minorBidi" w:hAnsiTheme="minorBidi" w:cstheme="minorBidi"/>
          <w:sz w:val="24"/>
          <w:szCs w:val="24"/>
        </w:rPr>
        <w:br/>
      </w:r>
      <w:r w:rsidRPr="00D53134">
        <w:rPr>
          <w:rFonts w:asciiTheme="minorBidi" w:hAnsiTheme="minorBidi" w:cstheme="minorBidi"/>
          <w:b/>
          <w:sz w:val="24"/>
          <w:szCs w:val="24"/>
        </w:rPr>
        <w:t>8.3.1. Принципы структурирования</w:t>
      </w:r>
      <w:r w:rsidRPr="00D53134">
        <w:rPr>
          <w:rFonts w:asciiTheme="minorBidi" w:hAnsiTheme="minorBidi" w:cstheme="minorBidi"/>
          <w:sz w:val="24"/>
          <w:szCs w:val="24"/>
        </w:rPr>
        <w:br/>
      </w:r>
      <w:r w:rsidRPr="00D53134">
        <w:rPr>
          <w:rFonts w:asciiTheme="minorBidi" w:hAnsiTheme="minorBidi" w:cstheme="minorBidi"/>
          <w:sz w:val="24"/>
          <w:szCs w:val="24"/>
        </w:rPr>
        <w:tab/>
        <w:t>Аспекты функции, продукта и расположения необходимы и применимы, практически, на каждом этапе жизненного цикла объекта (установка, система, оборудование и т. д.). Поэтому их следует рассматривать как основные аспекты и, в первую очередь, применять для структурирования.</w:t>
      </w:r>
      <w:r w:rsidRPr="00D53134">
        <w:rPr>
          <w:rFonts w:asciiTheme="minorBidi" w:hAnsiTheme="minorBidi" w:cstheme="minorBidi"/>
          <w:sz w:val="24"/>
          <w:szCs w:val="24"/>
        </w:rPr>
        <w:br/>
      </w:r>
      <w:r w:rsidRPr="00D53134">
        <w:rPr>
          <w:rFonts w:asciiTheme="minorBidi" w:hAnsiTheme="minorBidi" w:cstheme="minorBidi"/>
          <w:b/>
          <w:sz w:val="24"/>
          <w:szCs w:val="24"/>
        </w:rPr>
        <w:t xml:space="preserve">Правило 1 </w:t>
      </w:r>
      <w:r w:rsidRPr="00D53134">
        <w:rPr>
          <w:rFonts w:asciiTheme="minorBidi" w:hAnsiTheme="minorBidi" w:cstheme="minorBidi"/>
          <w:sz w:val="24"/>
          <w:szCs w:val="24"/>
        </w:rPr>
        <w:br/>
        <w:t>Структурирование технической системы должно основываться на договорённости заинтересованных сторон, применяя концепцию аспектов объектов.</w:t>
      </w:r>
      <w:r w:rsidRPr="00D53134">
        <w:rPr>
          <w:rFonts w:asciiTheme="minorBidi" w:hAnsiTheme="minorBidi" w:cstheme="minorBidi"/>
          <w:sz w:val="24"/>
          <w:szCs w:val="24"/>
        </w:rPr>
        <w:br/>
      </w:r>
      <w:r w:rsidRPr="00D53134">
        <w:rPr>
          <w:rFonts w:asciiTheme="minorBidi" w:hAnsiTheme="minorBidi" w:cstheme="minorBidi"/>
          <w:b/>
          <w:sz w:val="24"/>
          <w:szCs w:val="24"/>
        </w:rPr>
        <w:t xml:space="preserve">Правило 2 </w:t>
      </w:r>
      <w:r w:rsidRPr="00D53134">
        <w:rPr>
          <w:rFonts w:asciiTheme="minorBidi" w:hAnsiTheme="minorBidi" w:cstheme="minorBidi"/>
          <w:sz w:val="24"/>
          <w:szCs w:val="24"/>
        </w:rPr>
        <w:br/>
        <w:t>Структуры должны устанавливаться поэтапно, по одному из двух методов: «сверху вниз», либо «снизу вверх»</w:t>
      </w:r>
      <w:r w:rsidRPr="00D53134">
        <w:rPr>
          <w:rFonts w:asciiTheme="minorBidi" w:hAnsiTheme="minorBidi" w:cstheme="minorBidi"/>
          <w:sz w:val="24"/>
          <w:szCs w:val="24"/>
        </w:rPr>
        <w:br/>
      </w:r>
      <w:r w:rsidRPr="00D53134">
        <w:rPr>
          <w:rFonts w:asciiTheme="minorBidi" w:hAnsiTheme="minorBidi" w:cstheme="minorBidi"/>
          <w:i/>
          <w:sz w:val="24"/>
          <w:szCs w:val="24"/>
        </w:rPr>
        <w:t xml:space="preserve">Примечание: Принцип подразумевает, что аспект может меняться от шага к шагу. В методе «сверху вниз» обычный процесс:(1) выбрать объект;(2) выбрать соответствующий аспект;(3) определить </w:t>
      </w:r>
      <w:proofErr w:type="gramStart"/>
      <w:r w:rsidRPr="00D53134">
        <w:rPr>
          <w:rFonts w:asciiTheme="minorBidi" w:hAnsiTheme="minorBidi" w:cstheme="minorBidi"/>
          <w:i/>
          <w:sz w:val="24"/>
          <w:szCs w:val="24"/>
        </w:rPr>
        <w:t>под-объекты</w:t>
      </w:r>
      <w:proofErr w:type="gramEnd"/>
      <w:r w:rsidRPr="00D53134">
        <w:rPr>
          <w:rFonts w:asciiTheme="minorBidi" w:hAnsiTheme="minorBidi" w:cstheme="minorBidi"/>
          <w:i/>
          <w:sz w:val="24"/>
          <w:szCs w:val="24"/>
        </w:rPr>
        <w:t>, если таковые имеются, в выбранном аспекте. Шаги с 1 по 3 повторяются итеративно для каждого установленного объекта, столько раз, сколько считается необходимым.</w:t>
      </w:r>
      <w:r w:rsidRPr="00D53134">
        <w:rPr>
          <w:rFonts w:asciiTheme="minorBidi" w:hAnsiTheme="minorBidi" w:cstheme="minorBidi"/>
          <w:i/>
          <w:sz w:val="24"/>
          <w:szCs w:val="24"/>
        </w:rPr>
        <w:br/>
        <w:t>В методе «снизу вверх» обычным процессом является:</w:t>
      </w:r>
      <w:r w:rsidRPr="00D53134">
        <w:rPr>
          <w:rFonts w:asciiTheme="minorBidi" w:hAnsiTheme="minorBidi" w:cstheme="minorBidi"/>
          <w:i/>
          <w:sz w:val="24"/>
          <w:szCs w:val="24"/>
        </w:rPr>
        <w:br/>
        <w:t>(1) выбрать аспект для работы;</w:t>
      </w:r>
      <w:r w:rsidRPr="00D53134">
        <w:rPr>
          <w:rFonts w:asciiTheme="minorBidi" w:hAnsiTheme="minorBidi" w:cstheme="minorBidi"/>
          <w:i/>
          <w:sz w:val="24"/>
          <w:szCs w:val="24"/>
        </w:rPr>
        <w:br/>
        <w:t>(2) выбрать объекты для рассмотрения вместе;</w:t>
      </w:r>
      <w:r w:rsidRPr="00D53134">
        <w:rPr>
          <w:rFonts w:asciiTheme="minorBidi" w:hAnsiTheme="minorBidi" w:cstheme="minorBidi"/>
          <w:i/>
          <w:sz w:val="24"/>
          <w:szCs w:val="24"/>
        </w:rPr>
        <w:br/>
        <w:t>(3) установить превосходный объект, к которому выбранные объекты являются составляющими в выбранном аспекте.</w:t>
      </w:r>
      <w:r w:rsidRPr="00D53134">
        <w:rPr>
          <w:rFonts w:asciiTheme="minorBidi" w:hAnsiTheme="minorBidi" w:cstheme="minorBidi"/>
          <w:i/>
          <w:sz w:val="24"/>
          <w:szCs w:val="24"/>
        </w:rPr>
        <w:br/>
        <w:t>Шаги с 1 по 3 повторяются итеративно для каждого улучшенного объекта, как это часто бывает необходимо.</w:t>
      </w:r>
      <w:r w:rsidRPr="00D53134">
        <w:rPr>
          <w:rFonts w:asciiTheme="minorBidi" w:hAnsiTheme="minorBidi" w:cstheme="minorBidi"/>
          <w:i/>
          <w:sz w:val="24"/>
          <w:szCs w:val="24"/>
        </w:rPr>
        <w:br/>
        <w:t>В тех случаях, когда один аспект сохраняется на протяжении всего структурирования, см. Рисунок 8, этот международный стандарт называет такие структуры, как ориентированные на аспекты, т. е. функционально-ориентированные, ориентированной на продукт или ориентированной на местоположение. На рисунке 6 показан объект, связанный со структурами в разных аспектах.</w:t>
      </w:r>
      <w:r w:rsidRPr="00D53134">
        <w:rPr>
          <w:rFonts w:asciiTheme="minorBidi" w:hAnsiTheme="minorBidi" w:cstheme="minorBidi"/>
          <w:i/>
          <w:sz w:val="24"/>
          <w:szCs w:val="24"/>
        </w:rPr>
        <w:br/>
        <w:t>Примечание</w:t>
      </w:r>
      <w:proofErr w:type="gramStart"/>
      <w:r w:rsidRPr="00D53134">
        <w:rPr>
          <w:rFonts w:asciiTheme="minorBidi" w:hAnsiTheme="minorBidi" w:cstheme="minorBidi"/>
          <w:i/>
          <w:sz w:val="24"/>
          <w:szCs w:val="24"/>
        </w:rPr>
        <w:t>: Для</w:t>
      </w:r>
      <w:proofErr w:type="gramEnd"/>
      <w:r w:rsidRPr="00D53134">
        <w:rPr>
          <w:rFonts w:asciiTheme="minorBidi" w:hAnsiTheme="minorBidi" w:cstheme="minorBidi"/>
          <w:i/>
          <w:sz w:val="24"/>
          <w:szCs w:val="24"/>
        </w:rPr>
        <w:t xml:space="preserve"> функционально-ориентированной структуры обычно выполняется подход «сверху вниз». Подход «снизу вверх», обычно, выполняется </w:t>
      </w:r>
      <w:r w:rsidRPr="00D53134">
        <w:rPr>
          <w:rFonts w:asciiTheme="minorBidi" w:hAnsiTheme="minorBidi" w:cstheme="minorBidi"/>
          <w:i/>
          <w:sz w:val="24"/>
          <w:szCs w:val="24"/>
        </w:rPr>
        <w:lastRenderedPageBreak/>
        <w:t>для ориентированной на продукт структуры.</w:t>
      </w:r>
      <w:r w:rsidRPr="00D53134">
        <w:rPr>
          <w:rFonts w:asciiTheme="minorBidi" w:hAnsiTheme="minorBidi" w:cstheme="minorBidi"/>
          <w:i/>
          <w:sz w:val="24"/>
          <w:szCs w:val="24"/>
        </w:rPr>
        <w:br/>
      </w:r>
      <w:r w:rsidRPr="00D53134">
        <w:rPr>
          <w:rFonts w:asciiTheme="minorBidi" w:hAnsiTheme="minorBidi" w:cstheme="minorBidi"/>
          <w:i/>
          <w:noProof/>
          <w:sz w:val="24"/>
          <w:szCs w:val="24"/>
          <w:lang w:eastAsia="ru-RU"/>
        </w:rPr>
        <w:drawing>
          <wp:inline distT="114300" distB="114300" distL="114300" distR="114300" wp14:anchorId="601D7078" wp14:editId="6470A56D">
            <wp:extent cx="5162550" cy="2019300"/>
            <wp:effectExtent l="0" t="0" r="0" b="0"/>
            <wp:docPr id="2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2"/>
                    <a:srcRect/>
                    <a:stretch>
                      <a:fillRect/>
                    </a:stretch>
                  </pic:blipFill>
                  <pic:spPr>
                    <a:xfrm>
                      <a:off x="0" y="0"/>
                      <a:ext cx="5162550" cy="2019300"/>
                    </a:xfrm>
                    <a:prstGeom prst="rect">
                      <a:avLst/>
                    </a:prstGeom>
                    <a:ln/>
                  </pic:spPr>
                </pic:pic>
              </a:graphicData>
            </a:graphic>
          </wp:inline>
        </w:drawing>
      </w:r>
    </w:p>
    <w:p w14:paraId="16E9F2C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i/>
          <w:sz w:val="24"/>
          <w:szCs w:val="24"/>
        </w:rPr>
        <w:t>Если в одном аспекте выполняется структурирование сверху вниз, а последующее структурирование выполняется в другом аспекте, обычно все объекты нижнего уровня будут иметь оба аспекта. Также естественно, что некоторые из верхнеуровневых объектов, также, будут распознаны в обоих аспектах, см. Рисунок 7.</w:t>
      </w:r>
    </w:p>
    <w:p w14:paraId="28147C9D" w14:textId="77777777" w:rsidR="007B27A7" w:rsidRPr="00D53134" w:rsidRDefault="00FF04AB" w:rsidP="00D53134">
      <w:pPr>
        <w:jc w:val="both"/>
        <w:rPr>
          <w:rFonts w:asciiTheme="minorBidi" w:hAnsiTheme="minorBidi" w:cstheme="minorBidi"/>
          <w:b/>
          <w:sz w:val="24"/>
          <w:szCs w:val="24"/>
        </w:rPr>
      </w:pPr>
      <w:r w:rsidRPr="00D53134">
        <w:rPr>
          <w:rFonts w:asciiTheme="minorBidi" w:hAnsiTheme="minorBidi" w:cstheme="minorBidi"/>
          <w:noProof/>
          <w:sz w:val="24"/>
          <w:szCs w:val="24"/>
          <w:lang w:eastAsia="ru-RU"/>
        </w:rPr>
        <w:lastRenderedPageBreak/>
        <w:drawing>
          <wp:inline distT="114300" distB="114300" distL="114300" distR="114300" wp14:anchorId="50872DC6" wp14:editId="6CF3E356">
            <wp:extent cx="5681775" cy="6512707"/>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681775" cy="6512707"/>
                    </a:xfrm>
                    <a:prstGeom prst="rect">
                      <a:avLst/>
                    </a:prstGeom>
                    <a:ln/>
                  </pic:spPr>
                </pic:pic>
              </a:graphicData>
            </a:graphic>
          </wp:inline>
        </w:drawing>
      </w:r>
      <w:r w:rsidRPr="00D53134">
        <w:rPr>
          <w:rFonts w:asciiTheme="minorBidi" w:hAnsiTheme="minorBidi" w:cstheme="minorBidi"/>
          <w:sz w:val="24"/>
          <w:szCs w:val="24"/>
        </w:rPr>
        <w:br/>
      </w:r>
      <w:r w:rsidRPr="00D53134">
        <w:rPr>
          <w:rFonts w:asciiTheme="minorBidi" w:hAnsiTheme="minorBidi" w:cstheme="minorBidi"/>
          <w:noProof/>
          <w:sz w:val="24"/>
          <w:szCs w:val="24"/>
          <w:lang w:eastAsia="ru-RU"/>
        </w:rPr>
        <w:lastRenderedPageBreak/>
        <w:drawing>
          <wp:inline distT="114300" distB="114300" distL="114300" distR="114300" wp14:anchorId="63655559" wp14:editId="418821F5">
            <wp:extent cx="5238750" cy="5715000"/>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5238750" cy="5715000"/>
                    </a:xfrm>
                    <a:prstGeom prst="rect">
                      <a:avLst/>
                    </a:prstGeom>
                    <a:ln/>
                  </pic:spPr>
                </pic:pic>
              </a:graphicData>
            </a:graphic>
          </wp:inline>
        </w:drawing>
      </w:r>
      <w:r w:rsidRPr="00D53134">
        <w:rPr>
          <w:rFonts w:asciiTheme="minorBidi" w:hAnsiTheme="minorBidi" w:cstheme="minorBidi"/>
          <w:sz w:val="24"/>
          <w:szCs w:val="24"/>
        </w:rPr>
        <w:t xml:space="preserve"> </w:t>
      </w:r>
      <w:r w:rsidRPr="00D53134">
        <w:rPr>
          <w:rFonts w:asciiTheme="minorBidi" w:hAnsiTheme="minorBidi" w:cstheme="minorBidi"/>
          <w:sz w:val="24"/>
          <w:szCs w:val="24"/>
        </w:rPr>
        <w:br/>
      </w:r>
      <w:r w:rsidRPr="00D53134">
        <w:rPr>
          <w:rFonts w:asciiTheme="minorBidi" w:hAnsiTheme="minorBidi" w:cstheme="minorBidi"/>
          <w:sz w:val="24"/>
          <w:szCs w:val="24"/>
        </w:rPr>
        <w:br/>
      </w:r>
      <w:r w:rsidRPr="00D53134">
        <w:rPr>
          <w:rFonts w:asciiTheme="minorBidi" w:hAnsiTheme="minorBidi" w:cstheme="minorBidi"/>
          <w:b/>
          <w:sz w:val="24"/>
          <w:szCs w:val="24"/>
        </w:rPr>
        <w:t>8.3.2 Структуры, основанные на «иных аспектах»</w:t>
      </w:r>
      <w:r w:rsidRPr="00D53134">
        <w:rPr>
          <w:rFonts w:asciiTheme="minorBidi" w:hAnsiTheme="minorBidi" w:cstheme="minorBidi"/>
          <w:sz w:val="24"/>
          <w:szCs w:val="24"/>
        </w:rPr>
        <w:br/>
      </w:r>
      <w:r w:rsidRPr="00D53134">
        <w:rPr>
          <w:rFonts w:asciiTheme="minorBidi" w:hAnsiTheme="minorBidi" w:cstheme="minorBidi"/>
          <w:sz w:val="24"/>
          <w:szCs w:val="24"/>
        </w:rPr>
        <w:tab/>
        <w:t>Помимо основных аспектов, также могут быть рассмотрены другие аспекты. Так, при структурировании систем в строительстве применяется аспект «Типа».</w:t>
      </w:r>
      <w:r w:rsidRPr="00D53134">
        <w:rPr>
          <w:rFonts w:asciiTheme="minorBidi" w:hAnsiTheme="minorBidi" w:cstheme="minorBidi"/>
          <w:sz w:val="24"/>
          <w:szCs w:val="24"/>
        </w:rPr>
        <w:br/>
      </w:r>
      <w:r w:rsidRPr="00D53134">
        <w:rPr>
          <w:rFonts w:asciiTheme="minorBidi" w:hAnsiTheme="minorBidi" w:cstheme="minorBidi"/>
          <w:b/>
          <w:sz w:val="24"/>
          <w:szCs w:val="24"/>
        </w:rPr>
        <w:t>Правило 3</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Применение аспектов, отличных от основных аспектов, должно быть описано в сопроводительной документации.</w:t>
      </w:r>
      <w:r w:rsidRPr="00D53134">
        <w:rPr>
          <w:rFonts w:asciiTheme="minorBidi" w:hAnsiTheme="minorBidi" w:cstheme="minorBidi"/>
          <w:sz w:val="24"/>
          <w:szCs w:val="24"/>
        </w:rPr>
        <w:br/>
      </w:r>
      <w:r w:rsidRPr="00D53134">
        <w:rPr>
          <w:rFonts w:asciiTheme="minorBidi" w:hAnsiTheme="minorBidi" w:cstheme="minorBidi"/>
          <w:i/>
          <w:sz w:val="24"/>
          <w:szCs w:val="24"/>
        </w:rPr>
        <w:t>Примечание: Прежде, чем приступать к разработке инженерной установки или комплексной системы, рекомендуется, чтобы использование других аспектов было согласовано между всеми участвующими сторонами и что количество других примененных аспектов было ограничено. «Иной аспект» может быть применен для структурирования сложной промышленной площадки, состоящей из автономных объектов и объектов инфраструктуры (например, различных независимых заводов или фабрик, административных объектов, объектов снабжения, дорожных сетей), см. Рис. 17.</w:t>
      </w:r>
      <w:r w:rsidRPr="00D53134">
        <w:rPr>
          <w:rFonts w:asciiTheme="minorBidi" w:hAnsiTheme="minorBidi" w:cstheme="minorBidi"/>
          <w:i/>
          <w:sz w:val="24"/>
          <w:szCs w:val="24"/>
        </w:rPr>
        <w:br/>
      </w:r>
      <w:r w:rsidRPr="00D53134">
        <w:rPr>
          <w:rFonts w:asciiTheme="minorBidi" w:hAnsiTheme="minorBidi" w:cstheme="minorBidi"/>
          <w:sz w:val="24"/>
          <w:szCs w:val="24"/>
        </w:rPr>
        <w:lastRenderedPageBreak/>
        <w:t xml:space="preserve"> </w:t>
      </w:r>
      <w:r w:rsidRPr="00D53134">
        <w:rPr>
          <w:rFonts w:asciiTheme="minorBidi" w:hAnsiTheme="minorBidi" w:cstheme="minorBidi"/>
          <w:noProof/>
          <w:sz w:val="24"/>
          <w:szCs w:val="24"/>
          <w:lang w:eastAsia="ru-RU"/>
        </w:rPr>
        <w:drawing>
          <wp:inline distT="114300" distB="114300" distL="114300" distR="114300" wp14:anchorId="1E8B79B1" wp14:editId="67C82BED">
            <wp:extent cx="5427180" cy="2868652"/>
            <wp:effectExtent l="0" t="0" r="0" b="0"/>
            <wp:docPr id="5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35"/>
                    <a:srcRect/>
                    <a:stretch>
                      <a:fillRect/>
                    </a:stretch>
                  </pic:blipFill>
                  <pic:spPr>
                    <a:xfrm>
                      <a:off x="0" y="0"/>
                      <a:ext cx="5427180" cy="2868652"/>
                    </a:xfrm>
                    <a:prstGeom prst="rect">
                      <a:avLst/>
                    </a:prstGeom>
                    <a:ln/>
                  </pic:spPr>
                </pic:pic>
              </a:graphicData>
            </a:graphic>
          </wp:inline>
        </w:drawing>
      </w:r>
      <w:r w:rsidRPr="00D53134">
        <w:rPr>
          <w:rFonts w:asciiTheme="minorBidi" w:hAnsiTheme="minorBidi" w:cstheme="minorBidi"/>
          <w:sz w:val="24"/>
          <w:szCs w:val="24"/>
        </w:rPr>
        <w:br/>
      </w:r>
      <w:r w:rsidRPr="00D53134">
        <w:rPr>
          <w:rFonts w:asciiTheme="minorBidi" w:hAnsiTheme="minorBidi" w:cstheme="minorBidi"/>
          <w:sz w:val="24"/>
          <w:szCs w:val="24"/>
        </w:rPr>
        <w:br/>
      </w:r>
      <w:r w:rsidRPr="00D53134">
        <w:rPr>
          <w:rFonts w:asciiTheme="minorBidi" w:hAnsiTheme="minorBidi" w:cstheme="minorBidi"/>
          <w:b/>
          <w:sz w:val="24"/>
          <w:szCs w:val="24"/>
        </w:rPr>
        <w:t>8.3.3  Построение ссылочных именований</w:t>
      </w:r>
      <w:r w:rsidRPr="00D53134">
        <w:rPr>
          <w:rFonts w:asciiTheme="minorBidi" w:hAnsiTheme="minorBidi" w:cstheme="minorBidi"/>
          <w:sz w:val="24"/>
          <w:szCs w:val="24"/>
        </w:rPr>
        <w:br/>
        <w:t>Цель ссылочного именования - однозначно идентифицировать целевой объект в пределах рассматриваемой системы. Верхний узел в древовидных структурах, такой как тот, который показан на Рисунке 8</w:t>
      </w:r>
      <w:r w:rsidRPr="00D53134">
        <w:rPr>
          <w:rFonts w:asciiTheme="minorBidi" w:hAnsiTheme="minorBidi" w:cstheme="minorBidi"/>
          <w:sz w:val="24"/>
          <w:szCs w:val="24"/>
        </w:rPr>
        <w:br/>
      </w:r>
      <w:r w:rsidRPr="00D53134">
        <w:rPr>
          <w:rFonts w:asciiTheme="minorBidi" w:hAnsiTheme="minorBidi" w:cstheme="minorBidi"/>
          <w:b/>
          <w:sz w:val="24"/>
          <w:szCs w:val="24"/>
        </w:rPr>
        <w:t>Правило 4</w:t>
      </w:r>
      <w:r w:rsidRPr="00D53134">
        <w:rPr>
          <w:rFonts w:asciiTheme="minorBidi" w:hAnsiTheme="minorBidi" w:cstheme="minorBidi"/>
          <w:sz w:val="24"/>
          <w:szCs w:val="24"/>
        </w:rPr>
        <w:br/>
        <w:t xml:space="preserve">Каждому объекту, являющемуся компонентом, присваивается одноуровневая ссылка - уникальное обозначение по отношению к объекту, частью которого он является.  </w:t>
      </w:r>
      <w:r w:rsidRPr="00D53134">
        <w:rPr>
          <w:rFonts w:asciiTheme="minorBidi" w:hAnsiTheme="minorBidi" w:cstheme="minorBidi"/>
          <w:sz w:val="24"/>
          <w:szCs w:val="24"/>
        </w:rPr>
        <w:br/>
      </w:r>
      <w:r w:rsidRPr="00D53134">
        <w:rPr>
          <w:rFonts w:asciiTheme="minorBidi" w:hAnsiTheme="minorBidi" w:cstheme="minorBidi"/>
          <w:b/>
          <w:sz w:val="24"/>
          <w:szCs w:val="24"/>
        </w:rPr>
        <w:t>Правило 5</w:t>
      </w:r>
      <w:r w:rsidRPr="00D53134">
        <w:rPr>
          <w:rFonts w:asciiTheme="minorBidi" w:hAnsiTheme="minorBidi" w:cstheme="minorBidi"/>
          <w:sz w:val="24"/>
          <w:szCs w:val="24"/>
        </w:rPr>
        <w:br/>
        <w:t>Объекту, представленному верхним узлом, не присваивается одноуровневое ссылочное именование.</w:t>
      </w:r>
      <w:r w:rsidRPr="00D53134">
        <w:rPr>
          <w:rFonts w:asciiTheme="minorBidi" w:hAnsiTheme="minorBidi" w:cstheme="minorBidi"/>
          <w:sz w:val="24"/>
          <w:szCs w:val="24"/>
        </w:rPr>
        <w:br/>
      </w:r>
      <w:r w:rsidRPr="00D53134">
        <w:rPr>
          <w:rFonts w:asciiTheme="minorBidi" w:hAnsiTheme="minorBidi" w:cstheme="minorBidi"/>
          <w:i/>
          <w:sz w:val="24"/>
          <w:szCs w:val="24"/>
        </w:rPr>
        <w:t>Примечание 1: Объект, представленный верхним узлом, может иметь идентификаторы, такие как номер детали, номер заказа, номер типа, или наименование.</w:t>
      </w:r>
      <w:r w:rsidRPr="00D53134">
        <w:rPr>
          <w:rFonts w:asciiTheme="minorBidi" w:hAnsiTheme="minorBidi" w:cstheme="minorBidi"/>
          <w:i/>
          <w:sz w:val="24"/>
          <w:szCs w:val="24"/>
        </w:rPr>
        <w:br/>
        <w:t>Примечание 2: Ссылочное именование присваивается объекту, представленному верхним узлом, только когда система интегрированный в более крупную систему.</w:t>
      </w:r>
      <w:r w:rsidRPr="00D53134">
        <w:rPr>
          <w:rFonts w:asciiTheme="minorBidi" w:hAnsiTheme="minorBidi" w:cstheme="minorBidi"/>
          <w:i/>
          <w:sz w:val="24"/>
          <w:szCs w:val="24"/>
        </w:rPr>
        <w:br/>
      </w:r>
    </w:p>
    <w:p w14:paraId="34FD5A38" w14:textId="77777777" w:rsidR="007B27A7" w:rsidRPr="00D53134" w:rsidRDefault="00FF04AB" w:rsidP="00D53134">
      <w:pPr>
        <w:jc w:val="both"/>
        <w:rPr>
          <w:rFonts w:asciiTheme="minorBidi" w:hAnsiTheme="minorBidi" w:cstheme="minorBidi"/>
          <w:i/>
          <w:sz w:val="24"/>
          <w:szCs w:val="24"/>
        </w:rPr>
      </w:pPr>
      <w:r w:rsidRPr="00D53134">
        <w:rPr>
          <w:rFonts w:asciiTheme="minorBidi" w:hAnsiTheme="minorBidi" w:cstheme="minorBidi"/>
          <w:b/>
          <w:sz w:val="24"/>
          <w:szCs w:val="24"/>
        </w:rPr>
        <w:t>8.3.4 Формат ссылочного именования</w:t>
      </w:r>
      <w:r w:rsidRPr="00D53134">
        <w:rPr>
          <w:rFonts w:asciiTheme="minorBidi" w:hAnsiTheme="minorBidi" w:cstheme="minorBidi"/>
          <w:b/>
          <w:sz w:val="24"/>
          <w:szCs w:val="24"/>
        </w:rPr>
        <w:br/>
        <w:t>8.3.4.1 Одноуровневые ссылочные именования</w:t>
      </w:r>
      <w:r w:rsidRPr="00D53134">
        <w:rPr>
          <w:rFonts w:asciiTheme="minorBidi" w:hAnsiTheme="minorBidi" w:cstheme="minorBidi"/>
          <w:sz w:val="24"/>
          <w:szCs w:val="24"/>
        </w:rPr>
        <w:br/>
      </w:r>
      <w:r w:rsidRPr="00D53134">
        <w:rPr>
          <w:rFonts w:asciiTheme="minorBidi" w:hAnsiTheme="minorBidi" w:cstheme="minorBidi"/>
          <w:b/>
          <w:sz w:val="24"/>
          <w:szCs w:val="24"/>
        </w:rPr>
        <w:t>Правило 6</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Одноуровневое ссылочное именование, присвоенное объекту, должно состоять из префикса, далее следуют:</w:t>
      </w:r>
      <w:r w:rsidRPr="00D53134">
        <w:rPr>
          <w:rFonts w:asciiTheme="minorBidi" w:hAnsiTheme="minorBidi" w:cstheme="minorBidi"/>
          <w:sz w:val="24"/>
          <w:szCs w:val="24"/>
        </w:rPr>
        <w:br/>
        <w:t>• буквенный код, следующий за номером; или</w:t>
      </w:r>
      <w:r w:rsidRPr="00D53134">
        <w:rPr>
          <w:rFonts w:asciiTheme="minorBidi" w:hAnsiTheme="minorBidi" w:cstheme="minorBidi"/>
          <w:sz w:val="24"/>
          <w:szCs w:val="24"/>
        </w:rPr>
        <w:br/>
        <w:t xml:space="preserve">• буквенный код; или </w:t>
      </w:r>
      <w:r w:rsidRPr="00D53134">
        <w:rPr>
          <w:rFonts w:asciiTheme="minorBidi" w:hAnsiTheme="minorBidi" w:cstheme="minorBidi"/>
          <w:sz w:val="24"/>
          <w:szCs w:val="24"/>
        </w:rPr>
        <w:br/>
        <w:t>•номер</w:t>
      </w:r>
      <w:r w:rsidRPr="00D53134">
        <w:rPr>
          <w:rFonts w:asciiTheme="minorBidi" w:hAnsiTheme="minorBidi" w:cstheme="minorBidi"/>
          <w:sz w:val="24"/>
          <w:szCs w:val="24"/>
        </w:rPr>
        <w:br/>
      </w:r>
      <w:r w:rsidRPr="00D53134">
        <w:rPr>
          <w:rFonts w:asciiTheme="minorBidi" w:hAnsiTheme="minorBidi" w:cstheme="minorBidi"/>
          <w:b/>
          <w:sz w:val="24"/>
          <w:szCs w:val="24"/>
        </w:rPr>
        <w:t>Правило 7</w:t>
      </w:r>
      <w:r w:rsidRPr="00D53134">
        <w:rPr>
          <w:rFonts w:asciiTheme="minorBidi" w:hAnsiTheme="minorBidi" w:cstheme="minorBidi"/>
          <w:sz w:val="24"/>
          <w:szCs w:val="24"/>
        </w:rPr>
        <w:br/>
        <w:t>Знаки префикса, используемые для указания типа аспект в ссылочном именовании:</w:t>
      </w:r>
      <w:r w:rsidRPr="00D53134">
        <w:rPr>
          <w:rFonts w:asciiTheme="minorBidi" w:hAnsiTheme="minorBidi" w:cstheme="minorBidi"/>
          <w:sz w:val="24"/>
          <w:szCs w:val="24"/>
        </w:rPr>
        <w:br/>
        <w:t xml:space="preserve">=  функциональный аспект;  </w:t>
      </w:r>
      <w:r w:rsidRPr="00D53134">
        <w:rPr>
          <w:rFonts w:asciiTheme="minorBidi" w:hAnsiTheme="minorBidi" w:cstheme="minorBidi"/>
          <w:sz w:val="24"/>
          <w:szCs w:val="24"/>
        </w:rPr>
        <w:br/>
      </w:r>
      <w:r w:rsidRPr="00D53134">
        <w:rPr>
          <w:rFonts w:asciiTheme="minorBidi" w:hAnsiTheme="minorBidi" w:cstheme="minorBidi"/>
          <w:sz w:val="24"/>
          <w:szCs w:val="24"/>
        </w:rPr>
        <w:lastRenderedPageBreak/>
        <w:t xml:space="preserve">-  аспект продукта;  </w:t>
      </w:r>
      <w:r w:rsidRPr="00D53134">
        <w:rPr>
          <w:rFonts w:asciiTheme="minorBidi" w:hAnsiTheme="minorBidi" w:cstheme="minorBidi"/>
          <w:sz w:val="24"/>
          <w:szCs w:val="24"/>
        </w:rPr>
        <w:br/>
        <w:t xml:space="preserve">+ аспект расположения; </w:t>
      </w:r>
      <w:r w:rsidRPr="00D53134">
        <w:rPr>
          <w:rFonts w:asciiTheme="minorBidi" w:hAnsiTheme="minorBidi" w:cstheme="minorBidi"/>
          <w:sz w:val="24"/>
          <w:szCs w:val="24"/>
        </w:rPr>
        <w:br/>
        <w:t xml:space="preserve">#   аспект типа. </w:t>
      </w:r>
      <w:r w:rsidRPr="00D53134">
        <w:rPr>
          <w:rFonts w:asciiTheme="minorBidi" w:hAnsiTheme="minorBidi" w:cstheme="minorBidi"/>
          <w:sz w:val="24"/>
          <w:szCs w:val="24"/>
        </w:rPr>
        <w:br/>
      </w:r>
      <w:r w:rsidRPr="00D53134">
        <w:rPr>
          <w:rFonts w:asciiTheme="minorBidi" w:hAnsiTheme="minorBidi" w:cstheme="minorBidi"/>
          <w:b/>
          <w:sz w:val="24"/>
          <w:szCs w:val="24"/>
        </w:rPr>
        <w:t>Правило 8</w:t>
      </w:r>
      <w:r w:rsidRPr="00D53134">
        <w:rPr>
          <w:rFonts w:asciiTheme="minorBidi" w:hAnsiTheme="minorBidi" w:cstheme="minorBidi"/>
          <w:sz w:val="24"/>
          <w:szCs w:val="24"/>
        </w:rPr>
        <w:br/>
        <w:t xml:space="preserve">Для компьютерных реализаций знаки префикса выбираются из G0-набора ISO/IEC 646 или эквивалентных международных стандартов. </w:t>
      </w:r>
      <w:r w:rsidRPr="00D53134">
        <w:rPr>
          <w:rFonts w:asciiTheme="minorBidi" w:hAnsiTheme="minorBidi" w:cstheme="minorBidi"/>
          <w:sz w:val="24"/>
          <w:szCs w:val="24"/>
        </w:rPr>
        <w:br/>
      </w:r>
      <w:r w:rsidRPr="00D53134">
        <w:rPr>
          <w:rFonts w:asciiTheme="minorBidi" w:hAnsiTheme="minorBidi" w:cstheme="minorBidi"/>
          <w:b/>
          <w:sz w:val="24"/>
          <w:szCs w:val="24"/>
        </w:rPr>
        <w:t xml:space="preserve">Правило 9 </w:t>
      </w:r>
      <w:r w:rsidRPr="00D53134">
        <w:rPr>
          <w:rFonts w:asciiTheme="minorBidi" w:hAnsiTheme="minorBidi" w:cstheme="minorBidi"/>
          <w:b/>
          <w:sz w:val="24"/>
          <w:szCs w:val="24"/>
        </w:rPr>
        <w:br/>
      </w:r>
      <w:r w:rsidRPr="00D53134">
        <w:rPr>
          <w:rFonts w:asciiTheme="minorBidi" w:hAnsiTheme="minorBidi" w:cstheme="minorBidi"/>
          <w:sz w:val="24"/>
          <w:szCs w:val="24"/>
        </w:rPr>
        <w:t xml:space="preserve">Если используются как буквенный код, так и номер, номер должен следовать за буквенным кодом. В этом случае номер должен отличать объекты с одинаковым буквенным кодом, которые являются составными частями одного и того же объекта. </w:t>
      </w:r>
      <w:r w:rsidRPr="00D53134">
        <w:rPr>
          <w:rFonts w:asciiTheme="minorBidi" w:hAnsiTheme="minorBidi" w:cstheme="minorBidi"/>
          <w:sz w:val="24"/>
          <w:szCs w:val="24"/>
        </w:rPr>
        <w:br/>
      </w:r>
      <w:r w:rsidRPr="00D53134">
        <w:rPr>
          <w:rFonts w:asciiTheme="minorBidi" w:hAnsiTheme="minorBidi" w:cstheme="minorBidi"/>
          <w:b/>
          <w:sz w:val="24"/>
          <w:szCs w:val="24"/>
        </w:rPr>
        <w:t>Правило 10</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 xml:space="preserve">Номера сами по себе или в сочетании с буквенным кодом не должны иметь значимый смысл. Если числа имеют существенное значение, это объясняется </w:t>
      </w:r>
      <w:proofErr w:type="gramStart"/>
      <w:r w:rsidRPr="00D53134">
        <w:rPr>
          <w:rFonts w:asciiTheme="minorBidi" w:hAnsiTheme="minorBidi" w:cstheme="minorBidi"/>
          <w:sz w:val="24"/>
          <w:szCs w:val="24"/>
        </w:rPr>
        <w:t>в  сопровождающей</w:t>
      </w:r>
      <w:proofErr w:type="gramEnd"/>
      <w:r w:rsidRPr="00D53134">
        <w:rPr>
          <w:rFonts w:asciiTheme="minorBidi" w:hAnsiTheme="minorBidi" w:cstheme="minorBidi"/>
          <w:sz w:val="24"/>
          <w:szCs w:val="24"/>
        </w:rPr>
        <w:t xml:space="preserve"> документации.</w:t>
      </w:r>
      <w:r w:rsidRPr="00D53134">
        <w:rPr>
          <w:rFonts w:asciiTheme="minorBidi" w:hAnsiTheme="minorBidi" w:cstheme="minorBidi"/>
          <w:sz w:val="24"/>
          <w:szCs w:val="24"/>
        </w:rPr>
        <w:br/>
      </w:r>
      <w:r w:rsidRPr="00D53134">
        <w:rPr>
          <w:rFonts w:asciiTheme="minorBidi" w:hAnsiTheme="minorBidi" w:cstheme="minorBidi"/>
          <w:b/>
          <w:sz w:val="24"/>
          <w:szCs w:val="24"/>
        </w:rPr>
        <w:t>Правило 11</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Числа могут содержать начальные нули. Начальные нули не должны иметь значимого смысла. Если начальные нули имеют значимый смысл, то это должно быть объяснен в сопровождающей документации. Для лучшей читаемости рекомендуется, чтобы коды чисел и букв были максимально короткими, насколько это практически возможно.</w:t>
      </w:r>
      <w:r w:rsidRPr="00D53134">
        <w:rPr>
          <w:rFonts w:asciiTheme="minorBidi" w:hAnsiTheme="minorBidi" w:cstheme="minorBidi"/>
          <w:sz w:val="24"/>
          <w:szCs w:val="24"/>
        </w:rPr>
        <w:br/>
      </w:r>
      <w:r w:rsidRPr="00D53134">
        <w:rPr>
          <w:rFonts w:asciiTheme="minorBidi" w:hAnsiTheme="minorBidi" w:cstheme="minorBidi"/>
          <w:i/>
          <w:sz w:val="24"/>
          <w:szCs w:val="24"/>
        </w:rPr>
        <w:t>Примечание</w:t>
      </w:r>
      <w:proofErr w:type="gramStart"/>
      <w:r w:rsidRPr="00D53134">
        <w:rPr>
          <w:rFonts w:asciiTheme="minorBidi" w:hAnsiTheme="minorBidi" w:cstheme="minorBidi"/>
          <w:i/>
          <w:sz w:val="24"/>
          <w:szCs w:val="24"/>
        </w:rPr>
        <w:t>: Из</w:t>
      </w:r>
      <w:proofErr w:type="gramEnd"/>
      <w:r w:rsidRPr="00D53134">
        <w:rPr>
          <w:rFonts w:asciiTheme="minorBidi" w:hAnsiTheme="minorBidi" w:cstheme="minorBidi"/>
          <w:i/>
          <w:sz w:val="24"/>
          <w:szCs w:val="24"/>
        </w:rPr>
        <w:t xml:space="preserve"> опыта видно, что одноуровневые ссылочные обозначения с тремя буквами и тремя числами можно считать достаточно короткими. По соображениям запоминания рекомендуется использовать буквенный код и номер для одноуровневых ссылочных обозначений. Для лучшей читаемости рекомендуется, чтобы коды чисел и букв были максимально короткими, насколько это практически возможно. На Рис. 20 приведён пример одноуровневого ссылочного именования.</w:t>
      </w:r>
    </w:p>
    <w:p w14:paraId="767ADF3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114300" distB="114300" distL="114300" distR="114300" wp14:anchorId="054A1EE2" wp14:editId="078F7A47">
            <wp:extent cx="5707175" cy="2214194"/>
            <wp:effectExtent l="0" t="0" r="0" b="0"/>
            <wp:docPr id="58"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36"/>
                    <a:srcRect/>
                    <a:stretch>
                      <a:fillRect/>
                    </a:stretch>
                  </pic:blipFill>
                  <pic:spPr>
                    <a:xfrm>
                      <a:off x="0" y="0"/>
                      <a:ext cx="5707175" cy="2214194"/>
                    </a:xfrm>
                    <a:prstGeom prst="rect">
                      <a:avLst/>
                    </a:prstGeom>
                    <a:ln/>
                  </pic:spPr>
                </pic:pic>
              </a:graphicData>
            </a:graphic>
          </wp:inline>
        </w:drawing>
      </w:r>
    </w:p>
    <w:p w14:paraId="62D369F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8.3.4.2 Многоуровневые ссылочные именования</w:t>
      </w:r>
      <w:r w:rsidRPr="00D53134">
        <w:rPr>
          <w:rFonts w:asciiTheme="minorBidi" w:hAnsiTheme="minorBidi" w:cstheme="minorBidi"/>
          <w:sz w:val="24"/>
          <w:szCs w:val="24"/>
        </w:rPr>
        <w:br/>
      </w:r>
      <w:r w:rsidRPr="00D53134">
        <w:rPr>
          <w:rFonts w:asciiTheme="minorBidi" w:hAnsiTheme="minorBidi" w:cstheme="minorBidi"/>
          <w:sz w:val="24"/>
          <w:szCs w:val="24"/>
        </w:rPr>
        <w:tab/>
        <w:t>Рис. 21 Иллюстрирует отношение между одноуровневыми и многоуровневыми ссылочными именованиями.</w:t>
      </w:r>
    </w:p>
    <w:p w14:paraId="6395597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noProof/>
          <w:sz w:val="24"/>
          <w:szCs w:val="24"/>
          <w:lang w:eastAsia="ru-RU"/>
        </w:rPr>
        <w:lastRenderedPageBreak/>
        <w:drawing>
          <wp:inline distT="114300" distB="114300" distL="114300" distR="114300" wp14:anchorId="2652B5C9" wp14:editId="4E149824">
            <wp:extent cx="5888567" cy="2717800"/>
            <wp:effectExtent l="0" t="0" r="0" b="0"/>
            <wp:docPr id="59"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37"/>
                    <a:srcRect/>
                    <a:stretch>
                      <a:fillRect/>
                    </a:stretch>
                  </pic:blipFill>
                  <pic:spPr>
                    <a:xfrm>
                      <a:off x="0" y="0"/>
                      <a:ext cx="5888567" cy="2717800"/>
                    </a:xfrm>
                    <a:prstGeom prst="rect">
                      <a:avLst/>
                    </a:prstGeom>
                    <a:ln/>
                  </pic:spPr>
                </pic:pic>
              </a:graphicData>
            </a:graphic>
          </wp:inline>
        </w:drawing>
      </w:r>
      <w:r w:rsidRPr="00D53134">
        <w:rPr>
          <w:rFonts w:asciiTheme="minorBidi" w:hAnsiTheme="minorBidi" w:cstheme="minorBidi"/>
          <w:sz w:val="24"/>
          <w:szCs w:val="24"/>
        </w:rPr>
        <w:br/>
        <w:t xml:space="preserve"> </w:t>
      </w:r>
      <w:r w:rsidRPr="00D53134">
        <w:rPr>
          <w:rFonts w:asciiTheme="minorBidi" w:hAnsiTheme="minorBidi" w:cstheme="minorBidi"/>
          <w:sz w:val="24"/>
          <w:szCs w:val="24"/>
        </w:rPr>
        <w:br/>
      </w:r>
      <w:r w:rsidRPr="00D53134">
        <w:rPr>
          <w:rFonts w:asciiTheme="minorBidi" w:hAnsiTheme="minorBidi" w:cstheme="minorBidi"/>
          <w:sz w:val="24"/>
          <w:szCs w:val="24"/>
        </w:rPr>
        <w:tab/>
        <w:t>Многоуровневое ссылочное именование представляет собой кодированное представление пути от вершины рассматриваемого структурного дерева до целевого объекта. Этот путь будет включать в себя несколько узлов, а количество узлов зависит от реальных потребностей и сложности рассматриваемой системы.</w:t>
      </w:r>
      <w:r w:rsidRPr="00D53134">
        <w:rPr>
          <w:rFonts w:asciiTheme="minorBidi" w:hAnsiTheme="minorBidi" w:cstheme="minorBidi"/>
          <w:sz w:val="24"/>
          <w:szCs w:val="24"/>
        </w:rPr>
        <w:br/>
      </w:r>
      <w:r w:rsidRPr="00D53134">
        <w:rPr>
          <w:rFonts w:asciiTheme="minorBidi" w:hAnsiTheme="minorBidi" w:cstheme="minorBidi"/>
          <w:b/>
          <w:sz w:val="24"/>
          <w:szCs w:val="24"/>
        </w:rPr>
        <w:t>Правило 12</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r>
      <w:r w:rsidRPr="00D53134">
        <w:rPr>
          <w:rFonts w:asciiTheme="minorBidi" w:hAnsiTheme="minorBidi" w:cstheme="minorBidi"/>
          <w:i/>
          <w:sz w:val="24"/>
          <w:szCs w:val="24"/>
        </w:rPr>
        <w:t xml:space="preserve">Многоуровневое ссылочное </w:t>
      </w:r>
      <w:proofErr w:type="gramStart"/>
      <w:r w:rsidRPr="00D53134">
        <w:rPr>
          <w:rFonts w:asciiTheme="minorBidi" w:hAnsiTheme="minorBidi" w:cstheme="minorBidi"/>
          <w:i/>
          <w:sz w:val="24"/>
          <w:szCs w:val="24"/>
        </w:rPr>
        <w:t>именование  должно</w:t>
      </w:r>
      <w:proofErr w:type="gramEnd"/>
      <w:r w:rsidRPr="00D53134">
        <w:rPr>
          <w:rFonts w:asciiTheme="minorBidi" w:hAnsiTheme="minorBidi" w:cstheme="minorBidi"/>
          <w:i/>
          <w:sz w:val="24"/>
          <w:szCs w:val="24"/>
        </w:rPr>
        <w:t xml:space="preserve"> быть построено путем объединения одноуровневых ссылочных именований для каждого объекта, представленного на пути от вершины до целевого объекта. </w:t>
      </w:r>
      <w:r w:rsidRPr="00D53134">
        <w:rPr>
          <w:rFonts w:asciiTheme="minorBidi" w:hAnsiTheme="minorBidi" w:cstheme="minorBidi"/>
          <w:i/>
          <w:sz w:val="24"/>
          <w:szCs w:val="24"/>
        </w:rPr>
        <w:br/>
        <w:t>Примечание 1: Объект, представленный верхним узлом, может иметь идентификаторы, такие как номер детали, номер заказа, номер типа, совместное обозначение или имя. Такие идентификаторы не будут частью многоуровневого ссылочного обозначения.</w:t>
      </w:r>
      <w:r w:rsidRPr="00D53134">
        <w:rPr>
          <w:rFonts w:asciiTheme="minorBidi" w:hAnsiTheme="minorBidi" w:cstheme="minorBidi"/>
          <w:i/>
          <w:sz w:val="24"/>
          <w:szCs w:val="24"/>
        </w:rPr>
        <w:br/>
        <w:t>Примечание 2: Объекту, представленному верхним узлом, присваивается ссылочное обозначение только тогда, когда система интегрирована в более крупную систему.</w:t>
      </w:r>
      <w:r w:rsidRPr="00D53134">
        <w:rPr>
          <w:rFonts w:asciiTheme="minorBidi" w:hAnsiTheme="minorBidi" w:cstheme="minorBidi"/>
          <w:i/>
          <w:sz w:val="24"/>
          <w:szCs w:val="24"/>
        </w:rPr>
        <w:br/>
      </w:r>
      <w:r w:rsidRPr="00D53134">
        <w:rPr>
          <w:rFonts w:asciiTheme="minorBidi" w:hAnsiTheme="minorBidi" w:cstheme="minorBidi"/>
          <w:sz w:val="24"/>
          <w:szCs w:val="24"/>
        </w:rPr>
        <w:br/>
      </w:r>
      <w:r w:rsidRPr="00D53134">
        <w:rPr>
          <w:rFonts w:asciiTheme="minorBidi" w:hAnsiTheme="minorBidi" w:cstheme="minorBidi"/>
          <w:b/>
          <w:sz w:val="24"/>
          <w:szCs w:val="24"/>
        </w:rPr>
        <w:t>8.3.4.2 Использование буквенных кодов</w:t>
      </w:r>
      <w:r w:rsidRPr="00D53134">
        <w:rPr>
          <w:rFonts w:asciiTheme="minorBidi" w:hAnsiTheme="minorBidi" w:cstheme="minorBidi"/>
          <w:b/>
          <w:sz w:val="24"/>
          <w:szCs w:val="24"/>
        </w:rPr>
        <w:br/>
        <w:t xml:space="preserve">Правило 13 </w:t>
      </w:r>
      <w:r w:rsidRPr="00D53134">
        <w:rPr>
          <w:rFonts w:asciiTheme="minorBidi" w:hAnsiTheme="minorBidi" w:cstheme="minorBidi"/>
          <w:b/>
          <w:sz w:val="24"/>
          <w:szCs w:val="24"/>
        </w:rPr>
        <w:br/>
      </w:r>
      <w:r w:rsidRPr="00D53134">
        <w:rPr>
          <w:rFonts w:asciiTheme="minorBidi" w:hAnsiTheme="minorBidi" w:cstheme="minorBidi"/>
          <w:sz w:val="24"/>
          <w:szCs w:val="24"/>
        </w:rPr>
        <w:t>Одноуровневое ссылочное обозначение может содержать буквенный код:</w:t>
      </w:r>
      <w:r w:rsidRPr="00D53134">
        <w:rPr>
          <w:rFonts w:asciiTheme="minorBidi" w:hAnsiTheme="minorBidi" w:cstheme="minorBidi"/>
          <w:sz w:val="24"/>
          <w:szCs w:val="24"/>
        </w:rPr>
        <w:br/>
        <w:t xml:space="preserve">• указывающий класс объекта; или </w:t>
      </w:r>
      <w:r w:rsidRPr="00D53134">
        <w:rPr>
          <w:rFonts w:asciiTheme="minorBidi" w:hAnsiTheme="minorBidi" w:cstheme="minorBidi"/>
          <w:sz w:val="24"/>
          <w:szCs w:val="24"/>
        </w:rPr>
        <w:br/>
        <w:t>• сам объект.</w:t>
      </w:r>
      <w:r w:rsidRPr="00D53134">
        <w:rPr>
          <w:rFonts w:asciiTheme="minorBidi" w:hAnsiTheme="minorBidi" w:cstheme="minorBidi"/>
          <w:sz w:val="24"/>
          <w:szCs w:val="24"/>
        </w:rPr>
        <w:br/>
      </w:r>
      <w:r w:rsidRPr="00D53134">
        <w:rPr>
          <w:rFonts w:asciiTheme="minorBidi" w:hAnsiTheme="minorBidi" w:cstheme="minorBidi"/>
          <w:b/>
          <w:sz w:val="24"/>
          <w:szCs w:val="24"/>
        </w:rPr>
        <w:t xml:space="preserve">Правило 14 </w:t>
      </w:r>
      <w:r w:rsidRPr="00D53134">
        <w:rPr>
          <w:rFonts w:asciiTheme="minorBidi" w:hAnsiTheme="minorBidi" w:cstheme="minorBidi"/>
          <w:b/>
          <w:sz w:val="24"/>
          <w:szCs w:val="24"/>
        </w:rPr>
        <w:br/>
      </w:r>
      <w:r w:rsidRPr="00D53134">
        <w:rPr>
          <w:rFonts w:asciiTheme="minorBidi" w:hAnsiTheme="minorBidi" w:cstheme="minorBidi"/>
          <w:sz w:val="24"/>
          <w:szCs w:val="24"/>
        </w:rPr>
        <w:t>Буквенные коды формируются с использованием заглавных латинских букв А-Z (исключая национальные письменности). Буквы I и O не должны использоваться, если вероятна путаница с цифрами 1 (один) и 0 (ноль).</w:t>
      </w:r>
      <w:r w:rsidRPr="00D53134">
        <w:rPr>
          <w:rFonts w:asciiTheme="minorBidi" w:hAnsiTheme="minorBidi" w:cstheme="minorBidi"/>
          <w:sz w:val="24"/>
          <w:szCs w:val="24"/>
        </w:rPr>
        <w:br/>
      </w:r>
      <w:r w:rsidRPr="00D53134">
        <w:rPr>
          <w:rFonts w:asciiTheme="minorBidi" w:hAnsiTheme="minorBidi" w:cstheme="minorBidi"/>
          <w:b/>
          <w:sz w:val="24"/>
          <w:szCs w:val="24"/>
        </w:rPr>
        <w:t>Правило 15</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 xml:space="preserve">Для буквенных кодов, указывающих класс объекта, применяется следующее правило:  </w:t>
      </w:r>
      <w:r w:rsidRPr="00D53134">
        <w:rPr>
          <w:rFonts w:asciiTheme="minorBidi" w:hAnsiTheme="minorBidi" w:cstheme="minorBidi"/>
          <w:sz w:val="24"/>
          <w:szCs w:val="24"/>
        </w:rPr>
        <w:br/>
        <w:t>• буквенный код должен классифицировать объект на основе схемы классификации</w:t>
      </w:r>
      <w:r w:rsidRPr="00D53134">
        <w:rPr>
          <w:rFonts w:asciiTheme="minorBidi" w:hAnsiTheme="minorBidi" w:cstheme="minorBidi"/>
          <w:sz w:val="24"/>
          <w:szCs w:val="24"/>
        </w:rPr>
        <w:br/>
      </w:r>
      <w:r w:rsidRPr="00D53134">
        <w:rPr>
          <w:rFonts w:asciiTheme="minorBidi" w:hAnsiTheme="minorBidi" w:cstheme="minorBidi"/>
          <w:sz w:val="24"/>
          <w:szCs w:val="24"/>
        </w:rPr>
        <w:lastRenderedPageBreak/>
        <w:t>• буквенный код может состоять из любого количества букв. В буквенном коде, состоящем из несколько букв, вторая (третья и т. д.) буква должны указывать подкласс класса, обозначенного первой (второй и т. д.) буквой</w:t>
      </w:r>
      <w:r w:rsidRPr="00D53134">
        <w:rPr>
          <w:rFonts w:asciiTheme="minorBidi" w:hAnsiTheme="minorBidi" w:cstheme="minorBidi"/>
          <w:sz w:val="24"/>
          <w:szCs w:val="24"/>
        </w:rPr>
        <w:br/>
      </w:r>
      <w:r w:rsidRPr="00D53134">
        <w:rPr>
          <w:rFonts w:asciiTheme="minorBidi" w:hAnsiTheme="minorBidi" w:cstheme="minorBidi"/>
          <w:i/>
          <w:sz w:val="24"/>
          <w:szCs w:val="24"/>
        </w:rPr>
        <w:t xml:space="preserve">Примечание: Последовательность классификации букв не представляет собой структуру системы.  </w:t>
      </w:r>
      <w:r w:rsidRPr="00D53134">
        <w:rPr>
          <w:rFonts w:asciiTheme="minorBidi" w:hAnsiTheme="minorBidi" w:cstheme="minorBidi"/>
          <w:i/>
          <w:sz w:val="24"/>
          <w:szCs w:val="24"/>
        </w:rPr>
        <w:br/>
        <w:t>• буквенные коды, указывающие класс объектов, должны быть выбраны из классификации, приведенной в IEC 81346-2</w:t>
      </w:r>
      <w:r w:rsidRPr="00D53134">
        <w:rPr>
          <w:rFonts w:asciiTheme="minorBidi" w:hAnsiTheme="minorBidi" w:cstheme="minorBidi"/>
          <w:i/>
          <w:sz w:val="24"/>
          <w:szCs w:val="24"/>
        </w:rPr>
        <w:br/>
      </w:r>
      <w:r w:rsidRPr="00D53134">
        <w:rPr>
          <w:rFonts w:asciiTheme="minorBidi" w:hAnsiTheme="minorBidi" w:cstheme="minorBidi"/>
          <w:sz w:val="24"/>
          <w:szCs w:val="24"/>
        </w:rPr>
        <w:br/>
      </w:r>
      <w:r w:rsidRPr="00D53134">
        <w:rPr>
          <w:rFonts w:asciiTheme="minorBidi" w:hAnsiTheme="minorBidi" w:cstheme="minorBidi"/>
          <w:b/>
          <w:sz w:val="24"/>
          <w:szCs w:val="24"/>
        </w:rPr>
        <w:t>8.3.5 Различные структуры в одном аспекте</w:t>
      </w:r>
      <w:r w:rsidRPr="00D53134">
        <w:rPr>
          <w:rFonts w:asciiTheme="minorBidi" w:hAnsiTheme="minorBidi" w:cstheme="minorBidi"/>
          <w:b/>
          <w:sz w:val="24"/>
          <w:szCs w:val="24"/>
        </w:rPr>
        <w:br/>
      </w:r>
      <w:r w:rsidRPr="00D53134">
        <w:rPr>
          <w:rFonts w:asciiTheme="minorBidi" w:hAnsiTheme="minorBidi" w:cstheme="minorBidi"/>
          <w:b/>
          <w:sz w:val="24"/>
          <w:szCs w:val="24"/>
        </w:rPr>
        <w:tab/>
      </w:r>
      <w:r w:rsidRPr="00D53134">
        <w:rPr>
          <w:rFonts w:asciiTheme="minorBidi" w:hAnsiTheme="minorBidi" w:cstheme="minorBidi"/>
          <w:sz w:val="24"/>
          <w:szCs w:val="24"/>
        </w:rPr>
        <w:t>Бывают случаи, когда необходимо рассматривать объект по-разному, но все же в том же аспекте, что и тот, который уже использовался. Это можно сделать, используя дополнительный взгляд на тот же вид аспекта.</w:t>
      </w:r>
      <w:r w:rsidRPr="00D53134">
        <w:rPr>
          <w:rFonts w:asciiTheme="minorBidi" w:hAnsiTheme="minorBidi" w:cstheme="minorBidi"/>
          <w:sz w:val="24"/>
          <w:szCs w:val="24"/>
        </w:rPr>
        <w:br/>
      </w:r>
      <w:r w:rsidRPr="00D53134">
        <w:rPr>
          <w:rFonts w:asciiTheme="minorBidi" w:hAnsiTheme="minorBidi" w:cstheme="minorBidi"/>
          <w:b/>
          <w:sz w:val="24"/>
          <w:szCs w:val="24"/>
        </w:rPr>
        <w:t>Правило 16</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Если требуются дополнительные виды аспектного типа системы, обозначение объектов в этих представлениях должно формироваться путем удвоения (трижды и т. Д.) Символа, используемого в качестве знака префикса. Значение и применение дополнительных представлений объясняются в сопроводительной документации.</w:t>
      </w:r>
      <w:r w:rsidRPr="00D53134">
        <w:rPr>
          <w:rFonts w:asciiTheme="minorBidi" w:hAnsiTheme="minorBidi" w:cstheme="minorBidi"/>
          <w:sz w:val="24"/>
          <w:szCs w:val="24"/>
        </w:rPr>
        <w:br/>
        <w:t>На рисунке 22 показаны некоторые примеры многоуровневых ссылочных обозначений с использованием нескольких знаков префикса.</w:t>
      </w:r>
      <w:r w:rsidRPr="00D53134">
        <w:rPr>
          <w:rFonts w:asciiTheme="minorBidi" w:hAnsiTheme="minorBidi" w:cstheme="minorBidi"/>
          <w:sz w:val="24"/>
          <w:szCs w:val="24"/>
        </w:rPr>
        <w:br/>
      </w:r>
      <w:r w:rsidRPr="00D53134">
        <w:rPr>
          <w:rFonts w:asciiTheme="minorBidi" w:hAnsiTheme="minorBidi" w:cstheme="minorBidi"/>
          <w:noProof/>
          <w:sz w:val="24"/>
          <w:szCs w:val="24"/>
          <w:lang w:eastAsia="ru-RU"/>
        </w:rPr>
        <w:drawing>
          <wp:inline distT="114300" distB="114300" distL="114300" distR="114300" wp14:anchorId="071D78CB" wp14:editId="10AFC3D0">
            <wp:extent cx="5753100" cy="736600"/>
            <wp:effectExtent l="0" t="0" r="0" b="0"/>
            <wp:docPr id="48"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8"/>
                    <a:srcRect/>
                    <a:stretch>
                      <a:fillRect/>
                    </a:stretch>
                  </pic:blipFill>
                  <pic:spPr>
                    <a:xfrm>
                      <a:off x="0" y="0"/>
                      <a:ext cx="5753100" cy="736600"/>
                    </a:xfrm>
                    <a:prstGeom prst="rect">
                      <a:avLst/>
                    </a:prstGeom>
                    <a:ln/>
                  </pic:spPr>
                </pic:pic>
              </a:graphicData>
            </a:graphic>
          </wp:inline>
        </w:drawing>
      </w:r>
      <w:r w:rsidRPr="00D53134">
        <w:rPr>
          <w:rFonts w:asciiTheme="minorBidi" w:hAnsiTheme="minorBidi" w:cstheme="minorBidi"/>
          <w:sz w:val="24"/>
          <w:szCs w:val="24"/>
        </w:rPr>
        <w:br/>
        <w:t xml:space="preserve"> </w:t>
      </w:r>
    </w:p>
    <w:p w14:paraId="7396D6B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8.3.6 Набор ссылочных именований</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r>
      <w:r w:rsidRPr="00D53134">
        <w:rPr>
          <w:rFonts w:asciiTheme="minorBidi" w:hAnsiTheme="minorBidi" w:cstheme="minorBidi"/>
          <w:sz w:val="24"/>
          <w:szCs w:val="24"/>
        </w:rPr>
        <w:tab/>
        <w:t>Поскольку целевой объект, может рассматриваться с разных сторон, он может иметь несколько ссылочных обозначений, определяющих положение целевого объекта  в разных структурах, см. Рисунок 18.</w:t>
      </w:r>
      <w:r w:rsidRPr="00D53134">
        <w:rPr>
          <w:rFonts w:asciiTheme="minorBidi" w:hAnsiTheme="minorBidi" w:cstheme="minorBidi"/>
          <w:sz w:val="24"/>
          <w:szCs w:val="24"/>
        </w:rPr>
        <w:br/>
      </w:r>
      <w:r w:rsidRPr="00D53134">
        <w:rPr>
          <w:rFonts w:asciiTheme="minorBidi" w:hAnsiTheme="minorBidi" w:cstheme="minorBidi"/>
          <w:sz w:val="24"/>
          <w:szCs w:val="24"/>
        </w:rPr>
        <w:lastRenderedPageBreak/>
        <w:t xml:space="preserve">  </w:t>
      </w:r>
      <w:r w:rsidRPr="00D53134">
        <w:rPr>
          <w:rFonts w:asciiTheme="minorBidi" w:hAnsiTheme="minorBidi" w:cstheme="minorBidi"/>
          <w:noProof/>
          <w:sz w:val="24"/>
          <w:szCs w:val="24"/>
          <w:lang w:eastAsia="ru-RU"/>
        </w:rPr>
        <w:drawing>
          <wp:inline distT="114300" distB="114300" distL="114300" distR="114300" wp14:anchorId="41F7C1A7" wp14:editId="58CCFB42">
            <wp:extent cx="5748450" cy="3606800"/>
            <wp:effectExtent l="0" t="0" r="0" b="0"/>
            <wp:docPr id="47"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9"/>
                    <a:srcRect/>
                    <a:stretch>
                      <a:fillRect/>
                    </a:stretch>
                  </pic:blipFill>
                  <pic:spPr>
                    <a:xfrm>
                      <a:off x="0" y="0"/>
                      <a:ext cx="5748450" cy="3606800"/>
                    </a:xfrm>
                    <a:prstGeom prst="rect">
                      <a:avLst/>
                    </a:prstGeom>
                    <a:ln/>
                  </pic:spPr>
                </pic:pic>
              </a:graphicData>
            </a:graphic>
          </wp:inline>
        </w:drawing>
      </w:r>
      <w:r w:rsidRPr="00D53134">
        <w:rPr>
          <w:rFonts w:asciiTheme="minorBidi" w:hAnsiTheme="minorBidi" w:cstheme="minorBidi"/>
          <w:sz w:val="24"/>
          <w:szCs w:val="24"/>
        </w:rPr>
        <w:br/>
      </w:r>
      <w:r w:rsidRPr="00D53134">
        <w:rPr>
          <w:rFonts w:asciiTheme="minorBidi" w:hAnsiTheme="minorBidi" w:cstheme="minorBidi"/>
          <w:sz w:val="24"/>
          <w:szCs w:val="24"/>
        </w:rPr>
        <w:tab/>
        <w:t>Если к объекту привязано более одного ссылочного обозначения, это называется набором ссылочных обозначений. На Рисунке 23 приведён пример набора ссылочных именований.</w:t>
      </w:r>
    </w:p>
    <w:p w14:paraId="7CB72CA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noProof/>
          <w:sz w:val="24"/>
          <w:szCs w:val="24"/>
          <w:lang w:eastAsia="ru-RU"/>
        </w:rPr>
        <w:lastRenderedPageBreak/>
        <w:drawing>
          <wp:inline distT="114300" distB="114300" distL="114300" distR="114300" wp14:anchorId="4ACFF9C7" wp14:editId="27AE293A">
            <wp:extent cx="5859575" cy="5954963"/>
            <wp:effectExtent l="0" t="0" r="0" b="0"/>
            <wp:docPr id="1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0"/>
                    <a:srcRect/>
                    <a:stretch>
                      <a:fillRect/>
                    </a:stretch>
                  </pic:blipFill>
                  <pic:spPr>
                    <a:xfrm>
                      <a:off x="0" y="0"/>
                      <a:ext cx="5859575" cy="5954963"/>
                    </a:xfrm>
                    <a:prstGeom prst="rect">
                      <a:avLst/>
                    </a:prstGeom>
                    <a:ln/>
                  </pic:spPr>
                </pic:pic>
              </a:graphicData>
            </a:graphic>
          </wp:inline>
        </w:drawing>
      </w:r>
      <w:r w:rsidRPr="00D53134">
        <w:rPr>
          <w:rFonts w:asciiTheme="minorBidi" w:hAnsiTheme="minorBidi" w:cstheme="minorBidi"/>
          <w:sz w:val="24"/>
          <w:szCs w:val="24"/>
        </w:rPr>
        <w:br/>
      </w:r>
      <w:r w:rsidRPr="00D53134">
        <w:rPr>
          <w:rFonts w:asciiTheme="minorBidi" w:hAnsiTheme="minorBidi" w:cstheme="minorBidi"/>
          <w:b/>
          <w:sz w:val="24"/>
          <w:szCs w:val="24"/>
        </w:rPr>
        <w:t>Правило 17</w:t>
      </w:r>
      <w:r w:rsidRPr="00D53134">
        <w:rPr>
          <w:rFonts w:asciiTheme="minorBidi" w:hAnsiTheme="minorBidi" w:cstheme="minorBidi"/>
          <w:sz w:val="24"/>
          <w:szCs w:val="24"/>
        </w:rPr>
        <w:br/>
        <w:t>Каждое ссылочное обозначение в наборе ссылочных обозначений должно быть четко отделено от других.</w:t>
      </w:r>
      <w:r w:rsidRPr="00D53134">
        <w:rPr>
          <w:rFonts w:asciiTheme="minorBidi" w:hAnsiTheme="minorBidi" w:cstheme="minorBidi"/>
          <w:sz w:val="24"/>
          <w:szCs w:val="24"/>
        </w:rPr>
        <w:br/>
      </w:r>
      <w:r w:rsidRPr="00D53134">
        <w:rPr>
          <w:rFonts w:asciiTheme="minorBidi" w:hAnsiTheme="minorBidi" w:cstheme="minorBidi"/>
          <w:b/>
          <w:sz w:val="24"/>
          <w:szCs w:val="24"/>
        </w:rPr>
        <w:t>Правило 18</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По меньшей мере одно ссылочное обозначение в наборе ссылочных обозначений должно однозначно идентифицировать объект.</w:t>
      </w:r>
      <w:r w:rsidRPr="00D53134">
        <w:rPr>
          <w:rFonts w:asciiTheme="minorBidi" w:hAnsiTheme="minorBidi" w:cstheme="minorBidi"/>
          <w:sz w:val="24"/>
          <w:szCs w:val="24"/>
        </w:rPr>
        <w:br/>
      </w:r>
      <w:r w:rsidRPr="00D53134">
        <w:rPr>
          <w:rFonts w:asciiTheme="minorBidi" w:hAnsiTheme="minorBidi" w:cstheme="minorBidi"/>
          <w:b/>
          <w:sz w:val="24"/>
          <w:szCs w:val="24"/>
        </w:rPr>
        <w:t>Правило 19</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Ссылочное обозначение, которое идентифицирует объект, являющейся частью  рассматриваемого объекта может быть включена в набор ссылочных обозначений.  За таким обозначением должен следовать горизонтальный эллипс «...». Горизонтальный эллипс может быть опущен, если это не приведёт к ошибкам/путанице.</w:t>
      </w:r>
      <w:r w:rsidRPr="00D53134">
        <w:rPr>
          <w:rFonts w:asciiTheme="minorBidi" w:hAnsiTheme="minorBidi" w:cstheme="minorBidi"/>
          <w:sz w:val="24"/>
          <w:szCs w:val="24"/>
        </w:rPr>
        <w:br/>
        <w:t xml:space="preserve"> </w:t>
      </w:r>
    </w:p>
    <w:p w14:paraId="1A39C3B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8.3.7 Именовани размещения</w:t>
      </w:r>
      <w:r w:rsidRPr="00D53134">
        <w:rPr>
          <w:rFonts w:asciiTheme="minorBidi" w:hAnsiTheme="minorBidi" w:cstheme="minorBidi"/>
          <w:sz w:val="24"/>
          <w:szCs w:val="24"/>
        </w:rPr>
        <w:br/>
      </w:r>
      <w:r w:rsidRPr="00D53134">
        <w:rPr>
          <w:rFonts w:asciiTheme="minorBidi" w:hAnsiTheme="minorBidi" w:cstheme="minorBidi"/>
          <w:sz w:val="24"/>
          <w:szCs w:val="24"/>
        </w:rPr>
        <w:tab/>
        <w:t>Для именования местоположения/размещения применяются следующие правила.</w:t>
      </w:r>
      <w:r w:rsidRPr="00D53134">
        <w:rPr>
          <w:rFonts w:asciiTheme="minorBidi" w:hAnsiTheme="minorBidi" w:cstheme="minorBidi"/>
          <w:b/>
          <w:sz w:val="24"/>
          <w:szCs w:val="24"/>
        </w:rPr>
        <w:br/>
        <w:t>Правило 20</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Обозначение стран, городов, областей и т. д. Должно быть сделано как можно короче.</w:t>
      </w:r>
      <w:r w:rsidRPr="00D53134">
        <w:rPr>
          <w:rFonts w:asciiTheme="minorBidi" w:hAnsiTheme="minorBidi" w:cstheme="minorBidi"/>
          <w:sz w:val="24"/>
          <w:szCs w:val="24"/>
        </w:rPr>
        <w:br/>
      </w:r>
      <w:r w:rsidRPr="00D53134">
        <w:rPr>
          <w:rFonts w:asciiTheme="minorBidi" w:hAnsiTheme="minorBidi" w:cstheme="minorBidi"/>
          <w:i/>
          <w:sz w:val="24"/>
          <w:szCs w:val="24"/>
        </w:rPr>
        <w:t xml:space="preserve">Примечание: В соответствующих случаях могут применяться признанные или согласованные системы кода, например, ISO 3166-1 для стран.  </w:t>
      </w:r>
      <w:r w:rsidRPr="00D53134">
        <w:rPr>
          <w:rFonts w:asciiTheme="minorBidi" w:hAnsiTheme="minorBidi" w:cstheme="minorBidi"/>
          <w:i/>
          <w:sz w:val="24"/>
          <w:szCs w:val="24"/>
        </w:rPr>
        <w:br/>
      </w:r>
      <w:r w:rsidRPr="00D53134">
        <w:rPr>
          <w:rFonts w:asciiTheme="minorBidi" w:hAnsiTheme="minorBidi" w:cstheme="minorBidi"/>
          <w:b/>
          <w:sz w:val="24"/>
          <w:szCs w:val="24"/>
        </w:rPr>
        <w:t>Правило 21</w:t>
      </w:r>
      <w:r w:rsidRPr="00D53134">
        <w:rPr>
          <w:rFonts w:asciiTheme="minorBidi" w:hAnsiTheme="minorBidi" w:cstheme="minorBidi"/>
          <w:sz w:val="24"/>
          <w:szCs w:val="24"/>
        </w:rPr>
        <w:br/>
        <w:t>Обозначение зданий, этажей и помещений в зданиях должно соответствовать стандарту ISO 4157.</w:t>
      </w:r>
      <w:r w:rsidRPr="00D53134">
        <w:rPr>
          <w:rFonts w:asciiTheme="minorBidi" w:hAnsiTheme="minorBidi" w:cstheme="minorBidi"/>
          <w:sz w:val="24"/>
          <w:szCs w:val="24"/>
        </w:rPr>
        <w:br/>
      </w:r>
      <w:r w:rsidRPr="00D53134">
        <w:rPr>
          <w:rFonts w:asciiTheme="minorBidi" w:hAnsiTheme="minorBidi" w:cstheme="minorBidi"/>
          <w:b/>
          <w:sz w:val="24"/>
          <w:szCs w:val="24"/>
        </w:rPr>
        <w:t>Правило 22</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В соответствующих случаях для именования географической области могут использоваться координаты UTM или другие системы пространственных координат.</w:t>
      </w:r>
      <w:r w:rsidRPr="00D53134">
        <w:rPr>
          <w:rFonts w:asciiTheme="minorBidi" w:hAnsiTheme="minorBidi" w:cstheme="minorBidi"/>
          <w:sz w:val="24"/>
          <w:szCs w:val="24"/>
        </w:rPr>
        <w:br/>
      </w:r>
      <w:r w:rsidRPr="00D53134">
        <w:rPr>
          <w:rFonts w:asciiTheme="minorBidi" w:hAnsiTheme="minorBidi" w:cstheme="minorBidi"/>
          <w:b/>
          <w:sz w:val="24"/>
          <w:szCs w:val="24"/>
        </w:rPr>
        <w:t>Правило 23</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Координаты (2D или 3D) также могут использоваться в качестве основы для обозначения местоположений внутри здания или структуры.</w:t>
      </w:r>
      <w:r w:rsidRPr="00D53134">
        <w:rPr>
          <w:rFonts w:asciiTheme="minorBidi" w:hAnsiTheme="minorBidi" w:cstheme="minorBidi"/>
          <w:sz w:val="24"/>
          <w:szCs w:val="24"/>
        </w:rPr>
        <w:br/>
        <w:t>В случае, когда для обозначения местоположения используется координата, координата должна указываться для контрольной точки местоположения. Координата преобразуется в формат одноуровневого ссылочного обозначения. Применение системы координат и правил для преобразования объясняется в сопроводительной документации.</w:t>
      </w:r>
      <w:r w:rsidRPr="00D53134">
        <w:rPr>
          <w:rFonts w:asciiTheme="minorBidi" w:hAnsiTheme="minorBidi" w:cstheme="minorBidi"/>
          <w:sz w:val="24"/>
          <w:szCs w:val="24"/>
        </w:rPr>
        <w:br/>
      </w:r>
      <w:r w:rsidRPr="00D53134">
        <w:rPr>
          <w:rFonts w:asciiTheme="minorBidi" w:hAnsiTheme="minorBidi" w:cstheme="minorBidi"/>
          <w:i/>
          <w:sz w:val="24"/>
          <w:szCs w:val="24"/>
        </w:rPr>
        <w:t>Примечание 1: Координаты в системе координат являются точным средством позиционирования, а не местоположением в рамках этого международного стандарта.</w:t>
      </w:r>
      <w:r w:rsidRPr="00D53134">
        <w:rPr>
          <w:rFonts w:asciiTheme="minorBidi" w:hAnsiTheme="minorBidi" w:cstheme="minorBidi"/>
          <w:i/>
          <w:sz w:val="24"/>
          <w:szCs w:val="24"/>
        </w:rPr>
        <w:br/>
        <w:t>Примечание 2: Определение зон с использованием строительных линий (см. ИСО 4157-3), часто называемых координатами построения плоскости, является примером применения двумерного местоположения. Аналогичный пример показан на рисунке 25</w:t>
      </w:r>
      <w:r w:rsidRPr="00D53134">
        <w:rPr>
          <w:rFonts w:asciiTheme="minorBidi" w:hAnsiTheme="minorBidi" w:cstheme="minorBidi"/>
          <w:sz w:val="24"/>
          <w:szCs w:val="24"/>
        </w:rPr>
        <w:t>.</w:t>
      </w:r>
    </w:p>
    <w:p w14:paraId="3516E9E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noProof/>
          <w:sz w:val="24"/>
          <w:szCs w:val="24"/>
          <w:lang w:eastAsia="ru-RU"/>
        </w:rPr>
        <w:lastRenderedPageBreak/>
        <w:drawing>
          <wp:inline distT="114300" distB="114300" distL="114300" distR="114300" wp14:anchorId="5F70590E" wp14:editId="741556C2">
            <wp:extent cx="5580175" cy="6364714"/>
            <wp:effectExtent l="0" t="0" r="0" b="0"/>
            <wp:docPr id="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a:stretch>
                      <a:fillRect/>
                    </a:stretch>
                  </pic:blipFill>
                  <pic:spPr>
                    <a:xfrm>
                      <a:off x="0" y="0"/>
                      <a:ext cx="5580175" cy="6364714"/>
                    </a:xfrm>
                    <a:prstGeom prst="rect">
                      <a:avLst/>
                    </a:prstGeom>
                    <a:ln/>
                  </pic:spPr>
                </pic:pic>
              </a:graphicData>
            </a:graphic>
          </wp:inline>
        </w:drawing>
      </w:r>
      <w:r w:rsidRPr="00D53134">
        <w:rPr>
          <w:rFonts w:asciiTheme="minorBidi" w:hAnsiTheme="minorBidi" w:cstheme="minorBidi"/>
          <w:sz w:val="24"/>
          <w:szCs w:val="24"/>
        </w:rPr>
        <w:br/>
      </w:r>
      <w:r w:rsidRPr="00D53134">
        <w:rPr>
          <w:rFonts w:asciiTheme="minorBidi" w:hAnsiTheme="minorBidi" w:cstheme="minorBidi"/>
          <w:b/>
          <w:sz w:val="24"/>
          <w:szCs w:val="24"/>
        </w:rPr>
        <w:t>Правило 24</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Обозначения мест расположения оборудования (внутри или снаружи), сборок и т. д. Должны определяться изготовителем оборудования, сборок и т. д.</w:t>
      </w:r>
      <w:r w:rsidRPr="00D53134">
        <w:rPr>
          <w:rFonts w:asciiTheme="minorBidi" w:hAnsiTheme="minorBidi" w:cstheme="minorBidi"/>
          <w:sz w:val="24"/>
          <w:szCs w:val="24"/>
        </w:rPr>
        <w:br/>
      </w:r>
      <w:r w:rsidRPr="00D53134">
        <w:rPr>
          <w:rFonts w:asciiTheme="minorBidi" w:hAnsiTheme="minorBidi" w:cstheme="minorBidi"/>
          <w:sz w:val="24"/>
          <w:szCs w:val="24"/>
        </w:rPr>
        <w:br/>
      </w:r>
      <w:r w:rsidRPr="00D53134">
        <w:rPr>
          <w:rFonts w:asciiTheme="minorBidi" w:hAnsiTheme="minorBidi" w:cstheme="minorBidi"/>
          <w:b/>
          <w:sz w:val="24"/>
          <w:szCs w:val="24"/>
        </w:rPr>
        <w:t>8.3.7.1 Сборка, компоновка</w:t>
      </w:r>
      <w:r w:rsidRPr="00D53134">
        <w:rPr>
          <w:rFonts w:asciiTheme="minorBidi" w:hAnsiTheme="minorBidi" w:cstheme="minorBidi"/>
          <w:sz w:val="24"/>
          <w:szCs w:val="24"/>
        </w:rPr>
        <w:br/>
      </w:r>
      <w:r w:rsidRPr="00D53134">
        <w:rPr>
          <w:rFonts w:asciiTheme="minorBidi" w:hAnsiTheme="minorBidi" w:cstheme="minorBidi"/>
          <w:sz w:val="24"/>
          <w:szCs w:val="24"/>
        </w:rPr>
        <w:tab/>
        <w:t>Местам (пространствам), принадлежащим заводским сборкам, часто присваиваются ссылочные обозначения, основанные на локальных сетчатых системах, определяемых для доступных монтажных плоскостей.</w:t>
      </w:r>
      <w:r w:rsidRPr="00D53134">
        <w:rPr>
          <w:rFonts w:asciiTheme="minorBidi" w:hAnsiTheme="minorBidi" w:cstheme="minorBidi"/>
          <w:sz w:val="24"/>
          <w:szCs w:val="24"/>
        </w:rPr>
        <w:br/>
      </w:r>
      <w:r w:rsidRPr="00D53134">
        <w:rPr>
          <w:rFonts w:asciiTheme="minorBidi" w:hAnsiTheme="minorBidi" w:cstheme="minorBidi"/>
          <w:b/>
          <w:sz w:val="24"/>
          <w:szCs w:val="24"/>
        </w:rPr>
        <w:t>Правило 25</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 xml:space="preserve">Если для обозначения мест, принадлежащих сборке, используется сетчатая система, то сетка должна быть однозначно идентифицирована внутри сборки. На рисунке 24 </w:t>
      </w:r>
      <w:proofErr w:type="gramStart"/>
      <w:r w:rsidRPr="00D53134">
        <w:rPr>
          <w:rFonts w:asciiTheme="minorBidi" w:hAnsiTheme="minorBidi" w:cstheme="minorBidi"/>
          <w:sz w:val="24"/>
          <w:szCs w:val="24"/>
        </w:rPr>
        <w:t>показана  заводская</w:t>
      </w:r>
      <w:proofErr w:type="gramEnd"/>
      <w:r w:rsidRPr="00D53134">
        <w:rPr>
          <w:rFonts w:asciiTheme="minorBidi" w:hAnsiTheme="minorBidi" w:cstheme="minorBidi"/>
          <w:sz w:val="24"/>
          <w:szCs w:val="24"/>
        </w:rPr>
        <w:t xml:space="preserve"> сборка с обозначениями различных монтажных </w:t>
      </w:r>
      <w:r w:rsidRPr="00D53134">
        <w:rPr>
          <w:rFonts w:asciiTheme="minorBidi" w:hAnsiTheme="minorBidi" w:cstheme="minorBidi"/>
          <w:sz w:val="24"/>
          <w:szCs w:val="24"/>
        </w:rPr>
        <w:lastRenderedPageBreak/>
        <w:t>плоскостей. Узел состоит из нескольких монтажных плоскостей, обозначенных следующими буквенными кодами:</w:t>
      </w:r>
      <w:r w:rsidRPr="00D53134">
        <w:rPr>
          <w:rFonts w:asciiTheme="minorBidi" w:hAnsiTheme="minorBidi" w:cstheme="minorBidi"/>
          <w:sz w:val="24"/>
          <w:szCs w:val="24"/>
        </w:rPr>
        <w:br/>
      </w:r>
      <w:proofErr w:type="gramStart"/>
      <w:r w:rsidRPr="00D53134">
        <w:rPr>
          <w:rFonts w:asciiTheme="minorBidi" w:hAnsiTheme="minorBidi" w:cstheme="minorBidi"/>
          <w:sz w:val="24"/>
          <w:szCs w:val="24"/>
        </w:rPr>
        <w:t>A Внутри</w:t>
      </w:r>
      <w:proofErr w:type="gramEnd"/>
      <w:r w:rsidRPr="00D53134">
        <w:rPr>
          <w:rFonts w:asciiTheme="minorBidi" w:hAnsiTheme="minorBidi" w:cstheme="minorBidi"/>
          <w:sz w:val="24"/>
          <w:szCs w:val="24"/>
        </w:rPr>
        <w:t xml:space="preserve"> слева </w:t>
      </w:r>
      <w:r w:rsidRPr="00D53134">
        <w:rPr>
          <w:rFonts w:asciiTheme="minorBidi" w:hAnsiTheme="minorBidi" w:cstheme="minorBidi"/>
          <w:sz w:val="24"/>
          <w:szCs w:val="24"/>
        </w:rPr>
        <w:br/>
        <w:t>B Внутри сзади</w:t>
      </w:r>
      <w:r w:rsidRPr="00D53134">
        <w:rPr>
          <w:rFonts w:asciiTheme="minorBidi" w:hAnsiTheme="minorBidi" w:cstheme="minorBidi"/>
          <w:sz w:val="24"/>
          <w:szCs w:val="24"/>
        </w:rPr>
        <w:br/>
        <w:t xml:space="preserve">C Внутри справа </w:t>
      </w:r>
      <w:r w:rsidRPr="00D53134">
        <w:rPr>
          <w:rFonts w:asciiTheme="minorBidi" w:hAnsiTheme="minorBidi" w:cstheme="minorBidi"/>
          <w:sz w:val="24"/>
          <w:szCs w:val="24"/>
        </w:rPr>
        <w:br/>
        <w:t xml:space="preserve">D Снаружи двери </w:t>
      </w:r>
      <w:r w:rsidRPr="00D53134">
        <w:rPr>
          <w:rFonts w:asciiTheme="minorBidi" w:hAnsiTheme="minorBidi" w:cstheme="minorBidi"/>
          <w:sz w:val="24"/>
          <w:szCs w:val="24"/>
        </w:rPr>
        <w:br/>
        <w:t xml:space="preserve">E Внутри двери </w:t>
      </w:r>
      <w:r w:rsidRPr="00D53134">
        <w:rPr>
          <w:rFonts w:asciiTheme="minorBidi" w:hAnsiTheme="minorBidi" w:cstheme="minorBidi"/>
          <w:sz w:val="24"/>
          <w:szCs w:val="24"/>
        </w:rPr>
        <w:br/>
        <w:t xml:space="preserve"> </w:t>
      </w:r>
      <w:r w:rsidRPr="00D53134">
        <w:rPr>
          <w:rFonts w:asciiTheme="minorBidi" w:hAnsiTheme="minorBidi" w:cstheme="minorBidi"/>
          <w:noProof/>
          <w:sz w:val="24"/>
          <w:szCs w:val="24"/>
          <w:lang w:eastAsia="ru-RU"/>
        </w:rPr>
        <w:drawing>
          <wp:inline distT="114300" distB="114300" distL="114300" distR="114300" wp14:anchorId="71AE4729" wp14:editId="45ECE54F">
            <wp:extent cx="6291375" cy="2781121"/>
            <wp:effectExtent l="0" t="0" r="0" b="0"/>
            <wp:docPr id="52"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2"/>
                    <a:srcRect/>
                    <a:stretch>
                      <a:fillRect/>
                    </a:stretch>
                  </pic:blipFill>
                  <pic:spPr>
                    <a:xfrm>
                      <a:off x="0" y="0"/>
                      <a:ext cx="6291375" cy="2781121"/>
                    </a:xfrm>
                    <a:prstGeom prst="rect">
                      <a:avLst/>
                    </a:prstGeom>
                    <a:ln/>
                  </pic:spPr>
                </pic:pic>
              </a:graphicData>
            </a:graphic>
          </wp:inline>
        </w:drawing>
      </w:r>
      <w:r w:rsidRPr="00D53134">
        <w:rPr>
          <w:rFonts w:asciiTheme="minorBidi" w:hAnsiTheme="minorBidi" w:cstheme="minorBidi"/>
          <w:sz w:val="24"/>
          <w:szCs w:val="24"/>
        </w:rPr>
        <w:br/>
        <w:t>На рисунке 25 показано, как можно построить обозначение мест на монтажной плоскости. В этом конкретном случае монтажная плоскость берется как внутренняя часть (обозначенная + B).</w:t>
      </w:r>
      <w:r w:rsidRPr="00D53134">
        <w:rPr>
          <w:rFonts w:asciiTheme="minorBidi" w:hAnsiTheme="minorBidi" w:cstheme="minorBidi"/>
          <w:sz w:val="24"/>
          <w:szCs w:val="24"/>
        </w:rPr>
        <w:br/>
        <w:t xml:space="preserve">Верхний левый угол каждой монтажной плоскости (как показано в направлении стрелок, показанных на рисунке 24) определяет начальную точку для нумерации пробелов.  </w:t>
      </w:r>
      <w:r w:rsidRPr="00D53134">
        <w:rPr>
          <w:rFonts w:asciiTheme="minorBidi" w:hAnsiTheme="minorBidi" w:cstheme="minorBidi"/>
          <w:sz w:val="24"/>
          <w:szCs w:val="24"/>
        </w:rPr>
        <w:br/>
      </w:r>
      <w:r w:rsidRPr="00D53134">
        <w:rPr>
          <w:rFonts w:asciiTheme="minorBidi" w:hAnsiTheme="minorBidi" w:cstheme="minorBidi"/>
          <w:sz w:val="24"/>
          <w:szCs w:val="24"/>
        </w:rPr>
        <w:br/>
      </w:r>
      <w:r w:rsidRPr="00D53134">
        <w:rPr>
          <w:rFonts w:asciiTheme="minorBidi" w:hAnsiTheme="minorBidi" w:cstheme="minorBidi"/>
          <w:b/>
          <w:sz w:val="24"/>
          <w:szCs w:val="24"/>
        </w:rPr>
        <w:t>8.3.8 Представление ссылочных именований</w:t>
      </w:r>
      <w:r w:rsidRPr="00D53134">
        <w:rPr>
          <w:rFonts w:asciiTheme="minorBidi" w:hAnsiTheme="minorBidi" w:cstheme="minorBidi"/>
          <w:b/>
          <w:sz w:val="24"/>
          <w:szCs w:val="24"/>
        </w:rPr>
        <w:br/>
      </w:r>
      <w:r w:rsidRPr="00D53134">
        <w:rPr>
          <w:rFonts w:asciiTheme="minorBidi" w:hAnsiTheme="minorBidi" w:cstheme="minorBidi"/>
          <w:b/>
          <w:sz w:val="24"/>
          <w:szCs w:val="24"/>
        </w:rPr>
        <w:tab/>
      </w:r>
      <w:r w:rsidRPr="00D53134">
        <w:rPr>
          <w:rFonts w:asciiTheme="minorBidi" w:hAnsiTheme="minorBidi" w:cstheme="minorBidi"/>
          <w:sz w:val="24"/>
          <w:szCs w:val="24"/>
        </w:rPr>
        <w:t>Для представления ссылочных именований применяются следующие правила:</w:t>
      </w:r>
      <w:r w:rsidRPr="00D53134">
        <w:rPr>
          <w:rFonts w:asciiTheme="minorBidi" w:hAnsiTheme="minorBidi" w:cstheme="minorBidi"/>
          <w:sz w:val="24"/>
          <w:szCs w:val="24"/>
        </w:rPr>
        <w:br/>
      </w:r>
      <w:r w:rsidRPr="00D53134">
        <w:rPr>
          <w:rFonts w:asciiTheme="minorBidi" w:hAnsiTheme="minorBidi" w:cstheme="minorBidi"/>
          <w:b/>
          <w:sz w:val="24"/>
          <w:szCs w:val="24"/>
        </w:rPr>
        <w:t>Правило 26</w:t>
      </w:r>
      <w:r w:rsidRPr="00D53134">
        <w:rPr>
          <w:rFonts w:asciiTheme="minorBidi" w:hAnsiTheme="minorBidi" w:cstheme="minorBidi"/>
          <w:sz w:val="24"/>
          <w:szCs w:val="24"/>
        </w:rPr>
        <w:br/>
        <w:t>Ссылочное именование должно быть представлено одной строкой.</w:t>
      </w:r>
      <w:r w:rsidRPr="00D53134">
        <w:rPr>
          <w:rFonts w:asciiTheme="minorBidi" w:hAnsiTheme="minorBidi" w:cstheme="minorBidi"/>
          <w:sz w:val="24"/>
          <w:szCs w:val="24"/>
        </w:rPr>
        <w:br/>
      </w:r>
      <w:r w:rsidRPr="00D53134">
        <w:rPr>
          <w:rFonts w:asciiTheme="minorBidi" w:hAnsiTheme="minorBidi" w:cstheme="minorBidi"/>
          <w:b/>
          <w:sz w:val="24"/>
          <w:szCs w:val="24"/>
        </w:rPr>
        <w:t>Правило 27</w:t>
      </w:r>
      <w:r w:rsidRPr="00D53134">
        <w:rPr>
          <w:rFonts w:asciiTheme="minorBidi" w:hAnsiTheme="minorBidi" w:cstheme="minorBidi"/>
          <w:sz w:val="24"/>
          <w:szCs w:val="24"/>
        </w:rPr>
        <w:br/>
        <w:t>Представление одноуровневого ссылочного именования не должна разделяться.</w:t>
      </w:r>
    </w:p>
    <w:p w14:paraId="4B17036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Правило 28</w:t>
      </w:r>
      <w:r w:rsidRPr="00D53134">
        <w:rPr>
          <w:rFonts w:asciiTheme="minorBidi" w:hAnsiTheme="minorBidi" w:cstheme="minorBidi"/>
          <w:sz w:val="24"/>
          <w:szCs w:val="24"/>
        </w:rPr>
        <w:br/>
        <w:t>Если знак префикса для одноуровневого ссылочного именования в многоуровневом ссылочном именовании совпадает с предыдущим одноуровневым ссылочным именованием, могут применяться следующие одинаково допустимые методы:• знак префикса может быть заменен на «.» (Период / полная остановка); или• знак префикса может быть опущен, если предыдущая одноуровневая ссылочное именование заканчивается числом, и начинается с буквенного кода.</w:t>
      </w:r>
      <w:r w:rsidRPr="00D53134">
        <w:rPr>
          <w:rFonts w:asciiTheme="minorBidi" w:hAnsiTheme="minorBidi" w:cstheme="minorBidi"/>
          <w:sz w:val="24"/>
          <w:szCs w:val="24"/>
        </w:rPr>
        <w:br/>
      </w:r>
      <w:r w:rsidRPr="00D53134">
        <w:rPr>
          <w:rFonts w:asciiTheme="minorBidi" w:hAnsiTheme="minorBidi" w:cstheme="minorBidi"/>
          <w:i/>
          <w:sz w:val="24"/>
          <w:szCs w:val="24"/>
        </w:rPr>
        <w:t xml:space="preserve">ПРИМЕЧАНИЕ 1: Рекомендуется применять этот метод только при </w:t>
      </w:r>
      <w:r w:rsidRPr="00D53134">
        <w:rPr>
          <w:rFonts w:asciiTheme="minorBidi" w:hAnsiTheme="minorBidi" w:cstheme="minorBidi"/>
          <w:i/>
          <w:sz w:val="24"/>
          <w:szCs w:val="24"/>
        </w:rPr>
        <w:lastRenderedPageBreak/>
        <w:t>одноуровневом ссылочном именовании, снабжённым буквенным кодом, за которым следует номер.</w:t>
      </w:r>
      <w:r w:rsidRPr="00D53134">
        <w:rPr>
          <w:rFonts w:asciiTheme="minorBidi" w:hAnsiTheme="minorBidi" w:cstheme="minorBidi"/>
          <w:i/>
          <w:sz w:val="24"/>
          <w:szCs w:val="24"/>
        </w:rPr>
        <w:br/>
      </w:r>
      <w:r w:rsidRPr="00D53134">
        <w:rPr>
          <w:rFonts w:asciiTheme="minorBidi" w:hAnsiTheme="minorBidi" w:cstheme="minorBidi"/>
          <w:b/>
          <w:sz w:val="24"/>
          <w:szCs w:val="24"/>
        </w:rPr>
        <w:t>Правило 29</w:t>
      </w:r>
      <w:r w:rsidRPr="00D53134">
        <w:rPr>
          <w:rFonts w:asciiTheme="minorBidi" w:hAnsiTheme="minorBidi" w:cstheme="minorBidi"/>
          <w:sz w:val="24"/>
          <w:szCs w:val="24"/>
        </w:rPr>
        <w:br/>
        <w:t>Пустое пространство может использоваться для разделения различных одноуровневых ссылочных именований в многоуровневом ссылочном именовании. Пустое пространство не должно иметь какого-либо существенного значение и должно использоваться только по соображениям удобочитаемости.</w:t>
      </w:r>
      <w:r w:rsidRPr="00D53134">
        <w:rPr>
          <w:rFonts w:asciiTheme="minorBidi" w:hAnsiTheme="minorBidi" w:cstheme="minorBidi"/>
          <w:sz w:val="24"/>
          <w:szCs w:val="24"/>
        </w:rPr>
        <w:br/>
      </w:r>
      <w:r w:rsidRPr="00D53134">
        <w:rPr>
          <w:rFonts w:asciiTheme="minorBidi" w:hAnsiTheme="minorBidi" w:cstheme="minorBidi"/>
          <w:b/>
          <w:sz w:val="24"/>
          <w:szCs w:val="24"/>
        </w:rPr>
        <w:t>Правило 30</w:t>
      </w:r>
      <w:r w:rsidRPr="00D53134">
        <w:rPr>
          <w:rFonts w:asciiTheme="minorBidi" w:hAnsiTheme="minorBidi" w:cstheme="minorBidi"/>
          <w:sz w:val="24"/>
          <w:szCs w:val="24"/>
        </w:rPr>
        <w:br/>
        <w:t>Если необходимо указать, что указанное ссылочное именование является полным по отношению к верхнему узлу в контексте фактического представления, перед ссылочным именованием должен быть поставлен быть символ "&gt;"(больше).</w:t>
      </w:r>
      <w:r w:rsidRPr="00D53134">
        <w:rPr>
          <w:rFonts w:asciiTheme="minorBidi" w:hAnsiTheme="minorBidi" w:cstheme="minorBidi"/>
          <w:sz w:val="24"/>
          <w:szCs w:val="24"/>
        </w:rPr>
        <w:br/>
      </w:r>
      <w:r w:rsidRPr="00D53134">
        <w:rPr>
          <w:rFonts w:asciiTheme="minorBidi" w:hAnsiTheme="minorBidi" w:cstheme="minorBidi"/>
          <w:i/>
          <w:sz w:val="24"/>
          <w:szCs w:val="24"/>
        </w:rPr>
        <w:t>ПРИМЕЧАНИЕ 2 Символ «&gt;» (больше) не является частью ссылочного именования.</w:t>
      </w:r>
      <w:r w:rsidRPr="00D53134">
        <w:rPr>
          <w:rFonts w:asciiTheme="minorBidi" w:hAnsiTheme="minorBidi" w:cstheme="minorBidi"/>
          <w:i/>
          <w:sz w:val="24"/>
          <w:szCs w:val="24"/>
        </w:rPr>
        <w:br/>
        <w:t>На Рисунке 26 показаны примеры многоуровневых ссылочных обозначений и способ их записи.</w:t>
      </w:r>
      <w:r w:rsidRPr="00D53134">
        <w:rPr>
          <w:rFonts w:asciiTheme="minorBidi" w:hAnsiTheme="minorBidi" w:cstheme="minorBidi"/>
          <w:i/>
          <w:sz w:val="24"/>
          <w:szCs w:val="24"/>
        </w:rPr>
        <w:br/>
      </w:r>
      <w:r w:rsidRPr="00D53134">
        <w:rPr>
          <w:rFonts w:asciiTheme="minorBidi" w:hAnsiTheme="minorBidi" w:cstheme="minorBidi"/>
          <w:b/>
          <w:sz w:val="24"/>
          <w:szCs w:val="24"/>
        </w:rPr>
        <w:br/>
        <w:t>8.3.8 Набор ссылочных именований</w:t>
      </w:r>
      <w:r w:rsidRPr="00D53134">
        <w:rPr>
          <w:rFonts w:asciiTheme="minorBidi" w:hAnsiTheme="minorBidi" w:cstheme="minorBidi"/>
          <w:sz w:val="24"/>
          <w:szCs w:val="24"/>
        </w:rPr>
        <w:br/>
      </w:r>
      <w:r w:rsidRPr="00D53134">
        <w:rPr>
          <w:rFonts w:asciiTheme="minorBidi" w:hAnsiTheme="minorBidi" w:cstheme="minorBidi"/>
          <w:sz w:val="24"/>
          <w:szCs w:val="24"/>
        </w:rPr>
        <w:tab/>
        <w:t>Для представления набора ссылочных именований применяются следующие правила (см. Рис. 27).</w:t>
      </w:r>
    </w:p>
    <w:p w14:paraId="4CEA55C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114300" distB="114300" distL="114300" distR="114300" wp14:anchorId="2C25D374" wp14:editId="422DD51E">
            <wp:extent cx="5935775" cy="2829309"/>
            <wp:effectExtent l="0" t="0" r="0" b="0"/>
            <wp:docPr id="4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43"/>
                    <a:srcRect/>
                    <a:stretch>
                      <a:fillRect/>
                    </a:stretch>
                  </pic:blipFill>
                  <pic:spPr>
                    <a:xfrm>
                      <a:off x="0" y="0"/>
                      <a:ext cx="5935775" cy="2829309"/>
                    </a:xfrm>
                    <a:prstGeom prst="rect">
                      <a:avLst/>
                    </a:prstGeom>
                    <a:ln/>
                  </pic:spPr>
                </pic:pic>
              </a:graphicData>
            </a:graphic>
          </wp:inline>
        </w:drawing>
      </w:r>
      <w:r w:rsidRPr="00D53134">
        <w:rPr>
          <w:rFonts w:asciiTheme="minorBidi" w:hAnsiTheme="minorBidi" w:cstheme="minorBidi"/>
          <w:sz w:val="24"/>
          <w:szCs w:val="24"/>
        </w:rPr>
        <w:br/>
      </w:r>
      <w:r w:rsidRPr="00D53134">
        <w:rPr>
          <w:rFonts w:asciiTheme="minorBidi" w:hAnsiTheme="minorBidi" w:cstheme="minorBidi"/>
          <w:b/>
          <w:sz w:val="24"/>
          <w:szCs w:val="24"/>
        </w:rPr>
        <w:t>Правило 31</w:t>
      </w:r>
      <w:r w:rsidRPr="00D53134">
        <w:rPr>
          <w:rFonts w:asciiTheme="minorBidi" w:hAnsiTheme="minorBidi" w:cstheme="minorBidi"/>
          <w:sz w:val="24"/>
          <w:szCs w:val="24"/>
        </w:rPr>
        <w:br/>
        <w:t>Набор ссылочных именований может быть представлен на одной строке или на последовательных строках.</w:t>
      </w:r>
      <w:r w:rsidRPr="00D53134">
        <w:rPr>
          <w:rFonts w:asciiTheme="minorBidi" w:hAnsiTheme="minorBidi" w:cstheme="minorBidi"/>
          <w:sz w:val="24"/>
          <w:szCs w:val="24"/>
        </w:rPr>
        <w:br/>
      </w:r>
      <w:r w:rsidRPr="00D53134">
        <w:rPr>
          <w:rFonts w:asciiTheme="minorBidi" w:hAnsiTheme="minorBidi" w:cstheme="minorBidi"/>
          <w:b/>
          <w:sz w:val="24"/>
          <w:szCs w:val="24"/>
        </w:rPr>
        <w:t>Правило 32</w:t>
      </w:r>
      <w:r w:rsidRPr="00D53134">
        <w:rPr>
          <w:rFonts w:asciiTheme="minorBidi" w:hAnsiTheme="minorBidi" w:cstheme="minorBidi"/>
          <w:sz w:val="24"/>
          <w:szCs w:val="24"/>
        </w:rPr>
        <w:br/>
        <w:t>Если ссылочные именования представлены на последовательных строках, каждое ссылочное именование начинается в отдельной строке.</w:t>
      </w:r>
    </w:p>
    <w:p w14:paraId="54E927C1" w14:textId="77777777" w:rsidR="007B27A7" w:rsidRPr="00D53134" w:rsidRDefault="00FF04AB" w:rsidP="00D53134">
      <w:pPr>
        <w:jc w:val="both"/>
        <w:rPr>
          <w:rFonts w:asciiTheme="minorBidi" w:hAnsiTheme="minorBidi" w:cstheme="minorBidi"/>
          <w:b/>
          <w:sz w:val="24"/>
          <w:szCs w:val="24"/>
        </w:rPr>
      </w:pPr>
      <w:r w:rsidRPr="00D53134">
        <w:rPr>
          <w:rFonts w:asciiTheme="minorBidi" w:hAnsiTheme="minorBidi" w:cstheme="minorBidi"/>
          <w:b/>
          <w:sz w:val="24"/>
          <w:szCs w:val="24"/>
        </w:rPr>
        <w:t>Правило 33</w:t>
      </w:r>
    </w:p>
    <w:p w14:paraId="0FA6F20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Если ссылочные именования представлены в одной строке, и, если путаница, вероятно, символ «/» (солидус) должен использоваться как знак разделителя между различными ссылочными именованиями.</w:t>
      </w:r>
      <w:r w:rsidRPr="00D53134">
        <w:rPr>
          <w:rFonts w:asciiTheme="minorBidi" w:hAnsiTheme="minorBidi" w:cstheme="minorBidi"/>
          <w:sz w:val="24"/>
          <w:szCs w:val="24"/>
        </w:rPr>
        <w:br/>
      </w:r>
      <w:r w:rsidRPr="00D53134">
        <w:rPr>
          <w:rFonts w:asciiTheme="minorBidi" w:hAnsiTheme="minorBidi" w:cstheme="minorBidi"/>
          <w:b/>
          <w:sz w:val="24"/>
          <w:szCs w:val="24"/>
        </w:rPr>
        <w:lastRenderedPageBreak/>
        <w:t>Правило 34</w:t>
      </w:r>
      <w:r w:rsidRPr="00D53134">
        <w:rPr>
          <w:rFonts w:asciiTheme="minorBidi" w:hAnsiTheme="minorBidi" w:cstheme="minorBidi"/>
          <w:sz w:val="24"/>
          <w:szCs w:val="24"/>
        </w:rPr>
        <w:br/>
        <w:t xml:space="preserve">Порядок представленных ссылочных именований в наборе ссылочных именований не имеет особого значения. </w:t>
      </w:r>
      <w:r w:rsidRPr="00D53134">
        <w:rPr>
          <w:rFonts w:asciiTheme="minorBidi" w:hAnsiTheme="minorBidi" w:cstheme="minorBidi"/>
          <w:sz w:val="24"/>
          <w:szCs w:val="24"/>
        </w:rPr>
        <w:br/>
      </w:r>
    </w:p>
    <w:p w14:paraId="129ED081" w14:textId="77777777" w:rsidR="007B27A7" w:rsidRPr="00D53134" w:rsidRDefault="00FF04AB" w:rsidP="00D53134">
      <w:pPr>
        <w:jc w:val="both"/>
        <w:rPr>
          <w:rFonts w:asciiTheme="minorBidi" w:hAnsiTheme="minorBidi" w:cstheme="minorBidi"/>
          <w:i/>
          <w:sz w:val="24"/>
          <w:szCs w:val="24"/>
        </w:rPr>
      </w:pPr>
      <w:r w:rsidRPr="00D53134">
        <w:rPr>
          <w:rFonts w:asciiTheme="minorBidi" w:hAnsiTheme="minorBidi" w:cstheme="minorBidi"/>
          <w:b/>
          <w:sz w:val="24"/>
          <w:szCs w:val="24"/>
        </w:rPr>
        <w:t>8.3.8.1 Представление идентификаторов верхних подклассов</w:t>
      </w:r>
      <w:r w:rsidRPr="00D53134">
        <w:rPr>
          <w:rFonts w:asciiTheme="minorBidi" w:hAnsiTheme="minorBidi" w:cstheme="minorBidi"/>
          <w:sz w:val="24"/>
          <w:szCs w:val="24"/>
        </w:rPr>
        <w:br/>
      </w:r>
      <w:r w:rsidRPr="00D53134">
        <w:rPr>
          <w:rFonts w:asciiTheme="minorBidi" w:hAnsiTheme="minorBidi" w:cstheme="minorBidi"/>
          <w:sz w:val="24"/>
          <w:szCs w:val="24"/>
        </w:rPr>
        <w:tab/>
        <w:t>Такой идентификатор не является ссылочным именованием или его частью. Однако, иногда бывает полезно или необходимо представить такой идентификатор вместе со ссылочным именованием, например, когда необходимо однозначно обращаться к независимым системам.</w:t>
      </w:r>
      <w:r w:rsidRPr="00D53134">
        <w:rPr>
          <w:rFonts w:asciiTheme="minorBidi" w:hAnsiTheme="minorBidi" w:cstheme="minorBidi"/>
          <w:sz w:val="24"/>
          <w:szCs w:val="24"/>
        </w:rPr>
        <w:br/>
      </w:r>
      <w:r w:rsidRPr="00D53134">
        <w:rPr>
          <w:rFonts w:asciiTheme="minorBidi" w:hAnsiTheme="minorBidi" w:cstheme="minorBidi"/>
          <w:b/>
          <w:sz w:val="24"/>
          <w:szCs w:val="24"/>
        </w:rPr>
        <w:t>Правило 35</w:t>
      </w:r>
      <w:r w:rsidRPr="00D53134">
        <w:rPr>
          <w:rFonts w:asciiTheme="minorBidi" w:hAnsiTheme="minorBidi" w:cstheme="minorBidi"/>
          <w:sz w:val="24"/>
          <w:szCs w:val="24"/>
        </w:rPr>
        <w:br/>
        <w:t>Если идентификатор верхнего узла должен быть представлен вместе со ссылочным именованием, он должен быть представлен в «&lt;...&gt;» (угловые скобки), предшествующие ссылочным именованиям в системе, представленной верхним узлом.</w:t>
      </w:r>
      <w:r w:rsidRPr="00D53134">
        <w:rPr>
          <w:rFonts w:asciiTheme="minorBidi" w:hAnsiTheme="minorBidi" w:cstheme="minorBidi"/>
          <w:sz w:val="24"/>
          <w:szCs w:val="24"/>
        </w:rPr>
        <w:br/>
      </w:r>
      <w:r w:rsidRPr="00D53134">
        <w:rPr>
          <w:rFonts w:asciiTheme="minorBidi" w:hAnsiTheme="minorBidi" w:cstheme="minorBidi"/>
          <w:i/>
          <w:sz w:val="24"/>
          <w:szCs w:val="24"/>
        </w:rPr>
        <w:t>ПРИМЕЧАНИЕ 1: Правило 30 является упрощенным применением этого правила, когда идентификатор верхнего узла не считается необходимым для отображения.</w:t>
      </w:r>
      <w:r w:rsidRPr="00D53134">
        <w:rPr>
          <w:rFonts w:asciiTheme="minorBidi" w:hAnsiTheme="minorBidi" w:cstheme="minorBidi"/>
          <w:i/>
          <w:sz w:val="24"/>
          <w:szCs w:val="24"/>
        </w:rPr>
        <w:br/>
        <w:t>ПРИМЕЧАНИЕ 2: Верхние узлы могут иметь идентификаторы, такие как номер детали, номер заказа, номер типа или наименование.</w:t>
      </w:r>
      <w:r w:rsidRPr="00D53134">
        <w:rPr>
          <w:rFonts w:asciiTheme="minorBidi" w:hAnsiTheme="minorBidi" w:cstheme="minorBidi"/>
          <w:i/>
          <w:sz w:val="24"/>
          <w:szCs w:val="24"/>
        </w:rPr>
        <w:br/>
        <w:t>ПРИМЕР 1 &lt;123456-X&gt; = A1B1 идентифицирует объект = A1B1 системы с идентификатором верхнего уровня 123456-X.</w:t>
      </w:r>
      <w:r w:rsidRPr="00D53134">
        <w:rPr>
          <w:rFonts w:asciiTheme="minorBidi" w:hAnsiTheme="minorBidi" w:cstheme="minorBidi"/>
          <w:i/>
          <w:sz w:val="24"/>
          <w:szCs w:val="24"/>
        </w:rPr>
        <w:br/>
        <w:t>ПРИМЕР 2 Промышленные комплексы обычно состоят из ряда автономных производственных объектов и объектов инфраструктуры. Они могут быть идентифицированы с различными идентификаторами верхнего узла, см. Рисунок 28</w:t>
      </w:r>
    </w:p>
    <w:p w14:paraId="71B1AAE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i/>
          <w:noProof/>
          <w:sz w:val="24"/>
          <w:szCs w:val="24"/>
          <w:lang w:eastAsia="ru-RU"/>
        </w:rPr>
        <w:drawing>
          <wp:inline distT="114300" distB="114300" distL="114300" distR="114300" wp14:anchorId="7355C0C7" wp14:editId="3BD18D2D">
            <wp:extent cx="4295775" cy="2038350"/>
            <wp:effectExtent l="0" t="0" r="0" b="0"/>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4"/>
                    <a:srcRect/>
                    <a:stretch>
                      <a:fillRect/>
                    </a:stretch>
                  </pic:blipFill>
                  <pic:spPr>
                    <a:xfrm>
                      <a:off x="0" y="0"/>
                      <a:ext cx="4295775" cy="2038350"/>
                    </a:xfrm>
                    <a:prstGeom prst="rect">
                      <a:avLst/>
                    </a:prstGeom>
                    <a:ln/>
                  </pic:spPr>
                </pic:pic>
              </a:graphicData>
            </a:graphic>
          </wp:inline>
        </w:drawing>
      </w:r>
      <w:r w:rsidRPr="00D53134">
        <w:rPr>
          <w:rFonts w:asciiTheme="minorBidi" w:hAnsiTheme="minorBidi" w:cstheme="minorBidi"/>
          <w:i/>
          <w:sz w:val="24"/>
          <w:szCs w:val="24"/>
        </w:rPr>
        <w:br/>
      </w:r>
      <w:r w:rsidRPr="00D53134">
        <w:rPr>
          <w:rFonts w:asciiTheme="minorBidi" w:hAnsiTheme="minorBidi" w:cstheme="minorBidi"/>
          <w:sz w:val="24"/>
          <w:szCs w:val="24"/>
        </w:rPr>
        <w:t xml:space="preserve"> </w:t>
      </w:r>
      <w:r w:rsidRPr="00D53134">
        <w:rPr>
          <w:rFonts w:asciiTheme="minorBidi" w:hAnsiTheme="minorBidi" w:cstheme="minorBidi"/>
          <w:sz w:val="24"/>
          <w:szCs w:val="24"/>
        </w:rPr>
        <w:br/>
      </w:r>
    </w:p>
    <w:p w14:paraId="47F6F33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br w:type="page"/>
      </w:r>
    </w:p>
    <w:p w14:paraId="67DCF93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color w:val="434343"/>
          <w:sz w:val="24"/>
          <w:szCs w:val="24"/>
        </w:rPr>
        <w:lastRenderedPageBreak/>
        <w:t>8.4  Правила классификации по IEC 81346-2</w:t>
      </w:r>
      <w:r w:rsidRPr="00D53134">
        <w:rPr>
          <w:rFonts w:asciiTheme="minorBidi" w:hAnsiTheme="minorBidi" w:cstheme="minorBidi"/>
          <w:sz w:val="24"/>
          <w:szCs w:val="24"/>
        </w:rPr>
        <w:br/>
      </w:r>
      <w:r w:rsidRPr="00D53134">
        <w:rPr>
          <w:rFonts w:asciiTheme="minorBidi" w:hAnsiTheme="minorBidi" w:cstheme="minorBidi"/>
          <w:sz w:val="24"/>
          <w:szCs w:val="24"/>
        </w:rPr>
        <w:br/>
      </w:r>
      <w:r w:rsidRPr="00D53134">
        <w:rPr>
          <w:rFonts w:asciiTheme="minorBidi" w:hAnsiTheme="minorBidi" w:cstheme="minorBidi"/>
          <w:b/>
          <w:sz w:val="24"/>
          <w:szCs w:val="24"/>
        </w:rPr>
        <w:t xml:space="preserve"> 8.4.1 Отнесение объектов к классам</w:t>
      </w:r>
      <w:r w:rsidRPr="00D53134">
        <w:rPr>
          <w:rFonts w:asciiTheme="minorBidi" w:hAnsiTheme="minorBidi" w:cstheme="minorBidi"/>
          <w:sz w:val="24"/>
          <w:szCs w:val="24"/>
        </w:rPr>
        <w:br/>
      </w:r>
      <w:r w:rsidRPr="00D53134">
        <w:rPr>
          <w:rFonts w:asciiTheme="minorBidi" w:hAnsiTheme="minorBidi" w:cstheme="minorBidi"/>
          <w:sz w:val="24"/>
          <w:szCs w:val="24"/>
        </w:rPr>
        <w:tab/>
        <w:t>Для отнесения объекта (т.е. компонента, принадлежащего к рассматриваемой системе) применяются следующие правила:</w:t>
      </w:r>
      <w:r w:rsidRPr="00D53134">
        <w:rPr>
          <w:rFonts w:asciiTheme="minorBidi" w:hAnsiTheme="minorBidi" w:cstheme="minorBidi"/>
          <w:sz w:val="24"/>
          <w:szCs w:val="24"/>
        </w:rPr>
        <w:br/>
      </w:r>
      <w:r w:rsidRPr="00D53134">
        <w:rPr>
          <w:rFonts w:asciiTheme="minorBidi" w:hAnsiTheme="minorBidi" w:cstheme="minorBidi"/>
          <w:b/>
          <w:sz w:val="24"/>
          <w:szCs w:val="24"/>
        </w:rPr>
        <w:t>Правило 1</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 xml:space="preserve">Для классификации объектов согласно их целей и задач, применяются основные классы и буквенные коды в соответствии с Таблицей 1 или Таблицей 3, приведёнными в Приложении 4. </w:t>
      </w:r>
      <w:r w:rsidRPr="00D53134">
        <w:rPr>
          <w:rFonts w:asciiTheme="minorBidi" w:hAnsiTheme="minorBidi" w:cstheme="minorBidi"/>
          <w:sz w:val="24"/>
          <w:szCs w:val="24"/>
        </w:rPr>
        <w:br/>
      </w:r>
      <w:r w:rsidRPr="00D53134">
        <w:rPr>
          <w:rFonts w:asciiTheme="minorBidi" w:hAnsiTheme="minorBidi" w:cstheme="minorBidi"/>
          <w:b/>
          <w:sz w:val="24"/>
          <w:szCs w:val="24"/>
        </w:rPr>
        <w:t xml:space="preserve">Правило 2 </w:t>
      </w:r>
      <w:r w:rsidRPr="00D53134">
        <w:rPr>
          <w:rFonts w:asciiTheme="minorBidi" w:hAnsiTheme="minorBidi" w:cstheme="minorBidi"/>
          <w:b/>
          <w:sz w:val="24"/>
          <w:szCs w:val="24"/>
        </w:rPr>
        <w:br/>
      </w:r>
      <w:r w:rsidRPr="00D53134">
        <w:rPr>
          <w:rFonts w:asciiTheme="minorBidi" w:hAnsiTheme="minorBidi" w:cstheme="minorBidi"/>
          <w:sz w:val="24"/>
          <w:szCs w:val="24"/>
        </w:rPr>
        <w:t>Для отнесения объекта к классу согласно Таблице 1 или Таблице 3 объект должен рассматриваться в соответствии с его намеченной целью или задачей как компонент в рассматриваемой системе без учета средств для реализации (например, вид продукта).</w:t>
      </w:r>
      <w:r w:rsidRPr="00D53134">
        <w:rPr>
          <w:rFonts w:asciiTheme="minorBidi" w:hAnsiTheme="minorBidi" w:cstheme="minorBidi"/>
          <w:sz w:val="24"/>
          <w:szCs w:val="24"/>
        </w:rPr>
        <w:br/>
      </w:r>
      <w:r w:rsidRPr="00D53134">
        <w:rPr>
          <w:rFonts w:asciiTheme="minorBidi" w:hAnsiTheme="minorBidi" w:cstheme="minorBidi"/>
          <w:b/>
          <w:sz w:val="24"/>
          <w:szCs w:val="24"/>
        </w:rPr>
        <w:t>Правило 3</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Для объектов с более чем одной целью или задачей объект классифицируется в соответствии с намеченной целью или задачей, считающейся основной.</w:t>
      </w:r>
      <w:r w:rsidRPr="00D53134">
        <w:rPr>
          <w:rFonts w:asciiTheme="minorBidi" w:hAnsiTheme="minorBidi" w:cstheme="minorBidi"/>
          <w:sz w:val="24"/>
          <w:szCs w:val="24"/>
        </w:rPr>
        <w:br/>
      </w:r>
      <w:r w:rsidRPr="00D53134">
        <w:rPr>
          <w:rFonts w:asciiTheme="minorBidi" w:hAnsiTheme="minorBidi" w:cstheme="minorBidi"/>
          <w:b/>
          <w:sz w:val="24"/>
          <w:szCs w:val="24"/>
        </w:rPr>
        <w:t xml:space="preserve">Правило 4 </w:t>
      </w:r>
      <w:r w:rsidRPr="00D53134">
        <w:rPr>
          <w:rFonts w:asciiTheme="minorBidi" w:hAnsiTheme="minorBidi" w:cstheme="minorBidi"/>
          <w:sz w:val="24"/>
          <w:szCs w:val="24"/>
        </w:rPr>
        <w:br/>
        <w:t>Класс с буквенным кодом A в соответствии с Таблицей 1 применяется только для объектов, не имеющих явной основной цели или задачи.</w:t>
      </w:r>
      <w:r w:rsidRPr="00D53134">
        <w:rPr>
          <w:rFonts w:asciiTheme="minorBidi" w:hAnsiTheme="minorBidi" w:cstheme="minorBidi"/>
          <w:sz w:val="24"/>
          <w:szCs w:val="24"/>
        </w:rPr>
        <w:br/>
      </w:r>
    </w:p>
    <w:p w14:paraId="23519F5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8.4.2 Классы объектов в соответствии с целями и задачами</w:t>
      </w:r>
      <w:r w:rsidRPr="00D53134">
        <w:rPr>
          <w:rFonts w:asciiTheme="minorBidi" w:hAnsiTheme="minorBidi" w:cstheme="minorBidi"/>
          <w:sz w:val="24"/>
          <w:szCs w:val="24"/>
        </w:rPr>
        <w:br/>
      </w:r>
      <w:r w:rsidRPr="00D53134">
        <w:rPr>
          <w:rFonts w:asciiTheme="minorBidi" w:hAnsiTheme="minorBidi" w:cstheme="minorBidi"/>
          <w:sz w:val="24"/>
          <w:szCs w:val="24"/>
        </w:rPr>
        <w:tab/>
        <w:t>В Таблице 1 представлен основной метод классификации, применимый для любого объекта из любой области техники. Наиболее важным элементом в таблице является описание намеченной цели или задачи объекта, к которому оно относится, при поиске соответствующего класса для объекта.</w:t>
      </w:r>
      <w:r w:rsidRPr="00D53134">
        <w:rPr>
          <w:rFonts w:asciiTheme="minorBidi" w:hAnsiTheme="minorBidi" w:cstheme="minorBidi"/>
          <w:sz w:val="24"/>
          <w:szCs w:val="24"/>
        </w:rPr>
        <w:br/>
      </w:r>
      <w:r w:rsidRPr="00D53134">
        <w:rPr>
          <w:rFonts w:asciiTheme="minorBidi" w:hAnsiTheme="minorBidi" w:cstheme="minorBidi"/>
          <w:sz w:val="24"/>
          <w:szCs w:val="24"/>
        </w:rPr>
        <w:br/>
      </w:r>
      <w:r w:rsidRPr="00D53134">
        <w:rPr>
          <w:rFonts w:asciiTheme="minorBidi" w:hAnsiTheme="minorBidi" w:cstheme="minorBidi"/>
          <w:b/>
          <w:sz w:val="24"/>
          <w:szCs w:val="24"/>
        </w:rPr>
        <w:t>8.4.3 Подклассы объектов в соответствии с целями и задачами</w:t>
      </w:r>
      <w:r w:rsidRPr="00D53134">
        <w:rPr>
          <w:rFonts w:asciiTheme="minorBidi" w:hAnsiTheme="minorBidi" w:cstheme="minorBidi"/>
          <w:sz w:val="24"/>
          <w:szCs w:val="24"/>
        </w:rPr>
        <w:br/>
        <w:t>Иногда бывает необходимо или полезно предоставить более подробную классификацию объекта, нежели разбиение на классы, представленное в Таблице 1.</w:t>
      </w:r>
      <w:r w:rsidRPr="00D53134">
        <w:rPr>
          <w:rFonts w:asciiTheme="minorBidi" w:hAnsiTheme="minorBidi" w:cstheme="minorBidi"/>
          <w:sz w:val="24"/>
          <w:szCs w:val="24"/>
        </w:rPr>
        <w:br/>
      </w:r>
      <w:r w:rsidRPr="00D53134">
        <w:rPr>
          <w:rFonts w:asciiTheme="minorBidi" w:hAnsiTheme="minorBidi" w:cstheme="minorBidi"/>
          <w:b/>
          <w:sz w:val="24"/>
          <w:szCs w:val="24"/>
        </w:rPr>
        <w:t>Правило 5</w:t>
      </w:r>
      <w:r w:rsidRPr="00D53134">
        <w:rPr>
          <w:rFonts w:asciiTheme="minorBidi" w:hAnsiTheme="minorBidi" w:cstheme="minorBidi"/>
          <w:sz w:val="24"/>
          <w:szCs w:val="24"/>
        </w:rPr>
        <w:br/>
        <w:t>Объекты, классифицированные в соответствии с Таблицей 1, должны быть подклассифицированы в соответствии с Таблицей 2, приведённой в Приложении 4.</w:t>
      </w:r>
      <w:r w:rsidRPr="00D53134">
        <w:rPr>
          <w:rFonts w:asciiTheme="minorBidi" w:hAnsiTheme="minorBidi" w:cstheme="minorBidi"/>
          <w:sz w:val="24"/>
          <w:szCs w:val="24"/>
        </w:rPr>
        <w:br/>
      </w:r>
      <w:r w:rsidRPr="00D53134">
        <w:rPr>
          <w:rFonts w:asciiTheme="minorBidi" w:hAnsiTheme="minorBidi" w:cstheme="minorBidi"/>
          <w:b/>
          <w:sz w:val="24"/>
          <w:szCs w:val="24"/>
        </w:rPr>
        <w:t>Правило 6</w:t>
      </w:r>
      <w:r w:rsidRPr="00D53134">
        <w:rPr>
          <w:rFonts w:asciiTheme="minorBidi" w:hAnsiTheme="minorBidi" w:cstheme="minorBidi"/>
          <w:b/>
          <w:sz w:val="24"/>
          <w:szCs w:val="24"/>
        </w:rPr>
        <w:br/>
      </w:r>
      <w:r w:rsidRPr="00D53134">
        <w:rPr>
          <w:rFonts w:asciiTheme="minorBidi" w:hAnsiTheme="minorBidi" w:cstheme="minorBidi"/>
          <w:sz w:val="24"/>
          <w:szCs w:val="24"/>
        </w:rPr>
        <w:t>Дополнительные подклассы помимо, определенных в Таблице 2, могут применяться, если:</w:t>
      </w:r>
      <w:r w:rsidRPr="00D53134">
        <w:rPr>
          <w:rFonts w:asciiTheme="minorBidi" w:hAnsiTheme="minorBidi" w:cstheme="minorBidi"/>
          <w:sz w:val="24"/>
          <w:szCs w:val="24"/>
        </w:rPr>
        <w:br/>
        <w:t>• нет соответствующего подкласса в Таблице 2;</w:t>
      </w:r>
      <w:r w:rsidRPr="00D53134">
        <w:rPr>
          <w:rFonts w:asciiTheme="minorBidi" w:hAnsiTheme="minorBidi" w:cstheme="minorBidi"/>
          <w:sz w:val="24"/>
          <w:szCs w:val="24"/>
        </w:rPr>
        <w:br/>
        <w:t>• подклассы определены в соответствии с базовой группировкой подклассов в Таблице 2;</w:t>
      </w:r>
      <w:r w:rsidRPr="00D53134">
        <w:rPr>
          <w:rFonts w:asciiTheme="minorBidi" w:hAnsiTheme="minorBidi" w:cstheme="minorBidi"/>
          <w:sz w:val="24"/>
          <w:szCs w:val="24"/>
        </w:rPr>
        <w:br/>
        <w:t>• применение подклассов объясняется в сопровождающей документации.</w:t>
      </w:r>
      <w:r w:rsidRPr="00D53134">
        <w:rPr>
          <w:rFonts w:asciiTheme="minorBidi" w:hAnsiTheme="minorBidi" w:cstheme="minorBidi"/>
          <w:sz w:val="24"/>
          <w:szCs w:val="24"/>
        </w:rPr>
        <w:br/>
        <w:t>Каждый подкласс, представленный в Таблице 2, характеризует объект, а различные подклассы</w:t>
      </w:r>
      <w:r w:rsidRPr="00D53134">
        <w:rPr>
          <w:rFonts w:asciiTheme="minorBidi" w:hAnsiTheme="minorBidi" w:cstheme="minorBidi"/>
          <w:sz w:val="24"/>
          <w:szCs w:val="24"/>
        </w:rPr>
        <w:br/>
        <w:t>в соответствии с отношением к определённому техническому сектору:</w:t>
      </w:r>
      <w:r w:rsidRPr="00D53134">
        <w:rPr>
          <w:rFonts w:asciiTheme="minorBidi" w:hAnsiTheme="minorBidi" w:cstheme="minorBidi"/>
          <w:sz w:val="24"/>
          <w:szCs w:val="24"/>
        </w:rPr>
        <w:br/>
      </w:r>
      <w:r w:rsidRPr="00D53134">
        <w:rPr>
          <w:rFonts w:asciiTheme="minorBidi" w:hAnsiTheme="minorBidi" w:cstheme="minorBidi"/>
          <w:sz w:val="24"/>
          <w:szCs w:val="24"/>
        </w:rPr>
        <w:lastRenderedPageBreak/>
        <w:t>• Подкласс A - E для объектов, связанных с электрической энергией;</w:t>
      </w:r>
      <w:r w:rsidRPr="00D53134">
        <w:rPr>
          <w:rFonts w:asciiTheme="minorBidi" w:hAnsiTheme="minorBidi" w:cstheme="minorBidi"/>
          <w:sz w:val="24"/>
          <w:szCs w:val="24"/>
        </w:rPr>
        <w:br/>
        <w:t>• Подкласс F - K, за исключением I, для объектов, связанных с информацией и сигналами;</w:t>
      </w:r>
      <w:r w:rsidRPr="00D53134">
        <w:rPr>
          <w:rFonts w:asciiTheme="minorBidi" w:hAnsiTheme="minorBidi" w:cstheme="minorBidi"/>
          <w:sz w:val="24"/>
          <w:szCs w:val="24"/>
        </w:rPr>
        <w:br/>
        <w:t>• Подкласс L - Y, за исключением O, для объектов, связанных с процессами, машиностроением и строительством;</w:t>
      </w:r>
      <w:r w:rsidRPr="00D53134">
        <w:rPr>
          <w:rFonts w:asciiTheme="minorBidi" w:hAnsiTheme="minorBidi" w:cstheme="minorBidi"/>
          <w:sz w:val="24"/>
          <w:szCs w:val="24"/>
        </w:rPr>
        <w:br/>
        <w:t>• Подкласс Z для объектов, связанных с комбинированными задачами.</w:t>
      </w:r>
      <w:r w:rsidRPr="00D53134">
        <w:rPr>
          <w:rFonts w:asciiTheme="minorBidi" w:hAnsiTheme="minorBidi" w:cstheme="minorBidi"/>
          <w:sz w:val="24"/>
          <w:szCs w:val="24"/>
        </w:rPr>
        <w:br/>
      </w:r>
      <w:r w:rsidRPr="00D53134">
        <w:rPr>
          <w:rFonts w:asciiTheme="minorBidi" w:hAnsiTheme="minorBidi" w:cstheme="minorBidi"/>
          <w:sz w:val="24"/>
          <w:szCs w:val="24"/>
        </w:rPr>
        <w:br/>
      </w:r>
      <w:r w:rsidRPr="00D53134">
        <w:rPr>
          <w:rFonts w:asciiTheme="minorBidi" w:hAnsiTheme="minorBidi" w:cstheme="minorBidi"/>
          <w:b/>
          <w:sz w:val="24"/>
          <w:szCs w:val="24"/>
        </w:rPr>
        <w:t>8.4.4 Классы инфраструктурных объектов</w:t>
      </w:r>
      <w:r w:rsidRPr="00D53134">
        <w:rPr>
          <w:rFonts w:asciiTheme="minorBidi" w:hAnsiTheme="minorBidi" w:cstheme="minorBidi"/>
          <w:sz w:val="24"/>
          <w:szCs w:val="24"/>
        </w:rPr>
        <w:br/>
      </w:r>
      <w:r w:rsidRPr="00D53134">
        <w:rPr>
          <w:rFonts w:asciiTheme="minorBidi" w:hAnsiTheme="minorBidi" w:cstheme="minorBidi"/>
          <w:sz w:val="24"/>
          <w:szCs w:val="24"/>
        </w:rPr>
        <w:tab/>
        <w:t>Каждый объект может быть классифицирован в соответствии с Таблицей 1 и Таблицей 2 и кодироваться с помощью связанных буквенных кодов. Однако такие объекты, как промышленные комплексы, состоящие из различных производственные мощностей или фабрики, состоящие из различных производственных линий и связанных с ними вспомогательных объектов, часто имеют одинаковую цель или задачу и поэтому принадлежат к ограниченному числу классов. В контексте этого стандарта эти типы объектов называются объектами инфраструктуры.</w:t>
      </w:r>
      <w:r w:rsidRPr="00D53134">
        <w:rPr>
          <w:rFonts w:asciiTheme="minorBidi" w:hAnsiTheme="minorBidi" w:cstheme="minorBidi"/>
          <w:sz w:val="24"/>
          <w:szCs w:val="24"/>
        </w:rPr>
        <w:br/>
      </w:r>
      <w:r w:rsidRPr="00D53134">
        <w:rPr>
          <w:rFonts w:asciiTheme="minorBidi" w:hAnsiTheme="minorBidi" w:cstheme="minorBidi"/>
          <w:i/>
          <w:sz w:val="24"/>
          <w:szCs w:val="24"/>
        </w:rPr>
        <w:t>ПРИМЕЧАНИЕ: Инфраструктура должна пониматься как базовая структура промышленного объекта. В Таблице 3 представлен алгоритм создания схем классификации и связанных буквенных кодов для объектов инфраструктуры.</w:t>
      </w:r>
      <w:r w:rsidRPr="00D53134">
        <w:rPr>
          <w:rFonts w:asciiTheme="minorBidi" w:hAnsiTheme="minorBidi" w:cstheme="minorBidi"/>
          <w:i/>
          <w:sz w:val="24"/>
          <w:szCs w:val="24"/>
        </w:rPr>
        <w:br/>
      </w:r>
      <w:r w:rsidRPr="00D53134">
        <w:rPr>
          <w:rFonts w:asciiTheme="minorBidi" w:hAnsiTheme="minorBidi" w:cstheme="minorBidi"/>
          <w:b/>
          <w:sz w:val="24"/>
          <w:szCs w:val="24"/>
        </w:rPr>
        <w:t>Правило 7</w:t>
      </w:r>
      <w:r w:rsidRPr="00D53134">
        <w:rPr>
          <w:rFonts w:asciiTheme="minorBidi" w:hAnsiTheme="minorBidi" w:cstheme="minorBidi"/>
          <w:sz w:val="24"/>
          <w:szCs w:val="24"/>
        </w:rPr>
        <w:br/>
        <w:t>Использование схемы классификации в соответствии с инфраструктурой и ее отношением к объектам, представленным в древовидной структуре, должно быть объяснено в документе, где оно применяется или в подтверждающей документации.</w:t>
      </w:r>
      <w:r w:rsidRPr="00D53134">
        <w:rPr>
          <w:rFonts w:asciiTheme="minorBidi" w:hAnsiTheme="minorBidi" w:cstheme="minorBidi"/>
          <w:sz w:val="24"/>
          <w:szCs w:val="24"/>
        </w:rPr>
        <w:br/>
      </w:r>
      <w:r w:rsidRPr="00D53134">
        <w:rPr>
          <w:rFonts w:asciiTheme="minorBidi" w:hAnsiTheme="minorBidi" w:cstheme="minorBidi"/>
          <w:i/>
          <w:sz w:val="24"/>
          <w:szCs w:val="24"/>
        </w:rPr>
        <w:t>ПРИМЕЧАНИЕ : Использование различных классификационных схем в ссылочном обозначении делает их интерпретацию более сложной или даже невозможной без объяснения причин</w:t>
      </w:r>
      <w:r w:rsidRPr="00D53134">
        <w:rPr>
          <w:rFonts w:asciiTheme="minorBidi" w:hAnsiTheme="minorBidi" w:cstheme="minorBidi"/>
          <w:sz w:val="24"/>
          <w:szCs w:val="24"/>
        </w:rPr>
        <w:t>.</w:t>
      </w:r>
      <w:r w:rsidRPr="00D53134">
        <w:rPr>
          <w:rFonts w:asciiTheme="minorBidi" w:hAnsiTheme="minorBidi" w:cstheme="minorBidi"/>
          <w:sz w:val="24"/>
          <w:szCs w:val="24"/>
        </w:rPr>
        <w:br/>
      </w:r>
    </w:p>
    <w:p w14:paraId="0D5A2605" w14:textId="77777777" w:rsidR="007B27A7" w:rsidRPr="00D53134" w:rsidRDefault="00FF04AB" w:rsidP="00D53134">
      <w:pPr>
        <w:pStyle w:val="3"/>
        <w:spacing w:line="276" w:lineRule="auto"/>
        <w:ind w:left="0" w:firstLine="0"/>
        <w:contextualSpacing w:val="0"/>
        <w:jc w:val="both"/>
        <w:rPr>
          <w:rFonts w:asciiTheme="minorBidi" w:hAnsiTheme="minorBidi" w:cstheme="minorBidi"/>
          <w:sz w:val="24"/>
          <w:szCs w:val="24"/>
        </w:rPr>
      </w:pPr>
      <w:bookmarkStart w:id="412" w:name="_elvg0iik00dg" w:colFirst="0" w:colLast="0"/>
      <w:bookmarkStart w:id="413" w:name="_Toc508698256"/>
      <w:bookmarkEnd w:id="412"/>
      <w:r w:rsidRPr="00D53134">
        <w:rPr>
          <w:rFonts w:asciiTheme="minorBidi" w:hAnsiTheme="minorBidi" w:cstheme="minorBidi"/>
          <w:sz w:val="24"/>
          <w:szCs w:val="24"/>
        </w:rPr>
        <w:t>8.5 Правила именования файлов</w:t>
      </w:r>
      <w:bookmarkEnd w:id="413"/>
    </w:p>
    <w:p w14:paraId="567152C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ab/>
        <w:t xml:space="preserve">Имя файла модели, в обязательном порядке, должно состоять из 8 (восьми) </w:t>
      </w:r>
      <w:proofErr w:type="gramStart"/>
      <w:r w:rsidRPr="00D53134">
        <w:rPr>
          <w:rFonts w:asciiTheme="minorBidi" w:hAnsiTheme="minorBidi" w:cstheme="minorBidi"/>
          <w:sz w:val="24"/>
          <w:szCs w:val="24"/>
        </w:rPr>
        <w:t>блоков</w:t>
      </w:r>
      <w:proofErr w:type="gramEnd"/>
      <w:r w:rsidRPr="00D53134">
        <w:rPr>
          <w:rFonts w:asciiTheme="minorBidi" w:hAnsiTheme="minorBidi" w:cstheme="minorBidi"/>
          <w:sz w:val="24"/>
          <w:szCs w:val="24"/>
        </w:rPr>
        <w:t xml:space="preserve"> разделенных между собой «нижним тире/нижним подчеркиванием». Количество символов в блоках 1,2, 4-8 не должно превышать 4 (четырех) символов. Если значение блока не определено, то указывается значение «ХХ».</w:t>
      </w:r>
    </w:p>
    <w:p w14:paraId="54806DC9" w14:textId="77777777" w:rsidR="007B27A7" w:rsidRPr="00D53134" w:rsidRDefault="00FF04AB" w:rsidP="00D53134">
      <w:pPr>
        <w:spacing w:after="200"/>
        <w:jc w:val="both"/>
        <w:rPr>
          <w:rFonts w:asciiTheme="minorBidi" w:hAnsiTheme="minorBidi" w:cstheme="minorBidi"/>
          <w:sz w:val="24"/>
          <w:szCs w:val="24"/>
        </w:rPr>
      </w:pPr>
      <w:r w:rsidRPr="00D53134">
        <w:rPr>
          <w:rFonts w:asciiTheme="minorBidi" w:hAnsiTheme="minorBidi" w:cstheme="minorBidi"/>
          <w:sz w:val="24"/>
          <w:szCs w:val="24"/>
        </w:rPr>
        <w:t>Правила наименования файлов модели:</w:t>
      </w:r>
    </w:p>
    <w:tbl>
      <w:tblPr>
        <w:tblStyle w:val="aa"/>
        <w:tblW w:w="95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Change w:id="414" w:author="Volkov Sergey" w:date="2018-08-27T11:05:00Z">
          <w:tblPr>
            <w:tblStyle w:val="aa"/>
            <w:tblW w:w="95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PrChange>
      </w:tblPr>
      <w:tblGrid>
        <w:gridCol w:w="1196"/>
        <w:gridCol w:w="1196"/>
        <w:gridCol w:w="1196"/>
        <w:gridCol w:w="1085"/>
        <w:gridCol w:w="1307"/>
        <w:gridCol w:w="1196"/>
        <w:gridCol w:w="1197"/>
        <w:gridCol w:w="1197"/>
        <w:tblGridChange w:id="415">
          <w:tblGrid>
            <w:gridCol w:w="1196"/>
            <w:gridCol w:w="1196"/>
            <w:gridCol w:w="1196"/>
            <w:gridCol w:w="1196"/>
            <w:gridCol w:w="1196"/>
            <w:gridCol w:w="1196"/>
            <w:gridCol w:w="1197"/>
            <w:gridCol w:w="1197"/>
          </w:tblGrid>
        </w:tblGridChange>
      </w:tblGrid>
      <w:tr w:rsidR="007B27A7" w:rsidRPr="00D53134" w14:paraId="61554607" w14:textId="77777777" w:rsidTr="004234A4">
        <w:tc>
          <w:tcPr>
            <w:tcW w:w="1196" w:type="dxa"/>
            <w:shd w:val="clear" w:color="auto" w:fill="F2F2F2"/>
            <w:tcPrChange w:id="416" w:author="Volkov Sergey" w:date="2018-08-27T11:05:00Z">
              <w:tcPr>
                <w:tcW w:w="1196" w:type="dxa"/>
                <w:shd w:val="clear" w:color="auto" w:fill="F2F2F2"/>
              </w:tcPr>
            </w:tcPrChange>
          </w:tcPr>
          <w:p w14:paraId="5E009049"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1</w:t>
            </w:r>
          </w:p>
        </w:tc>
        <w:tc>
          <w:tcPr>
            <w:tcW w:w="1196" w:type="dxa"/>
            <w:shd w:val="clear" w:color="auto" w:fill="F2F2F2"/>
            <w:tcPrChange w:id="417" w:author="Volkov Sergey" w:date="2018-08-27T11:05:00Z">
              <w:tcPr>
                <w:tcW w:w="1196" w:type="dxa"/>
                <w:shd w:val="clear" w:color="auto" w:fill="F2F2F2"/>
              </w:tcPr>
            </w:tcPrChange>
          </w:tcPr>
          <w:p w14:paraId="56AC194F"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2</w:t>
            </w:r>
          </w:p>
        </w:tc>
        <w:tc>
          <w:tcPr>
            <w:tcW w:w="1196" w:type="dxa"/>
            <w:shd w:val="clear" w:color="auto" w:fill="F2F2F2"/>
            <w:tcPrChange w:id="418" w:author="Volkov Sergey" w:date="2018-08-27T11:05:00Z">
              <w:tcPr>
                <w:tcW w:w="1196" w:type="dxa"/>
                <w:shd w:val="clear" w:color="auto" w:fill="F2F2F2"/>
              </w:tcPr>
            </w:tcPrChange>
          </w:tcPr>
          <w:p w14:paraId="2353CEE8"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3</w:t>
            </w:r>
          </w:p>
        </w:tc>
        <w:tc>
          <w:tcPr>
            <w:tcW w:w="1085" w:type="dxa"/>
            <w:shd w:val="clear" w:color="auto" w:fill="F2F2F2"/>
            <w:tcPrChange w:id="419" w:author="Volkov Sergey" w:date="2018-08-27T11:05:00Z">
              <w:tcPr>
                <w:tcW w:w="1196" w:type="dxa"/>
                <w:shd w:val="clear" w:color="auto" w:fill="F2F2F2"/>
              </w:tcPr>
            </w:tcPrChange>
          </w:tcPr>
          <w:p w14:paraId="613560A3"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4</w:t>
            </w:r>
          </w:p>
        </w:tc>
        <w:tc>
          <w:tcPr>
            <w:tcW w:w="1307" w:type="dxa"/>
            <w:shd w:val="clear" w:color="auto" w:fill="F2F2F2"/>
            <w:tcPrChange w:id="420" w:author="Volkov Sergey" w:date="2018-08-27T11:05:00Z">
              <w:tcPr>
                <w:tcW w:w="1196" w:type="dxa"/>
                <w:shd w:val="clear" w:color="auto" w:fill="F2F2F2"/>
              </w:tcPr>
            </w:tcPrChange>
          </w:tcPr>
          <w:p w14:paraId="57C93C8F"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5</w:t>
            </w:r>
          </w:p>
        </w:tc>
        <w:tc>
          <w:tcPr>
            <w:tcW w:w="1196" w:type="dxa"/>
            <w:shd w:val="clear" w:color="auto" w:fill="F2F2F2"/>
            <w:tcPrChange w:id="421" w:author="Volkov Sergey" w:date="2018-08-27T11:05:00Z">
              <w:tcPr>
                <w:tcW w:w="1196" w:type="dxa"/>
                <w:shd w:val="clear" w:color="auto" w:fill="F2F2F2"/>
              </w:tcPr>
            </w:tcPrChange>
          </w:tcPr>
          <w:p w14:paraId="5E2510A4"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6</w:t>
            </w:r>
          </w:p>
        </w:tc>
        <w:tc>
          <w:tcPr>
            <w:tcW w:w="1197" w:type="dxa"/>
            <w:shd w:val="clear" w:color="auto" w:fill="F2F2F2"/>
            <w:tcPrChange w:id="422" w:author="Volkov Sergey" w:date="2018-08-27T11:05:00Z">
              <w:tcPr>
                <w:tcW w:w="1197" w:type="dxa"/>
                <w:shd w:val="clear" w:color="auto" w:fill="F2F2F2"/>
              </w:tcPr>
            </w:tcPrChange>
          </w:tcPr>
          <w:p w14:paraId="4EFC437C"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7</w:t>
            </w:r>
          </w:p>
        </w:tc>
        <w:tc>
          <w:tcPr>
            <w:tcW w:w="1197" w:type="dxa"/>
            <w:shd w:val="clear" w:color="auto" w:fill="F2F2F2"/>
            <w:tcPrChange w:id="423" w:author="Volkov Sergey" w:date="2018-08-27T11:05:00Z">
              <w:tcPr>
                <w:tcW w:w="1197" w:type="dxa"/>
                <w:shd w:val="clear" w:color="auto" w:fill="F2F2F2"/>
              </w:tcPr>
            </w:tcPrChange>
          </w:tcPr>
          <w:p w14:paraId="3EB5D911"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8</w:t>
            </w:r>
          </w:p>
        </w:tc>
      </w:tr>
      <w:tr w:rsidR="007B27A7" w:rsidRPr="00D53134" w14:paraId="1A753FB8" w14:textId="77777777" w:rsidTr="004234A4">
        <w:tc>
          <w:tcPr>
            <w:tcW w:w="1196" w:type="dxa"/>
            <w:shd w:val="clear" w:color="auto" w:fill="F2F2F2"/>
            <w:vAlign w:val="center"/>
            <w:tcPrChange w:id="424" w:author="Volkov Sergey" w:date="2018-08-27T11:05:00Z">
              <w:tcPr>
                <w:tcW w:w="1196" w:type="dxa"/>
                <w:shd w:val="clear" w:color="auto" w:fill="F2F2F2"/>
                <w:vAlign w:val="center"/>
              </w:tcPr>
            </w:tcPrChange>
          </w:tcPr>
          <w:p w14:paraId="1F6C671E" w14:textId="77777777" w:rsidR="007B27A7" w:rsidRPr="00D53134" w:rsidRDefault="00FF04AB" w:rsidP="00D53134">
            <w:pPr>
              <w:spacing w:line="276" w:lineRule="auto"/>
              <w:jc w:val="both"/>
              <w:rPr>
                <w:rFonts w:asciiTheme="minorBidi" w:hAnsiTheme="minorBidi" w:cstheme="minorBidi"/>
                <w:b/>
                <w:sz w:val="24"/>
                <w:szCs w:val="24"/>
              </w:rPr>
            </w:pPr>
            <w:commentRangeStart w:id="425"/>
            <w:r w:rsidRPr="00D53134">
              <w:rPr>
                <w:rFonts w:asciiTheme="minorBidi" w:hAnsiTheme="minorBidi" w:cstheme="minorBidi"/>
                <w:b/>
                <w:sz w:val="24"/>
                <w:szCs w:val="24"/>
              </w:rPr>
              <w:t>Раздел</w:t>
            </w:r>
            <w:commentRangeEnd w:id="425"/>
            <w:r w:rsidR="009F7D9C">
              <w:rPr>
                <w:rStyle w:val="aff"/>
                <w:rFonts w:ascii="Arial" w:eastAsia="Arial" w:hAnsi="Arial" w:cs="Arial"/>
              </w:rPr>
              <w:commentReference w:id="425"/>
            </w:r>
          </w:p>
        </w:tc>
        <w:tc>
          <w:tcPr>
            <w:tcW w:w="1196" w:type="dxa"/>
            <w:shd w:val="clear" w:color="auto" w:fill="F2F2F2"/>
            <w:vAlign w:val="center"/>
            <w:tcPrChange w:id="426" w:author="Volkov Sergey" w:date="2018-08-27T11:05:00Z">
              <w:tcPr>
                <w:tcW w:w="1196" w:type="dxa"/>
                <w:shd w:val="clear" w:color="auto" w:fill="F2F2F2"/>
                <w:vAlign w:val="center"/>
              </w:tcPr>
            </w:tcPrChange>
          </w:tcPr>
          <w:p w14:paraId="1CBCA4F2"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Статус</w:t>
            </w:r>
          </w:p>
        </w:tc>
        <w:tc>
          <w:tcPr>
            <w:tcW w:w="1196" w:type="dxa"/>
            <w:shd w:val="clear" w:color="auto" w:fill="F2F2F2"/>
            <w:vAlign w:val="center"/>
            <w:tcPrChange w:id="427" w:author="Volkov Sergey" w:date="2018-08-27T11:05:00Z">
              <w:tcPr>
                <w:tcW w:w="1196" w:type="dxa"/>
                <w:shd w:val="clear" w:color="auto" w:fill="F2F2F2"/>
                <w:vAlign w:val="center"/>
              </w:tcPr>
            </w:tcPrChange>
          </w:tcPr>
          <w:p w14:paraId="0C10907D"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Объект</w:t>
            </w:r>
          </w:p>
        </w:tc>
        <w:tc>
          <w:tcPr>
            <w:tcW w:w="1085" w:type="dxa"/>
            <w:shd w:val="clear" w:color="auto" w:fill="F2F2F2"/>
            <w:vAlign w:val="center"/>
            <w:tcPrChange w:id="428" w:author="Volkov Sergey" w:date="2018-08-27T11:05:00Z">
              <w:tcPr>
                <w:tcW w:w="1196" w:type="dxa"/>
                <w:shd w:val="clear" w:color="auto" w:fill="F2F2F2"/>
                <w:vAlign w:val="center"/>
              </w:tcPr>
            </w:tcPrChange>
          </w:tcPr>
          <w:p w14:paraId="7283C434"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Фаза</w:t>
            </w:r>
          </w:p>
        </w:tc>
        <w:tc>
          <w:tcPr>
            <w:tcW w:w="1307" w:type="dxa"/>
            <w:shd w:val="clear" w:color="auto" w:fill="F2F2F2"/>
            <w:vAlign w:val="center"/>
            <w:tcPrChange w:id="429" w:author="Volkov Sergey" w:date="2018-08-27T11:05:00Z">
              <w:tcPr>
                <w:tcW w:w="1196" w:type="dxa"/>
                <w:shd w:val="clear" w:color="auto" w:fill="F2F2F2"/>
                <w:vAlign w:val="center"/>
              </w:tcPr>
            </w:tcPrChange>
          </w:tcPr>
          <w:p w14:paraId="440AF2F4" w14:textId="54A9C306" w:rsidR="007B27A7" w:rsidRPr="00BF379E" w:rsidRDefault="00FF04AB" w:rsidP="00D53134">
            <w:pPr>
              <w:spacing w:line="276" w:lineRule="auto"/>
              <w:jc w:val="both"/>
              <w:rPr>
                <w:rFonts w:asciiTheme="minorBidi" w:hAnsiTheme="minorBidi" w:cstheme="minorBidi"/>
                <w:b/>
                <w:sz w:val="24"/>
                <w:szCs w:val="24"/>
              </w:rPr>
            </w:pPr>
            <w:commentRangeStart w:id="430"/>
            <w:del w:id="431" w:author="Volkov Sergey" w:date="2018-08-27T11:03:00Z">
              <w:r w:rsidRPr="00D53134" w:rsidDel="00BF379E">
                <w:rPr>
                  <w:rFonts w:asciiTheme="minorBidi" w:hAnsiTheme="minorBidi" w:cstheme="minorBidi"/>
                  <w:b/>
                  <w:sz w:val="24"/>
                  <w:szCs w:val="24"/>
                </w:rPr>
                <w:delText>Этаж</w:delText>
              </w:r>
            </w:del>
            <w:ins w:id="432" w:author="Volkov Sergey" w:date="2018-08-27T11:04:00Z">
              <w:r w:rsidR="00BF379E">
                <w:rPr>
                  <w:rFonts w:asciiTheme="minorBidi" w:hAnsiTheme="minorBidi" w:cstheme="minorBidi"/>
                  <w:b/>
                  <w:sz w:val="24"/>
                  <w:szCs w:val="24"/>
                </w:rPr>
                <w:t>Уровень</w:t>
              </w:r>
            </w:ins>
            <w:commentRangeEnd w:id="430"/>
            <w:ins w:id="433" w:author="Volkov Sergey" w:date="2018-08-27T13:46:00Z">
              <w:r w:rsidR="009F7D9C">
                <w:rPr>
                  <w:rStyle w:val="aff"/>
                  <w:rFonts w:ascii="Arial" w:eastAsia="Arial" w:hAnsi="Arial" w:cs="Arial"/>
                </w:rPr>
                <w:commentReference w:id="430"/>
              </w:r>
            </w:ins>
          </w:p>
        </w:tc>
        <w:tc>
          <w:tcPr>
            <w:tcW w:w="1196" w:type="dxa"/>
            <w:shd w:val="clear" w:color="auto" w:fill="F2F2F2"/>
            <w:vAlign w:val="center"/>
            <w:tcPrChange w:id="434" w:author="Volkov Sergey" w:date="2018-08-27T11:05:00Z">
              <w:tcPr>
                <w:tcW w:w="1196" w:type="dxa"/>
                <w:shd w:val="clear" w:color="auto" w:fill="F2F2F2"/>
                <w:vAlign w:val="center"/>
              </w:tcPr>
            </w:tcPrChange>
          </w:tcPr>
          <w:p w14:paraId="7317626A" w14:textId="65F1DE9A" w:rsidR="007B27A7" w:rsidRPr="00D53134" w:rsidRDefault="00FF04AB" w:rsidP="00D53134">
            <w:pPr>
              <w:spacing w:line="276" w:lineRule="auto"/>
              <w:jc w:val="both"/>
              <w:rPr>
                <w:rFonts w:asciiTheme="minorBidi" w:hAnsiTheme="minorBidi" w:cstheme="minorBidi"/>
                <w:b/>
                <w:sz w:val="24"/>
                <w:szCs w:val="24"/>
              </w:rPr>
            </w:pPr>
            <w:del w:id="435" w:author="Volkov Sergey" w:date="2018-08-27T12:25:00Z">
              <w:r w:rsidRPr="00D53134" w:rsidDel="003E13D0">
                <w:rPr>
                  <w:rFonts w:asciiTheme="minorBidi" w:hAnsiTheme="minorBidi" w:cstheme="minorBidi"/>
                  <w:b/>
                  <w:sz w:val="24"/>
                  <w:szCs w:val="24"/>
                </w:rPr>
                <w:delText>Проект</w:delText>
              </w:r>
            </w:del>
            <w:ins w:id="436" w:author="Volkov Sergey" w:date="2018-08-27T12:25:00Z">
              <w:r w:rsidR="003E13D0">
                <w:rPr>
                  <w:rFonts w:asciiTheme="minorBidi" w:hAnsiTheme="minorBidi" w:cstheme="minorBidi"/>
                  <w:b/>
                  <w:sz w:val="24"/>
                  <w:szCs w:val="24"/>
                </w:rPr>
                <w:t>Тип ИМ</w:t>
              </w:r>
            </w:ins>
          </w:p>
        </w:tc>
        <w:tc>
          <w:tcPr>
            <w:tcW w:w="1197" w:type="dxa"/>
            <w:shd w:val="clear" w:color="auto" w:fill="F2F2F2"/>
            <w:vAlign w:val="center"/>
            <w:tcPrChange w:id="437" w:author="Volkov Sergey" w:date="2018-08-27T11:05:00Z">
              <w:tcPr>
                <w:tcW w:w="1197" w:type="dxa"/>
                <w:shd w:val="clear" w:color="auto" w:fill="F2F2F2"/>
                <w:vAlign w:val="center"/>
              </w:tcPr>
            </w:tcPrChange>
          </w:tcPr>
          <w:p w14:paraId="63276C4D"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Автор</w:t>
            </w:r>
          </w:p>
        </w:tc>
        <w:tc>
          <w:tcPr>
            <w:tcW w:w="1197" w:type="dxa"/>
            <w:shd w:val="clear" w:color="auto" w:fill="F2F2F2"/>
            <w:vAlign w:val="center"/>
            <w:tcPrChange w:id="438" w:author="Volkov Sergey" w:date="2018-08-27T11:05:00Z">
              <w:tcPr>
                <w:tcW w:w="1197" w:type="dxa"/>
                <w:shd w:val="clear" w:color="auto" w:fill="F2F2F2"/>
                <w:vAlign w:val="center"/>
              </w:tcPr>
            </w:tcPrChange>
          </w:tcPr>
          <w:p w14:paraId="7A72A01C"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Версия</w:t>
            </w:r>
          </w:p>
        </w:tc>
      </w:tr>
      <w:tr w:rsidR="007B27A7" w:rsidRPr="00D53134" w14:paraId="47ACC6F9" w14:textId="77777777" w:rsidTr="004234A4">
        <w:tc>
          <w:tcPr>
            <w:tcW w:w="1196" w:type="dxa"/>
            <w:tcPrChange w:id="439" w:author="Volkov Sergey" w:date="2018-08-27T11:05:00Z">
              <w:tcPr>
                <w:tcW w:w="1196" w:type="dxa"/>
              </w:tcPr>
            </w:tcPrChange>
          </w:tcPr>
          <w:p w14:paraId="1F1A3EE7"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AR</w:t>
            </w:r>
          </w:p>
        </w:tc>
        <w:tc>
          <w:tcPr>
            <w:tcW w:w="1196" w:type="dxa"/>
            <w:tcPrChange w:id="440" w:author="Volkov Sergey" w:date="2018-08-27T11:05:00Z">
              <w:tcPr>
                <w:tcW w:w="1196" w:type="dxa"/>
              </w:tcPr>
            </w:tcPrChange>
          </w:tcPr>
          <w:p w14:paraId="4CEBDB37"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PUB</w:t>
            </w:r>
          </w:p>
        </w:tc>
        <w:tc>
          <w:tcPr>
            <w:tcW w:w="1196" w:type="dxa"/>
            <w:tcPrChange w:id="441" w:author="Volkov Sergey" w:date="2018-08-27T11:05:00Z">
              <w:tcPr>
                <w:tcW w:w="1196" w:type="dxa"/>
              </w:tcPr>
            </w:tcPrChange>
          </w:tcPr>
          <w:p w14:paraId="0F45A8C5"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Techopark</w:t>
            </w:r>
          </w:p>
        </w:tc>
        <w:tc>
          <w:tcPr>
            <w:tcW w:w="1085" w:type="dxa"/>
            <w:tcPrChange w:id="442" w:author="Volkov Sergey" w:date="2018-08-27T11:05:00Z">
              <w:tcPr>
                <w:tcW w:w="1196" w:type="dxa"/>
              </w:tcPr>
            </w:tcPrChange>
          </w:tcPr>
          <w:p w14:paraId="7E685498"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XX</w:t>
            </w:r>
          </w:p>
        </w:tc>
        <w:tc>
          <w:tcPr>
            <w:tcW w:w="1307" w:type="dxa"/>
            <w:tcPrChange w:id="443" w:author="Volkov Sergey" w:date="2018-08-27T11:05:00Z">
              <w:tcPr>
                <w:tcW w:w="1196" w:type="dxa"/>
              </w:tcPr>
            </w:tcPrChange>
          </w:tcPr>
          <w:p w14:paraId="038252EB"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L2</w:t>
            </w:r>
          </w:p>
        </w:tc>
        <w:tc>
          <w:tcPr>
            <w:tcW w:w="1196" w:type="dxa"/>
            <w:tcPrChange w:id="444" w:author="Volkov Sergey" w:date="2018-08-27T11:05:00Z">
              <w:tcPr>
                <w:tcW w:w="1196" w:type="dxa"/>
              </w:tcPr>
            </w:tcPrChange>
          </w:tcPr>
          <w:p w14:paraId="39B3B30D"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EXP</w:t>
            </w:r>
          </w:p>
        </w:tc>
        <w:tc>
          <w:tcPr>
            <w:tcW w:w="1197" w:type="dxa"/>
            <w:tcPrChange w:id="445" w:author="Volkov Sergey" w:date="2018-08-27T11:05:00Z">
              <w:tcPr>
                <w:tcW w:w="1197" w:type="dxa"/>
              </w:tcPr>
            </w:tcPrChange>
          </w:tcPr>
          <w:p w14:paraId="3DE8BD9C"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FIO</w:t>
            </w:r>
          </w:p>
        </w:tc>
        <w:tc>
          <w:tcPr>
            <w:tcW w:w="1197" w:type="dxa"/>
            <w:tcPrChange w:id="446" w:author="Volkov Sergey" w:date="2018-08-27T11:05:00Z">
              <w:tcPr>
                <w:tcW w:w="1197" w:type="dxa"/>
              </w:tcPr>
            </w:tcPrChange>
          </w:tcPr>
          <w:p w14:paraId="24BED2E1"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R16</w:t>
            </w:r>
          </w:p>
        </w:tc>
      </w:tr>
      <w:tr w:rsidR="007B27A7" w:rsidRPr="00D53134" w14:paraId="258B0830" w14:textId="77777777" w:rsidTr="004234A4">
        <w:tc>
          <w:tcPr>
            <w:tcW w:w="1196" w:type="dxa"/>
            <w:tcPrChange w:id="447" w:author="Volkov Sergey" w:date="2018-08-27T11:05:00Z">
              <w:tcPr>
                <w:tcW w:w="1196" w:type="dxa"/>
              </w:tcPr>
            </w:tcPrChange>
          </w:tcPr>
          <w:p w14:paraId="4A5A120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SC</w:t>
            </w:r>
          </w:p>
        </w:tc>
        <w:tc>
          <w:tcPr>
            <w:tcW w:w="1196" w:type="dxa"/>
            <w:tcPrChange w:id="448" w:author="Volkov Sergey" w:date="2018-08-27T11:05:00Z">
              <w:tcPr>
                <w:tcW w:w="1196" w:type="dxa"/>
              </w:tcPr>
            </w:tcPrChange>
          </w:tcPr>
          <w:p w14:paraId="7C717824"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SHD</w:t>
            </w:r>
          </w:p>
        </w:tc>
        <w:tc>
          <w:tcPr>
            <w:tcW w:w="1196" w:type="dxa"/>
            <w:tcPrChange w:id="449" w:author="Volkov Sergey" w:date="2018-08-27T11:05:00Z">
              <w:tcPr>
                <w:tcW w:w="1196" w:type="dxa"/>
              </w:tcPr>
            </w:tcPrChange>
          </w:tcPr>
          <w:p w14:paraId="281AFDBB"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Techopark</w:t>
            </w:r>
          </w:p>
        </w:tc>
        <w:tc>
          <w:tcPr>
            <w:tcW w:w="1085" w:type="dxa"/>
            <w:tcPrChange w:id="450" w:author="Volkov Sergey" w:date="2018-08-27T11:05:00Z">
              <w:tcPr>
                <w:tcW w:w="1196" w:type="dxa"/>
              </w:tcPr>
            </w:tcPrChange>
          </w:tcPr>
          <w:p w14:paraId="2E84C421"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XX</w:t>
            </w:r>
          </w:p>
        </w:tc>
        <w:tc>
          <w:tcPr>
            <w:tcW w:w="1307" w:type="dxa"/>
            <w:tcPrChange w:id="451" w:author="Volkov Sergey" w:date="2018-08-27T11:05:00Z">
              <w:tcPr>
                <w:tcW w:w="1196" w:type="dxa"/>
              </w:tcPr>
            </w:tcPrChange>
          </w:tcPr>
          <w:p w14:paraId="3664ED9F" w14:textId="77777777" w:rsidR="007B27A7" w:rsidRPr="00052712" w:rsidRDefault="00FF04AB" w:rsidP="00D53134">
            <w:pPr>
              <w:spacing w:line="276" w:lineRule="auto"/>
              <w:jc w:val="both"/>
              <w:rPr>
                <w:rFonts w:asciiTheme="minorBidi" w:hAnsiTheme="minorBidi" w:cstheme="minorBidi"/>
                <w:sz w:val="24"/>
                <w:szCs w:val="24"/>
                <w:lang w:val="en-US"/>
                <w:rPrChange w:id="452" w:author="Volkov Sergey" w:date="2018-08-27T18:42:00Z">
                  <w:rPr>
                    <w:rFonts w:asciiTheme="minorBidi" w:hAnsiTheme="minorBidi" w:cstheme="minorBidi"/>
                    <w:sz w:val="24"/>
                    <w:szCs w:val="24"/>
                  </w:rPr>
                </w:rPrChange>
              </w:rPr>
            </w:pPr>
            <w:r w:rsidRPr="00D53134">
              <w:rPr>
                <w:rFonts w:asciiTheme="minorBidi" w:hAnsiTheme="minorBidi" w:cstheme="minorBidi"/>
                <w:sz w:val="24"/>
                <w:szCs w:val="24"/>
              </w:rPr>
              <w:t>L1</w:t>
            </w:r>
          </w:p>
        </w:tc>
        <w:tc>
          <w:tcPr>
            <w:tcW w:w="1196" w:type="dxa"/>
            <w:tcPrChange w:id="453" w:author="Volkov Sergey" w:date="2018-08-27T11:05:00Z">
              <w:tcPr>
                <w:tcW w:w="1196" w:type="dxa"/>
              </w:tcPr>
            </w:tcPrChange>
          </w:tcPr>
          <w:p w14:paraId="58FCB91D"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CNS</w:t>
            </w:r>
          </w:p>
        </w:tc>
        <w:tc>
          <w:tcPr>
            <w:tcW w:w="1197" w:type="dxa"/>
            <w:tcPrChange w:id="454" w:author="Volkov Sergey" w:date="2018-08-27T11:05:00Z">
              <w:tcPr>
                <w:tcW w:w="1197" w:type="dxa"/>
              </w:tcPr>
            </w:tcPrChange>
          </w:tcPr>
          <w:p w14:paraId="72566AE5"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FIO</w:t>
            </w:r>
          </w:p>
        </w:tc>
        <w:tc>
          <w:tcPr>
            <w:tcW w:w="1197" w:type="dxa"/>
            <w:tcPrChange w:id="455" w:author="Volkov Sergey" w:date="2018-08-27T11:05:00Z">
              <w:tcPr>
                <w:tcW w:w="1197" w:type="dxa"/>
              </w:tcPr>
            </w:tcPrChange>
          </w:tcPr>
          <w:p w14:paraId="784FB977"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N16</w:t>
            </w:r>
          </w:p>
        </w:tc>
      </w:tr>
    </w:tbl>
    <w:p w14:paraId="61C5D9F3" w14:textId="77777777" w:rsidR="007B27A7" w:rsidRPr="00D53134" w:rsidRDefault="007B27A7" w:rsidP="00D53134">
      <w:pPr>
        <w:spacing w:after="200"/>
        <w:jc w:val="both"/>
        <w:rPr>
          <w:rFonts w:asciiTheme="minorBidi" w:hAnsiTheme="minorBidi" w:cstheme="minorBidi"/>
          <w:sz w:val="24"/>
          <w:szCs w:val="24"/>
        </w:rPr>
      </w:pPr>
    </w:p>
    <w:p w14:paraId="7E47282C" w14:textId="77777777" w:rsidR="007B27A7" w:rsidRPr="00D53134" w:rsidRDefault="00FF04AB" w:rsidP="00D53134">
      <w:pPr>
        <w:spacing w:after="200"/>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Пример готового имени файла модели Revit: </w:t>
      </w:r>
      <w:r w:rsidRPr="00D53134">
        <w:rPr>
          <w:rFonts w:asciiTheme="minorBidi" w:hAnsiTheme="minorBidi" w:cstheme="minorBidi"/>
          <w:sz w:val="24"/>
          <w:szCs w:val="24"/>
        </w:rPr>
        <w:br/>
        <w:t>AR_PUB_ Techopark _XX_L2_EXP_FIO_R16.rvt</w:t>
      </w:r>
    </w:p>
    <w:p w14:paraId="0ADD2B94" w14:textId="7E9F2A02" w:rsidR="007B27A7" w:rsidRDefault="00FF04AB" w:rsidP="00D53134">
      <w:pPr>
        <w:spacing w:after="200"/>
        <w:jc w:val="both"/>
        <w:rPr>
          <w:ins w:id="456" w:author="Volkov Sergey" w:date="2018-08-27T10:23:00Z"/>
          <w:rFonts w:asciiTheme="minorBidi" w:hAnsiTheme="minorBidi" w:cstheme="minorBidi"/>
          <w:sz w:val="24"/>
          <w:szCs w:val="24"/>
        </w:rPr>
      </w:pPr>
      <w:r w:rsidRPr="00D53134">
        <w:rPr>
          <w:rFonts w:asciiTheme="minorBidi" w:hAnsiTheme="minorBidi" w:cstheme="minorBidi"/>
          <w:sz w:val="24"/>
          <w:szCs w:val="24"/>
        </w:rPr>
        <w:t xml:space="preserve">Пример готового имени файла модели Navisworks: </w:t>
      </w:r>
      <w:r w:rsidRPr="00D53134">
        <w:rPr>
          <w:rFonts w:asciiTheme="minorBidi" w:hAnsiTheme="minorBidi" w:cstheme="minorBidi"/>
          <w:sz w:val="24"/>
          <w:szCs w:val="24"/>
        </w:rPr>
        <w:br/>
        <w:t>SC_SHD_ Techopark _XX_L1_CNS_FIO_N16.nwd</w:t>
      </w:r>
    </w:p>
    <w:p w14:paraId="4E57050A" w14:textId="6D662BFA" w:rsidR="00F52E3B" w:rsidRDefault="00F52E3B" w:rsidP="00F52E3B">
      <w:pPr>
        <w:spacing w:after="200"/>
        <w:jc w:val="both"/>
        <w:rPr>
          <w:ins w:id="457" w:author="Volkov Sergey" w:date="2018-08-27T10:24:00Z"/>
          <w:rFonts w:asciiTheme="minorBidi" w:hAnsiTheme="minorBidi" w:cstheme="minorBidi"/>
          <w:sz w:val="24"/>
          <w:szCs w:val="24"/>
        </w:rPr>
      </w:pPr>
      <w:ins w:id="458" w:author="Volkov Sergey" w:date="2018-08-27T10:24:00Z">
        <w:r w:rsidRPr="00D53134">
          <w:rPr>
            <w:rFonts w:asciiTheme="minorBidi" w:hAnsiTheme="minorBidi" w:cstheme="minorBidi"/>
            <w:sz w:val="24"/>
            <w:szCs w:val="24"/>
          </w:rPr>
          <w:t>Пример готово</w:t>
        </w:r>
        <w:r>
          <w:rPr>
            <w:rFonts w:asciiTheme="minorBidi" w:hAnsiTheme="minorBidi" w:cstheme="minorBidi"/>
            <w:sz w:val="24"/>
            <w:szCs w:val="24"/>
          </w:rPr>
          <w:t xml:space="preserve">го имени файла модели в общеобменном формате </w:t>
        </w:r>
        <w:r>
          <w:rPr>
            <w:rFonts w:asciiTheme="minorBidi" w:hAnsiTheme="minorBidi" w:cstheme="minorBidi"/>
            <w:sz w:val="24"/>
            <w:szCs w:val="24"/>
            <w:lang w:val="en-US"/>
          </w:rPr>
          <w:t>IFC</w:t>
        </w:r>
      </w:ins>
      <w:ins w:id="459" w:author="Volkov Sergey" w:date="2018-08-27T10:25:00Z">
        <w:r w:rsidRPr="00F52E3B">
          <w:rPr>
            <w:rFonts w:asciiTheme="minorBidi" w:hAnsiTheme="minorBidi" w:cstheme="minorBidi"/>
            <w:sz w:val="24"/>
            <w:szCs w:val="24"/>
            <w:rPrChange w:id="460" w:author="Volkov Sergey" w:date="2018-08-27T10:25:00Z">
              <w:rPr>
                <w:rFonts w:asciiTheme="minorBidi" w:hAnsiTheme="minorBidi" w:cstheme="minorBidi"/>
                <w:sz w:val="24"/>
                <w:szCs w:val="24"/>
                <w:lang w:val="en-US"/>
              </w:rPr>
            </w:rPrChange>
          </w:rPr>
          <w:t xml:space="preserve"> </w:t>
        </w:r>
        <w:r>
          <w:rPr>
            <w:rFonts w:asciiTheme="minorBidi" w:hAnsiTheme="minorBidi" w:cstheme="minorBidi"/>
            <w:sz w:val="24"/>
            <w:szCs w:val="24"/>
          </w:rPr>
          <w:t>версии 2х3</w:t>
        </w:r>
      </w:ins>
      <w:ins w:id="461" w:author="Volkov Sergey" w:date="2018-08-27T10:24:00Z">
        <w:r w:rsidRPr="00D53134">
          <w:rPr>
            <w:rFonts w:asciiTheme="minorBidi" w:hAnsiTheme="minorBidi" w:cstheme="minorBidi"/>
            <w:sz w:val="24"/>
            <w:szCs w:val="24"/>
          </w:rPr>
          <w:t xml:space="preserve">: </w:t>
        </w:r>
        <w:r w:rsidRPr="00D53134">
          <w:rPr>
            <w:rFonts w:asciiTheme="minorBidi" w:hAnsiTheme="minorBidi" w:cstheme="minorBidi"/>
            <w:sz w:val="24"/>
            <w:szCs w:val="24"/>
          </w:rPr>
          <w:br/>
          <w:t xml:space="preserve">SC_SHD_ </w:t>
        </w:r>
        <w:r>
          <w:rPr>
            <w:rFonts w:asciiTheme="minorBidi" w:hAnsiTheme="minorBidi" w:cstheme="minorBidi"/>
            <w:sz w:val="24"/>
            <w:szCs w:val="24"/>
          </w:rPr>
          <w:t>Techopark _XX_L1_CNS_FIO_I2x3.ifc</w:t>
        </w:r>
      </w:ins>
    </w:p>
    <w:p w14:paraId="0CC8CEB8" w14:textId="07DAEC1B" w:rsidR="00F52E3B" w:rsidRDefault="00F52E3B" w:rsidP="00F52E3B">
      <w:pPr>
        <w:spacing w:after="200"/>
        <w:jc w:val="both"/>
        <w:rPr>
          <w:ins w:id="462" w:author="Volkov Sergey" w:date="2018-08-27T10:25:00Z"/>
          <w:rFonts w:asciiTheme="minorBidi" w:hAnsiTheme="minorBidi" w:cstheme="minorBidi"/>
          <w:sz w:val="24"/>
          <w:szCs w:val="24"/>
        </w:rPr>
      </w:pPr>
      <w:ins w:id="463" w:author="Volkov Sergey" w:date="2018-08-27T10:25:00Z">
        <w:r w:rsidRPr="00D53134">
          <w:rPr>
            <w:rFonts w:asciiTheme="minorBidi" w:hAnsiTheme="minorBidi" w:cstheme="minorBidi"/>
            <w:sz w:val="24"/>
            <w:szCs w:val="24"/>
          </w:rPr>
          <w:t>Пример готово</w:t>
        </w:r>
        <w:r>
          <w:rPr>
            <w:rFonts w:asciiTheme="minorBidi" w:hAnsiTheme="minorBidi" w:cstheme="minorBidi"/>
            <w:sz w:val="24"/>
            <w:szCs w:val="24"/>
          </w:rPr>
          <w:t xml:space="preserve">го имени файла модели в общеобменном формате </w:t>
        </w:r>
        <w:r>
          <w:rPr>
            <w:rFonts w:asciiTheme="minorBidi" w:hAnsiTheme="minorBidi" w:cstheme="minorBidi"/>
            <w:sz w:val="24"/>
            <w:szCs w:val="24"/>
            <w:lang w:val="en-US"/>
          </w:rPr>
          <w:t>IFC</w:t>
        </w:r>
        <w:r w:rsidRPr="002D5AB6">
          <w:rPr>
            <w:rFonts w:asciiTheme="minorBidi" w:hAnsiTheme="minorBidi" w:cstheme="minorBidi"/>
            <w:sz w:val="24"/>
            <w:szCs w:val="24"/>
          </w:rPr>
          <w:t xml:space="preserve"> </w:t>
        </w:r>
        <w:r>
          <w:rPr>
            <w:rFonts w:asciiTheme="minorBidi" w:hAnsiTheme="minorBidi" w:cstheme="minorBidi"/>
            <w:sz w:val="24"/>
            <w:szCs w:val="24"/>
          </w:rPr>
          <w:t>версии 4</w:t>
        </w:r>
        <w:r w:rsidR="00286AB0" w:rsidRPr="00286AB0">
          <w:rPr>
            <w:rFonts w:asciiTheme="minorBidi" w:hAnsiTheme="minorBidi" w:cstheme="minorBidi"/>
            <w:sz w:val="24"/>
            <w:szCs w:val="24"/>
            <w:rPrChange w:id="464" w:author="Volkov Sergey" w:date="2018-08-27T10:25:00Z">
              <w:rPr>
                <w:rFonts w:asciiTheme="minorBidi" w:hAnsiTheme="minorBidi" w:cstheme="minorBidi"/>
                <w:sz w:val="24"/>
                <w:szCs w:val="24"/>
                <w:lang w:val="en-US"/>
              </w:rPr>
            </w:rPrChange>
          </w:rPr>
          <w:t xml:space="preserve"> </w:t>
        </w:r>
        <w:r w:rsidR="00286AB0">
          <w:rPr>
            <w:rFonts w:asciiTheme="minorBidi" w:hAnsiTheme="minorBidi" w:cstheme="minorBidi"/>
            <w:sz w:val="24"/>
            <w:szCs w:val="24"/>
          </w:rPr>
          <w:t>дополнение</w:t>
        </w:r>
      </w:ins>
      <w:ins w:id="465" w:author="Volkov Sergey" w:date="2018-08-27T10:27:00Z">
        <w:r w:rsidR="00286AB0">
          <w:rPr>
            <w:rFonts w:asciiTheme="minorBidi" w:hAnsiTheme="minorBidi" w:cstheme="minorBidi"/>
            <w:sz w:val="24"/>
            <w:szCs w:val="24"/>
            <w:lang w:val="en-US"/>
          </w:rPr>
          <w:t> </w:t>
        </w:r>
      </w:ins>
      <w:ins w:id="466" w:author="Volkov Sergey" w:date="2018-08-27T10:25:00Z">
        <w:r w:rsidR="00286AB0">
          <w:rPr>
            <w:rFonts w:asciiTheme="minorBidi" w:hAnsiTheme="minorBidi" w:cstheme="minorBidi"/>
            <w:sz w:val="24"/>
            <w:szCs w:val="24"/>
          </w:rPr>
          <w:t>1</w:t>
        </w:r>
      </w:ins>
      <w:ins w:id="467" w:author="Volkov Sergey" w:date="2018-08-27T11:06:00Z">
        <w:r w:rsidR="00C113EF">
          <w:rPr>
            <w:rFonts w:asciiTheme="minorBidi" w:hAnsiTheme="minorBidi" w:cstheme="minorBidi"/>
            <w:sz w:val="24"/>
            <w:szCs w:val="24"/>
          </w:rPr>
          <w:t xml:space="preserve"> для </w:t>
        </w:r>
      </w:ins>
      <w:ins w:id="468" w:author="Volkov Sergey" w:date="2018-08-27T11:08:00Z">
        <w:r w:rsidR="00C113EF">
          <w:rPr>
            <w:rFonts w:asciiTheme="minorBidi" w:hAnsiTheme="minorBidi" w:cstheme="minorBidi"/>
            <w:sz w:val="24"/>
            <w:szCs w:val="24"/>
          </w:rPr>
          <w:t>объекта</w:t>
        </w:r>
      </w:ins>
      <w:ins w:id="469" w:author="Volkov Sergey" w:date="2018-08-27T10:25:00Z">
        <w:r w:rsidRPr="00D53134">
          <w:rPr>
            <w:rFonts w:asciiTheme="minorBidi" w:hAnsiTheme="minorBidi" w:cstheme="minorBidi"/>
            <w:sz w:val="24"/>
            <w:szCs w:val="24"/>
          </w:rPr>
          <w:t>:</w:t>
        </w:r>
      </w:ins>
      <w:ins w:id="470" w:author="Volkov Sergey" w:date="2018-08-27T10:26:00Z">
        <w:r w:rsidR="00286AB0">
          <w:rPr>
            <w:rFonts w:asciiTheme="minorBidi" w:hAnsiTheme="minorBidi" w:cstheme="minorBidi"/>
            <w:sz w:val="24"/>
            <w:szCs w:val="24"/>
          </w:rPr>
          <w:t xml:space="preserve"> </w:t>
        </w:r>
      </w:ins>
      <w:ins w:id="471" w:author="Volkov Sergey" w:date="2018-08-27T10:25:00Z">
        <w:r w:rsidRPr="00D53134">
          <w:rPr>
            <w:rFonts w:asciiTheme="minorBidi" w:hAnsiTheme="minorBidi" w:cstheme="minorBidi"/>
            <w:sz w:val="24"/>
            <w:szCs w:val="24"/>
          </w:rPr>
          <w:t xml:space="preserve"> </w:t>
        </w:r>
        <w:r w:rsidRPr="00D53134">
          <w:rPr>
            <w:rFonts w:asciiTheme="minorBidi" w:hAnsiTheme="minorBidi" w:cstheme="minorBidi"/>
            <w:sz w:val="24"/>
            <w:szCs w:val="24"/>
          </w:rPr>
          <w:br/>
          <w:t xml:space="preserve">SC_SHD_ </w:t>
        </w:r>
        <w:r>
          <w:rPr>
            <w:rFonts w:asciiTheme="minorBidi" w:hAnsiTheme="minorBidi" w:cstheme="minorBidi"/>
            <w:sz w:val="24"/>
            <w:szCs w:val="24"/>
          </w:rPr>
          <w:t>Techopark _XX_L1_CNS_FIO_I</w:t>
        </w:r>
        <w:r w:rsidR="00286AB0">
          <w:rPr>
            <w:rFonts w:asciiTheme="minorBidi" w:hAnsiTheme="minorBidi" w:cstheme="minorBidi"/>
            <w:sz w:val="24"/>
            <w:szCs w:val="24"/>
          </w:rPr>
          <w:t>4</w:t>
        </w:r>
        <w:r w:rsidR="00286AB0">
          <w:rPr>
            <w:rFonts w:asciiTheme="minorBidi" w:hAnsiTheme="minorBidi" w:cstheme="minorBidi"/>
            <w:sz w:val="24"/>
            <w:szCs w:val="24"/>
            <w:lang w:val="en-US"/>
          </w:rPr>
          <w:t>a</w:t>
        </w:r>
        <w:r w:rsidR="00286AB0" w:rsidRPr="00286AB0">
          <w:rPr>
            <w:rFonts w:asciiTheme="minorBidi" w:hAnsiTheme="minorBidi" w:cstheme="minorBidi"/>
            <w:sz w:val="24"/>
            <w:szCs w:val="24"/>
            <w:rPrChange w:id="472" w:author="Volkov Sergey" w:date="2018-08-27T10:25:00Z">
              <w:rPr>
                <w:rFonts w:asciiTheme="minorBidi" w:hAnsiTheme="minorBidi" w:cstheme="minorBidi"/>
                <w:sz w:val="24"/>
                <w:szCs w:val="24"/>
                <w:lang w:val="en-US"/>
              </w:rPr>
            </w:rPrChange>
          </w:rPr>
          <w:t>1</w:t>
        </w:r>
        <w:r>
          <w:rPr>
            <w:rFonts w:asciiTheme="minorBidi" w:hAnsiTheme="minorBidi" w:cstheme="minorBidi"/>
            <w:sz w:val="24"/>
            <w:szCs w:val="24"/>
          </w:rPr>
          <w:t>.ifc</w:t>
        </w:r>
      </w:ins>
    </w:p>
    <w:p w14:paraId="2438EF40" w14:textId="55BA9B1F" w:rsidR="00C113EF" w:rsidRDefault="00C113EF" w:rsidP="00C113EF">
      <w:pPr>
        <w:spacing w:after="200"/>
        <w:jc w:val="both"/>
        <w:rPr>
          <w:ins w:id="473" w:author="Volkov Sergey" w:date="2018-08-27T11:08:00Z"/>
          <w:rFonts w:asciiTheme="minorBidi" w:hAnsiTheme="minorBidi" w:cstheme="minorBidi"/>
          <w:sz w:val="24"/>
          <w:szCs w:val="24"/>
        </w:rPr>
      </w:pPr>
      <w:ins w:id="474" w:author="Volkov Sergey" w:date="2018-08-27T11:08:00Z">
        <w:r w:rsidRPr="00D53134">
          <w:rPr>
            <w:rFonts w:asciiTheme="minorBidi" w:hAnsiTheme="minorBidi" w:cstheme="minorBidi"/>
            <w:sz w:val="24"/>
            <w:szCs w:val="24"/>
          </w:rPr>
          <w:t>Пример готово</w:t>
        </w:r>
        <w:r>
          <w:rPr>
            <w:rFonts w:asciiTheme="minorBidi" w:hAnsiTheme="minorBidi" w:cstheme="minorBidi"/>
            <w:sz w:val="24"/>
            <w:szCs w:val="24"/>
          </w:rPr>
          <w:t xml:space="preserve">го имени файла модели в общеобменном формате </w:t>
        </w:r>
        <w:r>
          <w:rPr>
            <w:rFonts w:asciiTheme="minorBidi" w:hAnsiTheme="minorBidi" w:cstheme="minorBidi"/>
            <w:sz w:val="24"/>
            <w:szCs w:val="24"/>
            <w:lang w:val="en-US"/>
          </w:rPr>
          <w:t>IFC</w:t>
        </w:r>
        <w:r w:rsidRPr="002D5AB6">
          <w:rPr>
            <w:rFonts w:asciiTheme="minorBidi" w:hAnsiTheme="minorBidi" w:cstheme="minorBidi"/>
            <w:sz w:val="24"/>
            <w:szCs w:val="24"/>
          </w:rPr>
          <w:t xml:space="preserve"> </w:t>
        </w:r>
        <w:r>
          <w:rPr>
            <w:rFonts w:asciiTheme="minorBidi" w:hAnsiTheme="minorBidi" w:cstheme="minorBidi"/>
            <w:sz w:val="24"/>
            <w:szCs w:val="24"/>
          </w:rPr>
          <w:t>версии 4</w:t>
        </w:r>
        <w:r w:rsidRPr="002D5AB6">
          <w:rPr>
            <w:rFonts w:asciiTheme="minorBidi" w:hAnsiTheme="minorBidi" w:cstheme="minorBidi"/>
            <w:sz w:val="24"/>
            <w:szCs w:val="24"/>
          </w:rPr>
          <w:t xml:space="preserve"> </w:t>
        </w:r>
        <w:r>
          <w:rPr>
            <w:rFonts w:asciiTheme="minorBidi" w:hAnsiTheme="minorBidi" w:cstheme="minorBidi"/>
            <w:sz w:val="24"/>
            <w:szCs w:val="24"/>
          </w:rPr>
          <w:t>дополнение</w:t>
        </w:r>
        <w:r>
          <w:rPr>
            <w:rFonts w:asciiTheme="minorBidi" w:hAnsiTheme="minorBidi" w:cstheme="minorBidi"/>
            <w:sz w:val="24"/>
            <w:szCs w:val="24"/>
            <w:lang w:val="en-US"/>
          </w:rPr>
          <w:t> </w:t>
        </w:r>
        <w:r>
          <w:rPr>
            <w:rFonts w:asciiTheme="minorBidi" w:hAnsiTheme="minorBidi" w:cstheme="minorBidi"/>
            <w:sz w:val="24"/>
            <w:szCs w:val="24"/>
          </w:rPr>
          <w:t xml:space="preserve">1 для </w:t>
        </w:r>
      </w:ins>
      <w:ins w:id="475" w:author="Volkov Sergey" w:date="2018-08-27T11:09:00Z">
        <w:r>
          <w:rPr>
            <w:rFonts w:asciiTheme="minorBidi" w:hAnsiTheme="minorBidi" w:cstheme="minorBidi"/>
            <w:sz w:val="24"/>
            <w:szCs w:val="24"/>
          </w:rPr>
          <w:t>линейного объекта</w:t>
        </w:r>
      </w:ins>
      <w:ins w:id="476" w:author="Volkov Sergey" w:date="2018-08-27T11:08:00Z">
        <w:r w:rsidRPr="00D53134">
          <w:rPr>
            <w:rFonts w:asciiTheme="minorBidi" w:hAnsiTheme="minorBidi" w:cstheme="minorBidi"/>
            <w:sz w:val="24"/>
            <w:szCs w:val="24"/>
          </w:rPr>
          <w:t>:</w:t>
        </w:r>
        <w:r>
          <w:rPr>
            <w:rFonts w:asciiTheme="minorBidi" w:hAnsiTheme="minorBidi" w:cstheme="minorBidi"/>
            <w:sz w:val="24"/>
            <w:szCs w:val="24"/>
          </w:rPr>
          <w:t xml:space="preserve"> </w:t>
        </w:r>
        <w:r w:rsidRPr="00D53134">
          <w:rPr>
            <w:rFonts w:asciiTheme="minorBidi" w:hAnsiTheme="minorBidi" w:cstheme="minorBidi"/>
            <w:sz w:val="24"/>
            <w:szCs w:val="24"/>
          </w:rPr>
          <w:t xml:space="preserve"> </w:t>
        </w:r>
        <w:r w:rsidRPr="00D53134">
          <w:rPr>
            <w:rFonts w:asciiTheme="minorBidi" w:hAnsiTheme="minorBidi" w:cstheme="minorBidi"/>
            <w:sz w:val="24"/>
            <w:szCs w:val="24"/>
          </w:rPr>
          <w:br/>
          <w:t xml:space="preserve">SC_SHD_ </w:t>
        </w:r>
        <w:r>
          <w:rPr>
            <w:rFonts w:asciiTheme="minorBidi" w:hAnsiTheme="minorBidi" w:cstheme="minorBidi"/>
            <w:sz w:val="24"/>
            <w:szCs w:val="24"/>
          </w:rPr>
          <w:t>Techopark _XX_L1_CNS_FIO_I4</w:t>
        </w:r>
      </w:ins>
      <w:ins w:id="477" w:author="Volkov Sergey" w:date="2018-08-27T11:09:00Z">
        <w:r>
          <w:rPr>
            <w:rFonts w:asciiTheme="minorBidi" w:hAnsiTheme="minorBidi" w:cstheme="minorBidi"/>
            <w:sz w:val="24"/>
            <w:szCs w:val="24"/>
            <w:lang w:val="en-US"/>
          </w:rPr>
          <w:t>x</w:t>
        </w:r>
      </w:ins>
      <w:ins w:id="478" w:author="Volkov Sergey" w:date="2018-08-27T11:08:00Z">
        <w:r w:rsidRPr="002D5AB6">
          <w:rPr>
            <w:rFonts w:asciiTheme="minorBidi" w:hAnsiTheme="minorBidi" w:cstheme="minorBidi"/>
            <w:sz w:val="24"/>
            <w:szCs w:val="24"/>
          </w:rPr>
          <w:t>1</w:t>
        </w:r>
        <w:r>
          <w:rPr>
            <w:rFonts w:asciiTheme="minorBidi" w:hAnsiTheme="minorBidi" w:cstheme="minorBidi"/>
            <w:sz w:val="24"/>
            <w:szCs w:val="24"/>
          </w:rPr>
          <w:t>.ifc</w:t>
        </w:r>
      </w:ins>
    </w:p>
    <w:p w14:paraId="58C1E707" w14:textId="77777777" w:rsidR="00C113EF" w:rsidRDefault="00C113EF" w:rsidP="00D53134">
      <w:pPr>
        <w:spacing w:after="200"/>
        <w:jc w:val="both"/>
        <w:rPr>
          <w:ins w:id="479" w:author="Volkov Sergey" w:date="2018-08-27T11:08:00Z"/>
          <w:rFonts w:asciiTheme="minorBidi" w:hAnsiTheme="minorBidi" w:cstheme="minorBidi"/>
          <w:sz w:val="24"/>
          <w:szCs w:val="24"/>
        </w:rPr>
      </w:pPr>
    </w:p>
    <w:p w14:paraId="07005A54" w14:textId="77777777" w:rsidR="00C113EF" w:rsidRPr="00D53134" w:rsidRDefault="00C113EF" w:rsidP="00D53134">
      <w:pPr>
        <w:spacing w:after="200"/>
        <w:jc w:val="both"/>
        <w:rPr>
          <w:rFonts w:asciiTheme="minorBidi" w:hAnsiTheme="minorBidi" w:cstheme="minorBidi"/>
          <w:sz w:val="24"/>
          <w:szCs w:val="24"/>
        </w:rPr>
      </w:pPr>
    </w:p>
    <w:tbl>
      <w:tblPr>
        <w:tblStyle w:val="ab"/>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7513"/>
      </w:tblGrid>
      <w:tr w:rsidR="007B27A7" w:rsidRPr="00D53134" w14:paraId="78CA653F" w14:textId="77777777">
        <w:tc>
          <w:tcPr>
            <w:tcW w:w="1384" w:type="dxa"/>
            <w:shd w:val="clear" w:color="auto" w:fill="F2F2F2"/>
          </w:tcPr>
          <w:p w14:paraId="61DD8F86"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Блок 1</w:t>
            </w:r>
          </w:p>
        </w:tc>
        <w:tc>
          <w:tcPr>
            <w:tcW w:w="7513" w:type="dxa"/>
            <w:shd w:val="clear" w:color="auto" w:fill="F2F2F2"/>
          </w:tcPr>
          <w:p w14:paraId="0BD801D1" w14:textId="0167D6C8"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Раздел</w:t>
            </w:r>
            <w:ins w:id="480" w:author="Volkov Sergey" w:date="2018-08-27T11:05:00Z">
              <w:r w:rsidR="004234A4">
                <w:rPr>
                  <w:rFonts w:asciiTheme="minorBidi" w:hAnsiTheme="minorBidi" w:cstheme="minorBidi"/>
                  <w:b/>
                  <w:sz w:val="24"/>
                  <w:szCs w:val="24"/>
                </w:rPr>
                <w:t xml:space="preserve"> проектной документации в соответствии с постановлением №87</w:t>
              </w:r>
            </w:ins>
            <w:ins w:id="481" w:author="Volkov Sergey" w:date="2018-08-27T12:26:00Z">
              <w:r w:rsidR="003E13D0">
                <w:rPr>
                  <w:rFonts w:asciiTheme="minorBidi" w:hAnsiTheme="minorBidi" w:cstheme="minorBidi"/>
                  <w:b/>
                  <w:sz w:val="24"/>
                  <w:szCs w:val="24"/>
                </w:rPr>
                <w:t xml:space="preserve"> (предметная область)</w:t>
              </w:r>
            </w:ins>
          </w:p>
        </w:tc>
      </w:tr>
      <w:tr w:rsidR="007B27A7" w:rsidRPr="00D53134" w14:paraId="3B3A8751" w14:textId="77777777">
        <w:tc>
          <w:tcPr>
            <w:tcW w:w="1384" w:type="dxa"/>
            <w:shd w:val="clear" w:color="auto" w:fill="F2F2F2"/>
            <w:vAlign w:val="center"/>
          </w:tcPr>
          <w:p w14:paraId="079B162E"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Код</w:t>
            </w:r>
          </w:p>
        </w:tc>
        <w:tc>
          <w:tcPr>
            <w:tcW w:w="7513" w:type="dxa"/>
            <w:shd w:val="clear" w:color="auto" w:fill="F2F2F2"/>
            <w:vAlign w:val="center"/>
          </w:tcPr>
          <w:p w14:paraId="63AE9297"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Наименование</w:t>
            </w:r>
          </w:p>
        </w:tc>
      </w:tr>
      <w:tr w:rsidR="007B27A7" w:rsidRPr="00D53134" w14:paraId="6021DA2C" w14:textId="77777777">
        <w:tc>
          <w:tcPr>
            <w:tcW w:w="1384" w:type="dxa"/>
          </w:tcPr>
          <w:p w14:paraId="4F660DCF"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FM</w:t>
            </w:r>
          </w:p>
        </w:tc>
        <w:tc>
          <w:tcPr>
            <w:tcW w:w="7513" w:type="dxa"/>
          </w:tcPr>
          <w:p w14:paraId="192CA0CF"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Обобщенная модель по всем разделам (</w:t>
            </w:r>
            <w:r w:rsidRPr="00D53134">
              <w:rPr>
                <w:rFonts w:asciiTheme="minorBidi" w:hAnsiTheme="minorBidi" w:cstheme="minorBidi"/>
                <w:b/>
                <w:sz w:val="24"/>
                <w:szCs w:val="24"/>
              </w:rPr>
              <w:t>F</w:t>
            </w:r>
            <w:r w:rsidRPr="00D53134">
              <w:rPr>
                <w:rFonts w:asciiTheme="minorBidi" w:hAnsiTheme="minorBidi" w:cstheme="minorBidi"/>
                <w:sz w:val="24"/>
                <w:szCs w:val="24"/>
              </w:rPr>
              <w:t xml:space="preserve">ederated </w:t>
            </w:r>
            <w:r w:rsidRPr="00D53134">
              <w:rPr>
                <w:rFonts w:asciiTheme="minorBidi" w:hAnsiTheme="minorBidi" w:cstheme="minorBidi"/>
                <w:b/>
                <w:sz w:val="24"/>
                <w:szCs w:val="24"/>
              </w:rPr>
              <w:t>M</w:t>
            </w:r>
            <w:r w:rsidRPr="00D53134">
              <w:rPr>
                <w:rFonts w:asciiTheme="minorBidi" w:hAnsiTheme="minorBidi" w:cstheme="minorBidi"/>
                <w:sz w:val="24"/>
                <w:szCs w:val="24"/>
              </w:rPr>
              <w:t>odel)</w:t>
            </w:r>
          </w:p>
        </w:tc>
      </w:tr>
      <w:tr w:rsidR="007B27A7" w:rsidRPr="00D53134" w14:paraId="1CAAE309" w14:textId="77777777">
        <w:tc>
          <w:tcPr>
            <w:tcW w:w="1384" w:type="dxa"/>
          </w:tcPr>
          <w:p w14:paraId="0DBBB3F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BS</w:t>
            </w:r>
          </w:p>
        </w:tc>
        <w:tc>
          <w:tcPr>
            <w:tcW w:w="7513" w:type="dxa"/>
          </w:tcPr>
          <w:p w14:paraId="74F2AB84"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Базовый файл (</w:t>
            </w:r>
            <w:r w:rsidRPr="00D53134">
              <w:rPr>
                <w:rFonts w:asciiTheme="minorBidi" w:hAnsiTheme="minorBidi" w:cstheme="minorBidi"/>
                <w:b/>
                <w:sz w:val="24"/>
                <w:szCs w:val="24"/>
              </w:rPr>
              <w:t>B</w:t>
            </w:r>
            <w:r w:rsidRPr="00D53134">
              <w:rPr>
                <w:rFonts w:asciiTheme="minorBidi" w:hAnsiTheme="minorBidi" w:cstheme="minorBidi"/>
                <w:sz w:val="24"/>
                <w:szCs w:val="24"/>
              </w:rPr>
              <w:t>a</w:t>
            </w:r>
            <w:r w:rsidRPr="00D53134">
              <w:rPr>
                <w:rFonts w:asciiTheme="minorBidi" w:hAnsiTheme="minorBidi" w:cstheme="minorBidi"/>
                <w:b/>
                <w:sz w:val="24"/>
                <w:szCs w:val="24"/>
              </w:rPr>
              <w:t>s</w:t>
            </w:r>
            <w:r w:rsidRPr="00D53134">
              <w:rPr>
                <w:rFonts w:asciiTheme="minorBidi" w:hAnsiTheme="minorBidi" w:cstheme="minorBidi"/>
                <w:sz w:val="24"/>
                <w:szCs w:val="24"/>
              </w:rPr>
              <w:t>e)</w:t>
            </w:r>
          </w:p>
        </w:tc>
      </w:tr>
      <w:tr w:rsidR="007B27A7" w:rsidRPr="00D53134" w14:paraId="1AADC43B" w14:textId="77777777">
        <w:tc>
          <w:tcPr>
            <w:tcW w:w="1384" w:type="dxa"/>
          </w:tcPr>
          <w:p w14:paraId="62D4A25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AR</w:t>
            </w:r>
          </w:p>
        </w:tc>
        <w:tc>
          <w:tcPr>
            <w:tcW w:w="7513" w:type="dxa"/>
          </w:tcPr>
          <w:p w14:paraId="1263D34C"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Архитектурные решения (</w:t>
            </w:r>
            <w:r w:rsidRPr="00D53134">
              <w:rPr>
                <w:rFonts w:asciiTheme="minorBidi" w:hAnsiTheme="minorBidi" w:cstheme="minorBidi"/>
                <w:b/>
                <w:sz w:val="24"/>
                <w:szCs w:val="24"/>
              </w:rPr>
              <w:t>Ar</w:t>
            </w:r>
            <w:r w:rsidRPr="00D53134">
              <w:rPr>
                <w:rFonts w:asciiTheme="minorBidi" w:hAnsiTheme="minorBidi" w:cstheme="minorBidi"/>
                <w:sz w:val="24"/>
                <w:szCs w:val="24"/>
              </w:rPr>
              <w:t>chitecture)</w:t>
            </w:r>
          </w:p>
        </w:tc>
      </w:tr>
      <w:tr w:rsidR="007B27A7" w:rsidRPr="00D53134" w14:paraId="5AA6D2A8" w14:textId="77777777">
        <w:tc>
          <w:tcPr>
            <w:tcW w:w="1384" w:type="dxa"/>
          </w:tcPr>
          <w:p w14:paraId="174DD91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ST</w:t>
            </w:r>
          </w:p>
        </w:tc>
        <w:tc>
          <w:tcPr>
            <w:tcW w:w="7513" w:type="dxa"/>
          </w:tcPr>
          <w:p w14:paraId="208CF52F"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Конструкции Общие решения (</w:t>
            </w:r>
            <w:r w:rsidRPr="00D53134">
              <w:rPr>
                <w:rFonts w:asciiTheme="minorBidi" w:hAnsiTheme="minorBidi" w:cstheme="minorBidi"/>
                <w:b/>
                <w:sz w:val="24"/>
                <w:szCs w:val="24"/>
              </w:rPr>
              <w:t>St</w:t>
            </w:r>
            <w:r w:rsidRPr="00D53134">
              <w:rPr>
                <w:rFonts w:asciiTheme="minorBidi" w:hAnsiTheme="minorBidi" w:cstheme="minorBidi"/>
                <w:sz w:val="24"/>
                <w:szCs w:val="24"/>
              </w:rPr>
              <w:t>ructural)</w:t>
            </w:r>
          </w:p>
        </w:tc>
      </w:tr>
      <w:tr w:rsidR="007B27A7" w:rsidRPr="00D53134" w14:paraId="27500510" w14:textId="77777777">
        <w:tc>
          <w:tcPr>
            <w:tcW w:w="1384" w:type="dxa"/>
          </w:tcPr>
          <w:p w14:paraId="4CEC54EA"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SC</w:t>
            </w:r>
          </w:p>
        </w:tc>
        <w:tc>
          <w:tcPr>
            <w:tcW w:w="7513" w:type="dxa"/>
          </w:tcPr>
          <w:p w14:paraId="218285B4"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Конструкции Железобетонные (</w:t>
            </w:r>
            <w:r w:rsidRPr="00D53134">
              <w:rPr>
                <w:rFonts w:asciiTheme="minorBidi" w:hAnsiTheme="minorBidi" w:cstheme="minorBidi"/>
                <w:b/>
                <w:sz w:val="24"/>
                <w:szCs w:val="24"/>
              </w:rPr>
              <w:t>S</w:t>
            </w:r>
            <w:r w:rsidRPr="00D53134">
              <w:rPr>
                <w:rFonts w:asciiTheme="minorBidi" w:hAnsiTheme="minorBidi" w:cstheme="minorBidi"/>
                <w:sz w:val="24"/>
                <w:szCs w:val="24"/>
              </w:rPr>
              <w:t xml:space="preserve">tructural </w:t>
            </w:r>
            <w:r w:rsidRPr="00D53134">
              <w:rPr>
                <w:rFonts w:asciiTheme="minorBidi" w:hAnsiTheme="minorBidi" w:cstheme="minorBidi"/>
                <w:b/>
                <w:sz w:val="24"/>
                <w:szCs w:val="24"/>
              </w:rPr>
              <w:t>C</w:t>
            </w:r>
            <w:r w:rsidRPr="00D53134">
              <w:rPr>
                <w:rFonts w:asciiTheme="minorBidi" w:hAnsiTheme="minorBidi" w:cstheme="minorBidi"/>
                <w:sz w:val="24"/>
                <w:szCs w:val="24"/>
              </w:rPr>
              <w:t>oncrete)</w:t>
            </w:r>
          </w:p>
        </w:tc>
      </w:tr>
      <w:tr w:rsidR="007B27A7" w:rsidRPr="00D53134" w14:paraId="7BAAB466" w14:textId="77777777">
        <w:tc>
          <w:tcPr>
            <w:tcW w:w="1384" w:type="dxa"/>
          </w:tcPr>
          <w:p w14:paraId="43DEF2E8"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SS</w:t>
            </w:r>
          </w:p>
        </w:tc>
        <w:tc>
          <w:tcPr>
            <w:tcW w:w="7513" w:type="dxa"/>
          </w:tcPr>
          <w:p w14:paraId="5B197BAE"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Конструкции Металлические (</w:t>
            </w:r>
            <w:r w:rsidRPr="00D53134">
              <w:rPr>
                <w:rFonts w:asciiTheme="minorBidi" w:hAnsiTheme="minorBidi" w:cstheme="minorBidi"/>
                <w:b/>
                <w:sz w:val="24"/>
                <w:szCs w:val="24"/>
              </w:rPr>
              <w:t>S</w:t>
            </w:r>
            <w:r w:rsidRPr="00D53134">
              <w:rPr>
                <w:rFonts w:asciiTheme="minorBidi" w:hAnsiTheme="minorBidi" w:cstheme="minorBidi"/>
                <w:sz w:val="24"/>
                <w:szCs w:val="24"/>
              </w:rPr>
              <w:t xml:space="preserve">tructural </w:t>
            </w:r>
            <w:r w:rsidRPr="00D53134">
              <w:rPr>
                <w:rFonts w:asciiTheme="minorBidi" w:hAnsiTheme="minorBidi" w:cstheme="minorBidi"/>
                <w:b/>
                <w:sz w:val="24"/>
                <w:szCs w:val="24"/>
              </w:rPr>
              <w:t>S</w:t>
            </w:r>
            <w:r w:rsidRPr="00D53134">
              <w:rPr>
                <w:rFonts w:asciiTheme="minorBidi" w:hAnsiTheme="minorBidi" w:cstheme="minorBidi"/>
                <w:sz w:val="24"/>
                <w:szCs w:val="24"/>
              </w:rPr>
              <w:t>teel)</w:t>
            </w:r>
          </w:p>
        </w:tc>
      </w:tr>
      <w:tr w:rsidR="007B27A7" w:rsidRPr="00D53134" w14:paraId="7508219F" w14:textId="77777777">
        <w:tc>
          <w:tcPr>
            <w:tcW w:w="1384" w:type="dxa"/>
          </w:tcPr>
          <w:p w14:paraId="5ED7A65D"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HVAC</w:t>
            </w:r>
          </w:p>
        </w:tc>
        <w:tc>
          <w:tcPr>
            <w:tcW w:w="7513" w:type="dxa"/>
          </w:tcPr>
          <w:p w14:paraId="12161AA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Отопление, Вентиляция, Кондиционирование и Холодоснабжение (</w:t>
            </w:r>
            <w:r w:rsidRPr="00D53134">
              <w:rPr>
                <w:rFonts w:asciiTheme="minorBidi" w:hAnsiTheme="minorBidi" w:cstheme="minorBidi"/>
                <w:b/>
                <w:sz w:val="24"/>
                <w:szCs w:val="24"/>
              </w:rPr>
              <w:t>H</w:t>
            </w:r>
            <w:r w:rsidRPr="00D53134">
              <w:rPr>
                <w:rFonts w:asciiTheme="minorBidi" w:hAnsiTheme="minorBidi" w:cstheme="minorBidi"/>
                <w:sz w:val="24"/>
                <w:szCs w:val="24"/>
              </w:rPr>
              <w:t xml:space="preserve">eating, </w:t>
            </w:r>
            <w:r w:rsidRPr="00D53134">
              <w:rPr>
                <w:rFonts w:asciiTheme="minorBidi" w:hAnsiTheme="minorBidi" w:cstheme="minorBidi"/>
                <w:b/>
                <w:sz w:val="24"/>
                <w:szCs w:val="24"/>
              </w:rPr>
              <w:t>V</w:t>
            </w:r>
            <w:r w:rsidRPr="00D53134">
              <w:rPr>
                <w:rFonts w:asciiTheme="minorBidi" w:hAnsiTheme="minorBidi" w:cstheme="minorBidi"/>
                <w:sz w:val="24"/>
                <w:szCs w:val="24"/>
              </w:rPr>
              <w:t xml:space="preserve">entilation, </w:t>
            </w:r>
            <w:r w:rsidRPr="00D53134">
              <w:rPr>
                <w:rFonts w:asciiTheme="minorBidi" w:hAnsiTheme="minorBidi" w:cstheme="minorBidi"/>
                <w:b/>
                <w:sz w:val="24"/>
                <w:szCs w:val="24"/>
              </w:rPr>
              <w:t>C</w:t>
            </w:r>
            <w:r w:rsidRPr="00D53134">
              <w:rPr>
                <w:rFonts w:asciiTheme="minorBidi" w:hAnsiTheme="minorBidi" w:cstheme="minorBidi"/>
                <w:color w:val="1A1C1E"/>
                <w:sz w:val="24"/>
                <w:szCs w:val="24"/>
                <w:highlight w:val="white"/>
              </w:rPr>
              <w:t>onditioning and</w:t>
            </w:r>
            <w:r w:rsidRPr="00D53134">
              <w:rPr>
                <w:rFonts w:asciiTheme="minorBidi" w:hAnsiTheme="minorBidi" w:cstheme="minorBidi"/>
                <w:b/>
                <w:sz w:val="24"/>
                <w:szCs w:val="24"/>
              </w:rPr>
              <w:t xml:space="preserve"> C</w:t>
            </w:r>
            <w:r w:rsidRPr="00D53134">
              <w:rPr>
                <w:rFonts w:asciiTheme="minorBidi" w:hAnsiTheme="minorBidi" w:cstheme="minorBidi"/>
                <w:sz w:val="24"/>
                <w:szCs w:val="24"/>
              </w:rPr>
              <w:t>ooling)</w:t>
            </w:r>
          </w:p>
        </w:tc>
      </w:tr>
      <w:tr w:rsidR="007B27A7" w:rsidRPr="00D53134" w14:paraId="15037EF5" w14:textId="77777777">
        <w:tc>
          <w:tcPr>
            <w:tcW w:w="1384" w:type="dxa"/>
          </w:tcPr>
          <w:p w14:paraId="53FEC52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WS</w:t>
            </w:r>
          </w:p>
        </w:tc>
        <w:tc>
          <w:tcPr>
            <w:tcW w:w="7513" w:type="dxa"/>
          </w:tcPr>
          <w:p w14:paraId="6FDD39E8"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Водоснабжение, Водоотведение (</w:t>
            </w:r>
            <w:r w:rsidRPr="00D53134">
              <w:rPr>
                <w:rFonts w:asciiTheme="minorBidi" w:hAnsiTheme="minorBidi" w:cstheme="minorBidi"/>
                <w:b/>
                <w:sz w:val="24"/>
                <w:szCs w:val="24"/>
              </w:rPr>
              <w:t>W</w:t>
            </w:r>
            <w:r w:rsidRPr="00D53134">
              <w:rPr>
                <w:rFonts w:asciiTheme="minorBidi" w:hAnsiTheme="minorBidi" w:cstheme="minorBidi"/>
                <w:sz w:val="24"/>
                <w:szCs w:val="24"/>
              </w:rPr>
              <w:t>ater supply,</w:t>
            </w:r>
            <w:r w:rsidRPr="00D53134">
              <w:rPr>
                <w:rFonts w:asciiTheme="minorBidi" w:hAnsiTheme="minorBidi" w:cstheme="minorBidi"/>
                <w:b/>
                <w:sz w:val="24"/>
                <w:szCs w:val="24"/>
              </w:rPr>
              <w:t xml:space="preserve"> S</w:t>
            </w:r>
            <w:r w:rsidRPr="00D53134">
              <w:rPr>
                <w:rFonts w:asciiTheme="minorBidi" w:hAnsiTheme="minorBidi" w:cstheme="minorBidi"/>
                <w:sz w:val="24"/>
                <w:szCs w:val="24"/>
              </w:rPr>
              <w:t>ewerage)</w:t>
            </w:r>
          </w:p>
        </w:tc>
      </w:tr>
      <w:tr w:rsidR="007B27A7" w:rsidRPr="00D53134" w14:paraId="581E59D3" w14:textId="77777777">
        <w:tc>
          <w:tcPr>
            <w:tcW w:w="1384" w:type="dxa"/>
          </w:tcPr>
          <w:p w14:paraId="422A3247"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ES</w:t>
            </w:r>
          </w:p>
        </w:tc>
        <w:tc>
          <w:tcPr>
            <w:tcW w:w="7513" w:type="dxa"/>
          </w:tcPr>
          <w:p w14:paraId="67D7AD4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Электроснабжение, Электроосвещение (</w:t>
            </w:r>
            <w:r w:rsidRPr="00D53134">
              <w:rPr>
                <w:rFonts w:asciiTheme="minorBidi" w:hAnsiTheme="minorBidi" w:cstheme="minorBidi"/>
                <w:b/>
                <w:sz w:val="24"/>
                <w:szCs w:val="24"/>
              </w:rPr>
              <w:t>E</w:t>
            </w:r>
            <w:r w:rsidRPr="00D53134">
              <w:rPr>
                <w:rFonts w:asciiTheme="minorBidi" w:hAnsiTheme="minorBidi" w:cstheme="minorBidi"/>
                <w:sz w:val="24"/>
                <w:szCs w:val="24"/>
              </w:rPr>
              <w:t xml:space="preserve">lectrical </w:t>
            </w:r>
            <w:r w:rsidRPr="00D53134">
              <w:rPr>
                <w:rFonts w:asciiTheme="minorBidi" w:hAnsiTheme="minorBidi" w:cstheme="minorBidi"/>
                <w:b/>
                <w:sz w:val="24"/>
                <w:szCs w:val="24"/>
              </w:rPr>
              <w:t>S</w:t>
            </w:r>
            <w:r w:rsidRPr="00D53134">
              <w:rPr>
                <w:rFonts w:asciiTheme="minorBidi" w:hAnsiTheme="minorBidi" w:cstheme="minorBidi"/>
                <w:sz w:val="24"/>
                <w:szCs w:val="24"/>
              </w:rPr>
              <w:t>ystem)</w:t>
            </w:r>
          </w:p>
        </w:tc>
      </w:tr>
      <w:tr w:rsidR="007B27A7" w:rsidRPr="00D53134" w14:paraId="123570A2" w14:textId="77777777">
        <w:tc>
          <w:tcPr>
            <w:tcW w:w="1384" w:type="dxa"/>
          </w:tcPr>
          <w:p w14:paraId="1F68CADF"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FS</w:t>
            </w:r>
          </w:p>
        </w:tc>
        <w:tc>
          <w:tcPr>
            <w:tcW w:w="7513" w:type="dxa"/>
          </w:tcPr>
          <w:p w14:paraId="123B90FA"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Пожаротушение (</w:t>
            </w:r>
            <w:r w:rsidRPr="00D53134">
              <w:rPr>
                <w:rFonts w:asciiTheme="minorBidi" w:hAnsiTheme="minorBidi" w:cstheme="minorBidi"/>
                <w:b/>
                <w:sz w:val="24"/>
                <w:szCs w:val="24"/>
              </w:rPr>
              <w:t>F</w:t>
            </w:r>
            <w:r w:rsidRPr="00D53134">
              <w:rPr>
                <w:rFonts w:asciiTheme="minorBidi" w:hAnsiTheme="minorBidi" w:cstheme="minorBidi"/>
                <w:sz w:val="24"/>
                <w:szCs w:val="24"/>
              </w:rPr>
              <w:t xml:space="preserve">ire </w:t>
            </w:r>
            <w:r w:rsidRPr="00D53134">
              <w:rPr>
                <w:rFonts w:asciiTheme="minorBidi" w:hAnsiTheme="minorBidi" w:cstheme="minorBidi"/>
                <w:b/>
                <w:sz w:val="24"/>
                <w:szCs w:val="24"/>
              </w:rPr>
              <w:t>S</w:t>
            </w:r>
            <w:r w:rsidRPr="00D53134">
              <w:rPr>
                <w:rFonts w:asciiTheme="minorBidi" w:hAnsiTheme="minorBidi" w:cstheme="minorBidi"/>
                <w:sz w:val="24"/>
                <w:szCs w:val="24"/>
              </w:rPr>
              <w:t>ystem)</w:t>
            </w:r>
          </w:p>
        </w:tc>
      </w:tr>
      <w:tr w:rsidR="004C6ADA" w:rsidRPr="00D53134" w14:paraId="08B15BF0" w14:textId="77777777">
        <w:trPr>
          <w:ins w:id="482" w:author="Volkov Sergey" w:date="2018-08-27T10:54:00Z"/>
        </w:trPr>
        <w:tc>
          <w:tcPr>
            <w:tcW w:w="1384" w:type="dxa"/>
          </w:tcPr>
          <w:p w14:paraId="2899C13B" w14:textId="73542852" w:rsidR="004C6ADA" w:rsidRPr="003D6756" w:rsidRDefault="003D6756" w:rsidP="00D53134">
            <w:pPr>
              <w:jc w:val="both"/>
              <w:rPr>
                <w:ins w:id="483" w:author="Volkov Sergey" w:date="2018-08-27T10:54:00Z"/>
                <w:rFonts w:asciiTheme="minorBidi" w:hAnsiTheme="minorBidi" w:cstheme="minorBidi"/>
                <w:sz w:val="24"/>
                <w:szCs w:val="24"/>
                <w:lang w:val="en-US"/>
                <w:rPrChange w:id="484" w:author="Volkov Sergey" w:date="2018-08-27T10:55:00Z">
                  <w:rPr>
                    <w:ins w:id="485" w:author="Volkov Sergey" w:date="2018-08-27T10:54:00Z"/>
                    <w:rFonts w:asciiTheme="minorBidi" w:hAnsiTheme="minorBidi" w:cstheme="minorBidi"/>
                    <w:sz w:val="24"/>
                    <w:szCs w:val="24"/>
                  </w:rPr>
                </w:rPrChange>
              </w:rPr>
            </w:pPr>
            <w:ins w:id="486" w:author="Volkov Sergey" w:date="2018-08-27T10:55:00Z">
              <w:r>
                <w:rPr>
                  <w:rFonts w:asciiTheme="minorBidi" w:hAnsiTheme="minorBidi" w:cstheme="minorBidi"/>
                  <w:sz w:val="24"/>
                  <w:szCs w:val="24"/>
                  <w:lang w:val="en-US"/>
                </w:rPr>
                <w:t>T</w:t>
              </w:r>
            </w:ins>
            <w:ins w:id="487" w:author="Volkov Sergey" w:date="2018-09-03T15:49:00Z">
              <w:r w:rsidR="00B36831">
                <w:rPr>
                  <w:rFonts w:asciiTheme="minorBidi" w:hAnsiTheme="minorBidi" w:cstheme="minorBidi"/>
                  <w:sz w:val="24"/>
                  <w:szCs w:val="24"/>
                  <w:lang w:val="en-US"/>
                </w:rPr>
                <w:t>G</w:t>
              </w:r>
            </w:ins>
          </w:p>
        </w:tc>
        <w:tc>
          <w:tcPr>
            <w:tcW w:w="7513" w:type="dxa"/>
          </w:tcPr>
          <w:p w14:paraId="2D96AE81" w14:textId="2DAC806F" w:rsidR="004C6ADA" w:rsidRPr="00D53134" w:rsidRDefault="003D6756" w:rsidP="00D53134">
            <w:pPr>
              <w:jc w:val="both"/>
              <w:rPr>
                <w:ins w:id="488" w:author="Volkov Sergey" w:date="2018-08-27T10:54:00Z"/>
                <w:rFonts w:asciiTheme="minorBidi" w:hAnsiTheme="minorBidi" w:cstheme="minorBidi"/>
                <w:sz w:val="24"/>
                <w:szCs w:val="24"/>
              </w:rPr>
            </w:pPr>
            <w:ins w:id="489" w:author="Volkov Sergey" w:date="2018-08-27T10:55:00Z">
              <w:r>
                <w:rPr>
                  <w:rFonts w:asciiTheme="minorBidi" w:hAnsiTheme="minorBidi" w:cstheme="minorBidi"/>
                  <w:sz w:val="24"/>
                  <w:szCs w:val="24"/>
                </w:rPr>
                <w:t>Коллектор</w:t>
              </w:r>
            </w:ins>
          </w:p>
        </w:tc>
      </w:tr>
      <w:tr w:rsidR="003D6756" w:rsidRPr="00D53134" w14:paraId="5864D1ED" w14:textId="77777777">
        <w:trPr>
          <w:ins w:id="490" w:author="Volkov Sergey" w:date="2018-08-27T10:55:00Z"/>
        </w:trPr>
        <w:tc>
          <w:tcPr>
            <w:tcW w:w="1384" w:type="dxa"/>
          </w:tcPr>
          <w:p w14:paraId="4553FF0E" w14:textId="62F4E996" w:rsidR="003D6756" w:rsidRPr="0011588F" w:rsidRDefault="0011588F" w:rsidP="00D53134">
            <w:pPr>
              <w:jc w:val="both"/>
              <w:rPr>
                <w:ins w:id="491" w:author="Volkov Sergey" w:date="2018-08-27T10:55:00Z"/>
                <w:rFonts w:asciiTheme="minorBidi" w:hAnsiTheme="minorBidi" w:cstheme="minorBidi"/>
                <w:sz w:val="24"/>
                <w:szCs w:val="24"/>
                <w:rPrChange w:id="492" w:author="Volkov Sergey" w:date="2018-09-02T22:44:00Z">
                  <w:rPr>
                    <w:ins w:id="493" w:author="Volkov Sergey" w:date="2018-08-27T10:55:00Z"/>
                    <w:rFonts w:asciiTheme="minorBidi" w:hAnsiTheme="minorBidi" w:cstheme="minorBidi"/>
                    <w:sz w:val="24"/>
                    <w:szCs w:val="24"/>
                    <w:lang w:val="en-US"/>
                  </w:rPr>
                </w:rPrChange>
              </w:rPr>
            </w:pPr>
            <w:ins w:id="494" w:author="Volkov Sergey" w:date="2018-09-02T22:44:00Z">
              <w:r>
                <w:rPr>
                  <w:rFonts w:asciiTheme="minorBidi" w:hAnsiTheme="minorBidi" w:cstheme="minorBidi"/>
                  <w:sz w:val="24"/>
                  <w:szCs w:val="24"/>
                </w:rPr>
                <w:t>В0</w:t>
              </w:r>
            </w:ins>
          </w:p>
        </w:tc>
        <w:tc>
          <w:tcPr>
            <w:tcW w:w="7513" w:type="dxa"/>
          </w:tcPr>
          <w:p w14:paraId="426C8631" w14:textId="4974900D" w:rsidR="003D6756" w:rsidRPr="00EA24DA" w:rsidRDefault="00516A47" w:rsidP="00D53134">
            <w:pPr>
              <w:jc w:val="both"/>
              <w:rPr>
                <w:ins w:id="495" w:author="Volkov Sergey" w:date="2018-08-27T10:55:00Z"/>
                <w:rFonts w:asciiTheme="minorBidi" w:hAnsiTheme="minorBidi" w:cstheme="minorBidi"/>
                <w:sz w:val="24"/>
                <w:szCs w:val="24"/>
              </w:rPr>
            </w:pPr>
            <w:ins w:id="496" w:author="Volkov Sergey" w:date="2018-09-02T23:21:00Z">
              <w:r>
                <w:rPr>
                  <w:rFonts w:asciiTheme="minorBidi" w:hAnsiTheme="minorBidi" w:cstheme="minorBidi"/>
                  <w:sz w:val="24"/>
                  <w:szCs w:val="24"/>
                </w:rPr>
                <w:t xml:space="preserve">Водопровод общее </w:t>
              </w:r>
            </w:ins>
            <w:ins w:id="497" w:author="Volkov Sergey" w:date="2018-09-02T23:22:00Z">
              <w:r>
                <w:rPr>
                  <w:rFonts w:asciiTheme="minorBidi" w:hAnsiTheme="minorBidi" w:cstheme="minorBidi"/>
                  <w:sz w:val="24"/>
                  <w:szCs w:val="24"/>
                </w:rPr>
                <w:t>обозначение</w:t>
              </w:r>
            </w:ins>
          </w:p>
        </w:tc>
      </w:tr>
      <w:tr w:rsidR="00BD7D8C" w:rsidRPr="00D53134" w14:paraId="51474822" w14:textId="77777777">
        <w:trPr>
          <w:ins w:id="498" w:author="Volkov Sergey" w:date="2018-09-02T22:42:00Z"/>
        </w:trPr>
        <w:tc>
          <w:tcPr>
            <w:tcW w:w="1384" w:type="dxa"/>
          </w:tcPr>
          <w:p w14:paraId="4FB69C34" w14:textId="2AAB09E8" w:rsidR="00BD7D8C" w:rsidRPr="0011588F" w:rsidRDefault="0011588F" w:rsidP="00D53134">
            <w:pPr>
              <w:jc w:val="both"/>
              <w:rPr>
                <w:ins w:id="499" w:author="Volkov Sergey" w:date="2018-09-02T22:42:00Z"/>
                <w:rFonts w:asciiTheme="minorBidi" w:hAnsiTheme="minorBidi" w:cstheme="minorBidi"/>
                <w:sz w:val="24"/>
                <w:szCs w:val="24"/>
                <w:rPrChange w:id="500" w:author="Volkov Sergey" w:date="2018-09-02T22:44:00Z">
                  <w:rPr>
                    <w:ins w:id="501" w:author="Volkov Sergey" w:date="2018-09-02T22:42:00Z"/>
                    <w:rFonts w:asciiTheme="minorBidi" w:hAnsiTheme="minorBidi" w:cstheme="minorBidi"/>
                    <w:sz w:val="24"/>
                    <w:szCs w:val="24"/>
                    <w:lang w:val="en-US"/>
                  </w:rPr>
                </w:rPrChange>
              </w:rPr>
            </w:pPr>
            <w:ins w:id="502" w:author="Volkov Sergey" w:date="2018-09-02T22:44:00Z">
              <w:r>
                <w:rPr>
                  <w:rFonts w:asciiTheme="minorBidi" w:hAnsiTheme="minorBidi" w:cstheme="minorBidi"/>
                  <w:sz w:val="24"/>
                  <w:szCs w:val="24"/>
                </w:rPr>
                <w:t>В1</w:t>
              </w:r>
            </w:ins>
          </w:p>
        </w:tc>
        <w:tc>
          <w:tcPr>
            <w:tcW w:w="7513" w:type="dxa"/>
          </w:tcPr>
          <w:p w14:paraId="2B93699C" w14:textId="308C7587" w:rsidR="00BD7D8C" w:rsidRDefault="00516A47" w:rsidP="00D53134">
            <w:pPr>
              <w:jc w:val="both"/>
              <w:rPr>
                <w:ins w:id="503" w:author="Volkov Sergey" w:date="2018-09-02T22:42:00Z"/>
                <w:rFonts w:asciiTheme="minorBidi" w:hAnsiTheme="minorBidi" w:cstheme="minorBidi"/>
                <w:sz w:val="24"/>
                <w:szCs w:val="24"/>
              </w:rPr>
            </w:pPr>
            <w:ins w:id="504" w:author="Volkov Sergey" w:date="2018-09-02T23:22:00Z">
              <w:r>
                <w:rPr>
                  <w:rFonts w:asciiTheme="minorBidi" w:hAnsiTheme="minorBidi" w:cstheme="minorBidi"/>
                  <w:sz w:val="24"/>
                  <w:szCs w:val="24"/>
                </w:rPr>
                <w:t>Водопровод хозяйственно-питьевой</w:t>
              </w:r>
            </w:ins>
          </w:p>
        </w:tc>
      </w:tr>
      <w:tr w:rsidR="00BD7D8C" w:rsidRPr="00D53134" w14:paraId="69B0E201" w14:textId="77777777">
        <w:trPr>
          <w:ins w:id="505" w:author="Volkov Sergey" w:date="2018-09-02T22:42:00Z"/>
        </w:trPr>
        <w:tc>
          <w:tcPr>
            <w:tcW w:w="1384" w:type="dxa"/>
          </w:tcPr>
          <w:p w14:paraId="01BEA41C" w14:textId="0495866B" w:rsidR="00BD7D8C" w:rsidRPr="0011588F" w:rsidRDefault="0011588F" w:rsidP="00D53134">
            <w:pPr>
              <w:jc w:val="both"/>
              <w:rPr>
                <w:ins w:id="506" w:author="Volkov Sergey" w:date="2018-09-02T22:42:00Z"/>
                <w:rFonts w:asciiTheme="minorBidi" w:hAnsiTheme="minorBidi" w:cstheme="minorBidi"/>
                <w:sz w:val="24"/>
                <w:szCs w:val="24"/>
                <w:rPrChange w:id="507" w:author="Volkov Sergey" w:date="2018-09-02T22:45:00Z">
                  <w:rPr>
                    <w:ins w:id="508" w:author="Volkov Sergey" w:date="2018-09-02T22:42:00Z"/>
                    <w:rFonts w:asciiTheme="minorBidi" w:hAnsiTheme="minorBidi" w:cstheme="minorBidi"/>
                    <w:sz w:val="24"/>
                    <w:szCs w:val="24"/>
                    <w:lang w:val="en-US"/>
                  </w:rPr>
                </w:rPrChange>
              </w:rPr>
            </w:pPr>
            <w:ins w:id="509" w:author="Volkov Sergey" w:date="2018-09-02T22:45:00Z">
              <w:r>
                <w:rPr>
                  <w:rFonts w:asciiTheme="minorBidi" w:hAnsiTheme="minorBidi" w:cstheme="minorBidi"/>
                  <w:sz w:val="24"/>
                  <w:szCs w:val="24"/>
                </w:rPr>
                <w:lastRenderedPageBreak/>
                <w:t>В2</w:t>
              </w:r>
            </w:ins>
          </w:p>
        </w:tc>
        <w:tc>
          <w:tcPr>
            <w:tcW w:w="7513" w:type="dxa"/>
          </w:tcPr>
          <w:p w14:paraId="09AA69FE" w14:textId="467EB9E7" w:rsidR="00BD7D8C" w:rsidRDefault="00516A47" w:rsidP="00D53134">
            <w:pPr>
              <w:jc w:val="both"/>
              <w:rPr>
                <w:ins w:id="510" w:author="Volkov Sergey" w:date="2018-09-02T22:42:00Z"/>
                <w:rFonts w:asciiTheme="minorBidi" w:hAnsiTheme="minorBidi" w:cstheme="minorBidi"/>
                <w:sz w:val="24"/>
                <w:szCs w:val="24"/>
              </w:rPr>
            </w:pPr>
            <w:ins w:id="511" w:author="Volkov Sergey" w:date="2018-09-02T23:24:00Z">
              <w:r>
                <w:rPr>
                  <w:rFonts w:asciiTheme="minorBidi" w:hAnsiTheme="minorBidi" w:cstheme="minorBidi"/>
                  <w:sz w:val="24"/>
                  <w:szCs w:val="24"/>
                </w:rPr>
                <w:t>Водопровод противопожарный</w:t>
              </w:r>
            </w:ins>
          </w:p>
        </w:tc>
      </w:tr>
      <w:tr w:rsidR="00BD7D8C" w:rsidRPr="00D53134" w14:paraId="5C7830C8" w14:textId="77777777">
        <w:trPr>
          <w:ins w:id="512" w:author="Volkov Sergey" w:date="2018-09-02T22:42:00Z"/>
        </w:trPr>
        <w:tc>
          <w:tcPr>
            <w:tcW w:w="1384" w:type="dxa"/>
          </w:tcPr>
          <w:p w14:paraId="7BF31D72" w14:textId="43B257BF" w:rsidR="00BD7D8C" w:rsidRPr="0011588F" w:rsidRDefault="0011588F" w:rsidP="00D53134">
            <w:pPr>
              <w:jc w:val="both"/>
              <w:rPr>
                <w:ins w:id="513" w:author="Volkov Sergey" w:date="2018-09-02T22:42:00Z"/>
                <w:rFonts w:asciiTheme="minorBidi" w:hAnsiTheme="minorBidi" w:cstheme="minorBidi"/>
                <w:sz w:val="24"/>
                <w:szCs w:val="24"/>
                <w:rPrChange w:id="514" w:author="Volkov Sergey" w:date="2018-09-02T22:45:00Z">
                  <w:rPr>
                    <w:ins w:id="515" w:author="Volkov Sergey" w:date="2018-09-02T22:42:00Z"/>
                    <w:rFonts w:asciiTheme="minorBidi" w:hAnsiTheme="minorBidi" w:cstheme="minorBidi"/>
                    <w:sz w:val="24"/>
                    <w:szCs w:val="24"/>
                    <w:lang w:val="en-US"/>
                  </w:rPr>
                </w:rPrChange>
              </w:rPr>
            </w:pPr>
            <w:ins w:id="516" w:author="Volkov Sergey" w:date="2018-09-02T22:45:00Z">
              <w:r>
                <w:rPr>
                  <w:rFonts w:asciiTheme="minorBidi" w:hAnsiTheme="minorBidi" w:cstheme="minorBidi"/>
                  <w:sz w:val="24"/>
                  <w:szCs w:val="24"/>
                </w:rPr>
                <w:t>В3</w:t>
              </w:r>
            </w:ins>
          </w:p>
        </w:tc>
        <w:tc>
          <w:tcPr>
            <w:tcW w:w="7513" w:type="dxa"/>
          </w:tcPr>
          <w:p w14:paraId="38BD97E0" w14:textId="06163A09" w:rsidR="00BD7D8C" w:rsidRDefault="00516A47" w:rsidP="00D53134">
            <w:pPr>
              <w:jc w:val="both"/>
              <w:rPr>
                <w:ins w:id="517" w:author="Volkov Sergey" w:date="2018-09-02T22:42:00Z"/>
                <w:rFonts w:asciiTheme="minorBidi" w:hAnsiTheme="minorBidi" w:cstheme="minorBidi"/>
                <w:sz w:val="24"/>
                <w:szCs w:val="24"/>
              </w:rPr>
            </w:pPr>
            <w:ins w:id="518" w:author="Volkov Sergey" w:date="2018-09-02T23:24:00Z">
              <w:r>
                <w:rPr>
                  <w:rFonts w:asciiTheme="minorBidi" w:hAnsiTheme="minorBidi" w:cstheme="minorBidi"/>
                  <w:sz w:val="24"/>
                  <w:szCs w:val="24"/>
                </w:rPr>
                <w:t>Водопровод производственный общее обозначение</w:t>
              </w:r>
            </w:ins>
          </w:p>
        </w:tc>
      </w:tr>
      <w:tr w:rsidR="00BD7D8C" w:rsidRPr="00D53134" w14:paraId="6597B898" w14:textId="77777777">
        <w:trPr>
          <w:ins w:id="519" w:author="Volkov Sergey" w:date="2018-09-02T22:42:00Z"/>
        </w:trPr>
        <w:tc>
          <w:tcPr>
            <w:tcW w:w="1384" w:type="dxa"/>
          </w:tcPr>
          <w:p w14:paraId="23BC6825" w14:textId="48CB088D" w:rsidR="00BD7D8C" w:rsidRPr="0011588F" w:rsidRDefault="0011588F" w:rsidP="00D53134">
            <w:pPr>
              <w:jc w:val="both"/>
              <w:rPr>
                <w:ins w:id="520" w:author="Volkov Sergey" w:date="2018-09-02T22:42:00Z"/>
                <w:rFonts w:asciiTheme="minorBidi" w:hAnsiTheme="minorBidi" w:cstheme="minorBidi"/>
                <w:sz w:val="24"/>
                <w:szCs w:val="24"/>
                <w:rPrChange w:id="521" w:author="Volkov Sergey" w:date="2018-09-02T22:45:00Z">
                  <w:rPr>
                    <w:ins w:id="522" w:author="Volkov Sergey" w:date="2018-09-02T22:42:00Z"/>
                    <w:rFonts w:asciiTheme="minorBidi" w:hAnsiTheme="minorBidi" w:cstheme="minorBidi"/>
                    <w:sz w:val="24"/>
                    <w:szCs w:val="24"/>
                    <w:lang w:val="en-US"/>
                  </w:rPr>
                </w:rPrChange>
              </w:rPr>
            </w:pPr>
            <w:ins w:id="523" w:author="Volkov Sergey" w:date="2018-09-02T22:45:00Z">
              <w:r>
                <w:rPr>
                  <w:rFonts w:asciiTheme="minorBidi" w:hAnsiTheme="minorBidi" w:cstheme="minorBidi"/>
                  <w:sz w:val="24"/>
                  <w:szCs w:val="24"/>
                </w:rPr>
                <w:t>В4</w:t>
              </w:r>
            </w:ins>
          </w:p>
        </w:tc>
        <w:tc>
          <w:tcPr>
            <w:tcW w:w="7513" w:type="dxa"/>
          </w:tcPr>
          <w:p w14:paraId="0DF40605" w14:textId="6CC32DFF" w:rsidR="00BD7D8C" w:rsidRDefault="00516A47" w:rsidP="00D53134">
            <w:pPr>
              <w:jc w:val="both"/>
              <w:rPr>
                <w:ins w:id="524" w:author="Volkov Sergey" w:date="2018-09-02T22:42:00Z"/>
                <w:rFonts w:asciiTheme="minorBidi" w:hAnsiTheme="minorBidi" w:cstheme="minorBidi"/>
                <w:sz w:val="24"/>
                <w:szCs w:val="24"/>
              </w:rPr>
            </w:pPr>
            <w:ins w:id="525" w:author="Volkov Sergey" w:date="2018-09-02T23:25:00Z">
              <w:r>
                <w:rPr>
                  <w:rFonts w:asciiTheme="minorBidi" w:hAnsiTheme="minorBidi" w:cstheme="minorBidi"/>
                  <w:sz w:val="24"/>
                  <w:szCs w:val="24"/>
                </w:rPr>
                <w:t>Водопровод производственный оборотной воды, подающей</w:t>
              </w:r>
            </w:ins>
          </w:p>
        </w:tc>
      </w:tr>
      <w:tr w:rsidR="00BD7D8C" w:rsidRPr="00D53134" w14:paraId="20299EA5" w14:textId="77777777">
        <w:trPr>
          <w:ins w:id="526" w:author="Volkov Sergey" w:date="2018-09-02T22:42:00Z"/>
        </w:trPr>
        <w:tc>
          <w:tcPr>
            <w:tcW w:w="1384" w:type="dxa"/>
          </w:tcPr>
          <w:p w14:paraId="6DC4C1C1" w14:textId="78D3EE40" w:rsidR="00BD7D8C" w:rsidRPr="0011588F" w:rsidRDefault="0011588F" w:rsidP="00D53134">
            <w:pPr>
              <w:jc w:val="both"/>
              <w:rPr>
                <w:ins w:id="527" w:author="Volkov Sergey" w:date="2018-09-02T22:42:00Z"/>
                <w:rFonts w:asciiTheme="minorBidi" w:hAnsiTheme="minorBidi" w:cstheme="minorBidi"/>
                <w:sz w:val="24"/>
                <w:szCs w:val="24"/>
                <w:rPrChange w:id="528" w:author="Volkov Sergey" w:date="2018-09-02T22:45:00Z">
                  <w:rPr>
                    <w:ins w:id="529" w:author="Volkov Sergey" w:date="2018-09-02T22:42:00Z"/>
                    <w:rFonts w:asciiTheme="minorBidi" w:hAnsiTheme="minorBidi" w:cstheme="minorBidi"/>
                    <w:sz w:val="24"/>
                    <w:szCs w:val="24"/>
                    <w:lang w:val="en-US"/>
                  </w:rPr>
                </w:rPrChange>
              </w:rPr>
            </w:pPr>
            <w:ins w:id="530" w:author="Volkov Sergey" w:date="2018-09-02T22:45:00Z">
              <w:r>
                <w:rPr>
                  <w:rFonts w:asciiTheme="minorBidi" w:hAnsiTheme="minorBidi" w:cstheme="minorBidi"/>
                  <w:sz w:val="24"/>
                  <w:szCs w:val="24"/>
                </w:rPr>
                <w:t>В5</w:t>
              </w:r>
            </w:ins>
          </w:p>
        </w:tc>
        <w:tc>
          <w:tcPr>
            <w:tcW w:w="7513" w:type="dxa"/>
          </w:tcPr>
          <w:p w14:paraId="3049F430" w14:textId="7D1794B6" w:rsidR="00BD7D8C" w:rsidRDefault="00516A47" w:rsidP="00D53134">
            <w:pPr>
              <w:jc w:val="both"/>
              <w:rPr>
                <w:ins w:id="531" w:author="Volkov Sergey" w:date="2018-09-02T22:42:00Z"/>
                <w:rFonts w:asciiTheme="minorBidi" w:hAnsiTheme="minorBidi" w:cstheme="minorBidi"/>
                <w:sz w:val="24"/>
                <w:szCs w:val="24"/>
              </w:rPr>
            </w:pPr>
            <w:ins w:id="532" w:author="Volkov Sergey" w:date="2018-09-02T23:25:00Z">
              <w:r>
                <w:rPr>
                  <w:rFonts w:asciiTheme="minorBidi" w:hAnsiTheme="minorBidi" w:cstheme="minorBidi"/>
                  <w:sz w:val="24"/>
                  <w:szCs w:val="24"/>
                </w:rPr>
                <w:t>Водопровод производственный оборотной воды,</w:t>
              </w:r>
            </w:ins>
            <w:ins w:id="533" w:author="Volkov Sergey" w:date="2018-09-02T23:26:00Z">
              <w:r>
                <w:rPr>
                  <w:rFonts w:asciiTheme="minorBidi" w:hAnsiTheme="minorBidi" w:cstheme="minorBidi"/>
                  <w:sz w:val="24"/>
                  <w:szCs w:val="24"/>
                </w:rPr>
                <w:t xml:space="preserve"> обратный</w:t>
              </w:r>
            </w:ins>
          </w:p>
        </w:tc>
      </w:tr>
      <w:tr w:rsidR="008A1868" w:rsidRPr="00D53134" w14:paraId="3CE1398B" w14:textId="77777777">
        <w:trPr>
          <w:ins w:id="534" w:author="Volkov Sergey" w:date="2018-09-02T23:28:00Z"/>
        </w:trPr>
        <w:tc>
          <w:tcPr>
            <w:tcW w:w="1384" w:type="dxa"/>
          </w:tcPr>
          <w:p w14:paraId="16C26A56" w14:textId="7F0F28B9" w:rsidR="008A1868" w:rsidRDefault="008A1868" w:rsidP="00D53134">
            <w:pPr>
              <w:jc w:val="both"/>
              <w:rPr>
                <w:ins w:id="535" w:author="Volkov Sergey" w:date="2018-09-02T23:28:00Z"/>
                <w:rFonts w:asciiTheme="minorBidi" w:hAnsiTheme="minorBidi" w:cstheme="minorBidi"/>
                <w:sz w:val="24"/>
                <w:szCs w:val="24"/>
              </w:rPr>
            </w:pPr>
            <w:ins w:id="536" w:author="Volkov Sergey" w:date="2018-09-02T23:28:00Z">
              <w:r>
                <w:rPr>
                  <w:rFonts w:asciiTheme="minorBidi" w:hAnsiTheme="minorBidi" w:cstheme="minorBidi"/>
                  <w:sz w:val="24"/>
                  <w:szCs w:val="24"/>
                </w:rPr>
                <w:t>В6</w:t>
              </w:r>
            </w:ins>
          </w:p>
        </w:tc>
        <w:tc>
          <w:tcPr>
            <w:tcW w:w="7513" w:type="dxa"/>
          </w:tcPr>
          <w:p w14:paraId="3B761A71" w14:textId="22A57D74" w:rsidR="008A1868" w:rsidRDefault="008A1868" w:rsidP="00D53134">
            <w:pPr>
              <w:jc w:val="both"/>
              <w:rPr>
                <w:ins w:id="537" w:author="Volkov Sergey" w:date="2018-09-02T23:28:00Z"/>
                <w:rFonts w:asciiTheme="minorBidi" w:hAnsiTheme="minorBidi" w:cstheme="minorBidi"/>
                <w:sz w:val="24"/>
                <w:szCs w:val="24"/>
              </w:rPr>
            </w:pPr>
            <w:ins w:id="538" w:author="Volkov Sergey" w:date="2018-09-02T23:28:00Z">
              <w:r>
                <w:rPr>
                  <w:rFonts w:asciiTheme="minorBidi" w:hAnsiTheme="minorBidi" w:cstheme="minorBidi"/>
                  <w:sz w:val="24"/>
                  <w:szCs w:val="24"/>
                </w:rPr>
                <w:t>Водопровод производственный умягченной воды</w:t>
              </w:r>
            </w:ins>
          </w:p>
        </w:tc>
      </w:tr>
      <w:tr w:rsidR="00BD7D8C" w:rsidRPr="00D53134" w14:paraId="448D59A0" w14:textId="77777777">
        <w:trPr>
          <w:ins w:id="539" w:author="Volkov Sergey" w:date="2018-09-02T22:42:00Z"/>
        </w:trPr>
        <w:tc>
          <w:tcPr>
            <w:tcW w:w="1384" w:type="dxa"/>
          </w:tcPr>
          <w:p w14:paraId="58A6FF65" w14:textId="2F94E062" w:rsidR="00BD7D8C" w:rsidRPr="0011588F" w:rsidRDefault="0011588F" w:rsidP="00D53134">
            <w:pPr>
              <w:jc w:val="both"/>
              <w:rPr>
                <w:ins w:id="540" w:author="Volkov Sergey" w:date="2018-09-02T22:42:00Z"/>
                <w:rFonts w:asciiTheme="minorBidi" w:hAnsiTheme="minorBidi" w:cstheme="minorBidi"/>
                <w:sz w:val="24"/>
                <w:szCs w:val="24"/>
                <w:rPrChange w:id="541" w:author="Volkov Sergey" w:date="2018-09-02T22:45:00Z">
                  <w:rPr>
                    <w:ins w:id="542" w:author="Volkov Sergey" w:date="2018-09-02T22:42:00Z"/>
                    <w:rFonts w:asciiTheme="minorBidi" w:hAnsiTheme="minorBidi" w:cstheme="minorBidi"/>
                    <w:sz w:val="24"/>
                    <w:szCs w:val="24"/>
                    <w:lang w:val="en-US"/>
                  </w:rPr>
                </w:rPrChange>
              </w:rPr>
            </w:pPr>
            <w:ins w:id="543" w:author="Volkov Sergey" w:date="2018-09-02T22:45:00Z">
              <w:r>
                <w:rPr>
                  <w:rFonts w:asciiTheme="minorBidi" w:hAnsiTheme="minorBidi" w:cstheme="minorBidi"/>
                  <w:sz w:val="24"/>
                  <w:szCs w:val="24"/>
                </w:rPr>
                <w:t>В7</w:t>
              </w:r>
            </w:ins>
          </w:p>
        </w:tc>
        <w:tc>
          <w:tcPr>
            <w:tcW w:w="7513" w:type="dxa"/>
          </w:tcPr>
          <w:p w14:paraId="19A0B004" w14:textId="707EF68C" w:rsidR="00BD7D8C" w:rsidRDefault="00516A47" w:rsidP="00EA24DA">
            <w:pPr>
              <w:jc w:val="both"/>
              <w:rPr>
                <w:ins w:id="544" w:author="Volkov Sergey" w:date="2018-09-02T22:42:00Z"/>
                <w:rFonts w:asciiTheme="minorBidi" w:hAnsiTheme="minorBidi" w:cstheme="minorBidi"/>
                <w:sz w:val="24"/>
                <w:szCs w:val="24"/>
              </w:rPr>
            </w:pPr>
            <w:ins w:id="545" w:author="Volkov Sergey" w:date="2018-09-02T23:26:00Z">
              <w:r>
                <w:rPr>
                  <w:rFonts w:asciiTheme="minorBidi" w:hAnsiTheme="minorBidi" w:cstheme="minorBidi"/>
                  <w:sz w:val="24"/>
                  <w:szCs w:val="24"/>
                </w:rPr>
                <w:t xml:space="preserve">Водопровод производственный </w:t>
              </w:r>
            </w:ins>
            <w:ins w:id="546" w:author="Volkov Sergey" w:date="2018-09-02T23:30:00Z">
              <w:r w:rsidR="008A1868">
                <w:rPr>
                  <w:rFonts w:asciiTheme="minorBidi" w:hAnsiTheme="minorBidi" w:cstheme="minorBidi"/>
                  <w:sz w:val="24"/>
                  <w:szCs w:val="24"/>
                </w:rPr>
                <w:t>речной воды</w:t>
              </w:r>
            </w:ins>
          </w:p>
        </w:tc>
      </w:tr>
      <w:tr w:rsidR="00BD7D8C" w:rsidRPr="00D53134" w14:paraId="474773A9" w14:textId="77777777">
        <w:trPr>
          <w:ins w:id="547" w:author="Volkov Sergey" w:date="2018-09-02T22:42:00Z"/>
        </w:trPr>
        <w:tc>
          <w:tcPr>
            <w:tcW w:w="1384" w:type="dxa"/>
          </w:tcPr>
          <w:p w14:paraId="0AB34615" w14:textId="439FB2C0" w:rsidR="00BD7D8C" w:rsidRPr="0011588F" w:rsidRDefault="0011588F" w:rsidP="00D53134">
            <w:pPr>
              <w:jc w:val="both"/>
              <w:rPr>
                <w:ins w:id="548" w:author="Volkov Sergey" w:date="2018-09-02T22:42:00Z"/>
                <w:rFonts w:asciiTheme="minorBidi" w:hAnsiTheme="minorBidi" w:cstheme="minorBidi"/>
                <w:sz w:val="24"/>
                <w:szCs w:val="24"/>
                <w:rPrChange w:id="549" w:author="Volkov Sergey" w:date="2018-09-02T22:45:00Z">
                  <w:rPr>
                    <w:ins w:id="550" w:author="Volkov Sergey" w:date="2018-09-02T22:42:00Z"/>
                    <w:rFonts w:asciiTheme="minorBidi" w:hAnsiTheme="minorBidi" w:cstheme="minorBidi"/>
                    <w:sz w:val="24"/>
                    <w:szCs w:val="24"/>
                    <w:lang w:val="en-US"/>
                  </w:rPr>
                </w:rPrChange>
              </w:rPr>
            </w:pPr>
            <w:ins w:id="551" w:author="Volkov Sergey" w:date="2018-09-02T22:45:00Z">
              <w:r>
                <w:rPr>
                  <w:rFonts w:asciiTheme="minorBidi" w:hAnsiTheme="minorBidi" w:cstheme="minorBidi"/>
                  <w:sz w:val="24"/>
                  <w:szCs w:val="24"/>
                </w:rPr>
                <w:t>В8</w:t>
              </w:r>
            </w:ins>
          </w:p>
        </w:tc>
        <w:tc>
          <w:tcPr>
            <w:tcW w:w="7513" w:type="dxa"/>
          </w:tcPr>
          <w:p w14:paraId="1A94532C" w14:textId="5CF2EB7A" w:rsidR="00BD7D8C" w:rsidRDefault="00516A47" w:rsidP="00D53134">
            <w:pPr>
              <w:jc w:val="both"/>
              <w:rPr>
                <w:ins w:id="552" w:author="Volkov Sergey" w:date="2018-09-02T22:42:00Z"/>
                <w:rFonts w:asciiTheme="minorBidi" w:hAnsiTheme="minorBidi" w:cstheme="minorBidi"/>
                <w:sz w:val="24"/>
                <w:szCs w:val="24"/>
              </w:rPr>
            </w:pPr>
            <w:ins w:id="553" w:author="Volkov Sergey" w:date="2018-09-02T23:26:00Z">
              <w:r>
                <w:rPr>
                  <w:rFonts w:asciiTheme="minorBidi" w:hAnsiTheme="minorBidi" w:cstheme="minorBidi"/>
                  <w:sz w:val="24"/>
                  <w:szCs w:val="24"/>
                </w:rPr>
                <w:t xml:space="preserve">Водопровод производственный речной </w:t>
              </w:r>
            </w:ins>
            <w:ins w:id="554" w:author="Volkov Sergey" w:date="2018-09-02T23:30:00Z">
              <w:r w:rsidR="008A1868">
                <w:rPr>
                  <w:rFonts w:asciiTheme="minorBidi" w:hAnsiTheme="minorBidi" w:cstheme="minorBidi"/>
                  <w:sz w:val="24"/>
                  <w:szCs w:val="24"/>
                </w:rPr>
                <w:t xml:space="preserve">осветленной </w:t>
              </w:r>
            </w:ins>
            <w:ins w:id="555" w:author="Volkov Sergey" w:date="2018-09-02T23:26:00Z">
              <w:r>
                <w:rPr>
                  <w:rFonts w:asciiTheme="minorBidi" w:hAnsiTheme="minorBidi" w:cstheme="minorBidi"/>
                  <w:sz w:val="24"/>
                  <w:szCs w:val="24"/>
                </w:rPr>
                <w:t>воды</w:t>
              </w:r>
            </w:ins>
          </w:p>
        </w:tc>
      </w:tr>
      <w:tr w:rsidR="00BD7D8C" w:rsidRPr="00D53134" w14:paraId="3A01579A" w14:textId="77777777">
        <w:trPr>
          <w:ins w:id="556" w:author="Volkov Sergey" w:date="2018-09-02T22:42:00Z"/>
        </w:trPr>
        <w:tc>
          <w:tcPr>
            <w:tcW w:w="1384" w:type="dxa"/>
          </w:tcPr>
          <w:p w14:paraId="6C01C2E0" w14:textId="4C6DF550" w:rsidR="00BD7D8C" w:rsidRPr="0011588F" w:rsidRDefault="0011588F" w:rsidP="00D53134">
            <w:pPr>
              <w:jc w:val="both"/>
              <w:rPr>
                <w:ins w:id="557" w:author="Volkov Sergey" w:date="2018-09-02T22:42:00Z"/>
                <w:rFonts w:asciiTheme="minorBidi" w:hAnsiTheme="minorBidi" w:cstheme="minorBidi"/>
                <w:sz w:val="24"/>
                <w:szCs w:val="24"/>
                <w:rPrChange w:id="558" w:author="Volkov Sergey" w:date="2018-09-02T22:45:00Z">
                  <w:rPr>
                    <w:ins w:id="559" w:author="Volkov Sergey" w:date="2018-09-02T22:42:00Z"/>
                    <w:rFonts w:asciiTheme="minorBidi" w:hAnsiTheme="minorBidi" w:cstheme="minorBidi"/>
                    <w:sz w:val="24"/>
                    <w:szCs w:val="24"/>
                    <w:lang w:val="en-US"/>
                  </w:rPr>
                </w:rPrChange>
              </w:rPr>
            </w:pPr>
            <w:ins w:id="560" w:author="Volkov Sergey" w:date="2018-09-02T22:45:00Z">
              <w:r>
                <w:rPr>
                  <w:rFonts w:asciiTheme="minorBidi" w:hAnsiTheme="minorBidi" w:cstheme="minorBidi"/>
                  <w:sz w:val="24"/>
                  <w:szCs w:val="24"/>
                </w:rPr>
                <w:t>В9</w:t>
              </w:r>
            </w:ins>
          </w:p>
        </w:tc>
        <w:tc>
          <w:tcPr>
            <w:tcW w:w="7513" w:type="dxa"/>
          </w:tcPr>
          <w:p w14:paraId="1A9DFD0B" w14:textId="67F9DBE1" w:rsidR="00BD7D8C" w:rsidRDefault="008A1868" w:rsidP="00D53134">
            <w:pPr>
              <w:jc w:val="both"/>
              <w:rPr>
                <w:ins w:id="561" w:author="Volkov Sergey" w:date="2018-09-02T22:42:00Z"/>
                <w:rFonts w:asciiTheme="minorBidi" w:hAnsiTheme="minorBidi" w:cstheme="minorBidi"/>
                <w:sz w:val="24"/>
                <w:szCs w:val="24"/>
              </w:rPr>
            </w:pPr>
            <w:ins w:id="562" w:author="Volkov Sergey" w:date="2018-09-02T23:27:00Z">
              <w:r>
                <w:rPr>
                  <w:rFonts w:asciiTheme="minorBidi" w:hAnsiTheme="minorBidi" w:cstheme="minorBidi"/>
                  <w:sz w:val="24"/>
                  <w:szCs w:val="24"/>
                </w:rPr>
                <w:t xml:space="preserve">Водопровод производственный </w:t>
              </w:r>
            </w:ins>
            <w:ins w:id="563" w:author="Volkov Sergey" w:date="2018-09-02T23:28:00Z">
              <w:r>
                <w:rPr>
                  <w:rFonts w:asciiTheme="minorBidi" w:hAnsiTheme="minorBidi" w:cstheme="minorBidi"/>
                  <w:sz w:val="24"/>
                  <w:szCs w:val="24"/>
                </w:rPr>
                <w:t>подземной воды</w:t>
              </w:r>
            </w:ins>
          </w:p>
        </w:tc>
      </w:tr>
      <w:tr w:rsidR="0011588F" w:rsidRPr="00D53134" w14:paraId="029E5931" w14:textId="77777777">
        <w:trPr>
          <w:ins w:id="564" w:author="Volkov Sergey" w:date="2018-09-02T22:45:00Z"/>
        </w:trPr>
        <w:tc>
          <w:tcPr>
            <w:tcW w:w="1384" w:type="dxa"/>
          </w:tcPr>
          <w:p w14:paraId="0C222F26" w14:textId="4FEA20B7" w:rsidR="0011588F" w:rsidRDefault="0011588F" w:rsidP="00D53134">
            <w:pPr>
              <w:jc w:val="both"/>
              <w:rPr>
                <w:ins w:id="565" w:author="Volkov Sergey" w:date="2018-09-02T22:45:00Z"/>
                <w:rFonts w:asciiTheme="minorBidi" w:hAnsiTheme="minorBidi" w:cstheme="minorBidi"/>
                <w:sz w:val="24"/>
                <w:szCs w:val="24"/>
              </w:rPr>
            </w:pPr>
            <w:ins w:id="566" w:author="Volkov Sergey" w:date="2018-09-02T22:46:00Z">
              <w:r>
                <w:rPr>
                  <w:rFonts w:asciiTheme="minorBidi" w:hAnsiTheme="minorBidi" w:cstheme="minorBidi"/>
                  <w:sz w:val="24"/>
                  <w:szCs w:val="24"/>
                </w:rPr>
                <w:t>К0</w:t>
              </w:r>
            </w:ins>
          </w:p>
        </w:tc>
        <w:tc>
          <w:tcPr>
            <w:tcW w:w="7513" w:type="dxa"/>
          </w:tcPr>
          <w:p w14:paraId="167787B8" w14:textId="4B1037F0" w:rsidR="0011588F" w:rsidRDefault="008A1868" w:rsidP="00D53134">
            <w:pPr>
              <w:jc w:val="both"/>
              <w:rPr>
                <w:ins w:id="567" w:author="Volkov Sergey" w:date="2018-09-02T22:45:00Z"/>
                <w:rFonts w:asciiTheme="minorBidi" w:hAnsiTheme="minorBidi" w:cstheme="minorBidi"/>
                <w:sz w:val="24"/>
                <w:szCs w:val="24"/>
              </w:rPr>
            </w:pPr>
            <w:ins w:id="568" w:author="Volkov Sergey" w:date="2018-09-02T23:31:00Z">
              <w:r>
                <w:rPr>
                  <w:rFonts w:asciiTheme="minorBidi" w:hAnsiTheme="minorBidi" w:cstheme="minorBidi"/>
                  <w:sz w:val="24"/>
                  <w:szCs w:val="24"/>
                </w:rPr>
                <w:t>Канализация общее обозначение</w:t>
              </w:r>
            </w:ins>
          </w:p>
        </w:tc>
      </w:tr>
      <w:tr w:rsidR="0011588F" w:rsidRPr="00D53134" w14:paraId="64FBBED9" w14:textId="77777777">
        <w:trPr>
          <w:ins w:id="569" w:author="Volkov Sergey" w:date="2018-09-02T22:45:00Z"/>
        </w:trPr>
        <w:tc>
          <w:tcPr>
            <w:tcW w:w="1384" w:type="dxa"/>
          </w:tcPr>
          <w:p w14:paraId="0919FE0A" w14:textId="095131A9" w:rsidR="0011588F" w:rsidRDefault="0011588F" w:rsidP="00D53134">
            <w:pPr>
              <w:jc w:val="both"/>
              <w:rPr>
                <w:ins w:id="570" w:author="Volkov Sergey" w:date="2018-09-02T22:45:00Z"/>
                <w:rFonts w:asciiTheme="minorBidi" w:hAnsiTheme="minorBidi" w:cstheme="minorBidi"/>
                <w:sz w:val="24"/>
                <w:szCs w:val="24"/>
              </w:rPr>
            </w:pPr>
            <w:ins w:id="571" w:author="Volkov Sergey" w:date="2018-09-02T22:46:00Z">
              <w:r>
                <w:rPr>
                  <w:rFonts w:asciiTheme="minorBidi" w:hAnsiTheme="minorBidi" w:cstheme="minorBidi"/>
                  <w:sz w:val="24"/>
                  <w:szCs w:val="24"/>
                </w:rPr>
                <w:t>К1</w:t>
              </w:r>
            </w:ins>
          </w:p>
        </w:tc>
        <w:tc>
          <w:tcPr>
            <w:tcW w:w="7513" w:type="dxa"/>
          </w:tcPr>
          <w:p w14:paraId="4533882B" w14:textId="57204489" w:rsidR="0011588F" w:rsidRDefault="008A1868" w:rsidP="00D53134">
            <w:pPr>
              <w:jc w:val="both"/>
              <w:rPr>
                <w:ins w:id="572" w:author="Volkov Sergey" w:date="2018-09-02T22:45:00Z"/>
                <w:rFonts w:asciiTheme="minorBidi" w:hAnsiTheme="minorBidi" w:cstheme="minorBidi"/>
                <w:sz w:val="24"/>
                <w:szCs w:val="24"/>
              </w:rPr>
            </w:pPr>
            <w:ins w:id="573" w:author="Volkov Sergey" w:date="2018-09-02T23:31:00Z">
              <w:r>
                <w:rPr>
                  <w:rFonts w:asciiTheme="minorBidi" w:hAnsiTheme="minorBidi" w:cstheme="minorBidi"/>
                  <w:sz w:val="24"/>
                  <w:szCs w:val="24"/>
                </w:rPr>
                <w:t>Канализация бытовая</w:t>
              </w:r>
            </w:ins>
          </w:p>
        </w:tc>
      </w:tr>
      <w:tr w:rsidR="0011588F" w:rsidRPr="00D53134" w14:paraId="446AE82B" w14:textId="77777777">
        <w:trPr>
          <w:ins w:id="574" w:author="Volkov Sergey" w:date="2018-09-02T22:45:00Z"/>
        </w:trPr>
        <w:tc>
          <w:tcPr>
            <w:tcW w:w="1384" w:type="dxa"/>
          </w:tcPr>
          <w:p w14:paraId="3774863E" w14:textId="551A4C75" w:rsidR="0011588F" w:rsidRDefault="0011588F" w:rsidP="00D53134">
            <w:pPr>
              <w:jc w:val="both"/>
              <w:rPr>
                <w:ins w:id="575" w:author="Volkov Sergey" w:date="2018-09-02T22:45:00Z"/>
                <w:rFonts w:asciiTheme="minorBidi" w:hAnsiTheme="minorBidi" w:cstheme="minorBidi"/>
                <w:sz w:val="24"/>
                <w:szCs w:val="24"/>
              </w:rPr>
            </w:pPr>
            <w:ins w:id="576" w:author="Volkov Sergey" w:date="2018-09-02T22:46:00Z">
              <w:r>
                <w:rPr>
                  <w:rFonts w:asciiTheme="minorBidi" w:hAnsiTheme="minorBidi" w:cstheme="minorBidi"/>
                  <w:sz w:val="24"/>
                  <w:szCs w:val="24"/>
                </w:rPr>
                <w:t>К2</w:t>
              </w:r>
            </w:ins>
          </w:p>
        </w:tc>
        <w:tc>
          <w:tcPr>
            <w:tcW w:w="7513" w:type="dxa"/>
          </w:tcPr>
          <w:p w14:paraId="0C4EC1BB" w14:textId="4C2EF56F" w:rsidR="0011588F" w:rsidRDefault="008A1868" w:rsidP="00D53134">
            <w:pPr>
              <w:jc w:val="both"/>
              <w:rPr>
                <w:ins w:id="577" w:author="Volkov Sergey" w:date="2018-09-02T22:45:00Z"/>
                <w:rFonts w:asciiTheme="minorBidi" w:hAnsiTheme="minorBidi" w:cstheme="minorBidi"/>
                <w:sz w:val="24"/>
                <w:szCs w:val="24"/>
              </w:rPr>
            </w:pPr>
            <w:ins w:id="578" w:author="Volkov Sergey" w:date="2018-09-02T23:31:00Z">
              <w:r>
                <w:rPr>
                  <w:rFonts w:asciiTheme="minorBidi" w:hAnsiTheme="minorBidi" w:cstheme="minorBidi"/>
                  <w:sz w:val="24"/>
                  <w:szCs w:val="24"/>
                </w:rPr>
                <w:t xml:space="preserve">Канализация </w:t>
              </w:r>
            </w:ins>
            <w:ins w:id="579" w:author="Volkov Sergey" w:date="2018-09-02T23:33:00Z">
              <w:r>
                <w:rPr>
                  <w:rFonts w:asciiTheme="minorBidi" w:hAnsiTheme="minorBidi" w:cstheme="minorBidi"/>
                  <w:sz w:val="24"/>
                  <w:szCs w:val="24"/>
                </w:rPr>
                <w:t>дождевая</w:t>
              </w:r>
            </w:ins>
          </w:p>
        </w:tc>
      </w:tr>
      <w:tr w:rsidR="0011588F" w:rsidRPr="00D53134" w14:paraId="1C69674D" w14:textId="77777777">
        <w:trPr>
          <w:ins w:id="580" w:author="Volkov Sergey" w:date="2018-09-02T22:45:00Z"/>
        </w:trPr>
        <w:tc>
          <w:tcPr>
            <w:tcW w:w="1384" w:type="dxa"/>
          </w:tcPr>
          <w:p w14:paraId="543BD5CA" w14:textId="6100D6CC" w:rsidR="0011588F" w:rsidRDefault="0011588F" w:rsidP="00D53134">
            <w:pPr>
              <w:jc w:val="both"/>
              <w:rPr>
                <w:ins w:id="581" w:author="Volkov Sergey" w:date="2018-09-02T22:45:00Z"/>
                <w:rFonts w:asciiTheme="minorBidi" w:hAnsiTheme="minorBidi" w:cstheme="minorBidi"/>
                <w:sz w:val="24"/>
                <w:szCs w:val="24"/>
              </w:rPr>
            </w:pPr>
            <w:ins w:id="582" w:author="Volkov Sergey" w:date="2018-09-02T22:47:00Z">
              <w:r>
                <w:rPr>
                  <w:rFonts w:asciiTheme="minorBidi" w:hAnsiTheme="minorBidi" w:cstheme="minorBidi"/>
                  <w:sz w:val="24"/>
                  <w:szCs w:val="24"/>
                </w:rPr>
                <w:t>К3</w:t>
              </w:r>
            </w:ins>
          </w:p>
        </w:tc>
        <w:tc>
          <w:tcPr>
            <w:tcW w:w="7513" w:type="dxa"/>
          </w:tcPr>
          <w:p w14:paraId="16858C70" w14:textId="48AF9F7E" w:rsidR="0011588F" w:rsidRDefault="008A1868" w:rsidP="00D53134">
            <w:pPr>
              <w:jc w:val="both"/>
              <w:rPr>
                <w:ins w:id="583" w:author="Volkov Sergey" w:date="2018-09-02T22:45:00Z"/>
                <w:rFonts w:asciiTheme="minorBidi" w:hAnsiTheme="minorBidi" w:cstheme="minorBidi"/>
                <w:sz w:val="24"/>
                <w:szCs w:val="24"/>
              </w:rPr>
            </w:pPr>
            <w:ins w:id="584" w:author="Volkov Sergey" w:date="2018-09-02T23:33:00Z">
              <w:r>
                <w:rPr>
                  <w:rFonts w:asciiTheme="minorBidi" w:hAnsiTheme="minorBidi" w:cstheme="minorBidi"/>
                  <w:sz w:val="24"/>
                  <w:szCs w:val="24"/>
                </w:rPr>
                <w:t>Канализация производственная общее обозначение</w:t>
              </w:r>
            </w:ins>
          </w:p>
        </w:tc>
      </w:tr>
      <w:tr w:rsidR="0011588F" w:rsidRPr="00D53134" w14:paraId="2E263A6D" w14:textId="77777777">
        <w:trPr>
          <w:ins w:id="585" w:author="Volkov Sergey" w:date="2018-09-02T22:45:00Z"/>
        </w:trPr>
        <w:tc>
          <w:tcPr>
            <w:tcW w:w="1384" w:type="dxa"/>
          </w:tcPr>
          <w:p w14:paraId="229537B2" w14:textId="42371327" w:rsidR="0011588F" w:rsidRDefault="0011588F" w:rsidP="00D53134">
            <w:pPr>
              <w:jc w:val="both"/>
              <w:rPr>
                <w:ins w:id="586" w:author="Volkov Sergey" w:date="2018-09-02T22:45:00Z"/>
                <w:rFonts w:asciiTheme="minorBidi" w:hAnsiTheme="minorBidi" w:cstheme="minorBidi"/>
                <w:sz w:val="24"/>
                <w:szCs w:val="24"/>
              </w:rPr>
            </w:pPr>
            <w:ins w:id="587" w:author="Volkov Sergey" w:date="2018-09-02T22:47:00Z">
              <w:r>
                <w:rPr>
                  <w:rFonts w:asciiTheme="minorBidi" w:hAnsiTheme="minorBidi" w:cstheme="minorBidi"/>
                  <w:sz w:val="24"/>
                  <w:szCs w:val="24"/>
                </w:rPr>
                <w:t>К4</w:t>
              </w:r>
            </w:ins>
          </w:p>
        </w:tc>
        <w:tc>
          <w:tcPr>
            <w:tcW w:w="7513" w:type="dxa"/>
          </w:tcPr>
          <w:p w14:paraId="5186743D" w14:textId="5A4B133B" w:rsidR="0011588F" w:rsidRDefault="008A1868" w:rsidP="00D53134">
            <w:pPr>
              <w:jc w:val="both"/>
              <w:rPr>
                <w:ins w:id="588" w:author="Volkov Sergey" w:date="2018-09-02T22:45:00Z"/>
                <w:rFonts w:asciiTheme="minorBidi" w:hAnsiTheme="minorBidi" w:cstheme="minorBidi"/>
                <w:sz w:val="24"/>
                <w:szCs w:val="24"/>
              </w:rPr>
            </w:pPr>
            <w:ins w:id="589" w:author="Volkov Sergey" w:date="2018-09-02T23:34:00Z">
              <w:r>
                <w:rPr>
                  <w:rFonts w:asciiTheme="minorBidi" w:hAnsiTheme="minorBidi" w:cstheme="minorBidi"/>
                  <w:sz w:val="24"/>
                  <w:szCs w:val="24"/>
                </w:rPr>
                <w:t>Канализация производственная механически загрязнённых вод</w:t>
              </w:r>
            </w:ins>
          </w:p>
        </w:tc>
      </w:tr>
      <w:tr w:rsidR="0011588F" w:rsidRPr="00D53134" w14:paraId="1FC85297" w14:textId="77777777">
        <w:trPr>
          <w:ins w:id="590" w:author="Volkov Sergey" w:date="2018-09-02T22:45:00Z"/>
        </w:trPr>
        <w:tc>
          <w:tcPr>
            <w:tcW w:w="1384" w:type="dxa"/>
          </w:tcPr>
          <w:p w14:paraId="04E82CFF" w14:textId="0E206F36" w:rsidR="0011588F" w:rsidRDefault="0011588F" w:rsidP="00D53134">
            <w:pPr>
              <w:jc w:val="both"/>
              <w:rPr>
                <w:ins w:id="591" w:author="Volkov Sergey" w:date="2018-09-02T22:45:00Z"/>
                <w:rFonts w:asciiTheme="minorBidi" w:hAnsiTheme="minorBidi" w:cstheme="minorBidi"/>
                <w:sz w:val="24"/>
                <w:szCs w:val="24"/>
              </w:rPr>
            </w:pPr>
            <w:ins w:id="592" w:author="Volkov Sergey" w:date="2018-09-02T22:47:00Z">
              <w:r>
                <w:rPr>
                  <w:rFonts w:asciiTheme="minorBidi" w:hAnsiTheme="minorBidi" w:cstheme="minorBidi"/>
                  <w:sz w:val="24"/>
                  <w:szCs w:val="24"/>
                </w:rPr>
                <w:t>К5</w:t>
              </w:r>
            </w:ins>
          </w:p>
        </w:tc>
        <w:tc>
          <w:tcPr>
            <w:tcW w:w="7513" w:type="dxa"/>
          </w:tcPr>
          <w:p w14:paraId="5A12D6D3" w14:textId="5229D4AD" w:rsidR="0011588F" w:rsidRDefault="008A1868" w:rsidP="00D53134">
            <w:pPr>
              <w:jc w:val="both"/>
              <w:rPr>
                <w:ins w:id="593" w:author="Volkov Sergey" w:date="2018-09-02T22:45:00Z"/>
                <w:rFonts w:asciiTheme="minorBidi" w:hAnsiTheme="minorBidi" w:cstheme="minorBidi"/>
                <w:sz w:val="24"/>
                <w:szCs w:val="24"/>
              </w:rPr>
            </w:pPr>
            <w:ins w:id="594" w:author="Volkov Sergey" w:date="2018-09-02T23:35:00Z">
              <w:r>
                <w:rPr>
                  <w:rFonts w:asciiTheme="minorBidi" w:hAnsiTheme="minorBidi" w:cstheme="minorBidi"/>
                  <w:sz w:val="24"/>
                  <w:szCs w:val="24"/>
                </w:rPr>
                <w:t>Канализация производственная иловая</w:t>
              </w:r>
            </w:ins>
          </w:p>
        </w:tc>
      </w:tr>
      <w:tr w:rsidR="0011588F" w:rsidRPr="00D53134" w14:paraId="267FCCBD" w14:textId="77777777">
        <w:trPr>
          <w:ins w:id="595" w:author="Volkov Sergey" w:date="2018-09-02T22:47:00Z"/>
        </w:trPr>
        <w:tc>
          <w:tcPr>
            <w:tcW w:w="1384" w:type="dxa"/>
          </w:tcPr>
          <w:p w14:paraId="0F18BE41" w14:textId="4E91FDA9" w:rsidR="0011588F" w:rsidRDefault="0011588F" w:rsidP="00D53134">
            <w:pPr>
              <w:jc w:val="both"/>
              <w:rPr>
                <w:ins w:id="596" w:author="Volkov Sergey" w:date="2018-09-02T22:47:00Z"/>
                <w:rFonts w:asciiTheme="minorBidi" w:hAnsiTheme="minorBidi" w:cstheme="minorBidi"/>
                <w:sz w:val="24"/>
                <w:szCs w:val="24"/>
              </w:rPr>
            </w:pPr>
            <w:ins w:id="597" w:author="Volkov Sergey" w:date="2018-09-02T22:47:00Z">
              <w:r>
                <w:rPr>
                  <w:rFonts w:asciiTheme="minorBidi" w:hAnsiTheme="minorBidi" w:cstheme="minorBidi"/>
                  <w:sz w:val="24"/>
                  <w:szCs w:val="24"/>
                </w:rPr>
                <w:t>К6</w:t>
              </w:r>
            </w:ins>
          </w:p>
        </w:tc>
        <w:tc>
          <w:tcPr>
            <w:tcW w:w="7513" w:type="dxa"/>
          </w:tcPr>
          <w:p w14:paraId="43476F26" w14:textId="135345F1" w:rsidR="0011588F" w:rsidRDefault="008A1868" w:rsidP="00D53134">
            <w:pPr>
              <w:jc w:val="both"/>
              <w:rPr>
                <w:ins w:id="598" w:author="Volkov Sergey" w:date="2018-09-02T22:47:00Z"/>
                <w:rFonts w:asciiTheme="minorBidi" w:hAnsiTheme="minorBidi" w:cstheme="minorBidi"/>
                <w:sz w:val="24"/>
                <w:szCs w:val="24"/>
              </w:rPr>
            </w:pPr>
            <w:ins w:id="599" w:author="Volkov Sergey" w:date="2018-09-02T23:37:00Z">
              <w:r>
                <w:rPr>
                  <w:rFonts w:asciiTheme="minorBidi" w:hAnsiTheme="minorBidi" w:cstheme="minorBidi"/>
                  <w:sz w:val="24"/>
                  <w:szCs w:val="24"/>
                </w:rPr>
                <w:t xml:space="preserve">Канализация производственная </w:t>
              </w:r>
            </w:ins>
            <w:ins w:id="600" w:author="Volkov Sergey" w:date="2018-09-02T23:38:00Z">
              <w:r>
                <w:rPr>
                  <w:rFonts w:asciiTheme="minorBidi" w:hAnsiTheme="minorBidi" w:cstheme="minorBidi"/>
                  <w:sz w:val="24"/>
                  <w:szCs w:val="24"/>
                </w:rPr>
                <w:t>шламосодержащих вод</w:t>
              </w:r>
            </w:ins>
          </w:p>
        </w:tc>
      </w:tr>
      <w:tr w:rsidR="0011588F" w:rsidRPr="00D53134" w14:paraId="6D55BD25" w14:textId="77777777">
        <w:trPr>
          <w:ins w:id="601" w:author="Volkov Sergey" w:date="2018-09-02T22:47:00Z"/>
        </w:trPr>
        <w:tc>
          <w:tcPr>
            <w:tcW w:w="1384" w:type="dxa"/>
          </w:tcPr>
          <w:p w14:paraId="732DADEE" w14:textId="17887CEA" w:rsidR="0011588F" w:rsidRDefault="0011588F" w:rsidP="00D53134">
            <w:pPr>
              <w:jc w:val="both"/>
              <w:rPr>
                <w:ins w:id="602" w:author="Volkov Sergey" w:date="2018-09-02T22:47:00Z"/>
                <w:rFonts w:asciiTheme="minorBidi" w:hAnsiTheme="minorBidi" w:cstheme="minorBidi"/>
                <w:sz w:val="24"/>
                <w:szCs w:val="24"/>
              </w:rPr>
            </w:pPr>
            <w:ins w:id="603" w:author="Volkov Sergey" w:date="2018-09-02T22:47:00Z">
              <w:r>
                <w:rPr>
                  <w:rFonts w:asciiTheme="minorBidi" w:hAnsiTheme="minorBidi" w:cstheme="minorBidi"/>
                  <w:sz w:val="24"/>
                  <w:szCs w:val="24"/>
                </w:rPr>
                <w:t>К7</w:t>
              </w:r>
            </w:ins>
          </w:p>
        </w:tc>
        <w:tc>
          <w:tcPr>
            <w:tcW w:w="7513" w:type="dxa"/>
          </w:tcPr>
          <w:p w14:paraId="3A76743B" w14:textId="51F6828B" w:rsidR="0011588F" w:rsidRDefault="004E489F" w:rsidP="00D53134">
            <w:pPr>
              <w:jc w:val="both"/>
              <w:rPr>
                <w:ins w:id="604" w:author="Volkov Sergey" w:date="2018-09-02T22:47:00Z"/>
                <w:rFonts w:asciiTheme="minorBidi" w:hAnsiTheme="minorBidi" w:cstheme="minorBidi"/>
                <w:sz w:val="24"/>
                <w:szCs w:val="24"/>
              </w:rPr>
            </w:pPr>
            <w:ins w:id="605" w:author="Volkov Sergey" w:date="2018-09-02T23:38:00Z">
              <w:r>
                <w:rPr>
                  <w:rFonts w:asciiTheme="minorBidi" w:hAnsiTheme="minorBidi" w:cstheme="minorBidi"/>
                  <w:sz w:val="24"/>
                  <w:szCs w:val="24"/>
                </w:rPr>
                <w:t xml:space="preserve">Канализация производственная </w:t>
              </w:r>
            </w:ins>
            <w:ins w:id="606" w:author="Volkov Sergey" w:date="2018-09-02T23:39:00Z">
              <w:r>
                <w:rPr>
                  <w:rFonts w:asciiTheme="minorBidi" w:hAnsiTheme="minorBidi" w:cstheme="minorBidi"/>
                  <w:sz w:val="24"/>
                  <w:szCs w:val="24"/>
                </w:rPr>
                <w:t>химических загрязненных вод</w:t>
              </w:r>
            </w:ins>
          </w:p>
        </w:tc>
      </w:tr>
      <w:tr w:rsidR="0011588F" w:rsidRPr="00D53134" w14:paraId="30B48F3D" w14:textId="77777777">
        <w:trPr>
          <w:ins w:id="607" w:author="Volkov Sergey" w:date="2018-09-02T22:47:00Z"/>
        </w:trPr>
        <w:tc>
          <w:tcPr>
            <w:tcW w:w="1384" w:type="dxa"/>
          </w:tcPr>
          <w:p w14:paraId="270FDD1A" w14:textId="079A0C21" w:rsidR="0011588F" w:rsidRDefault="0011588F" w:rsidP="00D53134">
            <w:pPr>
              <w:jc w:val="both"/>
              <w:rPr>
                <w:ins w:id="608" w:author="Volkov Sergey" w:date="2018-09-02T22:47:00Z"/>
                <w:rFonts w:asciiTheme="minorBidi" w:hAnsiTheme="minorBidi" w:cstheme="minorBidi"/>
                <w:sz w:val="24"/>
                <w:szCs w:val="24"/>
              </w:rPr>
            </w:pPr>
            <w:ins w:id="609" w:author="Volkov Sergey" w:date="2018-09-02T22:47:00Z">
              <w:r>
                <w:rPr>
                  <w:rFonts w:asciiTheme="minorBidi" w:hAnsiTheme="minorBidi" w:cstheme="minorBidi"/>
                  <w:sz w:val="24"/>
                  <w:szCs w:val="24"/>
                </w:rPr>
                <w:t>К8</w:t>
              </w:r>
            </w:ins>
          </w:p>
        </w:tc>
        <w:tc>
          <w:tcPr>
            <w:tcW w:w="7513" w:type="dxa"/>
          </w:tcPr>
          <w:p w14:paraId="26A2055D" w14:textId="31C71E38" w:rsidR="0011588F" w:rsidRDefault="004E489F" w:rsidP="00D53134">
            <w:pPr>
              <w:jc w:val="both"/>
              <w:rPr>
                <w:ins w:id="610" w:author="Volkov Sergey" w:date="2018-09-02T22:47:00Z"/>
                <w:rFonts w:asciiTheme="minorBidi" w:hAnsiTheme="minorBidi" w:cstheme="minorBidi"/>
                <w:sz w:val="24"/>
                <w:szCs w:val="24"/>
              </w:rPr>
            </w:pPr>
            <w:ins w:id="611" w:author="Volkov Sergey" w:date="2018-09-02T23:39:00Z">
              <w:r>
                <w:rPr>
                  <w:rFonts w:asciiTheme="minorBidi" w:hAnsiTheme="minorBidi" w:cstheme="minorBidi"/>
                  <w:sz w:val="24"/>
                  <w:szCs w:val="24"/>
                </w:rPr>
                <w:t>Канализация производственная кислых вод</w:t>
              </w:r>
            </w:ins>
          </w:p>
        </w:tc>
      </w:tr>
      <w:tr w:rsidR="0011588F" w:rsidRPr="00D53134" w14:paraId="1CEE4980" w14:textId="77777777">
        <w:trPr>
          <w:ins w:id="612" w:author="Volkov Sergey" w:date="2018-09-02T22:47:00Z"/>
        </w:trPr>
        <w:tc>
          <w:tcPr>
            <w:tcW w:w="1384" w:type="dxa"/>
          </w:tcPr>
          <w:p w14:paraId="54EAF525" w14:textId="0A30AD32" w:rsidR="0011588F" w:rsidRDefault="0011588F" w:rsidP="00D53134">
            <w:pPr>
              <w:jc w:val="both"/>
              <w:rPr>
                <w:ins w:id="613" w:author="Volkov Sergey" w:date="2018-09-02T22:47:00Z"/>
                <w:rFonts w:asciiTheme="minorBidi" w:hAnsiTheme="minorBidi" w:cstheme="minorBidi"/>
                <w:sz w:val="24"/>
                <w:szCs w:val="24"/>
              </w:rPr>
            </w:pPr>
            <w:ins w:id="614" w:author="Volkov Sergey" w:date="2018-09-02T22:47:00Z">
              <w:r>
                <w:rPr>
                  <w:rFonts w:asciiTheme="minorBidi" w:hAnsiTheme="minorBidi" w:cstheme="minorBidi"/>
                  <w:sz w:val="24"/>
                  <w:szCs w:val="24"/>
                </w:rPr>
                <w:t>К9</w:t>
              </w:r>
            </w:ins>
          </w:p>
        </w:tc>
        <w:tc>
          <w:tcPr>
            <w:tcW w:w="7513" w:type="dxa"/>
          </w:tcPr>
          <w:p w14:paraId="54CB7903" w14:textId="5AA398C0" w:rsidR="0011588F" w:rsidRDefault="004E489F" w:rsidP="00D53134">
            <w:pPr>
              <w:jc w:val="both"/>
              <w:rPr>
                <w:ins w:id="615" w:author="Volkov Sergey" w:date="2018-09-02T22:47:00Z"/>
                <w:rFonts w:asciiTheme="minorBidi" w:hAnsiTheme="minorBidi" w:cstheme="minorBidi"/>
                <w:sz w:val="24"/>
                <w:szCs w:val="24"/>
              </w:rPr>
            </w:pPr>
            <w:ins w:id="616" w:author="Volkov Sergey" w:date="2018-09-02T23:39:00Z">
              <w:r>
                <w:rPr>
                  <w:rFonts w:asciiTheme="minorBidi" w:hAnsiTheme="minorBidi" w:cstheme="minorBidi"/>
                  <w:sz w:val="24"/>
                  <w:szCs w:val="24"/>
                </w:rPr>
                <w:t>Канализация производственная щелочных вод</w:t>
              </w:r>
            </w:ins>
          </w:p>
        </w:tc>
      </w:tr>
      <w:tr w:rsidR="0011588F" w:rsidRPr="00D53134" w14:paraId="39EE1F24" w14:textId="77777777">
        <w:trPr>
          <w:ins w:id="617" w:author="Volkov Sergey" w:date="2018-09-02T22:48:00Z"/>
        </w:trPr>
        <w:tc>
          <w:tcPr>
            <w:tcW w:w="1384" w:type="dxa"/>
          </w:tcPr>
          <w:p w14:paraId="5E70AE20" w14:textId="2CC86348" w:rsidR="0011588F" w:rsidRDefault="0011588F" w:rsidP="00D53134">
            <w:pPr>
              <w:jc w:val="both"/>
              <w:rPr>
                <w:ins w:id="618" w:author="Volkov Sergey" w:date="2018-09-02T22:48:00Z"/>
                <w:rFonts w:asciiTheme="minorBidi" w:hAnsiTheme="minorBidi" w:cstheme="minorBidi"/>
                <w:sz w:val="24"/>
                <w:szCs w:val="24"/>
              </w:rPr>
            </w:pPr>
            <w:ins w:id="619" w:author="Volkov Sergey" w:date="2018-09-02T22:48:00Z">
              <w:r>
                <w:rPr>
                  <w:rFonts w:asciiTheme="minorBidi" w:hAnsiTheme="minorBidi" w:cstheme="minorBidi"/>
                  <w:sz w:val="24"/>
                  <w:szCs w:val="24"/>
                </w:rPr>
                <w:t>К10</w:t>
              </w:r>
            </w:ins>
          </w:p>
        </w:tc>
        <w:tc>
          <w:tcPr>
            <w:tcW w:w="7513" w:type="dxa"/>
          </w:tcPr>
          <w:p w14:paraId="23D4E8A7" w14:textId="0E445766" w:rsidR="0011588F" w:rsidRDefault="003608CE" w:rsidP="00D53134">
            <w:pPr>
              <w:jc w:val="both"/>
              <w:rPr>
                <w:ins w:id="620" w:author="Volkov Sergey" w:date="2018-09-02T22:48:00Z"/>
                <w:rFonts w:asciiTheme="minorBidi" w:hAnsiTheme="minorBidi" w:cstheme="minorBidi"/>
                <w:sz w:val="24"/>
                <w:szCs w:val="24"/>
              </w:rPr>
            </w:pPr>
            <w:ins w:id="621" w:author="Volkov Sergey" w:date="2018-09-02T23:40:00Z">
              <w:r>
                <w:rPr>
                  <w:rFonts w:asciiTheme="minorBidi" w:hAnsiTheme="minorBidi" w:cstheme="minorBidi"/>
                  <w:sz w:val="24"/>
                  <w:szCs w:val="24"/>
                </w:rPr>
                <w:t>Канализация производственная кислотощелочных вод</w:t>
              </w:r>
            </w:ins>
          </w:p>
        </w:tc>
      </w:tr>
      <w:tr w:rsidR="0011588F" w:rsidRPr="00D53134" w14:paraId="6721003F" w14:textId="77777777">
        <w:trPr>
          <w:ins w:id="622" w:author="Volkov Sergey" w:date="2018-09-02T22:48:00Z"/>
        </w:trPr>
        <w:tc>
          <w:tcPr>
            <w:tcW w:w="1384" w:type="dxa"/>
          </w:tcPr>
          <w:p w14:paraId="0577DFC5" w14:textId="75200AE0" w:rsidR="0011588F" w:rsidRDefault="0011588F" w:rsidP="00D53134">
            <w:pPr>
              <w:jc w:val="both"/>
              <w:rPr>
                <w:ins w:id="623" w:author="Volkov Sergey" w:date="2018-09-02T22:48:00Z"/>
                <w:rFonts w:asciiTheme="minorBidi" w:hAnsiTheme="minorBidi" w:cstheme="minorBidi"/>
                <w:sz w:val="24"/>
                <w:szCs w:val="24"/>
              </w:rPr>
            </w:pPr>
            <w:ins w:id="624" w:author="Volkov Sergey" w:date="2018-09-02T22:48:00Z">
              <w:r>
                <w:rPr>
                  <w:rFonts w:asciiTheme="minorBidi" w:hAnsiTheme="minorBidi" w:cstheme="minorBidi"/>
                  <w:sz w:val="24"/>
                  <w:szCs w:val="24"/>
                </w:rPr>
                <w:t>К11</w:t>
              </w:r>
            </w:ins>
          </w:p>
        </w:tc>
        <w:tc>
          <w:tcPr>
            <w:tcW w:w="7513" w:type="dxa"/>
          </w:tcPr>
          <w:p w14:paraId="62D02B7B" w14:textId="11D94A26" w:rsidR="0011588F" w:rsidRDefault="003608CE" w:rsidP="00D53134">
            <w:pPr>
              <w:jc w:val="both"/>
              <w:rPr>
                <w:ins w:id="625" w:author="Volkov Sergey" w:date="2018-09-02T22:48:00Z"/>
                <w:rFonts w:asciiTheme="minorBidi" w:hAnsiTheme="minorBidi" w:cstheme="minorBidi"/>
                <w:sz w:val="24"/>
                <w:szCs w:val="24"/>
              </w:rPr>
            </w:pPr>
            <w:ins w:id="626" w:author="Volkov Sergey" w:date="2018-09-02T23:42:00Z">
              <w:r>
                <w:rPr>
                  <w:rFonts w:asciiTheme="minorBidi" w:hAnsiTheme="minorBidi" w:cstheme="minorBidi"/>
                  <w:sz w:val="24"/>
                  <w:szCs w:val="24"/>
                </w:rPr>
                <w:t>Канализация производственная цианосодержащих вод</w:t>
              </w:r>
            </w:ins>
          </w:p>
        </w:tc>
      </w:tr>
      <w:tr w:rsidR="0011588F" w:rsidRPr="00D53134" w14:paraId="01B894C6" w14:textId="77777777">
        <w:trPr>
          <w:ins w:id="627" w:author="Volkov Sergey" w:date="2018-09-02T22:48:00Z"/>
        </w:trPr>
        <w:tc>
          <w:tcPr>
            <w:tcW w:w="1384" w:type="dxa"/>
          </w:tcPr>
          <w:p w14:paraId="4C89AEA0" w14:textId="735EAB42" w:rsidR="0011588F" w:rsidRDefault="0011588F" w:rsidP="00D53134">
            <w:pPr>
              <w:jc w:val="both"/>
              <w:rPr>
                <w:ins w:id="628" w:author="Volkov Sergey" w:date="2018-09-02T22:48:00Z"/>
                <w:rFonts w:asciiTheme="minorBidi" w:hAnsiTheme="minorBidi" w:cstheme="minorBidi"/>
                <w:sz w:val="24"/>
                <w:szCs w:val="24"/>
              </w:rPr>
            </w:pPr>
            <w:ins w:id="629" w:author="Volkov Sergey" w:date="2018-09-02T22:48:00Z">
              <w:r>
                <w:rPr>
                  <w:rFonts w:asciiTheme="minorBidi" w:hAnsiTheme="minorBidi" w:cstheme="minorBidi"/>
                  <w:sz w:val="24"/>
                  <w:szCs w:val="24"/>
                </w:rPr>
                <w:t>К12</w:t>
              </w:r>
            </w:ins>
          </w:p>
        </w:tc>
        <w:tc>
          <w:tcPr>
            <w:tcW w:w="7513" w:type="dxa"/>
          </w:tcPr>
          <w:p w14:paraId="58FD1FC4" w14:textId="14DF3D2F" w:rsidR="0011588F" w:rsidRDefault="003608CE" w:rsidP="00D53134">
            <w:pPr>
              <w:jc w:val="both"/>
              <w:rPr>
                <w:ins w:id="630" w:author="Volkov Sergey" w:date="2018-09-02T22:48:00Z"/>
                <w:rFonts w:asciiTheme="minorBidi" w:hAnsiTheme="minorBidi" w:cstheme="minorBidi"/>
                <w:sz w:val="24"/>
                <w:szCs w:val="24"/>
              </w:rPr>
            </w:pPr>
            <w:ins w:id="631" w:author="Volkov Sergey" w:date="2018-09-02T23:43:00Z">
              <w:r>
                <w:rPr>
                  <w:rFonts w:asciiTheme="minorBidi" w:hAnsiTheme="minorBidi" w:cstheme="minorBidi"/>
                  <w:sz w:val="24"/>
                  <w:szCs w:val="24"/>
                </w:rPr>
                <w:t>Канализация производственная хромосодержащих вод</w:t>
              </w:r>
            </w:ins>
          </w:p>
        </w:tc>
      </w:tr>
      <w:tr w:rsidR="0011588F" w:rsidRPr="00D53134" w14:paraId="0887F30A" w14:textId="77777777">
        <w:trPr>
          <w:ins w:id="632" w:author="Volkov Sergey" w:date="2018-09-02T22:48:00Z"/>
        </w:trPr>
        <w:tc>
          <w:tcPr>
            <w:tcW w:w="1384" w:type="dxa"/>
          </w:tcPr>
          <w:p w14:paraId="05A329E9" w14:textId="6153F77B" w:rsidR="0011588F" w:rsidRDefault="0011588F" w:rsidP="00D53134">
            <w:pPr>
              <w:jc w:val="both"/>
              <w:rPr>
                <w:ins w:id="633" w:author="Volkov Sergey" w:date="2018-09-02T22:48:00Z"/>
                <w:rFonts w:asciiTheme="minorBidi" w:hAnsiTheme="minorBidi" w:cstheme="minorBidi"/>
                <w:sz w:val="24"/>
                <w:szCs w:val="24"/>
              </w:rPr>
            </w:pPr>
            <w:ins w:id="634" w:author="Volkov Sergey" w:date="2018-09-02T22:48:00Z">
              <w:r>
                <w:rPr>
                  <w:rFonts w:asciiTheme="minorBidi" w:hAnsiTheme="minorBidi" w:cstheme="minorBidi"/>
                  <w:sz w:val="24"/>
                  <w:szCs w:val="24"/>
                </w:rPr>
                <w:t>Т0</w:t>
              </w:r>
            </w:ins>
          </w:p>
        </w:tc>
        <w:tc>
          <w:tcPr>
            <w:tcW w:w="7513" w:type="dxa"/>
          </w:tcPr>
          <w:p w14:paraId="5F8B92B4" w14:textId="71F3A7A1" w:rsidR="0011588F" w:rsidRDefault="003608CE" w:rsidP="00D53134">
            <w:pPr>
              <w:jc w:val="both"/>
              <w:rPr>
                <w:ins w:id="635" w:author="Volkov Sergey" w:date="2018-09-02T22:48:00Z"/>
                <w:rFonts w:asciiTheme="minorBidi" w:hAnsiTheme="minorBidi" w:cstheme="minorBidi"/>
                <w:sz w:val="24"/>
                <w:szCs w:val="24"/>
              </w:rPr>
            </w:pPr>
            <w:ins w:id="636" w:author="Volkov Sergey" w:date="2018-09-02T23:43:00Z">
              <w:r>
                <w:rPr>
                  <w:rFonts w:asciiTheme="minorBidi" w:hAnsiTheme="minorBidi" w:cstheme="minorBidi"/>
                  <w:sz w:val="24"/>
                  <w:szCs w:val="24"/>
                </w:rPr>
                <w:t>Теплопровод общее обозначение</w:t>
              </w:r>
            </w:ins>
          </w:p>
        </w:tc>
      </w:tr>
      <w:tr w:rsidR="0011588F" w:rsidRPr="00D53134" w14:paraId="39024963" w14:textId="77777777">
        <w:trPr>
          <w:ins w:id="637" w:author="Volkov Sergey" w:date="2018-09-02T22:48:00Z"/>
        </w:trPr>
        <w:tc>
          <w:tcPr>
            <w:tcW w:w="1384" w:type="dxa"/>
          </w:tcPr>
          <w:p w14:paraId="34272340" w14:textId="1C1541F8" w:rsidR="0011588F" w:rsidRDefault="0011588F" w:rsidP="00D53134">
            <w:pPr>
              <w:jc w:val="both"/>
              <w:rPr>
                <w:ins w:id="638" w:author="Volkov Sergey" w:date="2018-09-02T22:48:00Z"/>
                <w:rFonts w:asciiTheme="minorBidi" w:hAnsiTheme="minorBidi" w:cstheme="minorBidi"/>
                <w:sz w:val="24"/>
                <w:szCs w:val="24"/>
              </w:rPr>
            </w:pPr>
            <w:ins w:id="639" w:author="Volkov Sergey" w:date="2018-09-02T22:48:00Z">
              <w:r>
                <w:rPr>
                  <w:rFonts w:asciiTheme="minorBidi" w:hAnsiTheme="minorBidi" w:cstheme="minorBidi"/>
                  <w:sz w:val="24"/>
                  <w:szCs w:val="24"/>
                </w:rPr>
                <w:t>Т1</w:t>
              </w:r>
            </w:ins>
          </w:p>
        </w:tc>
        <w:tc>
          <w:tcPr>
            <w:tcW w:w="7513" w:type="dxa"/>
          </w:tcPr>
          <w:p w14:paraId="5C801714" w14:textId="6E696462" w:rsidR="0011588F" w:rsidRDefault="003608CE" w:rsidP="00D53134">
            <w:pPr>
              <w:jc w:val="both"/>
              <w:rPr>
                <w:ins w:id="640" w:author="Volkov Sergey" w:date="2018-09-02T22:48:00Z"/>
                <w:rFonts w:asciiTheme="minorBidi" w:hAnsiTheme="minorBidi" w:cstheme="minorBidi"/>
                <w:sz w:val="24"/>
                <w:szCs w:val="24"/>
              </w:rPr>
            </w:pPr>
            <w:ins w:id="641" w:author="Volkov Sergey" w:date="2018-09-02T23:43:00Z">
              <w:r>
                <w:rPr>
                  <w:rFonts w:asciiTheme="minorBidi" w:hAnsiTheme="minorBidi" w:cstheme="minorBidi"/>
                  <w:sz w:val="24"/>
                  <w:szCs w:val="24"/>
                </w:rPr>
                <w:t xml:space="preserve">Теплопровод </w:t>
              </w:r>
            </w:ins>
            <w:ins w:id="642" w:author="Volkov Sergey" w:date="2018-09-02T23:44:00Z">
              <w:r>
                <w:rPr>
                  <w:rFonts w:asciiTheme="minorBidi" w:hAnsiTheme="minorBidi" w:cstheme="minorBidi"/>
                  <w:sz w:val="24"/>
                  <w:szCs w:val="24"/>
                </w:rPr>
                <w:t xml:space="preserve">горячей воды </w:t>
              </w:r>
            </w:ins>
            <w:ins w:id="643" w:author="Volkov Sergey" w:date="2018-09-02T23:45:00Z">
              <w:r>
                <w:rPr>
                  <w:rFonts w:asciiTheme="minorBidi" w:hAnsiTheme="minorBidi" w:cstheme="minorBidi"/>
                  <w:sz w:val="24"/>
                  <w:szCs w:val="24"/>
                </w:rPr>
                <w:t xml:space="preserve">для отопления и вентиляции </w:t>
              </w:r>
            </w:ins>
            <w:ins w:id="644" w:author="Volkov Sergey" w:date="2018-09-02T23:43:00Z">
              <w:r>
                <w:rPr>
                  <w:rFonts w:asciiTheme="minorBidi" w:hAnsiTheme="minorBidi" w:cstheme="minorBidi"/>
                  <w:sz w:val="24"/>
                  <w:szCs w:val="24"/>
                </w:rPr>
                <w:t>подающий</w:t>
              </w:r>
            </w:ins>
          </w:p>
        </w:tc>
      </w:tr>
      <w:tr w:rsidR="0011588F" w:rsidRPr="00D53134" w14:paraId="1333CAA9" w14:textId="77777777">
        <w:trPr>
          <w:ins w:id="645" w:author="Volkov Sergey" w:date="2018-09-02T22:48:00Z"/>
        </w:trPr>
        <w:tc>
          <w:tcPr>
            <w:tcW w:w="1384" w:type="dxa"/>
          </w:tcPr>
          <w:p w14:paraId="6539607B" w14:textId="0A59019F" w:rsidR="0011588F" w:rsidRDefault="0011588F" w:rsidP="00D53134">
            <w:pPr>
              <w:jc w:val="both"/>
              <w:rPr>
                <w:ins w:id="646" w:author="Volkov Sergey" w:date="2018-09-02T22:48:00Z"/>
                <w:rFonts w:asciiTheme="minorBidi" w:hAnsiTheme="minorBidi" w:cstheme="minorBidi"/>
                <w:sz w:val="24"/>
                <w:szCs w:val="24"/>
              </w:rPr>
            </w:pPr>
            <w:ins w:id="647" w:author="Volkov Sergey" w:date="2018-09-02T22:48:00Z">
              <w:r>
                <w:rPr>
                  <w:rFonts w:asciiTheme="minorBidi" w:hAnsiTheme="minorBidi" w:cstheme="minorBidi"/>
                  <w:sz w:val="24"/>
                  <w:szCs w:val="24"/>
                </w:rPr>
                <w:t>Т2</w:t>
              </w:r>
            </w:ins>
          </w:p>
        </w:tc>
        <w:tc>
          <w:tcPr>
            <w:tcW w:w="7513" w:type="dxa"/>
          </w:tcPr>
          <w:p w14:paraId="65373D33" w14:textId="05B997FB" w:rsidR="0011588F" w:rsidRDefault="003608CE" w:rsidP="00D53134">
            <w:pPr>
              <w:jc w:val="both"/>
              <w:rPr>
                <w:ins w:id="648" w:author="Volkov Sergey" w:date="2018-09-02T22:48:00Z"/>
                <w:rFonts w:asciiTheme="minorBidi" w:hAnsiTheme="minorBidi" w:cstheme="minorBidi"/>
                <w:sz w:val="24"/>
                <w:szCs w:val="24"/>
              </w:rPr>
            </w:pPr>
            <w:ins w:id="649" w:author="Volkov Sergey" w:date="2018-09-02T23:44:00Z">
              <w:r>
                <w:rPr>
                  <w:rFonts w:asciiTheme="minorBidi" w:hAnsiTheme="minorBidi" w:cstheme="minorBidi"/>
                  <w:sz w:val="24"/>
                  <w:szCs w:val="24"/>
                </w:rPr>
                <w:t xml:space="preserve">Теплопровод </w:t>
              </w:r>
            </w:ins>
            <w:ins w:id="650" w:author="Volkov Sergey" w:date="2018-09-02T23:45:00Z">
              <w:r>
                <w:rPr>
                  <w:rFonts w:asciiTheme="minorBidi" w:hAnsiTheme="minorBidi" w:cstheme="minorBidi"/>
                  <w:sz w:val="24"/>
                  <w:szCs w:val="24"/>
                </w:rPr>
                <w:t xml:space="preserve">горячей воды для отопления и вентиляции </w:t>
              </w:r>
            </w:ins>
            <w:ins w:id="651" w:author="Volkov Sergey" w:date="2018-09-02T23:44:00Z">
              <w:r>
                <w:rPr>
                  <w:rFonts w:asciiTheme="minorBidi" w:hAnsiTheme="minorBidi" w:cstheme="minorBidi"/>
                  <w:sz w:val="24"/>
                  <w:szCs w:val="24"/>
                </w:rPr>
                <w:t>обратный</w:t>
              </w:r>
            </w:ins>
          </w:p>
        </w:tc>
      </w:tr>
      <w:tr w:rsidR="0011588F" w:rsidRPr="00D53134" w14:paraId="5BD5667A" w14:textId="77777777">
        <w:trPr>
          <w:ins w:id="652" w:author="Volkov Sergey" w:date="2018-09-02T22:48:00Z"/>
        </w:trPr>
        <w:tc>
          <w:tcPr>
            <w:tcW w:w="1384" w:type="dxa"/>
          </w:tcPr>
          <w:p w14:paraId="7E156126" w14:textId="6175B49F" w:rsidR="0011588F" w:rsidRDefault="0011588F" w:rsidP="00D53134">
            <w:pPr>
              <w:jc w:val="both"/>
              <w:rPr>
                <w:ins w:id="653" w:author="Volkov Sergey" w:date="2018-09-02T22:48:00Z"/>
                <w:rFonts w:asciiTheme="minorBidi" w:hAnsiTheme="minorBidi" w:cstheme="minorBidi"/>
                <w:sz w:val="24"/>
                <w:szCs w:val="24"/>
              </w:rPr>
            </w:pPr>
            <w:ins w:id="654" w:author="Volkov Sergey" w:date="2018-09-02T22:48:00Z">
              <w:r>
                <w:rPr>
                  <w:rFonts w:asciiTheme="minorBidi" w:hAnsiTheme="minorBidi" w:cstheme="minorBidi"/>
                  <w:sz w:val="24"/>
                  <w:szCs w:val="24"/>
                </w:rPr>
                <w:t>Т3</w:t>
              </w:r>
            </w:ins>
          </w:p>
        </w:tc>
        <w:tc>
          <w:tcPr>
            <w:tcW w:w="7513" w:type="dxa"/>
          </w:tcPr>
          <w:p w14:paraId="153CE2CC" w14:textId="2B862890" w:rsidR="0011588F" w:rsidRDefault="001F6406" w:rsidP="00EA24DA">
            <w:pPr>
              <w:jc w:val="both"/>
              <w:rPr>
                <w:ins w:id="655" w:author="Volkov Sergey" w:date="2018-09-02T22:48:00Z"/>
                <w:rFonts w:asciiTheme="minorBidi" w:hAnsiTheme="minorBidi" w:cstheme="minorBidi"/>
                <w:sz w:val="24"/>
                <w:szCs w:val="24"/>
              </w:rPr>
            </w:pPr>
            <w:ins w:id="656" w:author="Volkov Sergey" w:date="2018-09-02T23:45:00Z">
              <w:r>
                <w:rPr>
                  <w:rFonts w:asciiTheme="minorBidi" w:hAnsiTheme="minorBidi" w:cstheme="minorBidi"/>
                  <w:sz w:val="24"/>
                  <w:szCs w:val="24"/>
                </w:rPr>
                <w:t xml:space="preserve">Теплопровод горячей воды </w:t>
              </w:r>
            </w:ins>
            <w:proofErr w:type="gramStart"/>
            <w:ins w:id="657" w:author="Volkov Sergey" w:date="2018-09-02T23:46:00Z">
              <w:r>
                <w:rPr>
                  <w:rFonts w:asciiTheme="minorBidi" w:hAnsiTheme="minorBidi" w:cstheme="minorBidi"/>
                  <w:sz w:val="24"/>
                  <w:szCs w:val="24"/>
                </w:rPr>
                <w:t>для горячего водоснабжения</w:t>
              </w:r>
              <w:proofErr w:type="gramEnd"/>
              <w:r>
                <w:rPr>
                  <w:rFonts w:asciiTheme="minorBidi" w:hAnsiTheme="minorBidi" w:cstheme="minorBidi"/>
                  <w:sz w:val="24"/>
                  <w:szCs w:val="24"/>
                </w:rPr>
                <w:t xml:space="preserve"> подающий</w:t>
              </w:r>
            </w:ins>
          </w:p>
        </w:tc>
      </w:tr>
      <w:tr w:rsidR="0011588F" w:rsidRPr="00D53134" w14:paraId="785BCB90" w14:textId="77777777">
        <w:trPr>
          <w:ins w:id="658" w:author="Volkov Sergey" w:date="2018-09-02T22:48:00Z"/>
        </w:trPr>
        <w:tc>
          <w:tcPr>
            <w:tcW w:w="1384" w:type="dxa"/>
          </w:tcPr>
          <w:p w14:paraId="4AF88F9F" w14:textId="19A11FE0" w:rsidR="0011588F" w:rsidRDefault="0011588F" w:rsidP="00D53134">
            <w:pPr>
              <w:jc w:val="both"/>
              <w:rPr>
                <w:ins w:id="659" w:author="Volkov Sergey" w:date="2018-09-02T22:48:00Z"/>
                <w:rFonts w:asciiTheme="minorBidi" w:hAnsiTheme="minorBidi" w:cstheme="minorBidi"/>
                <w:sz w:val="24"/>
                <w:szCs w:val="24"/>
              </w:rPr>
            </w:pPr>
            <w:ins w:id="660" w:author="Volkov Sergey" w:date="2018-09-02T22:48:00Z">
              <w:r>
                <w:rPr>
                  <w:rFonts w:asciiTheme="minorBidi" w:hAnsiTheme="minorBidi" w:cstheme="minorBidi"/>
                  <w:sz w:val="24"/>
                  <w:szCs w:val="24"/>
                </w:rPr>
                <w:t>Т4</w:t>
              </w:r>
            </w:ins>
          </w:p>
        </w:tc>
        <w:tc>
          <w:tcPr>
            <w:tcW w:w="7513" w:type="dxa"/>
          </w:tcPr>
          <w:p w14:paraId="3CAA9D28" w14:textId="1C7B264D" w:rsidR="0011588F" w:rsidRDefault="001F6406" w:rsidP="00D53134">
            <w:pPr>
              <w:jc w:val="both"/>
              <w:rPr>
                <w:ins w:id="661" w:author="Volkov Sergey" w:date="2018-09-02T22:48:00Z"/>
                <w:rFonts w:asciiTheme="minorBidi" w:hAnsiTheme="minorBidi" w:cstheme="minorBidi"/>
                <w:sz w:val="24"/>
                <w:szCs w:val="24"/>
              </w:rPr>
            </w:pPr>
            <w:ins w:id="662" w:author="Volkov Sergey" w:date="2018-09-02T23:46:00Z">
              <w:r>
                <w:rPr>
                  <w:rFonts w:asciiTheme="minorBidi" w:hAnsiTheme="minorBidi" w:cstheme="minorBidi"/>
                  <w:sz w:val="24"/>
                  <w:szCs w:val="24"/>
                </w:rPr>
                <w:t>Теплопровод горячей воды для горячего водоснабжения циркуляционный</w:t>
              </w:r>
            </w:ins>
          </w:p>
        </w:tc>
      </w:tr>
      <w:tr w:rsidR="0011588F" w:rsidRPr="00D53134" w14:paraId="359DF834" w14:textId="77777777">
        <w:trPr>
          <w:ins w:id="663" w:author="Volkov Sergey" w:date="2018-09-02T22:48:00Z"/>
        </w:trPr>
        <w:tc>
          <w:tcPr>
            <w:tcW w:w="1384" w:type="dxa"/>
          </w:tcPr>
          <w:p w14:paraId="28D76599" w14:textId="158D16A2" w:rsidR="0011588F" w:rsidRDefault="0011588F" w:rsidP="00D53134">
            <w:pPr>
              <w:jc w:val="both"/>
              <w:rPr>
                <w:ins w:id="664" w:author="Volkov Sergey" w:date="2018-09-02T22:48:00Z"/>
                <w:rFonts w:asciiTheme="minorBidi" w:hAnsiTheme="minorBidi" w:cstheme="minorBidi"/>
                <w:sz w:val="24"/>
                <w:szCs w:val="24"/>
              </w:rPr>
            </w:pPr>
            <w:ins w:id="665" w:author="Volkov Sergey" w:date="2018-09-02T22:49:00Z">
              <w:r>
                <w:rPr>
                  <w:rFonts w:asciiTheme="minorBidi" w:hAnsiTheme="minorBidi" w:cstheme="minorBidi"/>
                  <w:sz w:val="24"/>
                  <w:szCs w:val="24"/>
                </w:rPr>
                <w:lastRenderedPageBreak/>
                <w:t>Т5</w:t>
              </w:r>
            </w:ins>
          </w:p>
        </w:tc>
        <w:tc>
          <w:tcPr>
            <w:tcW w:w="7513" w:type="dxa"/>
          </w:tcPr>
          <w:p w14:paraId="6A616649" w14:textId="395E0CCF" w:rsidR="0011588F" w:rsidRDefault="001F6406" w:rsidP="00EA24DA">
            <w:pPr>
              <w:jc w:val="both"/>
              <w:rPr>
                <w:ins w:id="666" w:author="Volkov Sergey" w:date="2018-09-02T22:48:00Z"/>
                <w:rFonts w:asciiTheme="minorBidi" w:hAnsiTheme="minorBidi" w:cstheme="minorBidi"/>
                <w:sz w:val="24"/>
                <w:szCs w:val="24"/>
              </w:rPr>
            </w:pPr>
            <w:ins w:id="667" w:author="Volkov Sergey" w:date="2018-09-02T23:47:00Z">
              <w:r>
                <w:rPr>
                  <w:rFonts w:asciiTheme="minorBidi" w:hAnsiTheme="minorBidi" w:cstheme="minorBidi"/>
                  <w:sz w:val="24"/>
                  <w:szCs w:val="24"/>
                </w:rPr>
                <w:t xml:space="preserve">Теплопровод горячей воды </w:t>
              </w:r>
              <w:proofErr w:type="gramStart"/>
              <w:r>
                <w:rPr>
                  <w:rFonts w:asciiTheme="minorBidi" w:hAnsiTheme="minorBidi" w:cstheme="minorBidi"/>
                  <w:sz w:val="24"/>
                  <w:szCs w:val="24"/>
                </w:rPr>
                <w:t xml:space="preserve">для </w:t>
              </w:r>
            </w:ins>
            <w:ins w:id="668" w:author="Volkov Sergey" w:date="2018-09-02T23:48:00Z">
              <w:r>
                <w:rPr>
                  <w:rFonts w:asciiTheme="minorBidi" w:hAnsiTheme="minorBidi" w:cstheme="minorBidi"/>
                  <w:sz w:val="24"/>
                  <w:szCs w:val="24"/>
                </w:rPr>
                <w:t>технологических процессов</w:t>
              </w:r>
              <w:proofErr w:type="gramEnd"/>
              <w:r>
                <w:rPr>
                  <w:rFonts w:asciiTheme="minorBidi" w:hAnsiTheme="minorBidi" w:cstheme="minorBidi"/>
                  <w:sz w:val="24"/>
                  <w:szCs w:val="24"/>
                </w:rPr>
                <w:t xml:space="preserve"> подающий</w:t>
              </w:r>
            </w:ins>
            <w:ins w:id="669" w:author="Volkov Sergey" w:date="2018-09-02T23:47:00Z">
              <w:r>
                <w:rPr>
                  <w:rFonts w:asciiTheme="minorBidi" w:hAnsiTheme="minorBidi" w:cstheme="minorBidi"/>
                  <w:sz w:val="24"/>
                  <w:szCs w:val="24"/>
                </w:rPr>
                <w:t xml:space="preserve"> </w:t>
              </w:r>
            </w:ins>
          </w:p>
        </w:tc>
      </w:tr>
      <w:tr w:rsidR="0011588F" w:rsidRPr="00D53134" w14:paraId="326BFD91" w14:textId="77777777">
        <w:trPr>
          <w:ins w:id="670" w:author="Volkov Sergey" w:date="2018-09-02T22:48:00Z"/>
        </w:trPr>
        <w:tc>
          <w:tcPr>
            <w:tcW w:w="1384" w:type="dxa"/>
          </w:tcPr>
          <w:p w14:paraId="569BEEFC" w14:textId="4C6BD545" w:rsidR="0011588F" w:rsidRDefault="0011588F" w:rsidP="00D53134">
            <w:pPr>
              <w:jc w:val="both"/>
              <w:rPr>
                <w:ins w:id="671" w:author="Volkov Sergey" w:date="2018-09-02T22:48:00Z"/>
                <w:rFonts w:asciiTheme="minorBidi" w:hAnsiTheme="minorBidi" w:cstheme="minorBidi"/>
                <w:sz w:val="24"/>
                <w:szCs w:val="24"/>
              </w:rPr>
            </w:pPr>
            <w:ins w:id="672" w:author="Volkov Sergey" w:date="2018-09-02T22:49:00Z">
              <w:r>
                <w:rPr>
                  <w:rFonts w:asciiTheme="minorBidi" w:hAnsiTheme="minorBidi" w:cstheme="minorBidi"/>
                  <w:sz w:val="24"/>
                  <w:szCs w:val="24"/>
                </w:rPr>
                <w:t>Т6</w:t>
              </w:r>
            </w:ins>
          </w:p>
        </w:tc>
        <w:tc>
          <w:tcPr>
            <w:tcW w:w="7513" w:type="dxa"/>
          </w:tcPr>
          <w:p w14:paraId="372C1D47" w14:textId="275AAE21" w:rsidR="0011588F" w:rsidRDefault="001F6406" w:rsidP="00EA24DA">
            <w:pPr>
              <w:jc w:val="both"/>
              <w:rPr>
                <w:ins w:id="673" w:author="Volkov Sergey" w:date="2018-09-02T22:48:00Z"/>
                <w:rFonts w:asciiTheme="minorBidi" w:hAnsiTheme="minorBidi" w:cstheme="minorBidi"/>
                <w:sz w:val="24"/>
                <w:szCs w:val="24"/>
              </w:rPr>
            </w:pPr>
            <w:ins w:id="674" w:author="Volkov Sergey" w:date="2018-09-02T23:48:00Z">
              <w:r>
                <w:rPr>
                  <w:rFonts w:asciiTheme="minorBidi" w:hAnsiTheme="minorBidi" w:cstheme="minorBidi"/>
                  <w:sz w:val="24"/>
                  <w:szCs w:val="24"/>
                </w:rPr>
                <w:t xml:space="preserve">Теплопровод горячей воды для </w:t>
              </w:r>
              <w:r w:rsidR="006D480D">
                <w:rPr>
                  <w:rFonts w:asciiTheme="minorBidi" w:hAnsiTheme="minorBidi" w:cstheme="minorBidi"/>
                  <w:sz w:val="24"/>
                  <w:szCs w:val="24"/>
                </w:rPr>
                <w:t>технологических процессов</w:t>
              </w:r>
            </w:ins>
            <w:ins w:id="675" w:author="Volkov Sergey" w:date="2018-09-02T23:49:00Z">
              <w:r w:rsidR="006D480D">
                <w:rPr>
                  <w:rFonts w:asciiTheme="minorBidi" w:hAnsiTheme="minorBidi" w:cstheme="minorBidi"/>
                  <w:sz w:val="24"/>
                  <w:szCs w:val="24"/>
                </w:rPr>
                <w:t xml:space="preserve"> обратный</w:t>
              </w:r>
            </w:ins>
          </w:p>
        </w:tc>
      </w:tr>
      <w:tr w:rsidR="0011588F" w:rsidRPr="00D53134" w14:paraId="6BB4DED2" w14:textId="77777777">
        <w:trPr>
          <w:ins w:id="676" w:author="Volkov Sergey" w:date="2018-09-02T22:49:00Z"/>
        </w:trPr>
        <w:tc>
          <w:tcPr>
            <w:tcW w:w="1384" w:type="dxa"/>
          </w:tcPr>
          <w:p w14:paraId="72FAC307" w14:textId="440CA1AB" w:rsidR="0011588F" w:rsidRDefault="0011588F" w:rsidP="00D53134">
            <w:pPr>
              <w:jc w:val="both"/>
              <w:rPr>
                <w:ins w:id="677" w:author="Volkov Sergey" w:date="2018-09-02T22:49:00Z"/>
                <w:rFonts w:asciiTheme="minorBidi" w:hAnsiTheme="minorBidi" w:cstheme="minorBidi"/>
                <w:sz w:val="24"/>
                <w:szCs w:val="24"/>
              </w:rPr>
            </w:pPr>
            <w:ins w:id="678" w:author="Volkov Sergey" w:date="2018-09-02T22:49:00Z">
              <w:r>
                <w:rPr>
                  <w:rFonts w:asciiTheme="minorBidi" w:hAnsiTheme="minorBidi" w:cstheme="minorBidi"/>
                  <w:sz w:val="24"/>
                  <w:szCs w:val="24"/>
                </w:rPr>
                <w:t>Т7</w:t>
              </w:r>
            </w:ins>
          </w:p>
        </w:tc>
        <w:tc>
          <w:tcPr>
            <w:tcW w:w="7513" w:type="dxa"/>
          </w:tcPr>
          <w:p w14:paraId="1918E925" w14:textId="12D4B77C" w:rsidR="0011588F" w:rsidRDefault="00A87854" w:rsidP="00D53134">
            <w:pPr>
              <w:jc w:val="both"/>
              <w:rPr>
                <w:ins w:id="679" w:author="Volkov Sergey" w:date="2018-09-02T22:49:00Z"/>
                <w:rFonts w:asciiTheme="minorBidi" w:hAnsiTheme="minorBidi" w:cstheme="minorBidi"/>
                <w:sz w:val="24"/>
                <w:szCs w:val="24"/>
              </w:rPr>
            </w:pPr>
            <w:ins w:id="680" w:author="Volkov Sergey" w:date="2018-09-02T23:49:00Z">
              <w:r>
                <w:rPr>
                  <w:rFonts w:asciiTheme="minorBidi" w:hAnsiTheme="minorBidi" w:cstheme="minorBidi"/>
                  <w:sz w:val="24"/>
                  <w:szCs w:val="24"/>
                </w:rPr>
                <w:t>Трубопровод пара (паропровод)</w:t>
              </w:r>
            </w:ins>
          </w:p>
        </w:tc>
      </w:tr>
      <w:tr w:rsidR="0011588F" w:rsidRPr="00D53134" w14:paraId="6AA3A368" w14:textId="77777777">
        <w:trPr>
          <w:ins w:id="681" w:author="Volkov Sergey" w:date="2018-09-02T22:49:00Z"/>
        </w:trPr>
        <w:tc>
          <w:tcPr>
            <w:tcW w:w="1384" w:type="dxa"/>
          </w:tcPr>
          <w:p w14:paraId="4C03340A" w14:textId="5DBB6ACC" w:rsidR="0011588F" w:rsidRDefault="0011588F" w:rsidP="00D53134">
            <w:pPr>
              <w:jc w:val="both"/>
              <w:rPr>
                <w:ins w:id="682" w:author="Volkov Sergey" w:date="2018-09-02T22:49:00Z"/>
                <w:rFonts w:asciiTheme="minorBidi" w:hAnsiTheme="minorBidi" w:cstheme="minorBidi"/>
                <w:sz w:val="24"/>
                <w:szCs w:val="24"/>
              </w:rPr>
            </w:pPr>
            <w:ins w:id="683" w:author="Volkov Sergey" w:date="2018-09-02T22:49:00Z">
              <w:r>
                <w:rPr>
                  <w:rFonts w:asciiTheme="minorBidi" w:hAnsiTheme="minorBidi" w:cstheme="minorBidi"/>
                  <w:sz w:val="24"/>
                  <w:szCs w:val="24"/>
                </w:rPr>
                <w:t>Т8</w:t>
              </w:r>
            </w:ins>
          </w:p>
        </w:tc>
        <w:tc>
          <w:tcPr>
            <w:tcW w:w="7513" w:type="dxa"/>
          </w:tcPr>
          <w:p w14:paraId="31F04C16" w14:textId="652603B9" w:rsidR="0011588F" w:rsidRDefault="00A87854" w:rsidP="00D53134">
            <w:pPr>
              <w:jc w:val="both"/>
              <w:rPr>
                <w:ins w:id="684" w:author="Volkov Sergey" w:date="2018-09-02T22:49:00Z"/>
                <w:rFonts w:asciiTheme="minorBidi" w:hAnsiTheme="minorBidi" w:cstheme="minorBidi"/>
                <w:sz w:val="24"/>
                <w:szCs w:val="24"/>
              </w:rPr>
            </w:pPr>
            <w:ins w:id="685" w:author="Volkov Sergey" w:date="2018-09-02T23:49:00Z">
              <w:r>
                <w:rPr>
                  <w:rFonts w:asciiTheme="minorBidi" w:hAnsiTheme="minorBidi" w:cstheme="minorBidi"/>
                  <w:sz w:val="24"/>
                  <w:szCs w:val="24"/>
                </w:rPr>
                <w:t>Трубопровод конденсата (конденсатопровод)</w:t>
              </w:r>
            </w:ins>
          </w:p>
        </w:tc>
      </w:tr>
      <w:tr w:rsidR="0011588F" w:rsidRPr="00D53134" w14:paraId="2D1F9B66" w14:textId="77777777">
        <w:trPr>
          <w:ins w:id="686" w:author="Volkov Sergey" w:date="2018-09-02T22:49:00Z"/>
        </w:trPr>
        <w:tc>
          <w:tcPr>
            <w:tcW w:w="1384" w:type="dxa"/>
          </w:tcPr>
          <w:p w14:paraId="1115F340" w14:textId="667FA96F" w:rsidR="0011588F" w:rsidRDefault="004D49A6" w:rsidP="00D53134">
            <w:pPr>
              <w:jc w:val="both"/>
              <w:rPr>
                <w:ins w:id="687" w:author="Volkov Sergey" w:date="2018-09-02T22:49:00Z"/>
                <w:rFonts w:asciiTheme="minorBidi" w:hAnsiTheme="minorBidi" w:cstheme="minorBidi"/>
                <w:sz w:val="24"/>
                <w:szCs w:val="24"/>
              </w:rPr>
            </w:pPr>
            <w:ins w:id="688" w:author="Volkov Sergey" w:date="2018-09-02T23:06:00Z">
              <w:r>
                <w:rPr>
                  <w:rFonts w:asciiTheme="minorBidi" w:hAnsiTheme="minorBidi" w:cstheme="minorBidi"/>
                  <w:sz w:val="24"/>
                  <w:szCs w:val="24"/>
                </w:rPr>
                <w:t>Г0</w:t>
              </w:r>
            </w:ins>
            <w:ins w:id="689" w:author="Volkov Sergey" w:date="2018-09-02T23:20:00Z">
              <w:r w:rsidR="003625AD">
                <w:rPr>
                  <w:rFonts w:asciiTheme="minorBidi" w:hAnsiTheme="minorBidi" w:cstheme="minorBidi"/>
                  <w:sz w:val="24"/>
                  <w:szCs w:val="24"/>
                </w:rPr>
                <w:t xml:space="preserve"> (</w:t>
              </w:r>
              <w:r w:rsidR="003625AD">
                <w:rPr>
                  <w:rFonts w:asciiTheme="minorBidi" w:hAnsiTheme="minorBidi" w:cstheme="minorBidi"/>
                  <w:sz w:val="24"/>
                  <w:szCs w:val="24"/>
                  <w:lang w:val="en-US"/>
                </w:rPr>
                <w:t>G0</w:t>
              </w:r>
              <w:r w:rsidR="003625AD">
                <w:rPr>
                  <w:rFonts w:asciiTheme="minorBidi" w:hAnsiTheme="minorBidi" w:cstheme="minorBidi"/>
                  <w:sz w:val="24"/>
                  <w:szCs w:val="24"/>
                </w:rPr>
                <w:t>)</w:t>
              </w:r>
            </w:ins>
          </w:p>
        </w:tc>
        <w:tc>
          <w:tcPr>
            <w:tcW w:w="7513" w:type="dxa"/>
          </w:tcPr>
          <w:p w14:paraId="12219361" w14:textId="5A238410" w:rsidR="0011588F" w:rsidRPr="004B31C7" w:rsidRDefault="004D49A6" w:rsidP="00D53134">
            <w:pPr>
              <w:jc w:val="both"/>
              <w:rPr>
                <w:ins w:id="690" w:author="Volkov Sergey" w:date="2018-09-02T22:49:00Z"/>
                <w:rFonts w:asciiTheme="minorBidi" w:hAnsiTheme="minorBidi" w:cstheme="minorBidi"/>
                <w:sz w:val="24"/>
                <w:szCs w:val="24"/>
                <w:lang w:val="en-US"/>
                <w:rPrChange w:id="691" w:author="Volkov Sergey" w:date="2018-09-03T09:36:00Z">
                  <w:rPr>
                    <w:ins w:id="692" w:author="Volkov Sergey" w:date="2018-09-02T22:49:00Z"/>
                    <w:rFonts w:asciiTheme="minorBidi" w:hAnsiTheme="minorBidi" w:cstheme="minorBidi"/>
                    <w:sz w:val="24"/>
                    <w:szCs w:val="24"/>
                  </w:rPr>
                </w:rPrChange>
              </w:rPr>
            </w:pPr>
            <w:ins w:id="693" w:author="Volkov Sergey" w:date="2018-09-02T23:06:00Z">
              <w:r>
                <w:rPr>
                  <w:rFonts w:asciiTheme="minorBidi" w:hAnsiTheme="minorBidi" w:cstheme="minorBidi"/>
                  <w:sz w:val="24"/>
                  <w:szCs w:val="24"/>
                </w:rPr>
                <w:t>Газопровод общее обозначение</w:t>
              </w:r>
            </w:ins>
          </w:p>
        </w:tc>
      </w:tr>
      <w:tr w:rsidR="0011588F" w:rsidRPr="00D53134" w14:paraId="589AF00B" w14:textId="77777777">
        <w:trPr>
          <w:ins w:id="694" w:author="Volkov Sergey" w:date="2018-09-02T22:49:00Z"/>
        </w:trPr>
        <w:tc>
          <w:tcPr>
            <w:tcW w:w="1384" w:type="dxa"/>
          </w:tcPr>
          <w:p w14:paraId="0B5455C6" w14:textId="1586D114" w:rsidR="0011588F" w:rsidRPr="003625AD" w:rsidRDefault="004D49A6" w:rsidP="00EA24DA">
            <w:pPr>
              <w:jc w:val="both"/>
              <w:rPr>
                <w:ins w:id="695" w:author="Volkov Sergey" w:date="2018-09-02T22:49:00Z"/>
                <w:rFonts w:asciiTheme="minorBidi" w:hAnsiTheme="minorBidi" w:cstheme="minorBidi"/>
                <w:sz w:val="24"/>
                <w:szCs w:val="24"/>
                <w:lang w:val="en-US"/>
                <w:rPrChange w:id="696" w:author="Volkov Sergey" w:date="2018-09-02T23:20:00Z">
                  <w:rPr>
                    <w:ins w:id="697" w:author="Volkov Sergey" w:date="2018-09-02T22:49:00Z"/>
                    <w:rFonts w:asciiTheme="minorBidi" w:hAnsiTheme="minorBidi" w:cstheme="minorBidi"/>
                    <w:sz w:val="24"/>
                    <w:szCs w:val="24"/>
                  </w:rPr>
                </w:rPrChange>
              </w:rPr>
            </w:pPr>
            <w:ins w:id="698" w:author="Volkov Sergey" w:date="2018-09-02T23:06:00Z">
              <w:r>
                <w:rPr>
                  <w:rFonts w:asciiTheme="minorBidi" w:hAnsiTheme="minorBidi" w:cstheme="minorBidi"/>
                  <w:sz w:val="24"/>
                  <w:szCs w:val="24"/>
                </w:rPr>
                <w:t>Г1</w:t>
              </w:r>
            </w:ins>
            <w:ins w:id="699" w:author="Volkov Sergey" w:date="2018-09-02T23:20:00Z">
              <w:r w:rsidR="003625AD">
                <w:rPr>
                  <w:rFonts w:asciiTheme="minorBidi" w:hAnsiTheme="minorBidi" w:cstheme="minorBidi"/>
                  <w:sz w:val="24"/>
                  <w:szCs w:val="24"/>
                  <w:lang w:val="en-US"/>
                </w:rPr>
                <w:t xml:space="preserve"> </w:t>
              </w:r>
              <w:r w:rsidR="003625AD">
                <w:rPr>
                  <w:rFonts w:asciiTheme="minorBidi" w:hAnsiTheme="minorBidi" w:cstheme="minorBidi"/>
                  <w:sz w:val="24"/>
                  <w:szCs w:val="24"/>
                </w:rPr>
                <w:t>(</w:t>
              </w:r>
              <w:r w:rsidR="003625AD">
                <w:rPr>
                  <w:rFonts w:asciiTheme="minorBidi" w:hAnsiTheme="minorBidi" w:cstheme="minorBidi"/>
                  <w:sz w:val="24"/>
                  <w:szCs w:val="24"/>
                  <w:lang w:val="en-US"/>
                </w:rPr>
                <w:t>G1</w:t>
              </w:r>
              <w:r w:rsidR="003625AD">
                <w:rPr>
                  <w:rFonts w:asciiTheme="minorBidi" w:hAnsiTheme="minorBidi" w:cstheme="minorBidi"/>
                  <w:sz w:val="24"/>
                  <w:szCs w:val="24"/>
                </w:rPr>
                <w:t>)</w:t>
              </w:r>
            </w:ins>
          </w:p>
        </w:tc>
        <w:tc>
          <w:tcPr>
            <w:tcW w:w="7513" w:type="dxa"/>
          </w:tcPr>
          <w:p w14:paraId="3D6B4DF8" w14:textId="3247B5FB" w:rsidR="0011588F" w:rsidRDefault="004D49A6" w:rsidP="00D53134">
            <w:pPr>
              <w:jc w:val="both"/>
              <w:rPr>
                <w:ins w:id="700" w:author="Volkov Sergey" w:date="2018-09-02T22:49:00Z"/>
                <w:rFonts w:asciiTheme="minorBidi" w:hAnsiTheme="minorBidi" w:cstheme="minorBidi"/>
                <w:sz w:val="24"/>
                <w:szCs w:val="24"/>
              </w:rPr>
            </w:pPr>
            <w:ins w:id="701" w:author="Volkov Sergey" w:date="2018-09-02T23:07:00Z">
              <w:r>
                <w:rPr>
                  <w:rFonts w:asciiTheme="minorBidi" w:hAnsiTheme="minorBidi" w:cstheme="minorBidi"/>
                  <w:sz w:val="24"/>
                  <w:szCs w:val="24"/>
                </w:rPr>
                <w:t xml:space="preserve">Газопровод низкого давления </w:t>
              </w:r>
            </w:ins>
            <w:ins w:id="702" w:author="Volkov Sergey" w:date="2018-09-02T23:08:00Z">
              <w:r>
                <w:rPr>
                  <w:rFonts w:asciiTheme="minorBidi" w:hAnsiTheme="minorBidi" w:cstheme="minorBidi"/>
                  <w:sz w:val="24"/>
                  <w:szCs w:val="24"/>
                </w:rPr>
                <w:t>до 0,005М</w:t>
              </w:r>
            </w:ins>
            <w:ins w:id="703" w:author="Volkov Sergey" w:date="2018-09-02T23:09:00Z">
              <w:r>
                <w:rPr>
                  <w:rFonts w:asciiTheme="minorBidi" w:hAnsiTheme="minorBidi" w:cstheme="minorBidi"/>
                  <w:sz w:val="24"/>
                  <w:szCs w:val="24"/>
                </w:rPr>
                <w:t>П</w:t>
              </w:r>
            </w:ins>
            <w:ins w:id="704" w:author="Volkov Sergey" w:date="2018-09-02T23:08:00Z">
              <w:r>
                <w:rPr>
                  <w:rFonts w:asciiTheme="minorBidi" w:hAnsiTheme="minorBidi" w:cstheme="minorBidi"/>
                  <w:sz w:val="24"/>
                  <w:szCs w:val="24"/>
                </w:rPr>
                <w:t>а</w:t>
              </w:r>
            </w:ins>
          </w:p>
        </w:tc>
      </w:tr>
      <w:tr w:rsidR="0011588F" w:rsidRPr="00D53134" w14:paraId="3AFAA923" w14:textId="77777777">
        <w:trPr>
          <w:ins w:id="705" w:author="Volkov Sergey" w:date="2018-09-02T22:49:00Z"/>
        </w:trPr>
        <w:tc>
          <w:tcPr>
            <w:tcW w:w="1384" w:type="dxa"/>
          </w:tcPr>
          <w:p w14:paraId="5E5112E1" w14:textId="26F4A801" w:rsidR="0011588F" w:rsidRPr="003625AD" w:rsidRDefault="004D49A6" w:rsidP="00D53134">
            <w:pPr>
              <w:jc w:val="both"/>
              <w:rPr>
                <w:ins w:id="706" w:author="Volkov Sergey" w:date="2018-09-02T22:49:00Z"/>
                <w:rFonts w:asciiTheme="minorBidi" w:hAnsiTheme="minorBidi" w:cstheme="minorBidi"/>
                <w:sz w:val="24"/>
                <w:szCs w:val="24"/>
                <w:lang w:val="en-US"/>
                <w:rPrChange w:id="707" w:author="Volkov Sergey" w:date="2018-09-02T23:20:00Z">
                  <w:rPr>
                    <w:ins w:id="708" w:author="Volkov Sergey" w:date="2018-09-02T22:49:00Z"/>
                    <w:rFonts w:asciiTheme="minorBidi" w:hAnsiTheme="minorBidi" w:cstheme="minorBidi"/>
                    <w:sz w:val="24"/>
                    <w:szCs w:val="24"/>
                  </w:rPr>
                </w:rPrChange>
              </w:rPr>
            </w:pPr>
            <w:ins w:id="709" w:author="Volkov Sergey" w:date="2018-09-02T23:06:00Z">
              <w:r>
                <w:rPr>
                  <w:rFonts w:asciiTheme="minorBidi" w:hAnsiTheme="minorBidi" w:cstheme="minorBidi"/>
                  <w:sz w:val="24"/>
                  <w:szCs w:val="24"/>
                </w:rPr>
                <w:t>Г2</w:t>
              </w:r>
            </w:ins>
            <w:ins w:id="710" w:author="Volkov Sergey" w:date="2018-09-02T23:20:00Z">
              <w:r w:rsidR="003625AD">
                <w:rPr>
                  <w:rFonts w:asciiTheme="minorBidi" w:hAnsiTheme="minorBidi" w:cstheme="minorBidi"/>
                  <w:sz w:val="24"/>
                  <w:szCs w:val="24"/>
                  <w:lang w:val="en-US"/>
                </w:rPr>
                <w:t xml:space="preserve"> </w:t>
              </w:r>
              <w:r w:rsidR="003625AD">
                <w:rPr>
                  <w:rFonts w:asciiTheme="minorBidi" w:hAnsiTheme="minorBidi" w:cstheme="minorBidi"/>
                  <w:sz w:val="24"/>
                  <w:szCs w:val="24"/>
                </w:rPr>
                <w:t>(</w:t>
              </w:r>
              <w:r w:rsidR="003625AD">
                <w:rPr>
                  <w:rFonts w:asciiTheme="minorBidi" w:hAnsiTheme="minorBidi" w:cstheme="minorBidi"/>
                  <w:sz w:val="24"/>
                  <w:szCs w:val="24"/>
                  <w:lang w:val="en-US"/>
                </w:rPr>
                <w:t>G2</w:t>
              </w:r>
              <w:r w:rsidR="003625AD">
                <w:rPr>
                  <w:rFonts w:asciiTheme="minorBidi" w:hAnsiTheme="minorBidi" w:cstheme="minorBidi"/>
                  <w:sz w:val="24"/>
                  <w:szCs w:val="24"/>
                </w:rPr>
                <w:t>)</w:t>
              </w:r>
            </w:ins>
          </w:p>
        </w:tc>
        <w:tc>
          <w:tcPr>
            <w:tcW w:w="7513" w:type="dxa"/>
          </w:tcPr>
          <w:p w14:paraId="674E1EA6" w14:textId="6EFFD4FB" w:rsidR="0011588F" w:rsidRDefault="004D49A6" w:rsidP="00D53134">
            <w:pPr>
              <w:jc w:val="both"/>
              <w:rPr>
                <w:ins w:id="711" w:author="Volkov Sergey" w:date="2018-09-02T22:49:00Z"/>
                <w:rFonts w:asciiTheme="minorBidi" w:hAnsiTheme="minorBidi" w:cstheme="minorBidi"/>
                <w:sz w:val="24"/>
                <w:szCs w:val="24"/>
              </w:rPr>
            </w:pPr>
            <w:ins w:id="712" w:author="Volkov Sergey" w:date="2018-09-02T23:09:00Z">
              <w:r>
                <w:rPr>
                  <w:rFonts w:asciiTheme="minorBidi" w:hAnsiTheme="minorBidi" w:cstheme="minorBidi"/>
                  <w:sz w:val="24"/>
                  <w:szCs w:val="24"/>
                </w:rPr>
                <w:t xml:space="preserve">Газопровод среднего давления </w:t>
              </w:r>
              <w:r w:rsidR="001A3BE1">
                <w:rPr>
                  <w:rFonts w:asciiTheme="minorBidi" w:hAnsiTheme="minorBidi" w:cstheme="minorBidi"/>
                  <w:sz w:val="24"/>
                  <w:szCs w:val="24"/>
                </w:rPr>
                <w:t>свыше</w:t>
              </w:r>
              <w:r>
                <w:rPr>
                  <w:rFonts w:asciiTheme="minorBidi" w:hAnsiTheme="minorBidi" w:cstheme="minorBidi"/>
                  <w:sz w:val="24"/>
                  <w:szCs w:val="24"/>
                </w:rPr>
                <w:t xml:space="preserve"> 0,005 до 0,3 М</w:t>
              </w:r>
              <w:r w:rsidR="001A3BE1">
                <w:rPr>
                  <w:rFonts w:asciiTheme="minorBidi" w:hAnsiTheme="minorBidi" w:cstheme="minorBidi"/>
                  <w:sz w:val="24"/>
                  <w:szCs w:val="24"/>
                </w:rPr>
                <w:t>П</w:t>
              </w:r>
              <w:r>
                <w:rPr>
                  <w:rFonts w:asciiTheme="minorBidi" w:hAnsiTheme="minorBidi" w:cstheme="minorBidi"/>
                  <w:sz w:val="24"/>
                  <w:szCs w:val="24"/>
                </w:rPr>
                <w:t>а включительно</w:t>
              </w:r>
            </w:ins>
          </w:p>
        </w:tc>
      </w:tr>
      <w:tr w:rsidR="0011588F" w:rsidRPr="00D53134" w14:paraId="62F7C234" w14:textId="77777777">
        <w:trPr>
          <w:ins w:id="713" w:author="Volkov Sergey" w:date="2018-09-02T22:49:00Z"/>
        </w:trPr>
        <w:tc>
          <w:tcPr>
            <w:tcW w:w="1384" w:type="dxa"/>
          </w:tcPr>
          <w:p w14:paraId="210D7EE5" w14:textId="7090CDA8" w:rsidR="0011588F" w:rsidRPr="003625AD" w:rsidRDefault="004D49A6" w:rsidP="00D53134">
            <w:pPr>
              <w:jc w:val="both"/>
              <w:rPr>
                <w:ins w:id="714" w:author="Volkov Sergey" w:date="2018-09-02T22:49:00Z"/>
                <w:rFonts w:asciiTheme="minorBidi" w:hAnsiTheme="minorBidi" w:cstheme="minorBidi"/>
                <w:sz w:val="24"/>
                <w:szCs w:val="24"/>
                <w:lang w:val="en-US"/>
                <w:rPrChange w:id="715" w:author="Volkov Sergey" w:date="2018-09-02T23:20:00Z">
                  <w:rPr>
                    <w:ins w:id="716" w:author="Volkov Sergey" w:date="2018-09-02T22:49:00Z"/>
                    <w:rFonts w:asciiTheme="minorBidi" w:hAnsiTheme="minorBidi" w:cstheme="minorBidi"/>
                    <w:sz w:val="24"/>
                    <w:szCs w:val="24"/>
                  </w:rPr>
                </w:rPrChange>
              </w:rPr>
            </w:pPr>
            <w:ins w:id="717" w:author="Volkov Sergey" w:date="2018-09-02T23:06:00Z">
              <w:r>
                <w:rPr>
                  <w:rFonts w:asciiTheme="minorBidi" w:hAnsiTheme="minorBidi" w:cstheme="minorBidi"/>
                  <w:sz w:val="24"/>
                  <w:szCs w:val="24"/>
                </w:rPr>
                <w:t>Г3</w:t>
              </w:r>
            </w:ins>
            <w:ins w:id="718" w:author="Volkov Sergey" w:date="2018-09-02T23:20:00Z">
              <w:r w:rsidR="003625AD">
                <w:rPr>
                  <w:rFonts w:asciiTheme="minorBidi" w:hAnsiTheme="minorBidi" w:cstheme="minorBidi"/>
                  <w:sz w:val="24"/>
                  <w:szCs w:val="24"/>
                  <w:lang w:val="en-US"/>
                </w:rPr>
                <w:t xml:space="preserve"> </w:t>
              </w:r>
              <w:r w:rsidR="003625AD">
                <w:rPr>
                  <w:rFonts w:asciiTheme="minorBidi" w:hAnsiTheme="minorBidi" w:cstheme="minorBidi"/>
                  <w:sz w:val="24"/>
                  <w:szCs w:val="24"/>
                </w:rPr>
                <w:t>(</w:t>
              </w:r>
              <w:r w:rsidR="003625AD">
                <w:rPr>
                  <w:rFonts w:asciiTheme="minorBidi" w:hAnsiTheme="minorBidi" w:cstheme="minorBidi"/>
                  <w:sz w:val="24"/>
                  <w:szCs w:val="24"/>
                  <w:lang w:val="en-US"/>
                </w:rPr>
                <w:t>G3</w:t>
              </w:r>
              <w:r w:rsidR="003625AD">
                <w:rPr>
                  <w:rFonts w:asciiTheme="minorBidi" w:hAnsiTheme="minorBidi" w:cstheme="minorBidi"/>
                  <w:sz w:val="24"/>
                  <w:szCs w:val="24"/>
                </w:rPr>
                <w:t>)</w:t>
              </w:r>
            </w:ins>
          </w:p>
        </w:tc>
        <w:tc>
          <w:tcPr>
            <w:tcW w:w="7513" w:type="dxa"/>
          </w:tcPr>
          <w:p w14:paraId="1DC9D4DC" w14:textId="2C94ABF0" w:rsidR="0011588F" w:rsidRDefault="004D49A6" w:rsidP="00D53134">
            <w:pPr>
              <w:jc w:val="both"/>
              <w:rPr>
                <w:ins w:id="719" w:author="Volkov Sergey" w:date="2018-09-02T22:49:00Z"/>
                <w:rFonts w:asciiTheme="minorBidi" w:hAnsiTheme="minorBidi" w:cstheme="minorBidi"/>
                <w:sz w:val="24"/>
                <w:szCs w:val="24"/>
              </w:rPr>
            </w:pPr>
            <w:ins w:id="720" w:author="Volkov Sergey" w:date="2018-09-02T23:09:00Z">
              <w:r>
                <w:rPr>
                  <w:rFonts w:asciiTheme="minorBidi" w:hAnsiTheme="minorBidi" w:cstheme="minorBidi"/>
                  <w:sz w:val="24"/>
                  <w:szCs w:val="24"/>
                </w:rPr>
                <w:t>Газо</w:t>
              </w:r>
              <w:r w:rsidR="001A3BE1">
                <w:rPr>
                  <w:rFonts w:asciiTheme="minorBidi" w:hAnsiTheme="minorBidi" w:cstheme="minorBidi"/>
                  <w:sz w:val="24"/>
                  <w:szCs w:val="24"/>
                </w:rPr>
                <w:t>провод высокого</w:t>
              </w:r>
              <w:r>
                <w:rPr>
                  <w:rFonts w:asciiTheme="minorBidi" w:hAnsiTheme="minorBidi" w:cstheme="minorBidi"/>
                  <w:sz w:val="24"/>
                  <w:szCs w:val="24"/>
                </w:rPr>
                <w:t xml:space="preserve"> давления </w:t>
              </w:r>
              <w:r w:rsidR="001A3BE1">
                <w:rPr>
                  <w:rFonts w:asciiTheme="minorBidi" w:hAnsiTheme="minorBidi" w:cstheme="minorBidi"/>
                  <w:sz w:val="24"/>
                  <w:szCs w:val="24"/>
                </w:rPr>
                <w:t xml:space="preserve">свыше 0,3 до </w:t>
              </w:r>
            </w:ins>
            <w:ins w:id="721" w:author="Volkov Sergey" w:date="2018-09-02T23:10:00Z">
              <w:r w:rsidR="001A3BE1">
                <w:rPr>
                  <w:rFonts w:asciiTheme="minorBidi" w:hAnsiTheme="minorBidi" w:cstheme="minorBidi"/>
                  <w:sz w:val="24"/>
                  <w:szCs w:val="24"/>
                </w:rPr>
                <w:t xml:space="preserve">0,6 </w:t>
              </w:r>
            </w:ins>
            <w:ins w:id="722" w:author="Volkov Sergey" w:date="2018-09-02T23:09:00Z">
              <w:r w:rsidR="001A3BE1">
                <w:rPr>
                  <w:rFonts w:asciiTheme="minorBidi" w:hAnsiTheme="minorBidi" w:cstheme="minorBidi"/>
                  <w:sz w:val="24"/>
                  <w:szCs w:val="24"/>
                </w:rPr>
                <w:t>МП</w:t>
              </w:r>
              <w:r>
                <w:rPr>
                  <w:rFonts w:asciiTheme="minorBidi" w:hAnsiTheme="minorBidi" w:cstheme="minorBidi"/>
                  <w:sz w:val="24"/>
                  <w:szCs w:val="24"/>
                </w:rPr>
                <w:t>а</w:t>
              </w:r>
            </w:ins>
            <w:ins w:id="723" w:author="Volkov Sergey" w:date="2018-09-02T23:11:00Z">
              <w:r w:rsidR="001A3BE1">
                <w:rPr>
                  <w:rFonts w:asciiTheme="minorBidi" w:hAnsiTheme="minorBidi" w:cstheme="minorBidi"/>
                  <w:sz w:val="24"/>
                  <w:szCs w:val="24"/>
                </w:rPr>
                <w:t xml:space="preserve"> включительно</w:t>
              </w:r>
            </w:ins>
          </w:p>
        </w:tc>
      </w:tr>
      <w:tr w:rsidR="0011588F" w:rsidRPr="00D53134" w14:paraId="6CE207B5" w14:textId="77777777">
        <w:trPr>
          <w:ins w:id="724" w:author="Volkov Sergey" w:date="2018-09-02T22:49:00Z"/>
        </w:trPr>
        <w:tc>
          <w:tcPr>
            <w:tcW w:w="1384" w:type="dxa"/>
          </w:tcPr>
          <w:p w14:paraId="08BB927E" w14:textId="0D7FC31A" w:rsidR="0011588F" w:rsidRPr="003625AD" w:rsidRDefault="004D49A6" w:rsidP="00D53134">
            <w:pPr>
              <w:jc w:val="both"/>
              <w:rPr>
                <w:ins w:id="725" w:author="Volkov Sergey" w:date="2018-09-02T22:49:00Z"/>
                <w:rFonts w:asciiTheme="minorBidi" w:hAnsiTheme="minorBidi" w:cstheme="minorBidi"/>
                <w:sz w:val="24"/>
                <w:szCs w:val="24"/>
                <w:lang w:val="en-US"/>
                <w:rPrChange w:id="726" w:author="Volkov Sergey" w:date="2018-09-02T23:20:00Z">
                  <w:rPr>
                    <w:ins w:id="727" w:author="Volkov Sergey" w:date="2018-09-02T22:49:00Z"/>
                    <w:rFonts w:asciiTheme="minorBidi" w:hAnsiTheme="minorBidi" w:cstheme="minorBidi"/>
                    <w:sz w:val="24"/>
                    <w:szCs w:val="24"/>
                  </w:rPr>
                </w:rPrChange>
              </w:rPr>
            </w:pPr>
            <w:ins w:id="728" w:author="Volkov Sergey" w:date="2018-09-02T23:06:00Z">
              <w:r>
                <w:rPr>
                  <w:rFonts w:asciiTheme="minorBidi" w:hAnsiTheme="minorBidi" w:cstheme="minorBidi"/>
                  <w:sz w:val="24"/>
                  <w:szCs w:val="24"/>
                </w:rPr>
                <w:t>Г4</w:t>
              </w:r>
            </w:ins>
            <w:ins w:id="729" w:author="Volkov Sergey" w:date="2018-09-02T23:20:00Z">
              <w:r w:rsidR="003625AD">
                <w:rPr>
                  <w:rFonts w:asciiTheme="minorBidi" w:hAnsiTheme="minorBidi" w:cstheme="minorBidi"/>
                  <w:sz w:val="24"/>
                  <w:szCs w:val="24"/>
                  <w:lang w:val="en-US"/>
                </w:rPr>
                <w:t xml:space="preserve"> </w:t>
              </w:r>
              <w:r w:rsidR="003625AD">
                <w:rPr>
                  <w:rFonts w:asciiTheme="minorBidi" w:hAnsiTheme="minorBidi" w:cstheme="minorBidi"/>
                  <w:sz w:val="24"/>
                  <w:szCs w:val="24"/>
                </w:rPr>
                <w:t>(</w:t>
              </w:r>
              <w:r w:rsidR="003625AD">
                <w:rPr>
                  <w:rFonts w:asciiTheme="minorBidi" w:hAnsiTheme="minorBidi" w:cstheme="minorBidi"/>
                  <w:sz w:val="24"/>
                  <w:szCs w:val="24"/>
                  <w:lang w:val="en-US"/>
                </w:rPr>
                <w:t>G4</w:t>
              </w:r>
              <w:r w:rsidR="003625AD">
                <w:rPr>
                  <w:rFonts w:asciiTheme="minorBidi" w:hAnsiTheme="minorBidi" w:cstheme="minorBidi"/>
                  <w:sz w:val="24"/>
                  <w:szCs w:val="24"/>
                </w:rPr>
                <w:t>)</w:t>
              </w:r>
            </w:ins>
          </w:p>
        </w:tc>
        <w:tc>
          <w:tcPr>
            <w:tcW w:w="7513" w:type="dxa"/>
          </w:tcPr>
          <w:p w14:paraId="1EEFB43B" w14:textId="185ABFD4" w:rsidR="0011588F" w:rsidRDefault="00C65369" w:rsidP="00D53134">
            <w:pPr>
              <w:jc w:val="both"/>
              <w:rPr>
                <w:ins w:id="730" w:author="Volkov Sergey" w:date="2018-09-02T22:49:00Z"/>
                <w:rFonts w:asciiTheme="minorBidi" w:hAnsiTheme="minorBidi" w:cstheme="minorBidi"/>
                <w:sz w:val="24"/>
                <w:szCs w:val="24"/>
              </w:rPr>
            </w:pPr>
            <w:ins w:id="731" w:author="Volkov Sergey" w:date="2018-09-02T23:13:00Z">
              <w:r>
                <w:rPr>
                  <w:rFonts w:asciiTheme="minorBidi" w:hAnsiTheme="minorBidi" w:cstheme="minorBidi"/>
                  <w:sz w:val="24"/>
                  <w:szCs w:val="24"/>
                </w:rPr>
                <w:t>Газопровод высокого давления свыше 0,6 до 1,2 МПа включительно</w:t>
              </w:r>
            </w:ins>
          </w:p>
        </w:tc>
      </w:tr>
      <w:tr w:rsidR="004D49A6" w:rsidRPr="00D53134" w14:paraId="4C91922E" w14:textId="77777777">
        <w:trPr>
          <w:ins w:id="732" w:author="Volkov Sergey" w:date="2018-09-02T23:06:00Z"/>
        </w:trPr>
        <w:tc>
          <w:tcPr>
            <w:tcW w:w="1384" w:type="dxa"/>
          </w:tcPr>
          <w:p w14:paraId="567C4D25" w14:textId="037C0E6A" w:rsidR="004D49A6" w:rsidRPr="003625AD" w:rsidRDefault="004D49A6" w:rsidP="00D53134">
            <w:pPr>
              <w:jc w:val="both"/>
              <w:rPr>
                <w:ins w:id="733" w:author="Volkov Sergey" w:date="2018-09-02T23:06:00Z"/>
                <w:rFonts w:asciiTheme="minorBidi" w:hAnsiTheme="minorBidi" w:cstheme="minorBidi"/>
                <w:sz w:val="24"/>
                <w:szCs w:val="24"/>
                <w:lang w:val="en-US"/>
                <w:rPrChange w:id="734" w:author="Volkov Sergey" w:date="2018-09-02T23:20:00Z">
                  <w:rPr>
                    <w:ins w:id="735" w:author="Volkov Sergey" w:date="2018-09-02T23:06:00Z"/>
                    <w:rFonts w:asciiTheme="minorBidi" w:hAnsiTheme="minorBidi" w:cstheme="minorBidi"/>
                    <w:sz w:val="24"/>
                    <w:szCs w:val="24"/>
                  </w:rPr>
                </w:rPrChange>
              </w:rPr>
            </w:pPr>
            <w:ins w:id="736" w:author="Volkov Sergey" w:date="2018-09-02T23:06:00Z">
              <w:r>
                <w:rPr>
                  <w:rFonts w:asciiTheme="minorBidi" w:hAnsiTheme="minorBidi" w:cstheme="minorBidi"/>
                  <w:sz w:val="24"/>
                  <w:szCs w:val="24"/>
                </w:rPr>
                <w:t>Г5</w:t>
              </w:r>
            </w:ins>
            <w:ins w:id="737" w:author="Volkov Sergey" w:date="2018-09-02T23:20:00Z">
              <w:r w:rsidR="003625AD">
                <w:rPr>
                  <w:rFonts w:asciiTheme="minorBidi" w:hAnsiTheme="minorBidi" w:cstheme="minorBidi"/>
                  <w:sz w:val="24"/>
                  <w:szCs w:val="24"/>
                  <w:lang w:val="en-US"/>
                </w:rPr>
                <w:t xml:space="preserve"> </w:t>
              </w:r>
              <w:r w:rsidR="003625AD">
                <w:rPr>
                  <w:rFonts w:asciiTheme="minorBidi" w:hAnsiTheme="minorBidi" w:cstheme="minorBidi"/>
                  <w:sz w:val="24"/>
                  <w:szCs w:val="24"/>
                </w:rPr>
                <w:t>(</w:t>
              </w:r>
              <w:r w:rsidR="003625AD">
                <w:rPr>
                  <w:rFonts w:asciiTheme="minorBidi" w:hAnsiTheme="minorBidi" w:cstheme="minorBidi"/>
                  <w:sz w:val="24"/>
                  <w:szCs w:val="24"/>
                  <w:lang w:val="en-US"/>
                </w:rPr>
                <w:t>G5</w:t>
              </w:r>
              <w:r w:rsidR="003625AD">
                <w:rPr>
                  <w:rFonts w:asciiTheme="minorBidi" w:hAnsiTheme="minorBidi" w:cstheme="minorBidi"/>
                  <w:sz w:val="24"/>
                  <w:szCs w:val="24"/>
                </w:rPr>
                <w:t>)</w:t>
              </w:r>
            </w:ins>
          </w:p>
        </w:tc>
        <w:tc>
          <w:tcPr>
            <w:tcW w:w="7513" w:type="dxa"/>
          </w:tcPr>
          <w:p w14:paraId="79A86758" w14:textId="4C88B9B1" w:rsidR="004D49A6" w:rsidRDefault="00C65369" w:rsidP="00D53134">
            <w:pPr>
              <w:jc w:val="both"/>
              <w:rPr>
                <w:ins w:id="738" w:author="Volkov Sergey" w:date="2018-09-02T23:06:00Z"/>
                <w:rFonts w:asciiTheme="minorBidi" w:hAnsiTheme="minorBidi" w:cstheme="minorBidi"/>
                <w:sz w:val="24"/>
                <w:szCs w:val="24"/>
              </w:rPr>
            </w:pPr>
            <w:ins w:id="739" w:author="Volkov Sergey" w:date="2018-09-02T23:14:00Z">
              <w:r>
                <w:rPr>
                  <w:rFonts w:asciiTheme="minorBidi" w:hAnsiTheme="minorBidi" w:cstheme="minorBidi"/>
                  <w:sz w:val="24"/>
                  <w:szCs w:val="24"/>
                </w:rPr>
                <w:t>Газопровод продувочный</w:t>
              </w:r>
            </w:ins>
          </w:p>
        </w:tc>
      </w:tr>
      <w:tr w:rsidR="004D49A6" w:rsidRPr="00D53134" w14:paraId="52355731" w14:textId="77777777">
        <w:trPr>
          <w:ins w:id="740" w:author="Volkov Sergey" w:date="2018-09-02T23:06:00Z"/>
        </w:trPr>
        <w:tc>
          <w:tcPr>
            <w:tcW w:w="1384" w:type="dxa"/>
          </w:tcPr>
          <w:p w14:paraId="7CE08382" w14:textId="1191D3ED" w:rsidR="004D49A6" w:rsidRPr="003625AD" w:rsidRDefault="004D49A6" w:rsidP="00D53134">
            <w:pPr>
              <w:jc w:val="both"/>
              <w:rPr>
                <w:ins w:id="741" w:author="Volkov Sergey" w:date="2018-09-02T23:06:00Z"/>
                <w:rFonts w:asciiTheme="minorBidi" w:hAnsiTheme="minorBidi" w:cstheme="minorBidi"/>
                <w:sz w:val="24"/>
                <w:szCs w:val="24"/>
                <w:lang w:val="en-US"/>
                <w:rPrChange w:id="742" w:author="Volkov Sergey" w:date="2018-09-02T23:20:00Z">
                  <w:rPr>
                    <w:ins w:id="743" w:author="Volkov Sergey" w:date="2018-09-02T23:06:00Z"/>
                    <w:rFonts w:asciiTheme="minorBidi" w:hAnsiTheme="minorBidi" w:cstheme="minorBidi"/>
                    <w:sz w:val="24"/>
                    <w:szCs w:val="24"/>
                  </w:rPr>
                </w:rPrChange>
              </w:rPr>
            </w:pPr>
            <w:ins w:id="744" w:author="Volkov Sergey" w:date="2018-09-02T23:06:00Z">
              <w:r>
                <w:rPr>
                  <w:rFonts w:asciiTheme="minorBidi" w:hAnsiTheme="minorBidi" w:cstheme="minorBidi"/>
                  <w:sz w:val="24"/>
                  <w:szCs w:val="24"/>
                </w:rPr>
                <w:t>Г6</w:t>
              </w:r>
            </w:ins>
            <w:ins w:id="745" w:author="Volkov Sergey" w:date="2018-09-02T23:20:00Z">
              <w:r w:rsidR="003625AD">
                <w:rPr>
                  <w:rFonts w:asciiTheme="minorBidi" w:hAnsiTheme="minorBidi" w:cstheme="minorBidi"/>
                  <w:sz w:val="24"/>
                  <w:szCs w:val="24"/>
                  <w:lang w:val="en-US"/>
                </w:rPr>
                <w:t xml:space="preserve"> </w:t>
              </w:r>
              <w:r w:rsidR="003625AD">
                <w:rPr>
                  <w:rFonts w:asciiTheme="minorBidi" w:hAnsiTheme="minorBidi" w:cstheme="minorBidi"/>
                  <w:sz w:val="24"/>
                  <w:szCs w:val="24"/>
                </w:rPr>
                <w:t>(</w:t>
              </w:r>
              <w:r w:rsidR="003625AD">
                <w:rPr>
                  <w:rFonts w:asciiTheme="minorBidi" w:hAnsiTheme="minorBidi" w:cstheme="minorBidi"/>
                  <w:sz w:val="24"/>
                  <w:szCs w:val="24"/>
                  <w:lang w:val="en-US"/>
                </w:rPr>
                <w:t>G6</w:t>
              </w:r>
              <w:r w:rsidR="003625AD">
                <w:rPr>
                  <w:rFonts w:asciiTheme="minorBidi" w:hAnsiTheme="minorBidi" w:cstheme="minorBidi"/>
                  <w:sz w:val="24"/>
                  <w:szCs w:val="24"/>
                </w:rPr>
                <w:t>)</w:t>
              </w:r>
            </w:ins>
          </w:p>
        </w:tc>
        <w:tc>
          <w:tcPr>
            <w:tcW w:w="7513" w:type="dxa"/>
          </w:tcPr>
          <w:p w14:paraId="4C2212BA" w14:textId="1BDDF8E8" w:rsidR="004D49A6" w:rsidRDefault="00C65369" w:rsidP="00D53134">
            <w:pPr>
              <w:jc w:val="both"/>
              <w:rPr>
                <w:ins w:id="746" w:author="Volkov Sergey" w:date="2018-09-02T23:06:00Z"/>
                <w:rFonts w:asciiTheme="minorBidi" w:hAnsiTheme="minorBidi" w:cstheme="minorBidi"/>
                <w:sz w:val="24"/>
                <w:szCs w:val="24"/>
              </w:rPr>
            </w:pPr>
            <w:ins w:id="747" w:author="Volkov Sergey" w:date="2018-09-02T23:14:00Z">
              <w:r>
                <w:rPr>
                  <w:rFonts w:asciiTheme="minorBidi" w:hAnsiTheme="minorBidi" w:cstheme="minorBidi"/>
                  <w:sz w:val="24"/>
                  <w:szCs w:val="24"/>
                </w:rPr>
                <w:t xml:space="preserve">Газопровод </w:t>
              </w:r>
            </w:ins>
            <w:ins w:id="748" w:author="Volkov Sergey" w:date="2018-09-02T23:15:00Z">
              <w:r>
                <w:rPr>
                  <w:rFonts w:asciiTheme="minorBidi" w:hAnsiTheme="minorBidi" w:cstheme="minorBidi"/>
                  <w:sz w:val="24"/>
                  <w:szCs w:val="24"/>
                </w:rPr>
                <w:t>на разряжение</w:t>
              </w:r>
            </w:ins>
          </w:p>
        </w:tc>
      </w:tr>
      <w:tr w:rsidR="004D49A6" w:rsidRPr="00D53134" w14:paraId="7121B4A7" w14:textId="77777777">
        <w:trPr>
          <w:ins w:id="749" w:author="Volkov Sergey" w:date="2018-09-02T23:06:00Z"/>
        </w:trPr>
        <w:tc>
          <w:tcPr>
            <w:tcW w:w="1384" w:type="dxa"/>
          </w:tcPr>
          <w:p w14:paraId="3C901E0C" w14:textId="6F9052D5" w:rsidR="004D49A6" w:rsidRPr="003625AD" w:rsidRDefault="004D49A6" w:rsidP="00D53134">
            <w:pPr>
              <w:jc w:val="both"/>
              <w:rPr>
                <w:ins w:id="750" w:author="Volkov Sergey" w:date="2018-09-02T23:06:00Z"/>
                <w:rFonts w:asciiTheme="minorBidi" w:hAnsiTheme="minorBidi" w:cstheme="minorBidi"/>
                <w:sz w:val="24"/>
                <w:szCs w:val="24"/>
                <w:lang w:val="en-US"/>
                <w:rPrChange w:id="751" w:author="Volkov Sergey" w:date="2018-09-02T23:20:00Z">
                  <w:rPr>
                    <w:ins w:id="752" w:author="Volkov Sergey" w:date="2018-09-02T23:06:00Z"/>
                    <w:rFonts w:asciiTheme="minorBidi" w:hAnsiTheme="minorBidi" w:cstheme="minorBidi"/>
                    <w:sz w:val="24"/>
                    <w:szCs w:val="24"/>
                  </w:rPr>
                </w:rPrChange>
              </w:rPr>
            </w:pPr>
            <w:ins w:id="753" w:author="Volkov Sergey" w:date="2018-09-02T23:06:00Z">
              <w:r>
                <w:rPr>
                  <w:rFonts w:asciiTheme="minorBidi" w:hAnsiTheme="minorBidi" w:cstheme="minorBidi"/>
                  <w:sz w:val="24"/>
                  <w:szCs w:val="24"/>
                </w:rPr>
                <w:t>Г7</w:t>
              </w:r>
            </w:ins>
            <w:ins w:id="754" w:author="Volkov Sergey" w:date="2018-09-02T23:20:00Z">
              <w:r w:rsidR="003625AD">
                <w:rPr>
                  <w:rFonts w:asciiTheme="minorBidi" w:hAnsiTheme="minorBidi" w:cstheme="minorBidi"/>
                  <w:sz w:val="24"/>
                  <w:szCs w:val="24"/>
                  <w:lang w:val="en-US"/>
                </w:rPr>
                <w:t xml:space="preserve"> </w:t>
              </w:r>
              <w:r w:rsidR="003625AD">
                <w:rPr>
                  <w:rFonts w:asciiTheme="minorBidi" w:hAnsiTheme="minorBidi" w:cstheme="minorBidi"/>
                  <w:sz w:val="24"/>
                  <w:szCs w:val="24"/>
                </w:rPr>
                <w:t>(</w:t>
              </w:r>
              <w:r w:rsidR="003625AD">
                <w:rPr>
                  <w:rFonts w:asciiTheme="minorBidi" w:hAnsiTheme="minorBidi" w:cstheme="minorBidi"/>
                  <w:sz w:val="24"/>
                  <w:szCs w:val="24"/>
                  <w:lang w:val="en-US"/>
                </w:rPr>
                <w:t>G7</w:t>
              </w:r>
              <w:r w:rsidR="003625AD">
                <w:rPr>
                  <w:rFonts w:asciiTheme="minorBidi" w:hAnsiTheme="minorBidi" w:cstheme="minorBidi"/>
                  <w:sz w:val="24"/>
                  <w:szCs w:val="24"/>
                </w:rPr>
                <w:t>)</w:t>
              </w:r>
            </w:ins>
          </w:p>
        </w:tc>
        <w:tc>
          <w:tcPr>
            <w:tcW w:w="7513" w:type="dxa"/>
          </w:tcPr>
          <w:p w14:paraId="7FDD8AC5" w14:textId="17FE3E13" w:rsidR="004D49A6" w:rsidRDefault="00C65369" w:rsidP="00D53134">
            <w:pPr>
              <w:jc w:val="both"/>
              <w:rPr>
                <w:ins w:id="755" w:author="Volkov Sergey" w:date="2018-09-02T23:06:00Z"/>
                <w:rFonts w:asciiTheme="minorBidi" w:hAnsiTheme="minorBidi" w:cstheme="minorBidi"/>
                <w:sz w:val="24"/>
                <w:szCs w:val="24"/>
              </w:rPr>
            </w:pPr>
            <w:ins w:id="756" w:author="Volkov Sergey" w:date="2018-09-02T23:15:00Z">
              <w:r>
                <w:rPr>
                  <w:rFonts w:asciiTheme="minorBidi" w:hAnsiTheme="minorBidi" w:cstheme="minorBidi"/>
                  <w:sz w:val="24"/>
                  <w:szCs w:val="24"/>
                </w:rPr>
                <w:t>Газопровод (тробопровод) безопасности</w:t>
              </w:r>
            </w:ins>
          </w:p>
        </w:tc>
      </w:tr>
      <w:tr w:rsidR="004D49A6" w:rsidRPr="00D53134" w14:paraId="37C8C76D" w14:textId="77777777">
        <w:trPr>
          <w:ins w:id="757" w:author="Volkov Sergey" w:date="2018-09-02T23:06:00Z"/>
        </w:trPr>
        <w:tc>
          <w:tcPr>
            <w:tcW w:w="1384" w:type="dxa"/>
          </w:tcPr>
          <w:p w14:paraId="0649B56F" w14:textId="77777777" w:rsidR="004D49A6" w:rsidRDefault="004D49A6" w:rsidP="00D53134">
            <w:pPr>
              <w:jc w:val="both"/>
              <w:rPr>
                <w:ins w:id="758" w:author="Volkov Sergey" w:date="2018-09-02T23:06:00Z"/>
                <w:rFonts w:asciiTheme="minorBidi" w:hAnsiTheme="minorBidi" w:cstheme="minorBidi"/>
                <w:sz w:val="24"/>
                <w:szCs w:val="24"/>
              </w:rPr>
            </w:pPr>
          </w:p>
        </w:tc>
        <w:tc>
          <w:tcPr>
            <w:tcW w:w="7513" w:type="dxa"/>
          </w:tcPr>
          <w:p w14:paraId="54C229C2" w14:textId="77777777" w:rsidR="004D49A6" w:rsidRDefault="004D49A6" w:rsidP="00D53134">
            <w:pPr>
              <w:jc w:val="both"/>
              <w:rPr>
                <w:ins w:id="759" w:author="Volkov Sergey" w:date="2018-09-02T23:06:00Z"/>
                <w:rFonts w:asciiTheme="minorBidi" w:hAnsiTheme="minorBidi" w:cstheme="minorBidi"/>
                <w:sz w:val="24"/>
                <w:szCs w:val="24"/>
              </w:rPr>
            </w:pPr>
          </w:p>
        </w:tc>
      </w:tr>
    </w:tbl>
    <w:p w14:paraId="272EB7F7" w14:textId="77777777" w:rsidR="007B27A7" w:rsidRPr="00D53134" w:rsidRDefault="007B27A7" w:rsidP="00D53134">
      <w:pPr>
        <w:spacing w:after="200"/>
        <w:jc w:val="both"/>
        <w:rPr>
          <w:rFonts w:asciiTheme="minorBidi" w:hAnsiTheme="minorBidi" w:cstheme="minorBidi"/>
          <w:sz w:val="24"/>
          <w:szCs w:val="24"/>
        </w:rPr>
      </w:pPr>
    </w:p>
    <w:tbl>
      <w:tblPr>
        <w:tblStyle w:val="ac"/>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7513"/>
      </w:tblGrid>
      <w:tr w:rsidR="007B27A7" w:rsidRPr="00D53134" w14:paraId="3AA53425" w14:textId="77777777">
        <w:tc>
          <w:tcPr>
            <w:tcW w:w="1384" w:type="dxa"/>
            <w:shd w:val="clear" w:color="auto" w:fill="F2F2F2"/>
          </w:tcPr>
          <w:p w14:paraId="465452A6"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Блок 2</w:t>
            </w:r>
          </w:p>
        </w:tc>
        <w:tc>
          <w:tcPr>
            <w:tcW w:w="7513" w:type="dxa"/>
            <w:shd w:val="clear" w:color="auto" w:fill="F2F2F2"/>
          </w:tcPr>
          <w:p w14:paraId="2BF394EE"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Статус</w:t>
            </w:r>
          </w:p>
        </w:tc>
      </w:tr>
      <w:tr w:rsidR="007B27A7" w:rsidRPr="00D53134" w14:paraId="582A868F" w14:textId="77777777">
        <w:tc>
          <w:tcPr>
            <w:tcW w:w="1384" w:type="dxa"/>
            <w:shd w:val="clear" w:color="auto" w:fill="F2F2F2"/>
            <w:vAlign w:val="center"/>
          </w:tcPr>
          <w:p w14:paraId="6ECE466E"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Код</w:t>
            </w:r>
          </w:p>
        </w:tc>
        <w:tc>
          <w:tcPr>
            <w:tcW w:w="7513" w:type="dxa"/>
            <w:shd w:val="clear" w:color="auto" w:fill="F2F2F2"/>
            <w:vAlign w:val="center"/>
          </w:tcPr>
          <w:p w14:paraId="7A70E5BD"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Наименование</w:t>
            </w:r>
          </w:p>
        </w:tc>
      </w:tr>
      <w:tr w:rsidR="007B27A7" w:rsidRPr="00D53134" w14:paraId="362F2842" w14:textId="77777777">
        <w:tc>
          <w:tcPr>
            <w:tcW w:w="1384" w:type="dxa"/>
          </w:tcPr>
          <w:p w14:paraId="7279026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WIP</w:t>
            </w:r>
          </w:p>
        </w:tc>
        <w:tc>
          <w:tcPr>
            <w:tcW w:w="7513" w:type="dxa"/>
          </w:tcPr>
          <w:p w14:paraId="275D0254"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В разработке</w:t>
            </w:r>
          </w:p>
        </w:tc>
      </w:tr>
      <w:tr w:rsidR="007B27A7" w:rsidRPr="00D53134" w14:paraId="0ED861B4" w14:textId="77777777">
        <w:tc>
          <w:tcPr>
            <w:tcW w:w="1384" w:type="dxa"/>
          </w:tcPr>
          <w:p w14:paraId="4A283A5A"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SHD</w:t>
            </w:r>
          </w:p>
        </w:tc>
        <w:tc>
          <w:tcPr>
            <w:tcW w:w="7513" w:type="dxa"/>
          </w:tcPr>
          <w:p w14:paraId="04536863"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Для общего пользования</w:t>
            </w:r>
          </w:p>
        </w:tc>
      </w:tr>
      <w:tr w:rsidR="007B27A7" w:rsidRPr="00D53134" w14:paraId="57DA16CE" w14:textId="77777777">
        <w:tc>
          <w:tcPr>
            <w:tcW w:w="1384" w:type="dxa"/>
          </w:tcPr>
          <w:p w14:paraId="1E28F1A9"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PUB</w:t>
            </w:r>
          </w:p>
        </w:tc>
        <w:tc>
          <w:tcPr>
            <w:tcW w:w="7513" w:type="dxa"/>
          </w:tcPr>
          <w:p w14:paraId="23CBADDF"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Для публикации/передачи заказчику</w:t>
            </w:r>
          </w:p>
        </w:tc>
      </w:tr>
    </w:tbl>
    <w:p w14:paraId="64A9D206" w14:textId="77777777" w:rsidR="007B27A7" w:rsidRPr="00D53134" w:rsidRDefault="007B27A7" w:rsidP="00D53134">
      <w:pPr>
        <w:spacing w:after="200"/>
        <w:jc w:val="both"/>
        <w:rPr>
          <w:rFonts w:asciiTheme="minorBidi" w:hAnsiTheme="minorBidi" w:cstheme="minorBidi"/>
          <w:sz w:val="24"/>
          <w:szCs w:val="24"/>
        </w:rPr>
      </w:pPr>
    </w:p>
    <w:tbl>
      <w:tblPr>
        <w:tblStyle w:val="ad"/>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7513"/>
      </w:tblGrid>
      <w:tr w:rsidR="007B27A7" w:rsidRPr="00D53134" w14:paraId="449A4EFD" w14:textId="77777777">
        <w:tc>
          <w:tcPr>
            <w:tcW w:w="1384" w:type="dxa"/>
            <w:shd w:val="clear" w:color="auto" w:fill="F2F2F2"/>
          </w:tcPr>
          <w:p w14:paraId="61EB0D50"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Блок 3</w:t>
            </w:r>
          </w:p>
        </w:tc>
        <w:tc>
          <w:tcPr>
            <w:tcW w:w="7513" w:type="dxa"/>
            <w:shd w:val="clear" w:color="auto" w:fill="F2F2F2"/>
          </w:tcPr>
          <w:p w14:paraId="116AADCD"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Объект</w:t>
            </w:r>
          </w:p>
        </w:tc>
      </w:tr>
      <w:tr w:rsidR="007B27A7" w:rsidRPr="00D53134" w14:paraId="25496798" w14:textId="77777777">
        <w:tc>
          <w:tcPr>
            <w:tcW w:w="1384" w:type="dxa"/>
            <w:shd w:val="clear" w:color="auto" w:fill="F2F2F2"/>
            <w:vAlign w:val="center"/>
          </w:tcPr>
          <w:p w14:paraId="6ED51E9E"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Код</w:t>
            </w:r>
          </w:p>
        </w:tc>
        <w:tc>
          <w:tcPr>
            <w:tcW w:w="7513" w:type="dxa"/>
            <w:shd w:val="clear" w:color="auto" w:fill="F2F2F2"/>
            <w:vAlign w:val="center"/>
          </w:tcPr>
          <w:p w14:paraId="01048405"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Наименование</w:t>
            </w:r>
          </w:p>
        </w:tc>
      </w:tr>
      <w:tr w:rsidR="007B27A7" w:rsidRPr="00D53134" w14:paraId="1F0A5507" w14:textId="77777777">
        <w:tc>
          <w:tcPr>
            <w:tcW w:w="1384" w:type="dxa"/>
          </w:tcPr>
          <w:p w14:paraId="0C17F968"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Techopark</w:t>
            </w:r>
          </w:p>
        </w:tc>
        <w:tc>
          <w:tcPr>
            <w:tcW w:w="7513" w:type="dxa"/>
          </w:tcPr>
          <w:p w14:paraId="0EC7B8D4"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Технопарк</w:t>
            </w:r>
          </w:p>
        </w:tc>
      </w:tr>
    </w:tbl>
    <w:p w14:paraId="6A6CAB9E" w14:textId="77777777" w:rsidR="007B27A7" w:rsidRPr="00D53134" w:rsidRDefault="007B27A7" w:rsidP="00D53134">
      <w:pPr>
        <w:spacing w:after="200"/>
        <w:jc w:val="both"/>
        <w:rPr>
          <w:rFonts w:asciiTheme="minorBidi" w:hAnsiTheme="minorBidi" w:cstheme="minorBidi"/>
          <w:sz w:val="24"/>
          <w:szCs w:val="24"/>
        </w:rPr>
      </w:pPr>
    </w:p>
    <w:tbl>
      <w:tblPr>
        <w:tblStyle w:val="ae"/>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7513"/>
      </w:tblGrid>
      <w:tr w:rsidR="007B27A7" w:rsidRPr="00D53134" w14:paraId="4DE42D74" w14:textId="77777777">
        <w:tc>
          <w:tcPr>
            <w:tcW w:w="1384" w:type="dxa"/>
            <w:shd w:val="clear" w:color="auto" w:fill="F2F2F2"/>
          </w:tcPr>
          <w:p w14:paraId="6600CC30"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Блок 4</w:t>
            </w:r>
          </w:p>
        </w:tc>
        <w:tc>
          <w:tcPr>
            <w:tcW w:w="7513" w:type="dxa"/>
            <w:shd w:val="clear" w:color="auto" w:fill="F2F2F2"/>
          </w:tcPr>
          <w:p w14:paraId="47A6324A" w14:textId="7239AEC5" w:rsidR="007B27A7" w:rsidRPr="00320777"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Фаза</w:t>
            </w:r>
            <w:ins w:id="760" w:author="Volkov Sergey" w:date="2018-08-27T10:23:00Z">
              <w:r w:rsidR="00320777" w:rsidRPr="003E13D0">
                <w:rPr>
                  <w:rFonts w:asciiTheme="minorBidi" w:hAnsiTheme="minorBidi" w:cstheme="minorBidi"/>
                  <w:b/>
                  <w:sz w:val="24"/>
                  <w:szCs w:val="24"/>
                  <w:rPrChange w:id="761" w:author="Volkov Sergey" w:date="2018-08-27T12:30:00Z">
                    <w:rPr>
                      <w:rFonts w:asciiTheme="minorBidi" w:hAnsiTheme="minorBidi" w:cstheme="minorBidi"/>
                      <w:b/>
                      <w:sz w:val="24"/>
                      <w:szCs w:val="24"/>
                      <w:lang w:val="en-US"/>
                    </w:rPr>
                  </w:rPrChange>
                </w:rPr>
                <w:t xml:space="preserve"> </w:t>
              </w:r>
              <w:r w:rsidR="00320777">
                <w:rPr>
                  <w:rFonts w:asciiTheme="minorBidi" w:hAnsiTheme="minorBidi" w:cstheme="minorBidi"/>
                  <w:b/>
                  <w:sz w:val="24"/>
                  <w:szCs w:val="24"/>
                </w:rPr>
                <w:t xml:space="preserve">строительного </w:t>
              </w:r>
              <w:commentRangeStart w:id="762"/>
              <w:r w:rsidR="00320777">
                <w:rPr>
                  <w:rFonts w:asciiTheme="minorBidi" w:hAnsiTheme="minorBidi" w:cstheme="minorBidi"/>
                  <w:b/>
                  <w:sz w:val="24"/>
                  <w:szCs w:val="24"/>
                </w:rPr>
                <w:t>проекта</w:t>
              </w:r>
            </w:ins>
            <w:commentRangeEnd w:id="762"/>
            <w:ins w:id="763" w:author="Volkov Sergey" w:date="2018-08-27T12:28:00Z">
              <w:r w:rsidR="003E13D0">
                <w:rPr>
                  <w:rStyle w:val="aff"/>
                  <w:rFonts w:ascii="Arial" w:eastAsia="Arial" w:hAnsi="Arial" w:cs="Arial"/>
                </w:rPr>
                <w:commentReference w:id="762"/>
              </w:r>
            </w:ins>
            <w:ins w:id="764" w:author="Volkov Sergey" w:date="2018-08-27T12:30:00Z">
              <w:r w:rsidR="003E13D0">
                <w:rPr>
                  <w:rFonts w:asciiTheme="minorBidi" w:hAnsiTheme="minorBidi" w:cstheme="minorBidi"/>
                  <w:b/>
                  <w:sz w:val="24"/>
                  <w:szCs w:val="24"/>
                </w:rPr>
                <w:t>/модели</w:t>
              </w:r>
            </w:ins>
          </w:p>
        </w:tc>
      </w:tr>
      <w:tr w:rsidR="007B27A7" w:rsidRPr="00D53134" w14:paraId="7B839BE7" w14:textId="77777777">
        <w:tc>
          <w:tcPr>
            <w:tcW w:w="1384" w:type="dxa"/>
            <w:shd w:val="clear" w:color="auto" w:fill="F2F2F2"/>
            <w:vAlign w:val="center"/>
          </w:tcPr>
          <w:p w14:paraId="45B09C8C"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lastRenderedPageBreak/>
              <w:t>Код</w:t>
            </w:r>
          </w:p>
        </w:tc>
        <w:tc>
          <w:tcPr>
            <w:tcW w:w="7513" w:type="dxa"/>
            <w:shd w:val="clear" w:color="auto" w:fill="F2F2F2"/>
            <w:vAlign w:val="center"/>
          </w:tcPr>
          <w:p w14:paraId="237285CC"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Наименование</w:t>
            </w:r>
          </w:p>
        </w:tc>
      </w:tr>
      <w:tr w:rsidR="007B27A7" w:rsidRPr="00D53134" w14:paraId="1D337ACD" w14:textId="77777777">
        <w:tc>
          <w:tcPr>
            <w:tcW w:w="1384" w:type="dxa"/>
          </w:tcPr>
          <w:p w14:paraId="0300E0FC"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XX</w:t>
            </w:r>
          </w:p>
        </w:tc>
        <w:tc>
          <w:tcPr>
            <w:tcW w:w="7513" w:type="dxa"/>
            <w:vAlign w:val="center"/>
          </w:tcPr>
          <w:p w14:paraId="53C3E4F5" w14:textId="77777777" w:rsidR="007B27A7" w:rsidRPr="00D53134" w:rsidRDefault="00FF04AB" w:rsidP="00D53134">
            <w:pPr>
              <w:spacing w:line="276" w:lineRule="auto"/>
              <w:jc w:val="both"/>
              <w:rPr>
                <w:rFonts w:asciiTheme="minorBidi" w:eastAsia="Tahoma" w:hAnsiTheme="minorBidi" w:cstheme="minorBidi"/>
                <w:sz w:val="24"/>
                <w:szCs w:val="24"/>
              </w:rPr>
            </w:pPr>
            <w:r w:rsidRPr="00D53134">
              <w:rPr>
                <w:rFonts w:asciiTheme="minorBidi" w:eastAsia="Tahoma" w:hAnsiTheme="minorBidi" w:cstheme="minorBidi"/>
                <w:sz w:val="24"/>
                <w:szCs w:val="24"/>
              </w:rPr>
              <w:t>Не применяется</w:t>
            </w:r>
          </w:p>
        </w:tc>
      </w:tr>
      <w:tr w:rsidR="00320777" w:rsidRPr="00D53134" w14:paraId="188EC837" w14:textId="77777777">
        <w:trPr>
          <w:ins w:id="765" w:author="Volkov Sergey" w:date="2018-08-27T10:17:00Z"/>
        </w:trPr>
        <w:tc>
          <w:tcPr>
            <w:tcW w:w="1384" w:type="dxa"/>
          </w:tcPr>
          <w:p w14:paraId="1A1FBE72" w14:textId="09E5DC42" w:rsidR="00320777" w:rsidRPr="003E13D0" w:rsidRDefault="003D6756" w:rsidP="00D53134">
            <w:pPr>
              <w:jc w:val="both"/>
              <w:rPr>
                <w:ins w:id="766" w:author="Volkov Sergey" w:date="2018-08-27T10:17:00Z"/>
                <w:rFonts w:asciiTheme="minorBidi" w:hAnsiTheme="minorBidi" w:cstheme="minorBidi"/>
                <w:sz w:val="24"/>
                <w:szCs w:val="24"/>
              </w:rPr>
            </w:pPr>
            <w:ins w:id="767" w:author="Volkov Sergey" w:date="2018-08-27T10:59:00Z">
              <w:r>
                <w:rPr>
                  <w:rFonts w:asciiTheme="minorBidi" w:hAnsiTheme="minorBidi" w:cstheme="minorBidi"/>
                  <w:sz w:val="24"/>
                  <w:szCs w:val="24"/>
                  <w:lang w:val="en-US"/>
                </w:rPr>
                <w:t>SE</w:t>
              </w:r>
            </w:ins>
          </w:p>
        </w:tc>
        <w:tc>
          <w:tcPr>
            <w:tcW w:w="7513" w:type="dxa"/>
            <w:vAlign w:val="center"/>
          </w:tcPr>
          <w:p w14:paraId="4ED9E764" w14:textId="5D8FDC70" w:rsidR="00320777" w:rsidRPr="00320777" w:rsidRDefault="00320777" w:rsidP="00D53134">
            <w:pPr>
              <w:jc w:val="both"/>
              <w:rPr>
                <w:ins w:id="768" w:author="Volkov Sergey" w:date="2018-08-27T10:17:00Z"/>
                <w:rFonts w:asciiTheme="minorBidi" w:eastAsia="Tahoma" w:hAnsiTheme="minorBidi" w:cstheme="minorBidi"/>
                <w:sz w:val="24"/>
                <w:szCs w:val="24"/>
              </w:rPr>
            </w:pPr>
            <w:ins w:id="769" w:author="Volkov Sergey" w:date="2018-08-27T10:19:00Z">
              <w:r>
                <w:rPr>
                  <w:rFonts w:asciiTheme="minorBidi" w:eastAsia="Tahoma" w:hAnsiTheme="minorBidi" w:cstheme="minorBidi"/>
                  <w:sz w:val="24"/>
                  <w:szCs w:val="24"/>
                </w:rPr>
                <w:t>Эскизный проект</w:t>
              </w:r>
            </w:ins>
          </w:p>
        </w:tc>
      </w:tr>
      <w:tr w:rsidR="00320777" w:rsidRPr="00D53134" w14:paraId="312DF339" w14:textId="77777777">
        <w:trPr>
          <w:ins w:id="770" w:author="Volkov Sergey" w:date="2018-08-27T10:18:00Z"/>
        </w:trPr>
        <w:tc>
          <w:tcPr>
            <w:tcW w:w="1384" w:type="dxa"/>
          </w:tcPr>
          <w:p w14:paraId="5D96C1E2" w14:textId="519D8C21" w:rsidR="00320777" w:rsidRPr="003E13D0" w:rsidRDefault="003D6756" w:rsidP="00D53134">
            <w:pPr>
              <w:jc w:val="both"/>
              <w:rPr>
                <w:ins w:id="771" w:author="Volkov Sergey" w:date="2018-08-27T10:18:00Z"/>
                <w:rFonts w:asciiTheme="minorBidi" w:hAnsiTheme="minorBidi" w:cstheme="minorBidi"/>
                <w:sz w:val="24"/>
                <w:szCs w:val="24"/>
                <w:rPrChange w:id="772" w:author="Volkov Sergey" w:date="2018-08-27T12:30:00Z">
                  <w:rPr>
                    <w:ins w:id="773" w:author="Volkov Sergey" w:date="2018-08-27T10:18:00Z"/>
                    <w:rFonts w:asciiTheme="minorBidi" w:hAnsiTheme="minorBidi" w:cstheme="minorBidi"/>
                    <w:sz w:val="24"/>
                    <w:szCs w:val="24"/>
                    <w:lang w:val="en-US"/>
                  </w:rPr>
                </w:rPrChange>
              </w:rPr>
            </w:pPr>
            <w:ins w:id="774" w:author="Volkov Sergey" w:date="2018-08-27T10:59:00Z">
              <w:r>
                <w:rPr>
                  <w:rFonts w:asciiTheme="minorBidi" w:hAnsiTheme="minorBidi" w:cstheme="minorBidi"/>
                  <w:sz w:val="24"/>
                  <w:szCs w:val="24"/>
                  <w:lang w:val="en-US"/>
                </w:rPr>
                <w:t>SP</w:t>
              </w:r>
            </w:ins>
          </w:p>
        </w:tc>
        <w:tc>
          <w:tcPr>
            <w:tcW w:w="7513" w:type="dxa"/>
            <w:vAlign w:val="center"/>
          </w:tcPr>
          <w:p w14:paraId="7B98D4F0" w14:textId="53BAC078" w:rsidR="00320777" w:rsidRDefault="00320777" w:rsidP="00D53134">
            <w:pPr>
              <w:jc w:val="both"/>
              <w:rPr>
                <w:ins w:id="775" w:author="Volkov Sergey" w:date="2018-08-27T10:18:00Z"/>
                <w:rFonts w:asciiTheme="minorBidi" w:eastAsia="Tahoma" w:hAnsiTheme="minorBidi" w:cstheme="minorBidi"/>
                <w:sz w:val="24"/>
                <w:szCs w:val="24"/>
              </w:rPr>
            </w:pPr>
            <w:ins w:id="776" w:author="Volkov Sergey" w:date="2018-08-27T10:19:00Z">
              <w:r>
                <w:rPr>
                  <w:rFonts w:asciiTheme="minorBidi" w:eastAsia="Tahoma" w:hAnsiTheme="minorBidi" w:cstheme="minorBidi"/>
                  <w:sz w:val="24"/>
                  <w:szCs w:val="24"/>
                </w:rPr>
                <w:t>Стадия «П»</w:t>
              </w:r>
            </w:ins>
          </w:p>
        </w:tc>
      </w:tr>
      <w:tr w:rsidR="00320777" w:rsidRPr="00D53134" w14:paraId="3C0550A4" w14:textId="77777777">
        <w:trPr>
          <w:ins w:id="777" w:author="Volkov Sergey" w:date="2018-08-27T10:19:00Z"/>
        </w:trPr>
        <w:tc>
          <w:tcPr>
            <w:tcW w:w="1384" w:type="dxa"/>
          </w:tcPr>
          <w:p w14:paraId="7D0986A4" w14:textId="485CAEBF" w:rsidR="00320777" w:rsidRPr="003E13D0" w:rsidRDefault="003D6756" w:rsidP="00D53134">
            <w:pPr>
              <w:jc w:val="both"/>
              <w:rPr>
                <w:ins w:id="778" w:author="Volkov Sergey" w:date="2018-08-27T10:19:00Z"/>
                <w:rFonts w:asciiTheme="minorBidi" w:hAnsiTheme="minorBidi" w:cstheme="minorBidi"/>
                <w:sz w:val="24"/>
                <w:szCs w:val="24"/>
                <w:rPrChange w:id="779" w:author="Volkov Sergey" w:date="2018-08-27T12:30:00Z">
                  <w:rPr>
                    <w:ins w:id="780" w:author="Volkov Sergey" w:date="2018-08-27T10:19:00Z"/>
                    <w:rFonts w:asciiTheme="minorBidi" w:hAnsiTheme="minorBidi" w:cstheme="minorBidi"/>
                    <w:sz w:val="24"/>
                    <w:szCs w:val="24"/>
                    <w:lang w:val="en-US"/>
                  </w:rPr>
                </w:rPrChange>
              </w:rPr>
            </w:pPr>
            <w:ins w:id="781" w:author="Volkov Sergey" w:date="2018-08-27T10:59:00Z">
              <w:r>
                <w:rPr>
                  <w:rFonts w:asciiTheme="minorBidi" w:hAnsiTheme="minorBidi" w:cstheme="minorBidi"/>
                  <w:sz w:val="24"/>
                  <w:szCs w:val="24"/>
                  <w:lang w:val="en-US"/>
                </w:rPr>
                <w:t>SWD</w:t>
              </w:r>
            </w:ins>
          </w:p>
        </w:tc>
        <w:tc>
          <w:tcPr>
            <w:tcW w:w="7513" w:type="dxa"/>
            <w:vAlign w:val="center"/>
          </w:tcPr>
          <w:p w14:paraId="717F4EF7" w14:textId="7106B2ED" w:rsidR="00320777" w:rsidRPr="003D6756" w:rsidRDefault="003D6756" w:rsidP="00D53134">
            <w:pPr>
              <w:jc w:val="both"/>
              <w:rPr>
                <w:ins w:id="782" w:author="Volkov Sergey" w:date="2018-08-27T10:19:00Z"/>
                <w:rFonts w:asciiTheme="minorBidi" w:eastAsia="Tahoma" w:hAnsiTheme="minorBidi" w:cstheme="minorBidi"/>
                <w:sz w:val="24"/>
                <w:szCs w:val="24"/>
              </w:rPr>
            </w:pPr>
            <w:ins w:id="783" w:author="Volkov Sergey" w:date="2018-08-27T10:59:00Z">
              <w:r>
                <w:rPr>
                  <w:rFonts w:asciiTheme="minorBidi" w:eastAsia="Tahoma" w:hAnsiTheme="minorBidi" w:cstheme="minorBidi"/>
                  <w:sz w:val="24"/>
                  <w:szCs w:val="24"/>
                </w:rPr>
                <w:t xml:space="preserve">Стадия </w:t>
              </w:r>
            </w:ins>
            <w:ins w:id="784" w:author="Volkov Sergey" w:date="2018-08-27T11:00:00Z">
              <w:r>
                <w:rPr>
                  <w:rFonts w:asciiTheme="minorBidi" w:eastAsia="Tahoma" w:hAnsiTheme="minorBidi" w:cstheme="minorBidi"/>
                  <w:sz w:val="24"/>
                  <w:szCs w:val="24"/>
                </w:rPr>
                <w:t>«Рабочая документация</w:t>
              </w:r>
            </w:ins>
          </w:p>
        </w:tc>
      </w:tr>
      <w:tr w:rsidR="003D6756" w:rsidRPr="00D53134" w14:paraId="3828539A" w14:textId="77777777">
        <w:trPr>
          <w:ins w:id="785" w:author="Volkov Sergey" w:date="2018-08-27T11:00:00Z"/>
        </w:trPr>
        <w:tc>
          <w:tcPr>
            <w:tcW w:w="1384" w:type="dxa"/>
          </w:tcPr>
          <w:p w14:paraId="4769DAB3" w14:textId="0EB95897" w:rsidR="003D6756" w:rsidRPr="003E13D0" w:rsidRDefault="003D6756">
            <w:pPr>
              <w:jc w:val="both"/>
              <w:rPr>
                <w:ins w:id="786" w:author="Volkov Sergey" w:date="2018-08-27T11:00:00Z"/>
                <w:rFonts w:asciiTheme="minorBidi" w:hAnsiTheme="minorBidi" w:cstheme="minorBidi"/>
                <w:sz w:val="24"/>
                <w:szCs w:val="24"/>
                <w:rPrChange w:id="787" w:author="Volkov Sergey" w:date="2018-08-27T12:30:00Z">
                  <w:rPr>
                    <w:ins w:id="788" w:author="Volkov Sergey" w:date="2018-08-27T11:00:00Z"/>
                    <w:rFonts w:asciiTheme="minorBidi" w:hAnsiTheme="minorBidi" w:cstheme="minorBidi"/>
                    <w:sz w:val="24"/>
                    <w:szCs w:val="24"/>
                    <w:lang w:val="en-US"/>
                  </w:rPr>
                </w:rPrChange>
              </w:rPr>
            </w:pPr>
            <w:ins w:id="789" w:author="Volkov Sergey" w:date="2018-08-27T11:00:00Z">
              <w:r>
                <w:rPr>
                  <w:rFonts w:asciiTheme="minorBidi" w:hAnsiTheme="minorBidi" w:cstheme="minorBidi"/>
                  <w:sz w:val="24"/>
                  <w:szCs w:val="24"/>
                  <w:lang w:val="en-US"/>
                </w:rPr>
                <w:t>S</w:t>
              </w:r>
            </w:ins>
            <w:ins w:id="790" w:author="Volkov Sergey" w:date="2018-08-27T11:01:00Z">
              <w:r>
                <w:rPr>
                  <w:rFonts w:asciiTheme="minorBidi" w:hAnsiTheme="minorBidi" w:cstheme="minorBidi"/>
                  <w:sz w:val="24"/>
                  <w:szCs w:val="24"/>
                  <w:lang w:val="en-US"/>
                </w:rPr>
                <w:t>aB</w:t>
              </w:r>
            </w:ins>
          </w:p>
        </w:tc>
        <w:tc>
          <w:tcPr>
            <w:tcW w:w="7513" w:type="dxa"/>
            <w:vAlign w:val="center"/>
          </w:tcPr>
          <w:p w14:paraId="42F7D161" w14:textId="07B249C4" w:rsidR="003D6756" w:rsidRPr="003D6756" w:rsidRDefault="003D6756" w:rsidP="00D53134">
            <w:pPr>
              <w:jc w:val="both"/>
              <w:rPr>
                <w:ins w:id="791" w:author="Volkov Sergey" w:date="2018-08-27T11:00:00Z"/>
                <w:rFonts w:asciiTheme="minorBidi" w:eastAsia="Tahoma" w:hAnsiTheme="minorBidi" w:cstheme="minorBidi"/>
                <w:sz w:val="24"/>
                <w:szCs w:val="24"/>
              </w:rPr>
            </w:pPr>
            <w:ins w:id="792" w:author="Volkov Sergey" w:date="2018-08-27T11:02:00Z">
              <w:r>
                <w:rPr>
                  <w:rFonts w:asciiTheme="minorBidi" w:eastAsia="Tahoma" w:hAnsiTheme="minorBidi" w:cstheme="minorBidi"/>
                  <w:sz w:val="24"/>
                  <w:szCs w:val="24"/>
                </w:rPr>
                <w:t>Исполнительная документация</w:t>
              </w:r>
            </w:ins>
          </w:p>
        </w:tc>
      </w:tr>
      <w:tr w:rsidR="003D6756" w:rsidRPr="00D53134" w14:paraId="188CDFD4" w14:textId="77777777">
        <w:trPr>
          <w:ins w:id="793" w:author="Volkov Sergey" w:date="2018-08-27T11:02:00Z"/>
        </w:trPr>
        <w:tc>
          <w:tcPr>
            <w:tcW w:w="1384" w:type="dxa"/>
          </w:tcPr>
          <w:p w14:paraId="0C364A3E" w14:textId="0D22CABD" w:rsidR="003D6756" w:rsidRDefault="003D6756" w:rsidP="003D6756">
            <w:pPr>
              <w:jc w:val="both"/>
              <w:rPr>
                <w:ins w:id="794" w:author="Volkov Sergey" w:date="2018-08-27T11:02:00Z"/>
                <w:rFonts w:asciiTheme="minorBidi" w:hAnsiTheme="minorBidi" w:cstheme="minorBidi"/>
                <w:sz w:val="24"/>
                <w:szCs w:val="24"/>
                <w:lang w:val="en-US"/>
              </w:rPr>
            </w:pPr>
            <w:ins w:id="795" w:author="Volkov Sergey" w:date="2018-08-27T11:02:00Z">
              <w:r>
                <w:rPr>
                  <w:rFonts w:asciiTheme="minorBidi" w:hAnsiTheme="minorBidi" w:cstheme="minorBidi"/>
                  <w:sz w:val="24"/>
                  <w:szCs w:val="24"/>
                  <w:lang w:val="en-US"/>
                </w:rPr>
                <w:t>SOM</w:t>
              </w:r>
            </w:ins>
          </w:p>
        </w:tc>
        <w:tc>
          <w:tcPr>
            <w:tcW w:w="7513" w:type="dxa"/>
            <w:vAlign w:val="center"/>
          </w:tcPr>
          <w:p w14:paraId="19CAEA58" w14:textId="2F14F5FD" w:rsidR="003D6756" w:rsidRPr="00BF379E" w:rsidRDefault="003D6756" w:rsidP="00D53134">
            <w:pPr>
              <w:jc w:val="both"/>
              <w:rPr>
                <w:ins w:id="796" w:author="Volkov Sergey" w:date="2018-08-27T11:02:00Z"/>
                <w:rFonts w:asciiTheme="minorBidi" w:eastAsia="Tahoma" w:hAnsiTheme="minorBidi" w:cstheme="minorBidi"/>
                <w:sz w:val="24"/>
                <w:szCs w:val="24"/>
                <w:lang w:val="en-US"/>
                <w:rPrChange w:id="797" w:author="Volkov Sergey" w:date="2018-08-27T11:03:00Z">
                  <w:rPr>
                    <w:ins w:id="798" w:author="Volkov Sergey" w:date="2018-08-27T11:02:00Z"/>
                    <w:rFonts w:asciiTheme="minorBidi" w:eastAsia="Tahoma" w:hAnsiTheme="minorBidi" w:cstheme="minorBidi"/>
                    <w:sz w:val="24"/>
                    <w:szCs w:val="24"/>
                  </w:rPr>
                </w:rPrChange>
              </w:rPr>
            </w:pPr>
            <w:ins w:id="799" w:author="Volkov Sergey" w:date="2018-08-27T11:02:00Z">
              <w:r>
                <w:rPr>
                  <w:rFonts w:asciiTheme="minorBidi" w:eastAsia="Tahoma" w:hAnsiTheme="minorBidi" w:cstheme="minorBidi"/>
                  <w:sz w:val="24"/>
                  <w:szCs w:val="24"/>
                </w:rPr>
                <w:t>Эксплуатационная документация</w:t>
              </w:r>
            </w:ins>
          </w:p>
        </w:tc>
      </w:tr>
    </w:tbl>
    <w:p w14:paraId="5AFAD540" w14:textId="77777777" w:rsidR="007B27A7" w:rsidRPr="00D53134" w:rsidRDefault="007B27A7" w:rsidP="00D53134">
      <w:pPr>
        <w:spacing w:after="200"/>
        <w:jc w:val="both"/>
        <w:rPr>
          <w:rFonts w:asciiTheme="minorBidi" w:hAnsiTheme="minorBidi" w:cstheme="minorBidi"/>
          <w:sz w:val="24"/>
          <w:szCs w:val="24"/>
        </w:rPr>
      </w:pPr>
    </w:p>
    <w:tbl>
      <w:tblPr>
        <w:tblStyle w:val="af"/>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7513"/>
      </w:tblGrid>
      <w:tr w:rsidR="007B27A7" w:rsidRPr="00D53134" w14:paraId="76773867" w14:textId="77777777">
        <w:tc>
          <w:tcPr>
            <w:tcW w:w="1384" w:type="dxa"/>
            <w:shd w:val="clear" w:color="auto" w:fill="F2F2F2"/>
          </w:tcPr>
          <w:p w14:paraId="63D3DCBA"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Блок 5</w:t>
            </w:r>
          </w:p>
        </w:tc>
        <w:tc>
          <w:tcPr>
            <w:tcW w:w="7513" w:type="dxa"/>
            <w:shd w:val="clear" w:color="auto" w:fill="F2F2F2"/>
          </w:tcPr>
          <w:p w14:paraId="51C7BBAA" w14:textId="4AE5734F" w:rsidR="007B27A7" w:rsidRPr="00D53134" w:rsidRDefault="00BF379E" w:rsidP="00D53134">
            <w:pPr>
              <w:spacing w:line="276" w:lineRule="auto"/>
              <w:jc w:val="both"/>
              <w:rPr>
                <w:rFonts w:asciiTheme="minorBidi" w:hAnsiTheme="minorBidi" w:cstheme="minorBidi"/>
                <w:b/>
                <w:sz w:val="24"/>
                <w:szCs w:val="24"/>
              </w:rPr>
            </w:pPr>
            <w:ins w:id="800" w:author="Volkov Sergey" w:date="2018-08-27T11:04:00Z">
              <w:r>
                <w:rPr>
                  <w:rFonts w:asciiTheme="minorBidi" w:hAnsiTheme="minorBidi" w:cstheme="minorBidi"/>
                  <w:b/>
                  <w:sz w:val="24"/>
                  <w:szCs w:val="24"/>
                </w:rPr>
                <w:t>Уровень</w:t>
              </w:r>
            </w:ins>
            <w:del w:id="801" w:author="Volkov Sergey" w:date="2018-08-27T11:04:00Z">
              <w:r w:rsidR="00FF04AB" w:rsidRPr="00D53134" w:rsidDel="00BF379E">
                <w:rPr>
                  <w:rFonts w:asciiTheme="minorBidi" w:hAnsiTheme="minorBidi" w:cstheme="minorBidi"/>
                  <w:b/>
                  <w:sz w:val="24"/>
                  <w:szCs w:val="24"/>
                </w:rPr>
                <w:delText>Этаж</w:delText>
              </w:r>
            </w:del>
          </w:p>
        </w:tc>
      </w:tr>
      <w:tr w:rsidR="007B27A7" w:rsidRPr="00D53134" w14:paraId="221F34C1" w14:textId="77777777">
        <w:tc>
          <w:tcPr>
            <w:tcW w:w="1384" w:type="dxa"/>
            <w:shd w:val="clear" w:color="auto" w:fill="F2F2F2"/>
            <w:vAlign w:val="center"/>
          </w:tcPr>
          <w:p w14:paraId="56BBCAD7"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Код</w:t>
            </w:r>
          </w:p>
        </w:tc>
        <w:tc>
          <w:tcPr>
            <w:tcW w:w="7513" w:type="dxa"/>
            <w:shd w:val="clear" w:color="auto" w:fill="F2F2F2"/>
            <w:vAlign w:val="center"/>
          </w:tcPr>
          <w:p w14:paraId="7D618B05"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Наименование</w:t>
            </w:r>
          </w:p>
        </w:tc>
      </w:tr>
      <w:tr w:rsidR="007B27A7" w:rsidRPr="00D53134" w14:paraId="2FDA46B4" w14:textId="77777777">
        <w:tc>
          <w:tcPr>
            <w:tcW w:w="1384" w:type="dxa"/>
          </w:tcPr>
          <w:p w14:paraId="2237A65C"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ALL</w:t>
            </w:r>
          </w:p>
        </w:tc>
        <w:tc>
          <w:tcPr>
            <w:tcW w:w="7513" w:type="dxa"/>
          </w:tcPr>
          <w:p w14:paraId="4BF5CD85"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Полная сборка</w:t>
            </w:r>
          </w:p>
        </w:tc>
      </w:tr>
      <w:tr w:rsidR="00320777" w:rsidRPr="00D53134" w14:paraId="23BF57FB" w14:textId="77777777">
        <w:trPr>
          <w:ins w:id="802" w:author="Volkov Sergey" w:date="2018-08-27T10:21:00Z"/>
        </w:trPr>
        <w:tc>
          <w:tcPr>
            <w:tcW w:w="1384" w:type="dxa"/>
          </w:tcPr>
          <w:p w14:paraId="7D047C23" w14:textId="357EFD74" w:rsidR="00320777" w:rsidRPr="00320777" w:rsidRDefault="00320777" w:rsidP="00D53134">
            <w:pPr>
              <w:jc w:val="both"/>
              <w:rPr>
                <w:ins w:id="803" w:author="Volkov Sergey" w:date="2018-08-27T10:21:00Z"/>
                <w:rFonts w:asciiTheme="minorBidi" w:hAnsiTheme="minorBidi" w:cstheme="minorBidi"/>
                <w:sz w:val="24"/>
                <w:szCs w:val="24"/>
                <w:lang w:val="en-US"/>
                <w:rPrChange w:id="804" w:author="Volkov Sergey" w:date="2018-08-27T10:21:00Z">
                  <w:rPr>
                    <w:ins w:id="805" w:author="Volkov Sergey" w:date="2018-08-27T10:21:00Z"/>
                    <w:rFonts w:asciiTheme="minorBidi" w:hAnsiTheme="minorBidi" w:cstheme="minorBidi"/>
                    <w:sz w:val="24"/>
                    <w:szCs w:val="24"/>
                  </w:rPr>
                </w:rPrChange>
              </w:rPr>
            </w:pPr>
            <w:ins w:id="806" w:author="Volkov Sergey" w:date="2018-08-27T10:21:00Z">
              <w:r>
                <w:rPr>
                  <w:rFonts w:asciiTheme="minorBidi" w:hAnsiTheme="minorBidi" w:cstheme="minorBidi"/>
                  <w:sz w:val="24"/>
                  <w:szCs w:val="24"/>
                  <w:lang w:val="en-US"/>
                </w:rPr>
                <w:t>L-1</w:t>
              </w:r>
            </w:ins>
          </w:p>
        </w:tc>
        <w:tc>
          <w:tcPr>
            <w:tcW w:w="7513" w:type="dxa"/>
          </w:tcPr>
          <w:p w14:paraId="301B5602" w14:textId="69A5773C" w:rsidR="00320777" w:rsidRPr="00320777" w:rsidRDefault="00320777" w:rsidP="00D53134">
            <w:pPr>
              <w:jc w:val="both"/>
              <w:rPr>
                <w:ins w:id="807" w:author="Volkov Sergey" w:date="2018-08-27T10:21:00Z"/>
                <w:rFonts w:asciiTheme="minorBidi" w:hAnsiTheme="minorBidi" w:cstheme="minorBidi"/>
                <w:sz w:val="24"/>
                <w:szCs w:val="24"/>
                <w:lang w:val="en-US"/>
                <w:rPrChange w:id="808" w:author="Volkov Sergey" w:date="2018-08-27T10:22:00Z">
                  <w:rPr>
                    <w:ins w:id="809" w:author="Volkov Sergey" w:date="2018-08-27T10:21:00Z"/>
                    <w:rFonts w:asciiTheme="minorBidi" w:hAnsiTheme="minorBidi" w:cstheme="minorBidi"/>
                    <w:sz w:val="24"/>
                    <w:szCs w:val="24"/>
                  </w:rPr>
                </w:rPrChange>
              </w:rPr>
            </w:pPr>
            <w:ins w:id="810" w:author="Volkov Sergey" w:date="2018-08-27T10:22:00Z">
              <w:r>
                <w:rPr>
                  <w:rFonts w:asciiTheme="minorBidi" w:hAnsiTheme="minorBidi" w:cstheme="minorBidi"/>
                  <w:sz w:val="24"/>
                  <w:szCs w:val="24"/>
                  <w:lang w:val="en-US"/>
                </w:rPr>
                <w:t>-1-</w:t>
              </w:r>
              <w:r>
                <w:rPr>
                  <w:rFonts w:asciiTheme="minorBidi" w:hAnsiTheme="minorBidi" w:cstheme="minorBidi"/>
                  <w:sz w:val="24"/>
                  <w:szCs w:val="24"/>
                </w:rPr>
                <w:t xml:space="preserve">й этаж </w:t>
              </w:r>
              <w:r>
                <w:rPr>
                  <w:rFonts w:asciiTheme="minorBidi" w:hAnsiTheme="minorBidi" w:cstheme="minorBidi"/>
                  <w:sz w:val="24"/>
                  <w:szCs w:val="24"/>
                  <w:lang w:val="en-US"/>
                </w:rPr>
                <w:t>Level -1</w:t>
              </w:r>
            </w:ins>
          </w:p>
        </w:tc>
      </w:tr>
      <w:tr w:rsidR="007B27A7" w:rsidRPr="00D53134" w14:paraId="505EF063" w14:textId="77777777">
        <w:tc>
          <w:tcPr>
            <w:tcW w:w="1384" w:type="dxa"/>
          </w:tcPr>
          <w:p w14:paraId="63D723A2"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BF</w:t>
            </w:r>
          </w:p>
        </w:tc>
        <w:tc>
          <w:tcPr>
            <w:tcW w:w="7513" w:type="dxa"/>
          </w:tcPr>
          <w:p w14:paraId="4F7ED93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Подземный этаж - Basement</w:t>
            </w:r>
          </w:p>
        </w:tc>
      </w:tr>
      <w:tr w:rsidR="007B27A7" w:rsidRPr="00D53134" w14:paraId="7ADB7094" w14:textId="77777777">
        <w:tc>
          <w:tcPr>
            <w:tcW w:w="1384" w:type="dxa"/>
          </w:tcPr>
          <w:p w14:paraId="6538D9A8"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L1</w:t>
            </w:r>
          </w:p>
        </w:tc>
        <w:tc>
          <w:tcPr>
            <w:tcW w:w="7513" w:type="dxa"/>
          </w:tcPr>
          <w:p w14:paraId="5102FE1D"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1-й этаж - Level 1</w:t>
            </w:r>
          </w:p>
        </w:tc>
      </w:tr>
      <w:tr w:rsidR="007B27A7" w:rsidRPr="00D53134" w14:paraId="12A6C022" w14:textId="77777777">
        <w:tc>
          <w:tcPr>
            <w:tcW w:w="1384" w:type="dxa"/>
          </w:tcPr>
          <w:p w14:paraId="4F7AD9FF"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L2</w:t>
            </w:r>
          </w:p>
        </w:tc>
        <w:tc>
          <w:tcPr>
            <w:tcW w:w="7513" w:type="dxa"/>
          </w:tcPr>
          <w:p w14:paraId="3709EBC5"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2-й этаж - Level 2</w:t>
            </w:r>
          </w:p>
        </w:tc>
      </w:tr>
      <w:tr w:rsidR="007B27A7" w:rsidRPr="00D53134" w14:paraId="13C3684C" w14:textId="77777777">
        <w:tc>
          <w:tcPr>
            <w:tcW w:w="1384" w:type="dxa"/>
          </w:tcPr>
          <w:p w14:paraId="22258A7B"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L3</w:t>
            </w:r>
          </w:p>
        </w:tc>
        <w:tc>
          <w:tcPr>
            <w:tcW w:w="7513" w:type="dxa"/>
          </w:tcPr>
          <w:p w14:paraId="153E5805"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3-й этаж - Level 3</w:t>
            </w:r>
          </w:p>
        </w:tc>
      </w:tr>
      <w:tr w:rsidR="007B27A7" w:rsidRPr="00D53134" w14:paraId="53B563F4" w14:textId="77777777">
        <w:tc>
          <w:tcPr>
            <w:tcW w:w="1384" w:type="dxa"/>
          </w:tcPr>
          <w:p w14:paraId="4A84F317"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L4</w:t>
            </w:r>
          </w:p>
        </w:tc>
        <w:tc>
          <w:tcPr>
            <w:tcW w:w="7513" w:type="dxa"/>
          </w:tcPr>
          <w:p w14:paraId="696E9E22"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4-й этаж - Level 4</w:t>
            </w:r>
          </w:p>
        </w:tc>
      </w:tr>
      <w:tr w:rsidR="007B27A7" w:rsidRPr="00D53134" w14:paraId="27CE6C8B" w14:textId="77777777">
        <w:tc>
          <w:tcPr>
            <w:tcW w:w="1384" w:type="dxa"/>
          </w:tcPr>
          <w:p w14:paraId="70C86D2A"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L5</w:t>
            </w:r>
          </w:p>
        </w:tc>
        <w:tc>
          <w:tcPr>
            <w:tcW w:w="7513" w:type="dxa"/>
          </w:tcPr>
          <w:p w14:paraId="5410E92E"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5-й этаж - Level 5</w:t>
            </w:r>
          </w:p>
        </w:tc>
      </w:tr>
      <w:tr w:rsidR="007B27A7" w:rsidRPr="00D53134" w14:paraId="0FF7EDB0" w14:textId="77777777">
        <w:tc>
          <w:tcPr>
            <w:tcW w:w="1384" w:type="dxa"/>
          </w:tcPr>
          <w:p w14:paraId="3526DA60"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RF</w:t>
            </w:r>
          </w:p>
        </w:tc>
        <w:tc>
          <w:tcPr>
            <w:tcW w:w="7513" w:type="dxa"/>
          </w:tcPr>
          <w:p w14:paraId="2E947276"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План кровли - Roof</w:t>
            </w:r>
          </w:p>
        </w:tc>
      </w:tr>
    </w:tbl>
    <w:p w14:paraId="35664417" w14:textId="77777777" w:rsidR="007B27A7" w:rsidRPr="00D53134" w:rsidRDefault="007B27A7" w:rsidP="00D53134">
      <w:pPr>
        <w:spacing w:after="200"/>
        <w:jc w:val="both"/>
        <w:rPr>
          <w:rFonts w:asciiTheme="minorBidi" w:hAnsiTheme="minorBidi" w:cstheme="minorBidi"/>
          <w:sz w:val="24"/>
          <w:szCs w:val="24"/>
        </w:rPr>
      </w:pPr>
    </w:p>
    <w:tbl>
      <w:tblPr>
        <w:tblStyle w:val="af0"/>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7513"/>
      </w:tblGrid>
      <w:tr w:rsidR="007B27A7" w:rsidRPr="00D53134" w14:paraId="596FE9BE" w14:textId="77777777">
        <w:tc>
          <w:tcPr>
            <w:tcW w:w="1384" w:type="dxa"/>
            <w:shd w:val="clear" w:color="auto" w:fill="F2F2F2"/>
          </w:tcPr>
          <w:p w14:paraId="2F4F0750"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Блок 6</w:t>
            </w:r>
          </w:p>
        </w:tc>
        <w:tc>
          <w:tcPr>
            <w:tcW w:w="7513" w:type="dxa"/>
            <w:shd w:val="clear" w:color="auto" w:fill="F2F2F2"/>
          </w:tcPr>
          <w:p w14:paraId="05D8638E" w14:textId="38690BCA" w:rsidR="007B27A7" w:rsidRPr="003E13D0" w:rsidRDefault="00FF04AB" w:rsidP="00D53134">
            <w:pPr>
              <w:spacing w:line="276" w:lineRule="auto"/>
              <w:jc w:val="both"/>
              <w:rPr>
                <w:rFonts w:asciiTheme="minorBidi" w:hAnsiTheme="minorBidi" w:cstheme="minorBidi"/>
                <w:b/>
                <w:sz w:val="24"/>
                <w:szCs w:val="24"/>
              </w:rPr>
            </w:pPr>
            <w:del w:id="811" w:author="Volkov Sergey" w:date="2018-08-27T12:25:00Z">
              <w:r w:rsidRPr="00D53134" w:rsidDel="003E13D0">
                <w:rPr>
                  <w:rFonts w:asciiTheme="minorBidi" w:hAnsiTheme="minorBidi" w:cstheme="minorBidi"/>
                  <w:b/>
                  <w:sz w:val="24"/>
                  <w:szCs w:val="24"/>
                </w:rPr>
                <w:delText>Проект</w:delText>
              </w:r>
            </w:del>
            <w:ins w:id="812" w:author="Volkov Sergey" w:date="2018-08-27T12:25:00Z">
              <w:r w:rsidR="003E13D0">
                <w:rPr>
                  <w:rFonts w:asciiTheme="minorBidi" w:hAnsiTheme="minorBidi" w:cstheme="minorBidi"/>
                  <w:b/>
                  <w:sz w:val="24"/>
                  <w:szCs w:val="24"/>
                </w:rPr>
                <w:t>Тип информационной модели</w:t>
              </w:r>
            </w:ins>
          </w:p>
        </w:tc>
      </w:tr>
      <w:tr w:rsidR="007B27A7" w:rsidRPr="00D53134" w14:paraId="5F92AF67" w14:textId="77777777">
        <w:tc>
          <w:tcPr>
            <w:tcW w:w="1384" w:type="dxa"/>
            <w:shd w:val="clear" w:color="auto" w:fill="F2F2F2"/>
            <w:vAlign w:val="center"/>
          </w:tcPr>
          <w:p w14:paraId="35670FD7"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Код</w:t>
            </w:r>
          </w:p>
        </w:tc>
        <w:tc>
          <w:tcPr>
            <w:tcW w:w="7513" w:type="dxa"/>
            <w:shd w:val="clear" w:color="auto" w:fill="F2F2F2"/>
            <w:vAlign w:val="center"/>
          </w:tcPr>
          <w:p w14:paraId="4DD78192"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Наименование</w:t>
            </w:r>
          </w:p>
        </w:tc>
      </w:tr>
      <w:tr w:rsidR="007B27A7" w:rsidRPr="00D53134" w14:paraId="00BF5AAB" w14:textId="77777777">
        <w:tc>
          <w:tcPr>
            <w:tcW w:w="1384" w:type="dxa"/>
          </w:tcPr>
          <w:p w14:paraId="195FFBCE"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EXP</w:t>
            </w:r>
          </w:p>
        </w:tc>
        <w:tc>
          <w:tcPr>
            <w:tcW w:w="7513" w:type="dxa"/>
          </w:tcPr>
          <w:p w14:paraId="124BCB35"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Исполнительная модель</w:t>
            </w:r>
          </w:p>
        </w:tc>
      </w:tr>
      <w:tr w:rsidR="007B27A7" w:rsidRPr="00D53134" w14:paraId="47E3692E" w14:textId="77777777">
        <w:tc>
          <w:tcPr>
            <w:tcW w:w="1384" w:type="dxa"/>
          </w:tcPr>
          <w:p w14:paraId="4805FE41"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CNS</w:t>
            </w:r>
          </w:p>
        </w:tc>
        <w:tc>
          <w:tcPr>
            <w:tcW w:w="7513" w:type="dxa"/>
          </w:tcPr>
          <w:p w14:paraId="28F7DCEE"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Строительная модель</w:t>
            </w:r>
          </w:p>
        </w:tc>
      </w:tr>
    </w:tbl>
    <w:p w14:paraId="7A46F7ED" w14:textId="77777777" w:rsidR="007B27A7" w:rsidRPr="00D53134" w:rsidRDefault="007B27A7" w:rsidP="00D53134">
      <w:pPr>
        <w:spacing w:after="200"/>
        <w:jc w:val="both"/>
        <w:rPr>
          <w:rFonts w:asciiTheme="minorBidi" w:hAnsiTheme="minorBidi" w:cstheme="minorBidi"/>
          <w:sz w:val="24"/>
          <w:szCs w:val="24"/>
        </w:rPr>
      </w:pPr>
    </w:p>
    <w:tbl>
      <w:tblPr>
        <w:tblStyle w:val="af1"/>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7513"/>
      </w:tblGrid>
      <w:tr w:rsidR="007B27A7" w:rsidRPr="00D53134" w14:paraId="45A7CC3F" w14:textId="77777777">
        <w:tc>
          <w:tcPr>
            <w:tcW w:w="1384" w:type="dxa"/>
            <w:shd w:val="clear" w:color="auto" w:fill="F2F2F2"/>
          </w:tcPr>
          <w:p w14:paraId="0FA246B9"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Блок 7</w:t>
            </w:r>
          </w:p>
        </w:tc>
        <w:tc>
          <w:tcPr>
            <w:tcW w:w="7513" w:type="dxa"/>
            <w:shd w:val="clear" w:color="auto" w:fill="F2F2F2"/>
          </w:tcPr>
          <w:p w14:paraId="5F7FD1FD"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Автор</w:t>
            </w:r>
          </w:p>
        </w:tc>
      </w:tr>
      <w:tr w:rsidR="007B27A7" w:rsidRPr="00D53134" w14:paraId="1D30A9C5" w14:textId="77777777">
        <w:tc>
          <w:tcPr>
            <w:tcW w:w="1384" w:type="dxa"/>
            <w:shd w:val="clear" w:color="auto" w:fill="F2F2F2"/>
            <w:vAlign w:val="center"/>
          </w:tcPr>
          <w:p w14:paraId="515377F5"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Код</w:t>
            </w:r>
          </w:p>
        </w:tc>
        <w:tc>
          <w:tcPr>
            <w:tcW w:w="7513" w:type="dxa"/>
            <w:shd w:val="clear" w:color="auto" w:fill="F2F2F2"/>
            <w:vAlign w:val="center"/>
          </w:tcPr>
          <w:p w14:paraId="0A2DE180"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Наименование</w:t>
            </w:r>
          </w:p>
        </w:tc>
      </w:tr>
      <w:tr w:rsidR="007B27A7" w:rsidRPr="00D53134" w14:paraId="7F4EC3C1" w14:textId="77777777">
        <w:tc>
          <w:tcPr>
            <w:tcW w:w="1384" w:type="dxa"/>
          </w:tcPr>
          <w:p w14:paraId="6EED9BDE"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FIO</w:t>
            </w:r>
          </w:p>
        </w:tc>
        <w:tc>
          <w:tcPr>
            <w:tcW w:w="7513" w:type="dxa"/>
          </w:tcPr>
          <w:p w14:paraId="2C81816B"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ФИО автора</w:t>
            </w:r>
          </w:p>
        </w:tc>
      </w:tr>
      <w:tr w:rsidR="007B27A7" w:rsidRPr="00D53134" w14:paraId="1598151B" w14:textId="77777777">
        <w:tc>
          <w:tcPr>
            <w:tcW w:w="1384" w:type="dxa"/>
          </w:tcPr>
          <w:p w14:paraId="0BB8B3CF"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lastRenderedPageBreak/>
              <w:t>{Код}</w:t>
            </w:r>
          </w:p>
        </w:tc>
        <w:tc>
          <w:tcPr>
            <w:tcW w:w="7513" w:type="dxa"/>
          </w:tcPr>
          <w:p w14:paraId="47D6C6DE"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{Наименование}</w:t>
            </w:r>
          </w:p>
        </w:tc>
      </w:tr>
    </w:tbl>
    <w:p w14:paraId="066E7A37" w14:textId="77777777" w:rsidR="007B27A7" w:rsidRPr="00D53134" w:rsidRDefault="007B27A7" w:rsidP="00D53134">
      <w:pPr>
        <w:spacing w:after="200"/>
        <w:jc w:val="both"/>
        <w:rPr>
          <w:rFonts w:asciiTheme="minorBidi" w:hAnsiTheme="minorBidi" w:cstheme="minorBidi"/>
          <w:sz w:val="24"/>
          <w:szCs w:val="24"/>
        </w:rPr>
      </w:pPr>
    </w:p>
    <w:tbl>
      <w:tblPr>
        <w:tblStyle w:val="af2"/>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7513"/>
      </w:tblGrid>
      <w:tr w:rsidR="007B27A7" w:rsidRPr="00D53134" w14:paraId="6EDD8B2E" w14:textId="77777777">
        <w:tc>
          <w:tcPr>
            <w:tcW w:w="1384" w:type="dxa"/>
            <w:shd w:val="clear" w:color="auto" w:fill="F2F2F2"/>
          </w:tcPr>
          <w:p w14:paraId="57533572"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Блок 8</w:t>
            </w:r>
          </w:p>
        </w:tc>
        <w:tc>
          <w:tcPr>
            <w:tcW w:w="7513" w:type="dxa"/>
            <w:shd w:val="clear" w:color="auto" w:fill="F2F2F2"/>
          </w:tcPr>
          <w:p w14:paraId="2E36295C" w14:textId="470F6C0D" w:rsidR="007B27A7" w:rsidRPr="00EA24DA"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Версия</w:t>
            </w:r>
            <w:ins w:id="813" w:author="Volkov Sergey" w:date="2018-09-03T09:39:00Z">
              <w:r w:rsidR="004B31C7">
                <w:rPr>
                  <w:rFonts w:asciiTheme="minorBidi" w:hAnsiTheme="minorBidi" w:cstheme="minorBidi"/>
                  <w:b/>
                  <w:sz w:val="24"/>
                  <w:szCs w:val="24"/>
                </w:rPr>
                <w:t xml:space="preserve"> и ПО/формат представления информации</w:t>
              </w:r>
            </w:ins>
          </w:p>
        </w:tc>
      </w:tr>
      <w:tr w:rsidR="00EA24DA" w:rsidRPr="00D53134" w14:paraId="5F63D416" w14:textId="77777777" w:rsidTr="008F045C">
        <w:trPr>
          <w:ins w:id="814" w:author="Volkov Sergey" w:date="2018-09-03T14:34:00Z"/>
        </w:trPr>
        <w:tc>
          <w:tcPr>
            <w:tcW w:w="8897" w:type="dxa"/>
            <w:gridSpan w:val="2"/>
            <w:shd w:val="clear" w:color="auto" w:fill="F2F2F2"/>
          </w:tcPr>
          <w:p w14:paraId="21CA0D10" w14:textId="3D2671DD" w:rsidR="00EA24DA" w:rsidRPr="00EA24DA" w:rsidRDefault="00EA24DA" w:rsidP="00C63653">
            <w:pPr>
              <w:jc w:val="both"/>
              <w:rPr>
                <w:ins w:id="815" w:author="Volkov Sergey" w:date="2018-09-03T14:34:00Z"/>
                <w:rFonts w:asciiTheme="minorBidi" w:hAnsiTheme="minorBidi" w:cstheme="minorBidi"/>
                <w:b/>
                <w:sz w:val="24"/>
                <w:szCs w:val="24"/>
              </w:rPr>
            </w:pPr>
            <w:ins w:id="816" w:author="Volkov Sergey" w:date="2018-09-03T14:34:00Z">
              <w:r>
                <w:rPr>
                  <w:rFonts w:asciiTheme="minorBidi" w:hAnsiTheme="minorBidi" w:cstheme="minorBidi"/>
                  <w:b/>
                  <w:sz w:val="24"/>
                  <w:szCs w:val="24"/>
                </w:rPr>
                <w:t xml:space="preserve">Код состоит из сокращения названия компании производителя </w:t>
              </w:r>
            </w:ins>
            <w:ins w:id="817" w:author="Volkov Sergey" w:date="2018-09-03T14:35:00Z">
              <w:r>
                <w:rPr>
                  <w:rFonts w:asciiTheme="minorBidi" w:hAnsiTheme="minorBidi" w:cstheme="minorBidi"/>
                  <w:b/>
                  <w:sz w:val="24"/>
                  <w:szCs w:val="24"/>
                </w:rPr>
                <w:t>программного обеспечения до первой буквы,</w:t>
              </w:r>
            </w:ins>
            <w:ins w:id="818" w:author="Volkov Sergey" w:date="2018-09-03T14:36:00Z">
              <w:r>
                <w:rPr>
                  <w:rFonts w:asciiTheme="minorBidi" w:hAnsiTheme="minorBidi" w:cstheme="minorBidi"/>
                  <w:b/>
                  <w:sz w:val="24"/>
                  <w:szCs w:val="24"/>
                </w:rPr>
                <w:t xml:space="preserve"> сокращения наименования программного продукта и сокращенного номера версии программного продукта, либо если используется универсальный общеобменный формат, то используется </w:t>
              </w:r>
            </w:ins>
            <w:ins w:id="819" w:author="Volkov Sergey" w:date="2018-09-03T14:41:00Z">
              <w:r>
                <w:rPr>
                  <w:rFonts w:asciiTheme="minorBidi" w:hAnsiTheme="minorBidi" w:cstheme="minorBidi"/>
                  <w:b/>
                  <w:sz w:val="24"/>
                  <w:szCs w:val="24"/>
                </w:rPr>
                <w:t>обозначение «</w:t>
              </w:r>
              <w:r>
                <w:rPr>
                  <w:rFonts w:asciiTheme="minorBidi" w:hAnsiTheme="minorBidi" w:cstheme="minorBidi"/>
                  <w:b/>
                  <w:sz w:val="24"/>
                  <w:szCs w:val="24"/>
                  <w:lang w:val="en-US"/>
                </w:rPr>
                <w:t>I</w:t>
              </w:r>
              <w:r>
                <w:rPr>
                  <w:rFonts w:asciiTheme="minorBidi" w:hAnsiTheme="minorBidi" w:cstheme="minorBidi"/>
                  <w:b/>
                  <w:sz w:val="24"/>
                  <w:szCs w:val="24"/>
                </w:rPr>
                <w:t>»</w:t>
              </w:r>
              <w:r w:rsidRPr="00EA24DA">
                <w:rPr>
                  <w:rFonts w:asciiTheme="minorBidi" w:hAnsiTheme="minorBidi" w:cstheme="minorBidi"/>
                  <w:b/>
                  <w:sz w:val="24"/>
                  <w:szCs w:val="24"/>
                  <w:rPrChange w:id="820" w:author="Volkov Sergey" w:date="2018-09-03T14:41:00Z">
                    <w:rPr>
                      <w:rFonts w:asciiTheme="minorBidi" w:hAnsiTheme="minorBidi" w:cstheme="minorBidi"/>
                      <w:b/>
                      <w:sz w:val="24"/>
                      <w:szCs w:val="24"/>
                      <w:lang w:val="en-US"/>
                    </w:rPr>
                  </w:rPrChange>
                </w:rPr>
                <w:t xml:space="preserve"> </w:t>
              </w:r>
              <w:r>
                <w:rPr>
                  <w:rFonts w:asciiTheme="minorBidi" w:hAnsiTheme="minorBidi" w:cstheme="minorBidi"/>
                  <w:b/>
                  <w:sz w:val="24"/>
                  <w:szCs w:val="24"/>
                </w:rPr>
                <w:t xml:space="preserve">и номер версии стандарта в формате </w:t>
              </w:r>
            </w:ins>
            <w:ins w:id="821" w:author="Volkov Sergey" w:date="2018-09-03T14:42:00Z">
              <w:r>
                <w:rPr>
                  <w:rFonts w:asciiTheme="minorBidi" w:hAnsiTheme="minorBidi" w:cstheme="minorBidi"/>
                  <w:b/>
                  <w:sz w:val="24"/>
                  <w:szCs w:val="24"/>
                </w:rPr>
                <w:t>«</w:t>
              </w:r>
            </w:ins>
            <w:ins w:id="822" w:author="Volkov Sergey" w:date="2018-09-03T14:43:00Z">
              <w:r w:rsidR="00C63653">
                <w:rPr>
                  <w:rFonts w:asciiTheme="minorBidi" w:hAnsiTheme="minorBidi" w:cstheme="minorBidi"/>
                  <w:b/>
                  <w:sz w:val="24"/>
                  <w:szCs w:val="24"/>
                </w:rPr>
                <w:t>Базовый н</w:t>
              </w:r>
            </w:ins>
            <w:ins w:id="823" w:author="Volkov Sergey" w:date="2018-09-03T14:42:00Z">
              <w:r>
                <w:rPr>
                  <w:rFonts w:asciiTheme="minorBidi" w:hAnsiTheme="minorBidi" w:cstheme="minorBidi"/>
                  <w:b/>
                  <w:sz w:val="24"/>
                  <w:szCs w:val="24"/>
                </w:rPr>
                <w:t>омер версии»</w:t>
              </w:r>
            </w:ins>
            <w:ins w:id="824" w:author="Volkov Sergey" w:date="2018-09-03T14:44:00Z">
              <w:r w:rsidR="00C63653">
                <w:rPr>
                  <w:rFonts w:asciiTheme="minorBidi" w:hAnsiTheme="minorBidi" w:cstheme="minorBidi"/>
                  <w:b/>
                  <w:sz w:val="24"/>
                  <w:szCs w:val="24"/>
                </w:rPr>
                <w:t xml:space="preserve"> </w:t>
              </w:r>
            </w:ins>
            <w:ins w:id="825" w:author="Volkov Sergey" w:date="2018-09-03T14:42:00Z">
              <w:r>
                <w:rPr>
                  <w:rFonts w:asciiTheme="minorBidi" w:hAnsiTheme="minorBidi" w:cstheme="minorBidi"/>
                  <w:b/>
                  <w:sz w:val="24"/>
                  <w:szCs w:val="24"/>
                </w:rPr>
                <w:t>х</w:t>
              </w:r>
            </w:ins>
            <w:ins w:id="826" w:author="Volkov Sergey" w:date="2018-09-03T14:44:00Z">
              <w:r w:rsidR="00C63653">
                <w:rPr>
                  <w:rFonts w:asciiTheme="minorBidi" w:hAnsiTheme="minorBidi" w:cstheme="minorBidi"/>
                  <w:b/>
                  <w:sz w:val="24"/>
                  <w:szCs w:val="24"/>
                </w:rPr>
                <w:t xml:space="preserve"> </w:t>
              </w:r>
            </w:ins>
            <w:ins w:id="827" w:author="Volkov Sergey" w:date="2018-09-03T14:42:00Z">
              <w:r>
                <w:rPr>
                  <w:rFonts w:asciiTheme="minorBidi" w:hAnsiTheme="minorBidi" w:cstheme="minorBidi"/>
                  <w:b/>
                  <w:sz w:val="24"/>
                  <w:szCs w:val="24"/>
                </w:rPr>
                <w:t>«</w:t>
              </w:r>
            </w:ins>
            <w:ins w:id="828" w:author="Volkov Sergey" w:date="2018-09-03T14:43:00Z">
              <w:r w:rsidR="00C63653">
                <w:rPr>
                  <w:rFonts w:asciiTheme="minorBidi" w:hAnsiTheme="minorBidi" w:cstheme="minorBidi"/>
                  <w:b/>
                  <w:sz w:val="24"/>
                  <w:szCs w:val="24"/>
                </w:rPr>
                <w:t xml:space="preserve">младший </w:t>
              </w:r>
            </w:ins>
            <w:ins w:id="829" w:author="Volkov Sergey" w:date="2018-09-03T14:45:00Z">
              <w:r w:rsidR="00C63653">
                <w:rPr>
                  <w:rFonts w:asciiTheme="minorBidi" w:hAnsiTheme="minorBidi" w:cstheme="minorBidi"/>
                  <w:b/>
                  <w:sz w:val="24"/>
                  <w:szCs w:val="24"/>
                </w:rPr>
                <w:t>номер версии стандарта</w:t>
              </w:r>
            </w:ins>
            <w:ins w:id="830" w:author="Volkov Sergey" w:date="2018-09-03T14:42:00Z">
              <w:r>
                <w:rPr>
                  <w:rFonts w:asciiTheme="minorBidi" w:hAnsiTheme="minorBidi" w:cstheme="minorBidi"/>
                  <w:b/>
                  <w:sz w:val="24"/>
                  <w:szCs w:val="24"/>
                </w:rPr>
                <w:t>»</w:t>
              </w:r>
            </w:ins>
          </w:p>
        </w:tc>
      </w:tr>
      <w:tr w:rsidR="007B27A7" w:rsidRPr="00D53134" w14:paraId="06D154B1" w14:textId="77777777">
        <w:tc>
          <w:tcPr>
            <w:tcW w:w="1384" w:type="dxa"/>
            <w:shd w:val="clear" w:color="auto" w:fill="F2F2F2"/>
            <w:vAlign w:val="center"/>
          </w:tcPr>
          <w:p w14:paraId="44315EF8"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Код</w:t>
            </w:r>
          </w:p>
        </w:tc>
        <w:tc>
          <w:tcPr>
            <w:tcW w:w="7513" w:type="dxa"/>
            <w:shd w:val="clear" w:color="auto" w:fill="F2F2F2"/>
            <w:vAlign w:val="center"/>
          </w:tcPr>
          <w:p w14:paraId="3515224B" w14:textId="77777777" w:rsidR="007B27A7" w:rsidRPr="00D53134" w:rsidRDefault="00FF04AB" w:rsidP="00D53134">
            <w:pPr>
              <w:spacing w:line="276" w:lineRule="auto"/>
              <w:jc w:val="both"/>
              <w:rPr>
                <w:rFonts w:asciiTheme="minorBidi" w:hAnsiTheme="minorBidi" w:cstheme="minorBidi"/>
                <w:b/>
                <w:sz w:val="24"/>
                <w:szCs w:val="24"/>
              </w:rPr>
            </w:pPr>
            <w:r w:rsidRPr="00D53134">
              <w:rPr>
                <w:rFonts w:asciiTheme="minorBidi" w:hAnsiTheme="minorBidi" w:cstheme="minorBidi"/>
                <w:b/>
                <w:sz w:val="24"/>
                <w:szCs w:val="24"/>
              </w:rPr>
              <w:t>Наименование</w:t>
            </w:r>
          </w:p>
        </w:tc>
      </w:tr>
      <w:tr w:rsidR="007B27A7" w:rsidRPr="00D53134" w14:paraId="73C4E42E" w14:textId="77777777">
        <w:tc>
          <w:tcPr>
            <w:tcW w:w="1384" w:type="dxa"/>
          </w:tcPr>
          <w:p w14:paraId="27AABBAE" w14:textId="1878C3B8" w:rsidR="007B27A7" w:rsidRPr="00D53134" w:rsidRDefault="003B0296" w:rsidP="00D53134">
            <w:pPr>
              <w:spacing w:line="276" w:lineRule="auto"/>
              <w:jc w:val="both"/>
              <w:rPr>
                <w:rFonts w:asciiTheme="minorBidi" w:hAnsiTheme="minorBidi" w:cstheme="minorBidi"/>
                <w:sz w:val="24"/>
                <w:szCs w:val="24"/>
              </w:rPr>
            </w:pPr>
            <w:ins w:id="831" w:author="Volkov Sergey" w:date="2018-09-03T09:42:00Z">
              <w:r>
                <w:rPr>
                  <w:rFonts w:asciiTheme="minorBidi" w:hAnsiTheme="minorBidi" w:cstheme="minorBidi"/>
                  <w:sz w:val="24"/>
                  <w:szCs w:val="24"/>
                  <w:lang w:val="en-US"/>
                </w:rPr>
                <w:t>A</w:t>
              </w:r>
            </w:ins>
            <w:r w:rsidR="00FF04AB" w:rsidRPr="00D53134">
              <w:rPr>
                <w:rFonts w:asciiTheme="minorBidi" w:hAnsiTheme="minorBidi" w:cstheme="minorBidi"/>
                <w:sz w:val="24"/>
                <w:szCs w:val="24"/>
              </w:rPr>
              <w:t>R16</w:t>
            </w:r>
          </w:p>
        </w:tc>
        <w:tc>
          <w:tcPr>
            <w:tcW w:w="7513" w:type="dxa"/>
          </w:tcPr>
          <w:p w14:paraId="5BEED096"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Autodesk Revit 2016</w:t>
            </w:r>
          </w:p>
        </w:tc>
      </w:tr>
      <w:tr w:rsidR="00286AB0" w:rsidRPr="00D53134" w14:paraId="1D808120" w14:textId="77777777">
        <w:trPr>
          <w:ins w:id="832" w:author="Volkov Sergey" w:date="2018-08-27T10:27:00Z"/>
        </w:trPr>
        <w:tc>
          <w:tcPr>
            <w:tcW w:w="1384" w:type="dxa"/>
          </w:tcPr>
          <w:p w14:paraId="46644E22" w14:textId="738AA55E" w:rsidR="00286AB0" w:rsidRPr="00286AB0" w:rsidRDefault="003B0296" w:rsidP="00D53134">
            <w:pPr>
              <w:jc w:val="both"/>
              <w:rPr>
                <w:ins w:id="833" w:author="Volkov Sergey" w:date="2018-08-27T10:27:00Z"/>
                <w:rFonts w:asciiTheme="minorBidi" w:hAnsiTheme="minorBidi" w:cstheme="minorBidi"/>
                <w:sz w:val="24"/>
                <w:szCs w:val="24"/>
                <w:lang w:val="en-US"/>
                <w:rPrChange w:id="834" w:author="Volkov Sergey" w:date="2018-08-27T10:28:00Z">
                  <w:rPr>
                    <w:ins w:id="835" w:author="Volkov Sergey" w:date="2018-08-27T10:27:00Z"/>
                    <w:rFonts w:asciiTheme="minorBidi" w:hAnsiTheme="minorBidi" w:cstheme="minorBidi"/>
                    <w:sz w:val="24"/>
                    <w:szCs w:val="24"/>
                  </w:rPr>
                </w:rPrChange>
              </w:rPr>
            </w:pPr>
            <w:ins w:id="836" w:author="Volkov Sergey" w:date="2018-09-03T09:42:00Z">
              <w:r>
                <w:rPr>
                  <w:rFonts w:asciiTheme="minorBidi" w:hAnsiTheme="minorBidi" w:cstheme="minorBidi"/>
                  <w:sz w:val="24"/>
                  <w:szCs w:val="24"/>
                  <w:lang w:val="en-US"/>
                </w:rPr>
                <w:t>A</w:t>
              </w:r>
            </w:ins>
            <w:ins w:id="837" w:author="Volkov Sergey" w:date="2018-08-27T10:28:00Z">
              <w:r w:rsidR="00286AB0">
                <w:rPr>
                  <w:rFonts w:asciiTheme="minorBidi" w:hAnsiTheme="minorBidi" w:cstheme="minorBidi"/>
                  <w:sz w:val="24"/>
                  <w:szCs w:val="24"/>
                  <w:lang w:val="en-US"/>
                </w:rPr>
                <w:t>R17</w:t>
              </w:r>
            </w:ins>
          </w:p>
        </w:tc>
        <w:tc>
          <w:tcPr>
            <w:tcW w:w="7513" w:type="dxa"/>
          </w:tcPr>
          <w:p w14:paraId="11163F21" w14:textId="5D3F52B4" w:rsidR="00286AB0" w:rsidRPr="00D53134" w:rsidRDefault="00286AB0" w:rsidP="00D53134">
            <w:pPr>
              <w:jc w:val="both"/>
              <w:rPr>
                <w:ins w:id="838" w:author="Volkov Sergey" w:date="2018-08-27T10:27:00Z"/>
                <w:rFonts w:asciiTheme="minorBidi" w:hAnsiTheme="minorBidi" w:cstheme="minorBidi"/>
                <w:sz w:val="24"/>
                <w:szCs w:val="24"/>
              </w:rPr>
            </w:pPr>
            <w:ins w:id="839" w:author="Volkov Sergey" w:date="2018-08-27T10:28:00Z">
              <w:r>
                <w:rPr>
                  <w:rFonts w:asciiTheme="minorBidi" w:hAnsiTheme="minorBidi" w:cstheme="minorBidi"/>
                  <w:sz w:val="24"/>
                  <w:szCs w:val="24"/>
                </w:rPr>
                <w:t>Autodesk Revit 2017</w:t>
              </w:r>
            </w:ins>
          </w:p>
        </w:tc>
      </w:tr>
      <w:tr w:rsidR="00286AB0" w:rsidRPr="00D53134" w14:paraId="5F57D4A6" w14:textId="77777777">
        <w:trPr>
          <w:ins w:id="840" w:author="Volkov Sergey" w:date="2018-08-27T10:28:00Z"/>
        </w:trPr>
        <w:tc>
          <w:tcPr>
            <w:tcW w:w="1384" w:type="dxa"/>
          </w:tcPr>
          <w:p w14:paraId="4DA805BF" w14:textId="0633D53A" w:rsidR="00286AB0" w:rsidRPr="00286AB0" w:rsidRDefault="003B0296" w:rsidP="00D53134">
            <w:pPr>
              <w:jc w:val="both"/>
              <w:rPr>
                <w:ins w:id="841" w:author="Volkov Sergey" w:date="2018-08-27T10:28:00Z"/>
                <w:rFonts w:asciiTheme="minorBidi" w:hAnsiTheme="minorBidi" w:cstheme="minorBidi"/>
                <w:sz w:val="24"/>
                <w:szCs w:val="24"/>
                <w:lang w:val="en-US"/>
                <w:rPrChange w:id="842" w:author="Volkov Sergey" w:date="2018-08-27T10:28:00Z">
                  <w:rPr>
                    <w:ins w:id="843" w:author="Volkov Sergey" w:date="2018-08-27T10:28:00Z"/>
                    <w:rFonts w:asciiTheme="minorBidi" w:hAnsiTheme="minorBidi" w:cstheme="minorBidi"/>
                    <w:sz w:val="24"/>
                    <w:szCs w:val="24"/>
                  </w:rPr>
                </w:rPrChange>
              </w:rPr>
            </w:pPr>
            <w:ins w:id="844" w:author="Volkov Sergey" w:date="2018-09-03T09:42:00Z">
              <w:r>
                <w:rPr>
                  <w:rFonts w:asciiTheme="minorBidi" w:hAnsiTheme="minorBidi" w:cstheme="minorBidi"/>
                  <w:sz w:val="24"/>
                  <w:szCs w:val="24"/>
                  <w:lang w:val="en-US"/>
                </w:rPr>
                <w:t>A</w:t>
              </w:r>
            </w:ins>
            <w:ins w:id="845" w:author="Volkov Sergey" w:date="2018-08-27T10:28:00Z">
              <w:r w:rsidR="00286AB0">
                <w:rPr>
                  <w:rFonts w:asciiTheme="minorBidi" w:hAnsiTheme="minorBidi" w:cstheme="minorBidi"/>
                  <w:sz w:val="24"/>
                  <w:szCs w:val="24"/>
                  <w:lang w:val="en-US"/>
                </w:rPr>
                <w:t>R18</w:t>
              </w:r>
            </w:ins>
          </w:p>
        </w:tc>
        <w:tc>
          <w:tcPr>
            <w:tcW w:w="7513" w:type="dxa"/>
          </w:tcPr>
          <w:p w14:paraId="41F14103" w14:textId="1B1D240D" w:rsidR="00286AB0" w:rsidRPr="00D53134" w:rsidRDefault="00286AB0" w:rsidP="00D53134">
            <w:pPr>
              <w:jc w:val="both"/>
              <w:rPr>
                <w:ins w:id="846" w:author="Volkov Sergey" w:date="2018-08-27T10:28:00Z"/>
                <w:rFonts w:asciiTheme="minorBidi" w:hAnsiTheme="minorBidi" w:cstheme="minorBidi"/>
                <w:sz w:val="24"/>
                <w:szCs w:val="24"/>
              </w:rPr>
            </w:pPr>
            <w:ins w:id="847" w:author="Volkov Sergey" w:date="2018-08-27T10:28:00Z">
              <w:r>
                <w:rPr>
                  <w:rFonts w:asciiTheme="minorBidi" w:hAnsiTheme="minorBidi" w:cstheme="minorBidi"/>
                  <w:sz w:val="24"/>
                  <w:szCs w:val="24"/>
                </w:rPr>
                <w:t>Autodesk Revit 2018</w:t>
              </w:r>
            </w:ins>
          </w:p>
        </w:tc>
      </w:tr>
      <w:tr w:rsidR="00286AB0" w:rsidRPr="00D53134" w14:paraId="71EED611" w14:textId="77777777">
        <w:trPr>
          <w:ins w:id="848" w:author="Volkov Sergey" w:date="2018-08-27T10:28:00Z"/>
        </w:trPr>
        <w:tc>
          <w:tcPr>
            <w:tcW w:w="1384" w:type="dxa"/>
          </w:tcPr>
          <w:p w14:paraId="2DCF7F62" w14:textId="58F17540" w:rsidR="00286AB0" w:rsidRPr="00286AB0" w:rsidRDefault="003B0296" w:rsidP="00D53134">
            <w:pPr>
              <w:jc w:val="both"/>
              <w:rPr>
                <w:ins w:id="849" w:author="Volkov Sergey" w:date="2018-08-27T10:28:00Z"/>
                <w:rFonts w:asciiTheme="minorBidi" w:hAnsiTheme="minorBidi" w:cstheme="minorBidi"/>
                <w:sz w:val="24"/>
                <w:szCs w:val="24"/>
                <w:lang w:val="en-US"/>
                <w:rPrChange w:id="850" w:author="Volkov Sergey" w:date="2018-08-27T10:28:00Z">
                  <w:rPr>
                    <w:ins w:id="851" w:author="Volkov Sergey" w:date="2018-08-27T10:28:00Z"/>
                    <w:rFonts w:asciiTheme="minorBidi" w:hAnsiTheme="minorBidi" w:cstheme="minorBidi"/>
                    <w:sz w:val="24"/>
                    <w:szCs w:val="24"/>
                  </w:rPr>
                </w:rPrChange>
              </w:rPr>
            </w:pPr>
            <w:ins w:id="852" w:author="Volkov Sergey" w:date="2018-09-03T09:42:00Z">
              <w:r>
                <w:rPr>
                  <w:rFonts w:asciiTheme="minorBidi" w:hAnsiTheme="minorBidi" w:cstheme="minorBidi"/>
                  <w:sz w:val="24"/>
                  <w:szCs w:val="24"/>
                  <w:lang w:val="en-US"/>
                </w:rPr>
                <w:t>A</w:t>
              </w:r>
            </w:ins>
            <w:ins w:id="853" w:author="Volkov Sergey" w:date="2018-08-27T10:28:00Z">
              <w:r w:rsidR="00286AB0">
                <w:rPr>
                  <w:rFonts w:asciiTheme="minorBidi" w:hAnsiTheme="minorBidi" w:cstheme="minorBidi"/>
                  <w:sz w:val="24"/>
                  <w:szCs w:val="24"/>
                  <w:lang w:val="en-US"/>
                </w:rPr>
                <w:t>R19</w:t>
              </w:r>
            </w:ins>
          </w:p>
        </w:tc>
        <w:tc>
          <w:tcPr>
            <w:tcW w:w="7513" w:type="dxa"/>
          </w:tcPr>
          <w:p w14:paraId="0C569DC2" w14:textId="355C2693" w:rsidR="00286AB0" w:rsidRPr="00D53134" w:rsidRDefault="00286AB0" w:rsidP="00D53134">
            <w:pPr>
              <w:jc w:val="both"/>
              <w:rPr>
                <w:ins w:id="854" w:author="Volkov Sergey" w:date="2018-08-27T10:28:00Z"/>
                <w:rFonts w:asciiTheme="minorBidi" w:hAnsiTheme="minorBidi" w:cstheme="minorBidi"/>
                <w:sz w:val="24"/>
                <w:szCs w:val="24"/>
              </w:rPr>
            </w:pPr>
            <w:ins w:id="855" w:author="Volkov Sergey" w:date="2018-08-27T10:28:00Z">
              <w:r>
                <w:rPr>
                  <w:rFonts w:asciiTheme="minorBidi" w:hAnsiTheme="minorBidi" w:cstheme="minorBidi"/>
                  <w:sz w:val="24"/>
                  <w:szCs w:val="24"/>
                </w:rPr>
                <w:t>Autodesk Revit 2019</w:t>
              </w:r>
            </w:ins>
          </w:p>
        </w:tc>
      </w:tr>
      <w:tr w:rsidR="007B27A7" w:rsidRPr="00D53134" w14:paraId="12DE78DC" w14:textId="77777777">
        <w:tc>
          <w:tcPr>
            <w:tcW w:w="1384" w:type="dxa"/>
          </w:tcPr>
          <w:p w14:paraId="6372A2CF" w14:textId="65A73411" w:rsidR="007B27A7" w:rsidRPr="00D53134" w:rsidRDefault="003B0296" w:rsidP="00D53134">
            <w:pPr>
              <w:spacing w:line="276" w:lineRule="auto"/>
              <w:jc w:val="both"/>
              <w:rPr>
                <w:rFonts w:asciiTheme="minorBidi" w:hAnsiTheme="minorBidi" w:cstheme="minorBidi"/>
                <w:sz w:val="24"/>
                <w:szCs w:val="24"/>
              </w:rPr>
            </w:pPr>
            <w:ins w:id="856" w:author="Volkov Sergey" w:date="2018-09-03T09:42:00Z">
              <w:r>
                <w:rPr>
                  <w:rFonts w:asciiTheme="minorBidi" w:hAnsiTheme="minorBidi" w:cstheme="minorBidi"/>
                  <w:sz w:val="24"/>
                  <w:szCs w:val="24"/>
                  <w:lang w:val="en-US"/>
                </w:rPr>
                <w:t>A</w:t>
              </w:r>
            </w:ins>
            <w:r w:rsidR="00FF04AB" w:rsidRPr="00D53134">
              <w:rPr>
                <w:rFonts w:asciiTheme="minorBidi" w:hAnsiTheme="minorBidi" w:cstheme="minorBidi"/>
                <w:sz w:val="24"/>
                <w:szCs w:val="24"/>
              </w:rPr>
              <w:t>N16</w:t>
            </w:r>
          </w:p>
        </w:tc>
        <w:tc>
          <w:tcPr>
            <w:tcW w:w="7513" w:type="dxa"/>
          </w:tcPr>
          <w:p w14:paraId="3FDCC0D5" w14:textId="77777777" w:rsidR="007B27A7" w:rsidRPr="00D53134" w:rsidRDefault="00FF04AB" w:rsidP="00D53134">
            <w:pPr>
              <w:spacing w:line="276" w:lineRule="auto"/>
              <w:jc w:val="both"/>
              <w:rPr>
                <w:rFonts w:asciiTheme="minorBidi" w:hAnsiTheme="minorBidi" w:cstheme="minorBidi"/>
                <w:sz w:val="24"/>
                <w:szCs w:val="24"/>
              </w:rPr>
            </w:pPr>
            <w:r w:rsidRPr="00D53134">
              <w:rPr>
                <w:rFonts w:asciiTheme="minorBidi" w:hAnsiTheme="minorBidi" w:cstheme="minorBidi"/>
                <w:sz w:val="24"/>
                <w:szCs w:val="24"/>
              </w:rPr>
              <w:t>Autodesk Navisworks 2016</w:t>
            </w:r>
          </w:p>
        </w:tc>
      </w:tr>
      <w:tr w:rsidR="00763FFC" w:rsidRPr="00D53134" w14:paraId="6AC857EB" w14:textId="77777777" w:rsidTr="00813A66">
        <w:trPr>
          <w:ins w:id="857" w:author="Volkov Sergey" w:date="2018-09-03T09:43:00Z"/>
        </w:trPr>
        <w:tc>
          <w:tcPr>
            <w:tcW w:w="1384" w:type="dxa"/>
          </w:tcPr>
          <w:p w14:paraId="00E945D1" w14:textId="77777777" w:rsidR="00763FFC" w:rsidRDefault="00763FFC" w:rsidP="00813A66">
            <w:pPr>
              <w:jc w:val="both"/>
              <w:rPr>
                <w:ins w:id="858" w:author="Volkov Sergey" w:date="2018-09-03T09:43:00Z"/>
                <w:rFonts w:asciiTheme="minorBidi" w:hAnsiTheme="minorBidi" w:cstheme="minorBidi"/>
                <w:sz w:val="24"/>
                <w:szCs w:val="24"/>
                <w:lang w:val="en-US"/>
              </w:rPr>
            </w:pPr>
            <w:ins w:id="859" w:author="Volkov Sergey" w:date="2018-09-03T09:43:00Z">
              <w:r>
                <w:rPr>
                  <w:rFonts w:asciiTheme="minorBidi" w:hAnsiTheme="minorBidi" w:cstheme="minorBidi"/>
                  <w:sz w:val="24"/>
                  <w:szCs w:val="24"/>
                  <w:lang w:val="en-US"/>
                </w:rPr>
                <w:t>AA</w:t>
              </w:r>
            </w:ins>
          </w:p>
        </w:tc>
        <w:tc>
          <w:tcPr>
            <w:tcW w:w="7513" w:type="dxa"/>
          </w:tcPr>
          <w:p w14:paraId="10280805" w14:textId="77777777" w:rsidR="00763FFC" w:rsidRPr="00813A66" w:rsidRDefault="00763FFC" w:rsidP="00813A66">
            <w:pPr>
              <w:jc w:val="both"/>
              <w:rPr>
                <w:ins w:id="860" w:author="Volkov Sergey" w:date="2018-09-03T09:43:00Z"/>
                <w:rFonts w:asciiTheme="minorBidi" w:hAnsiTheme="minorBidi" w:cstheme="minorBidi"/>
                <w:sz w:val="24"/>
                <w:szCs w:val="24"/>
                <w:lang w:val="en-US"/>
              </w:rPr>
            </w:pPr>
            <w:ins w:id="861" w:author="Volkov Sergey" w:date="2018-09-03T09:43:00Z">
              <w:r>
                <w:rPr>
                  <w:rFonts w:asciiTheme="minorBidi" w:hAnsiTheme="minorBidi" w:cstheme="minorBidi"/>
                  <w:sz w:val="24"/>
                  <w:szCs w:val="24"/>
                  <w:lang w:val="en-US"/>
                </w:rPr>
                <w:t xml:space="preserve">Autodesk Autocad </w:t>
              </w:r>
            </w:ins>
          </w:p>
        </w:tc>
      </w:tr>
      <w:tr w:rsidR="00763FFC" w:rsidRPr="00D53134" w14:paraId="6D8741AB" w14:textId="77777777">
        <w:trPr>
          <w:ins w:id="862" w:author="Volkov Sergey" w:date="2018-09-03T09:43:00Z"/>
        </w:trPr>
        <w:tc>
          <w:tcPr>
            <w:tcW w:w="1384" w:type="dxa"/>
          </w:tcPr>
          <w:p w14:paraId="4F5BF8C1" w14:textId="20099293" w:rsidR="00763FFC" w:rsidRDefault="00763FFC" w:rsidP="00D53134">
            <w:pPr>
              <w:jc w:val="both"/>
              <w:rPr>
                <w:ins w:id="863" w:author="Volkov Sergey" w:date="2018-09-03T09:43:00Z"/>
                <w:rFonts w:asciiTheme="minorBidi" w:hAnsiTheme="minorBidi" w:cstheme="minorBidi"/>
                <w:sz w:val="24"/>
                <w:szCs w:val="24"/>
                <w:lang w:val="en-US"/>
              </w:rPr>
            </w:pPr>
            <w:ins w:id="864" w:author="Volkov Sergey" w:date="2018-09-03T09:43:00Z">
              <w:r>
                <w:rPr>
                  <w:rFonts w:asciiTheme="minorBidi" w:hAnsiTheme="minorBidi" w:cstheme="minorBidi"/>
                  <w:sz w:val="24"/>
                  <w:szCs w:val="24"/>
                  <w:lang w:val="en-US"/>
                </w:rPr>
                <w:t>AM</w:t>
              </w:r>
            </w:ins>
          </w:p>
        </w:tc>
        <w:tc>
          <w:tcPr>
            <w:tcW w:w="7513" w:type="dxa"/>
          </w:tcPr>
          <w:p w14:paraId="1662F615" w14:textId="708F7F0D" w:rsidR="00763FFC" w:rsidRPr="00763FFC" w:rsidRDefault="00763FFC" w:rsidP="00EA24DA">
            <w:pPr>
              <w:jc w:val="both"/>
              <w:rPr>
                <w:ins w:id="865" w:author="Volkov Sergey" w:date="2018-09-03T09:43:00Z"/>
                <w:rFonts w:asciiTheme="minorBidi" w:hAnsiTheme="minorBidi" w:cstheme="minorBidi"/>
                <w:sz w:val="24"/>
                <w:szCs w:val="24"/>
                <w:lang w:val="en-US"/>
                <w:rPrChange w:id="866" w:author="Volkov Sergey" w:date="2018-09-03T09:44:00Z">
                  <w:rPr>
                    <w:ins w:id="867" w:author="Volkov Sergey" w:date="2018-09-03T09:43:00Z"/>
                    <w:rFonts w:asciiTheme="minorBidi" w:hAnsiTheme="minorBidi" w:cstheme="minorBidi"/>
                    <w:sz w:val="24"/>
                    <w:szCs w:val="24"/>
                  </w:rPr>
                </w:rPrChange>
              </w:rPr>
            </w:pPr>
            <w:ins w:id="868" w:author="Volkov Sergey" w:date="2018-09-03T09:44:00Z">
              <w:r>
                <w:rPr>
                  <w:rFonts w:asciiTheme="minorBidi" w:hAnsiTheme="minorBidi" w:cstheme="minorBidi"/>
                  <w:sz w:val="24"/>
                  <w:szCs w:val="24"/>
                  <w:lang w:val="en-US"/>
                </w:rPr>
                <w:t>Autodesk 3DMax</w:t>
              </w:r>
            </w:ins>
          </w:p>
        </w:tc>
      </w:tr>
      <w:tr w:rsidR="003B0296" w:rsidRPr="00D53134" w14:paraId="503CB6AD" w14:textId="77777777">
        <w:trPr>
          <w:ins w:id="869" w:author="Volkov Sergey" w:date="2018-09-03T09:39:00Z"/>
        </w:trPr>
        <w:tc>
          <w:tcPr>
            <w:tcW w:w="1384" w:type="dxa"/>
          </w:tcPr>
          <w:p w14:paraId="0A877D2A" w14:textId="2F6EBDFB" w:rsidR="003B0296" w:rsidRPr="003B0296" w:rsidRDefault="00F856EB" w:rsidP="00D53134">
            <w:pPr>
              <w:jc w:val="both"/>
              <w:rPr>
                <w:ins w:id="870" w:author="Volkov Sergey" w:date="2018-09-03T09:39:00Z"/>
                <w:rFonts w:asciiTheme="minorBidi" w:hAnsiTheme="minorBidi" w:cstheme="minorBidi"/>
                <w:sz w:val="24"/>
                <w:szCs w:val="24"/>
                <w:lang w:val="en-US"/>
                <w:rPrChange w:id="871" w:author="Volkov Sergey" w:date="2018-09-03T09:39:00Z">
                  <w:rPr>
                    <w:ins w:id="872" w:author="Volkov Sergey" w:date="2018-09-03T09:39:00Z"/>
                    <w:rFonts w:asciiTheme="minorBidi" w:hAnsiTheme="minorBidi" w:cstheme="minorBidi"/>
                    <w:sz w:val="24"/>
                    <w:szCs w:val="24"/>
                  </w:rPr>
                </w:rPrChange>
              </w:rPr>
            </w:pPr>
            <w:ins w:id="873" w:author="Volkov Sergey" w:date="2018-09-03T09:54:00Z">
              <w:r>
                <w:rPr>
                  <w:rFonts w:asciiTheme="minorBidi" w:hAnsiTheme="minorBidi" w:cstheme="minorBidi"/>
                  <w:sz w:val="24"/>
                  <w:szCs w:val="24"/>
                  <w:lang w:val="en-US"/>
                </w:rPr>
                <w:t>G</w:t>
              </w:r>
            </w:ins>
            <w:ins w:id="874" w:author="Volkov Sergey" w:date="2018-09-03T09:39:00Z">
              <w:r w:rsidR="00AE2B18">
                <w:rPr>
                  <w:rFonts w:asciiTheme="minorBidi" w:hAnsiTheme="minorBidi" w:cstheme="minorBidi"/>
                  <w:sz w:val="24"/>
                  <w:szCs w:val="24"/>
                  <w:lang w:val="en-US"/>
                </w:rPr>
                <w:t>A22</w:t>
              </w:r>
            </w:ins>
          </w:p>
        </w:tc>
        <w:tc>
          <w:tcPr>
            <w:tcW w:w="7513" w:type="dxa"/>
          </w:tcPr>
          <w:p w14:paraId="0AD95FCB" w14:textId="04105DCC" w:rsidR="003B0296" w:rsidRPr="003B0296" w:rsidRDefault="003B0296" w:rsidP="00D53134">
            <w:pPr>
              <w:jc w:val="both"/>
              <w:rPr>
                <w:ins w:id="875" w:author="Volkov Sergey" w:date="2018-09-03T09:39:00Z"/>
                <w:rFonts w:asciiTheme="minorBidi" w:hAnsiTheme="minorBidi" w:cstheme="minorBidi"/>
                <w:sz w:val="24"/>
                <w:szCs w:val="24"/>
                <w:lang w:val="en-US"/>
                <w:rPrChange w:id="876" w:author="Volkov Sergey" w:date="2018-09-03T09:42:00Z">
                  <w:rPr>
                    <w:ins w:id="877" w:author="Volkov Sergey" w:date="2018-09-03T09:39:00Z"/>
                    <w:rFonts w:asciiTheme="minorBidi" w:hAnsiTheme="minorBidi" w:cstheme="minorBidi"/>
                    <w:sz w:val="24"/>
                    <w:szCs w:val="24"/>
                  </w:rPr>
                </w:rPrChange>
              </w:rPr>
            </w:pPr>
            <w:ins w:id="878" w:author="Volkov Sergey" w:date="2018-09-03T09:42:00Z">
              <w:r>
                <w:rPr>
                  <w:rFonts w:asciiTheme="minorBidi" w:hAnsiTheme="minorBidi" w:cstheme="minorBidi"/>
                  <w:sz w:val="24"/>
                  <w:szCs w:val="24"/>
                  <w:lang w:val="en-US"/>
                </w:rPr>
                <w:t xml:space="preserve">Graphisoft Archicad </w:t>
              </w:r>
            </w:ins>
            <w:ins w:id="879" w:author="Volkov Sergey" w:date="2018-09-03T09:47:00Z">
              <w:r w:rsidR="00AE2B18">
                <w:rPr>
                  <w:rFonts w:asciiTheme="minorBidi" w:hAnsiTheme="minorBidi" w:cstheme="minorBidi"/>
                  <w:sz w:val="24"/>
                  <w:szCs w:val="24"/>
                  <w:lang w:val="en-US"/>
                </w:rPr>
                <w:t>22</w:t>
              </w:r>
            </w:ins>
          </w:p>
        </w:tc>
      </w:tr>
      <w:tr w:rsidR="003B0296" w:rsidRPr="00D53134" w14:paraId="65DF0FB6" w14:textId="77777777">
        <w:trPr>
          <w:ins w:id="880" w:author="Volkov Sergey" w:date="2018-09-03T09:42:00Z"/>
        </w:trPr>
        <w:tc>
          <w:tcPr>
            <w:tcW w:w="1384" w:type="dxa"/>
          </w:tcPr>
          <w:p w14:paraId="11A50C13" w14:textId="0D2C9B3E" w:rsidR="003B0296" w:rsidRDefault="00AE2B18" w:rsidP="00D53134">
            <w:pPr>
              <w:jc w:val="both"/>
              <w:rPr>
                <w:ins w:id="881" w:author="Volkov Sergey" w:date="2018-09-03T09:42:00Z"/>
                <w:rFonts w:asciiTheme="minorBidi" w:hAnsiTheme="minorBidi" w:cstheme="minorBidi"/>
                <w:sz w:val="24"/>
                <w:szCs w:val="24"/>
                <w:lang w:val="en-US"/>
              </w:rPr>
            </w:pPr>
            <w:ins w:id="882" w:author="Volkov Sergey" w:date="2018-09-03T09:49:00Z">
              <w:r>
                <w:rPr>
                  <w:rFonts w:asciiTheme="minorBidi" w:hAnsiTheme="minorBidi" w:cstheme="minorBidi"/>
                  <w:sz w:val="24"/>
                  <w:szCs w:val="24"/>
                  <w:lang w:val="en-US"/>
                </w:rPr>
                <w:t>N</w:t>
              </w:r>
            </w:ins>
            <w:ins w:id="883" w:author="Volkov Sergey" w:date="2018-09-03T09:51:00Z">
              <w:r>
                <w:rPr>
                  <w:rFonts w:asciiTheme="minorBidi" w:hAnsiTheme="minorBidi" w:cstheme="minorBidi"/>
                  <w:sz w:val="24"/>
                  <w:szCs w:val="24"/>
                  <w:lang w:val="en-US"/>
                </w:rPr>
                <w:t>A</w:t>
              </w:r>
            </w:ins>
          </w:p>
        </w:tc>
        <w:tc>
          <w:tcPr>
            <w:tcW w:w="7513" w:type="dxa"/>
          </w:tcPr>
          <w:p w14:paraId="03CCE0F7" w14:textId="1F287A38" w:rsidR="003B0296" w:rsidRPr="00D53134" w:rsidRDefault="00AE2B18" w:rsidP="00D53134">
            <w:pPr>
              <w:jc w:val="both"/>
              <w:rPr>
                <w:ins w:id="884" w:author="Volkov Sergey" w:date="2018-09-03T09:42:00Z"/>
                <w:rFonts w:asciiTheme="minorBidi" w:hAnsiTheme="minorBidi" w:cstheme="minorBidi"/>
                <w:sz w:val="24"/>
                <w:szCs w:val="24"/>
              </w:rPr>
            </w:pPr>
            <w:ins w:id="885" w:author="Volkov Sergey" w:date="2018-09-03T09:50:00Z">
              <w:r>
                <w:rPr>
                  <w:rFonts w:asciiTheme="minorBidi" w:hAnsiTheme="minorBidi" w:cstheme="minorBidi"/>
                  <w:sz w:val="24"/>
                  <w:szCs w:val="24"/>
                  <w:lang w:val="en-US"/>
                </w:rPr>
                <w:t>Nemetschek</w:t>
              </w:r>
            </w:ins>
            <w:ins w:id="886" w:author="Volkov Sergey" w:date="2018-09-03T09:51:00Z">
              <w:r>
                <w:rPr>
                  <w:rFonts w:asciiTheme="minorBidi" w:hAnsiTheme="minorBidi" w:cstheme="minorBidi"/>
                  <w:sz w:val="24"/>
                  <w:szCs w:val="24"/>
                  <w:lang w:val="en-US"/>
                </w:rPr>
                <w:t xml:space="preserve"> AllPlan</w:t>
              </w:r>
            </w:ins>
          </w:p>
        </w:tc>
      </w:tr>
      <w:tr w:rsidR="00AE2B18" w:rsidRPr="00D53134" w14:paraId="43DBF124" w14:textId="77777777">
        <w:trPr>
          <w:ins w:id="887" w:author="Volkov Sergey" w:date="2018-09-03T09:44:00Z"/>
        </w:trPr>
        <w:tc>
          <w:tcPr>
            <w:tcW w:w="1384" w:type="dxa"/>
          </w:tcPr>
          <w:p w14:paraId="2E626F01" w14:textId="2CD5BBE1" w:rsidR="00AE2B18" w:rsidRDefault="00F856EB" w:rsidP="00EA24DA">
            <w:pPr>
              <w:jc w:val="both"/>
              <w:rPr>
                <w:ins w:id="888" w:author="Volkov Sergey" w:date="2018-09-03T09:44:00Z"/>
                <w:rFonts w:asciiTheme="minorBidi" w:hAnsiTheme="minorBidi" w:cstheme="minorBidi"/>
                <w:sz w:val="24"/>
                <w:szCs w:val="24"/>
                <w:lang w:val="en-US"/>
              </w:rPr>
            </w:pPr>
            <w:ins w:id="889" w:author="Volkov Sergey" w:date="2018-09-03T09:55:00Z">
              <w:r>
                <w:rPr>
                  <w:rFonts w:asciiTheme="minorBidi" w:hAnsiTheme="minorBidi" w:cstheme="minorBidi"/>
                  <w:sz w:val="24"/>
                  <w:szCs w:val="24"/>
                  <w:lang w:val="en-US"/>
                </w:rPr>
                <w:t>N</w:t>
              </w:r>
            </w:ins>
            <w:ins w:id="890" w:author="Volkov Sergey" w:date="2018-09-03T09:52:00Z">
              <w:r w:rsidR="00AE2B18">
                <w:rPr>
                  <w:rFonts w:asciiTheme="minorBidi" w:hAnsiTheme="minorBidi" w:cstheme="minorBidi"/>
                  <w:sz w:val="24"/>
                  <w:szCs w:val="24"/>
                  <w:lang w:val="en-US"/>
                </w:rPr>
                <w:t>S</w:t>
              </w:r>
            </w:ins>
          </w:p>
        </w:tc>
        <w:tc>
          <w:tcPr>
            <w:tcW w:w="7513" w:type="dxa"/>
          </w:tcPr>
          <w:p w14:paraId="11494B57" w14:textId="309C53AA" w:rsidR="00AE2B18" w:rsidRPr="00AE2B18" w:rsidRDefault="005E1BCA" w:rsidP="00D53134">
            <w:pPr>
              <w:jc w:val="both"/>
              <w:rPr>
                <w:ins w:id="891" w:author="Volkov Sergey" w:date="2018-09-03T09:44:00Z"/>
                <w:rFonts w:asciiTheme="minorBidi" w:hAnsiTheme="minorBidi" w:cstheme="minorBidi"/>
                <w:sz w:val="24"/>
                <w:szCs w:val="24"/>
                <w:lang w:val="en-US"/>
                <w:rPrChange w:id="892" w:author="Volkov Sergey" w:date="2018-09-03T09:52:00Z">
                  <w:rPr>
                    <w:ins w:id="893" w:author="Volkov Sergey" w:date="2018-09-03T09:44:00Z"/>
                    <w:rFonts w:asciiTheme="minorBidi" w:hAnsiTheme="minorBidi" w:cstheme="minorBidi"/>
                    <w:sz w:val="24"/>
                    <w:szCs w:val="24"/>
                  </w:rPr>
                </w:rPrChange>
              </w:rPr>
            </w:pPr>
            <w:proofErr w:type="gramStart"/>
            <w:ins w:id="894" w:author="Volkov Sergey" w:date="2018-09-03T15:05:00Z">
              <w:r>
                <w:rPr>
                  <w:rFonts w:asciiTheme="minorBidi" w:hAnsiTheme="minorBidi" w:cstheme="minorBidi"/>
                  <w:sz w:val="24"/>
                  <w:szCs w:val="24"/>
                  <w:lang w:val="en-US"/>
                </w:rPr>
                <w:t xml:space="preserve">Nemetschek </w:t>
              </w:r>
              <w:r>
                <w:rPr>
                  <w:rFonts w:asciiTheme="minorBidi" w:hAnsiTheme="minorBidi" w:cstheme="minorBidi"/>
                  <w:sz w:val="24"/>
                  <w:szCs w:val="24"/>
                </w:rPr>
                <w:t xml:space="preserve"> </w:t>
              </w:r>
            </w:ins>
            <w:ins w:id="895" w:author="Volkov Sergey" w:date="2018-09-03T09:52:00Z">
              <w:r w:rsidR="00AE2B18" w:rsidRPr="00AE2B18">
                <w:rPr>
                  <w:rFonts w:asciiTheme="minorBidi" w:hAnsiTheme="minorBidi" w:cstheme="minorBidi"/>
                  <w:sz w:val="24"/>
                  <w:szCs w:val="24"/>
                </w:rPr>
                <w:t>SCIA</w:t>
              </w:r>
              <w:proofErr w:type="gramEnd"/>
              <w:r w:rsidR="00AE2B18">
                <w:rPr>
                  <w:rFonts w:asciiTheme="minorBidi" w:hAnsiTheme="minorBidi" w:cstheme="minorBidi"/>
                  <w:sz w:val="24"/>
                  <w:szCs w:val="24"/>
                  <w:lang w:val="en-US"/>
                </w:rPr>
                <w:t xml:space="preserve"> </w:t>
              </w:r>
            </w:ins>
          </w:p>
        </w:tc>
      </w:tr>
      <w:tr w:rsidR="00AE2B18" w:rsidRPr="00FD2611" w14:paraId="7AB133A0" w14:textId="77777777">
        <w:trPr>
          <w:ins w:id="896" w:author="Volkov Sergey" w:date="2018-09-03T09:44:00Z"/>
        </w:trPr>
        <w:tc>
          <w:tcPr>
            <w:tcW w:w="1384" w:type="dxa"/>
          </w:tcPr>
          <w:p w14:paraId="4BC9B7BA" w14:textId="1F01A840" w:rsidR="00AE2B18" w:rsidRDefault="00F856EB" w:rsidP="00EA24DA">
            <w:pPr>
              <w:jc w:val="both"/>
              <w:rPr>
                <w:ins w:id="897" w:author="Volkov Sergey" w:date="2018-09-03T09:44:00Z"/>
                <w:rFonts w:asciiTheme="minorBidi" w:hAnsiTheme="minorBidi" w:cstheme="minorBidi"/>
                <w:sz w:val="24"/>
                <w:szCs w:val="24"/>
                <w:lang w:val="en-US"/>
              </w:rPr>
            </w:pPr>
            <w:ins w:id="898" w:author="Volkov Sergey" w:date="2018-09-03T09:55:00Z">
              <w:r>
                <w:rPr>
                  <w:rFonts w:asciiTheme="minorBidi" w:hAnsiTheme="minorBidi" w:cstheme="minorBidi"/>
                  <w:sz w:val="24"/>
                  <w:szCs w:val="24"/>
                  <w:lang w:val="en-US"/>
                </w:rPr>
                <w:t>N</w:t>
              </w:r>
            </w:ins>
            <w:ins w:id="899" w:author="Volkov Sergey" w:date="2018-09-03T09:49:00Z">
              <w:r w:rsidR="00AE2B18">
                <w:rPr>
                  <w:rFonts w:asciiTheme="minorBidi" w:hAnsiTheme="minorBidi" w:cstheme="minorBidi"/>
                  <w:sz w:val="24"/>
                  <w:szCs w:val="24"/>
                  <w:lang w:val="en-US"/>
                </w:rPr>
                <w:t>D</w:t>
              </w:r>
            </w:ins>
          </w:p>
        </w:tc>
        <w:tc>
          <w:tcPr>
            <w:tcW w:w="7513" w:type="dxa"/>
          </w:tcPr>
          <w:p w14:paraId="149A335D" w14:textId="534F0C66" w:rsidR="00AE2B18" w:rsidRPr="00AE2B18" w:rsidRDefault="005E1BCA" w:rsidP="00D53134">
            <w:pPr>
              <w:jc w:val="both"/>
              <w:rPr>
                <w:ins w:id="900" w:author="Volkov Sergey" w:date="2018-09-03T09:44:00Z"/>
                <w:rFonts w:asciiTheme="minorBidi" w:hAnsiTheme="minorBidi" w:cstheme="minorBidi"/>
                <w:sz w:val="24"/>
                <w:szCs w:val="24"/>
                <w:lang w:val="en-US"/>
                <w:rPrChange w:id="901" w:author="Volkov Sergey" w:date="2018-09-03T09:48:00Z">
                  <w:rPr>
                    <w:ins w:id="902" w:author="Volkov Sergey" w:date="2018-09-03T09:44:00Z"/>
                    <w:rFonts w:asciiTheme="minorBidi" w:hAnsiTheme="minorBidi" w:cstheme="minorBidi"/>
                    <w:sz w:val="24"/>
                    <w:szCs w:val="24"/>
                  </w:rPr>
                </w:rPrChange>
              </w:rPr>
            </w:pPr>
            <w:ins w:id="903" w:author="Volkov Sergey" w:date="2018-09-03T15:05:00Z">
              <w:r>
                <w:rPr>
                  <w:rFonts w:asciiTheme="minorBidi" w:hAnsiTheme="minorBidi" w:cstheme="minorBidi"/>
                  <w:sz w:val="24"/>
                  <w:szCs w:val="24"/>
                  <w:lang w:val="en-US"/>
                </w:rPr>
                <w:t xml:space="preserve">Nemetschek </w:t>
              </w:r>
            </w:ins>
            <w:ins w:id="904" w:author="Volkov Sergey" w:date="2018-09-03T09:48:00Z">
              <w:r w:rsidR="00AE2B18" w:rsidRPr="00AE2B18">
                <w:rPr>
                  <w:rFonts w:asciiTheme="minorBidi" w:hAnsiTheme="minorBidi" w:cstheme="minorBidi"/>
                  <w:sz w:val="24"/>
                  <w:szCs w:val="24"/>
                  <w:lang w:val="en-US"/>
                  <w:rPrChange w:id="905" w:author="Volkov Sergey" w:date="2018-09-03T09:49:00Z">
                    <w:rPr>
                      <w:rFonts w:asciiTheme="minorBidi" w:hAnsiTheme="minorBidi" w:cstheme="minorBidi"/>
                      <w:sz w:val="24"/>
                      <w:szCs w:val="24"/>
                    </w:rPr>
                  </w:rPrChange>
                </w:rPr>
                <w:t>Data Design System</w:t>
              </w:r>
              <w:r w:rsidR="00AE2B18">
                <w:rPr>
                  <w:rFonts w:asciiTheme="minorBidi" w:hAnsiTheme="minorBidi" w:cstheme="minorBidi"/>
                  <w:sz w:val="24"/>
                  <w:szCs w:val="24"/>
                  <w:lang w:val="en-US"/>
                </w:rPr>
                <w:t xml:space="preserve"> CAD </w:t>
              </w:r>
            </w:ins>
          </w:p>
        </w:tc>
      </w:tr>
      <w:tr w:rsidR="00AE2B18" w:rsidRPr="00AF5074" w14:paraId="64E56A2B" w14:textId="77777777">
        <w:trPr>
          <w:ins w:id="906" w:author="Volkov Sergey" w:date="2018-09-03T09:49:00Z"/>
        </w:trPr>
        <w:tc>
          <w:tcPr>
            <w:tcW w:w="1384" w:type="dxa"/>
          </w:tcPr>
          <w:p w14:paraId="7E7B406F" w14:textId="73C94BAB" w:rsidR="00AE2B18" w:rsidRDefault="00156799" w:rsidP="00D53134">
            <w:pPr>
              <w:jc w:val="both"/>
              <w:rPr>
                <w:ins w:id="907" w:author="Volkov Sergey" w:date="2018-09-03T09:49:00Z"/>
                <w:rFonts w:asciiTheme="minorBidi" w:hAnsiTheme="minorBidi" w:cstheme="minorBidi"/>
                <w:sz w:val="24"/>
                <w:szCs w:val="24"/>
                <w:lang w:val="en-US"/>
              </w:rPr>
            </w:pPr>
            <w:ins w:id="908" w:author="Volkov Sergey" w:date="2018-11-14T14:18:00Z">
              <w:r>
                <w:rPr>
                  <w:rFonts w:asciiTheme="minorBidi" w:hAnsiTheme="minorBidi" w:cstheme="minorBidi"/>
                  <w:sz w:val="24"/>
                  <w:szCs w:val="24"/>
                  <w:lang w:val="en-US"/>
                </w:rPr>
                <w:t>RA</w:t>
              </w:r>
            </w:ins>
            <w:ins w:id="909" w:author="Volkov Sergey" w:date="2018-11-14T14:21:00Z">
              <w:r>
                <w:rPr>
                  <w:rFonts w:asciiTheme="minorBidi" w:hAnsiTheme="minorBidi" w:cstheme="minorBidi"/>
                  <w:sz w:val="24"/>
                  <w:szCs w:val="24"/>
                  <w:lang w:val="en-US"/>
                </w:rPr>
                <w:t>212</w:t>
              </w:r>
            </w:ins>
          </w:p>
        </w:tc>
        <w:tc>
          <w:tcPr>
            <w:tcW w:w="7513" w:type="dxa"/>
          </w:tcPr>
          <w:p w14:paraId="5963CE12" w14:textId="264D7DD6" w:rsidR="00AE2B18" w:rsidRDefault="00156799" w:rsidP="00D53134">
            <w:pPr>
              <w:jc w:val="both"/>
              <w:rPr>
                <w:ins w:id="910" w:author="Volkov Sergey" w:date="2018-09-03T09:49:00Z"/>
                <w:rFonts w:asciiTheme="minorBidi" w:hAnsiTheme="minorBidi" w:cstheme="minorBidi"/>
                <w:sz w:val="24"/>
                <w:szCs w:val="24"/>
                <w:lang w:val="en-US"/>
              </w:rPr>
            </w:pPr>
            <w:ins w:id="911" w:author="Volkov Sergey" w:date="2018-11-14T14:21:00Z">
              <w:r>
                <w:rPr>
                  <w:rFonts w:asciiTheme="minorBidi" w:hAnsiTheme="minorBidi" w:cstheme="minorBidi"/>
                  <w:sz w:val="24"/>
                  <w:szCs w:val="24"/>
                  <w:lang w:val="en-US"/>
                </w:rPr>
                <w:t>Renga Architecture 2.</w:t>
              </w:r>
              <w:proofErr w:type="gramStart"/>
              <w:r>
                <w:rPr>
                  <w:rFonts w:asciiTheme="minorBidi" w:hAnsiTheme="minorBidi" w:cstheme="minorBidi"/>
                  <w:sz w:val="24"/>
                  <w:szCs w:val="24"/>
                  <w:lang w:val="en-US"/>
                </w:rPr>
                <w:t>12.xxx</w:t>
              </w:r>
            </w:ins>
            <w:ins w:id="912" w:author="Volkov Sergey" w:date="2018-11-14T14:22:00Z">
              <w:r>
                <w:rPr>
                  <w:rFonts w:asciiTheme="minorBidi" w:hAnsiTheme="minorBidi" w:cstheme="minorBidi"/>
                  <w:sz w:val="24"/>
                  <w:szCs w:val="24"/>
                  <w:lang w:val="en-US"/>
                </w:rPr>
                <w:t>xx</w:t>
              </w:r>
            </w:ins>
            <w:proofErr w:type="gramEnd"/>
          </w:p>
        </w:tc>
      </w:tr>
      <w:tr w:rsidR="00156799" w:rsidRPr="00156799" w14:paraId="5A906F8B" w14:textId="77777777">
        <w:trPr>
          <w:ins w:id="913" w:author="Volkov Sergey" w:date="2018-11-14T14:21:00Z"/>
        </w:trPr>
        <w:tc>
          <w:tcPr>
            <w:tcW w:w="1384" w:type="dxa"/>
          </w:tcPr>
          <w:p w14:paraId="6D597ECB" w14:textId="12C6695C" w:rsidR="00156799" w:rsidRDefault="00156799" w:rsidP="00D53134">
            <w:pPr>
              <w:jc w:val="both"/>
              <w:rPr>
                <w:ins w:id="914" w:author="Volkov Sergey" w:date="2018-11-14T14:21:00Z"/>
                <w:rFonts w:asciiTheme="minorBidi" w:hAnsiTheme="minorBidi" w:cstheme="minorBidi"/>
                <w:sz w:val="24"/>
                <w:szCs w:val="24"/>
                <w:lang w:val="en-US"/>
              </w:rPr>
            </w:pPr>
            <w:ins w:id="915" w:author="Volkov Sergey" w:date="2018-11-14T14:22:00Z">
              <w:r>
                <w:rPr>
                  <w:rFonts w:asciiTheme="minorBidi" w:hAnsiTheme="minorBidi" w:cstheme="minorBidi"/>
                  <w:sz w:val="24"/>
                  <w:szCs w:val="24"/>
                  <w:lang w:val="en-US"/>
                </w:rPr>
                <w:t>RS212</w:t>
              </w:r>
            </w:ins>
          </w:p>
        </w:tc>
        <w:tc>
          <w:tcPr>
            <w:tcW w:w="7513" w:type="dxa"/>
          </w:tcPr>
          <w:p w14:paraId="1D622E21" w14:textId="44B80195" w:rsidR="00156799" w:rsidRDefault="00156799" w:rsidP="00D53134">
            <w:pPr>
              <w:jc w:val="both"/>
              <w:rPr>
                <w:ins w:id="916" w:author="Volkov Sergey" w:date="2018-11-14T14:21:00Z"/>
                <w:rFonts w:asciiTheme="minorBidi" w:hAnsiTheme="minorBidi" w:cstheme="minorBidi"/>
                <w:sz w:val="24"/>
                <w:szCs w:val="24"/>
                <w:lang w:val="en-US"/>
              </w:rPr>
            </w:pPr>
            <w:ins w:id="917" w:author="Volkov Sergey" w:date="2018-11-14T14:22:00Z">
              <w:r>
                <w:rPr>
                  <w:rFonts w:asciiTheme="minorBidi" w:hAnsiTheme="minorBidi" w:cstheme="minorBidi"/>
                  <w:sz w:val="24"/>
                  <w:szCs w:val="24"/>
                  <w:lang w:val="en-US"/>
                </w:rPr>
                <w:t>Renga Structure 2.</w:t>
              </w:r>
              <w:proofErr w:type="gramStart"/>
              <w:r>
                <w:rPr>
                  <w:rFonts w:asciiTheme="minorBidi" w:hAnsiTheme="minorBidi" w:cstheme="minorBidi"/>
                  <w:sz w:val="24"/>
                  <w:szCs w:val="24"/>
                  <w:lang w:val="en-US"/>
                </w:rPr>
                <w:t>12.xxxxx</w:t>
              </w:r>
            </w:ins>
            <w:proofErr w:type="gramEnd"/>
          </w:p>
        </w:tc>
      </w:tr>
      <w:tr w:rsidR="00156799" w:rsidRPr="00156799" w14:paraId="1FB2B194" w14:textId="77777777">
        <w:trPr>
          <w:ins w:id="918" w:author="Volkov Sergey" w:date="2018-11-14T14:21:00Z"/>
        </w:trPr>
        <w:tc>
          <w:tcPr>
            <w:tcW w:w="1384" w:type="dxa"/>
          </w:tcPr>
          <w:p w14:paraId="2D652A75" w14:textId="3CD4E4C6" w:rsidR="00156799" w:rsidRDefault="00156799" w:rsidP="00D53134">
            <w:pPr>
              <w:jc w:val="both"/>
              <w:rPr>
                <w:ins w:id="919" w:author="Volkov Sergey" w:date="2018-11-14T14:21:00Z"/>
                <w:rFonts w:asciiTheme="minorBidi" w:hAnsiTheme="minorBidi" w:cstheme="minorBidi"/>
                <w:sz w:val="24"/>
                <w:szCs w:val="24"/>
                <w:lang w:val="en-US"/>
              </w:rPr>
            </w:pPr>
            <w:ins w:id="920" w:author="Volkov Sergey" w:date="2018-11-14T14:22:00Z">
              <w:r>
                <w:rPr>
                  <w:rFonts w:asciiTheme="minorBidi" w:hAnsiTheme="minorBidi" w:cstheme="minorBidi"/>
                  <w:sz w:val="24"/>
                  <w:szCs w:val="24"/>
                  <w:lang w:val="en-US"/>
                </w:rPr>
                <w:t>RM</w:t>
              </w:r>
            </w:ins>
          </w:p>
        </w:tc>
        <w:tc>
          <w:tcPr>
            <w:tcW w:w="7513" w:type="dxa"/>
          </w:tcPr>
          <w:p w14:paraId="1D1A9429" w14:textId="16C5CEAE" w:rsidR="00156799" w:rsidRDefault="00156799" w:rsidP="00D53134">
            <w:pPr>
              <w:jc w:val="both"/>
              <w:rPr>
                <w:ins w:id="921" w:author="Volkov Sergey" w:date="2018-11-14T14:21:00Z"/>
                <w:rFonts w:asciiTheme="minorBidi" w:hAnsiTheme="minorBidi" w:cstheme="minorBidi"/>
                <w:sz w:val="24"/>
                <w:szCs w:val="24"/>
                <w:lang w:val="en-US"/>
              </w:rPr>
            </w:pPr>
            <w:ins w:id="922" w:author="Volkov Sergey" w:date="2018-11-14T14:22:00Z">
              <w:r>
                <w:rPr>
                  <w:rFonts w:asciiTheme="minorBidi" w:hAnsiTheme="minorBidi" w:cstheme="minorBidi"/>
                  <w:sz w:val="24"/>
                  <w:szCs w:val="24"/>
                  <w:lang w:val="en-US"/>
                </w:rPr>
                <w:t>Renga MEP</w:t>
              </w:r>
            </w:ins>
          </w:p>
        </w:tc>
      </w:tr>
      <w:tr w:rsidR="00AE2B18" w:rsidRPr="00156799" w14:paraId="56C8CBA4" w14:textId="77777777">
        <w:trPr>
          <w:ins w:id="923" w:author="Volkov Sergey" w:date="2018-09-03T09:44:00Z"/>
        </w:trPr>
        <w:tc>
          <w:tcPr>
            <w:tcW w:w="1384" w:type="dxa"/>
          </w:tcPr>
          <w:p w14:paraId="2634E91B" w14:textId="77080767" w:rsidR="00AE2B18" w:rsidRDefault="00AE2B18" w:rsidP="00D53134">
            <w:pPr>
              <w:jc w:val="both"/>
              <w:rPr>
                <w:ins w:id="924" w:author="Volkov Sergey" w:date="2018-09-03T09:44:00Z"/>
                <w:rFonts w:asciiTheme="minorBidi" w:hAnsiTheme="minorBidi" w:cstheme="minorBidi"/>
                <w:sz w:val="24"/>
                <w:szCs w:val="24"/>
                <w:lang w:val="en-US"/>
              </w:rPr>
            </w:pPr>
            <w:ins w:id="925" w:author="Volkov Sergey" w:date="2018-09-03T09:48:00Z">
              <w:r>
                <w:rPr>
                  <w:rFonts w:asciiTheme="minorBidi" w:hAnsiTheme="minorBidi" w:cstheme="minorBidi"/>
                  <w:sz w:val="24"/>
                  <w:szCs w:val="24"/>
                  <w:lang w:val="en-US"/>
                </w:rPr>
                <w:t>T</w:t>
              </w:r>
            </w:ins>
            <w:ins w:id="926" w:author="Volkov Sergey" w:date="2018-09-03T09:53:00Z">
              <w:r>
                <w:rPr>
                  <w:rFonts w:asciiTheme="minorBidi" w:hAnsiTheme="minorBidi" w:cstheme="minorBidi"/>
                  <w:sz w:val="24"/>
                  <w:szCs w:val="24"/>
                  <w:lang w:val="en-US"/>
                </w:rPr>
                <w:t>T</w:t>
              </w:r>
            </w:ins>
          </w:p>
        </w:tc>
        <w:tc>
          <w:tcPr>
            <w:tcW w:w="7513" w:type="dxa"/>
          </w:tcPr>
          <w:p w14:paraId="56DF7CEF" w14:textId="3F4CEB22" w:rsidR="00AE2B18" w:rsidRPr="00AE2B18" w:rsidRDefault="00AE2B18" w:rsidP="00D53134">
            <w:pPr>
              <w:jc w:val="both"/>
              <w:rPr>
                <w:ins w:id="927" w:author="Volkov Sergey" w:date="2018-09-03T09:44:00Z"/>
                <w:rFonts w:asciiTheme="minorBidi" w:hAnsiTheme="minorBidi" w:cstheme="minorBidi"/>
                <w:sz w:val="24"/>
                <w:szCs w:val="24"/>
                <w:lang w:val="en-US"/>
                <w:rPrChange w:id="928" w:author="Volkov Sergey" w:date="2018-09-03T09:53:00Z">
                  <w:rPr>
                    <w:ins w:id="929" w:author="Volkov Sergey" w:date="2018-09-03T09:44:00Z"/>
                    <w:rFonts w:asciiTheme="minorBidi" w:hAnsiTheme="minorBidi" w:cstheme="minorBidi"/>
                    <w:sz w:val="24"/>
                    <w:szCs w:val="24"/>
                  </w:rPr>
                </w:rPrChange>
              </w:rPr>
            </w:pPr>
            <w:ins w:id="930" w:author="Volkov Sergey" w:date="2018-09-03T09:53:00Z">
              <w:r>
                <w:rPr>
                  <w:rFonts w:asciiTheme="minorBidi" w:hAnsiTheme="minorBidi" w:cstheme="minorBidi"/>
                  <w:sz w:val="24"/>
                  <w:szCs w:val="24"/>
                  <w:lang w:val="en-US"/>
                </w:rPr>
                <w:t>Trimble Tekla</w:t>
              </w:r>
            </w:ins>
          </w:p>
        </w:tc>
      </w:tr>
      <w:tr w:rsidR="0051201B" w:rsidRPr="00156799" w14:paraId="5F9CA748" w14:textId="77777777">
        <w:trPr>
          <w:ins w:id="931" w:author="Volkov Sergey" w:date="2018-09-03T10:11:00Z"/>
        </w:trPr>
        <w:tc>
          <w:tcPr>
            <w:tcW w:w="1384" w:type="dxa"/>
          </w:tcPr>
          <w:p w14:paraId="7234D16C" w14:textId="4F56BB7F" w:rsidR="0051201B" w:rsidRDefault="0051201B" w:rsidP="00D53134">
            <w:pPr>
              <w:jc w:val="both"/>
              <w:rPr>
                <w:ins w:id="932" w:author="Volkov Sergey" w:date="2018-09-03T10:11:00Z"/>
                <w:rFonts w:asciiTheme="minorBidi" w:hAnsiTheme="minorBidi" w:cstheme="minorBidi"/>
                <w:sz w:val="24"/>
                <w:szCs w:val="24"/>
                <w:lang w:val="en-US"/>
              </w:rPr>
            </w:pPr>
            <w:ins w:id="933" w:author="Volkov Sergey" w:date="2018-09-03T10:11:00Z">
              <w:r>
                <w:rPr>
                  <w:rFonts w:asciiTheme="minorBidi" w:hAnsiTheme="minorBidi" w:cstheme="minorBidi"/>
                  <w:sz w:val="24"/>
                  <w:szCs w:val="24"/>
                  <w:lang w:val="en-US"/>
                </w:rPr>
                <w:t>TS</w:t>
              </w:r>
            </w:ins>
          </w:p>
        </w:tc>
        <w:tc>
          <w:tcPr>
            <w:tcW w:w="7513" w:type="dxa"/>
          </w:tcPr>
          <w:p w14:paraId="6F530967" w14:textId="1941D3AF" w:rsidR="0051201B" w:rsidRPr="00156799" w:rsidRDefault="0051201B" w:rsidP="00D53134">
            <w:pPr>
              <w:jc w:val="both"/>
              <w:rPr>
                <w:ins w:id="934" w:author="Volkov Sergey" w:date="2018-09-03T10:11:00Z"/>
                <w:rFonts w:asciiTheme="minorBidi" w:hAnsiTheme="minorBidi" w:cstheme="minorBidi"/>
                <w:sz w:val="24"/>
                <w:szCs w:val="24"/>
                <w:lang w:val="en-US"/>
              </w:rPr>
            </w:pPr>
            <w:ins w:id="935" w:author="Volkov Sergey" w:date="2018-09-03T10:11:00Z">
              <w:r>
                <w:rPr>
                  <w:rFonts w:asciiTheme="minorBidi" w:hAnsiTheme="minorBidi" w:cstheme="minorBidi"/>
                  <w:sz w:val="24"/>
                  <w:szCs w:val="24"/>
                  <w:lang w:val="en-US"/>
                </w:rPr>
                <w:t>Trimble SketchUp</w:t>
              </w:r>
            </w:ins>
          </w:p>
        </w:tc>
      </w:tr>
      <w:tr w:rsidR="003910A2" w:rsidRPr="00156799" w14:paraId="4A4148C2" w14:textId="77777777">
        <w:trPr>
          <w:ins w:id="936" w:author="Volkov Sergey" w:date="2018-09-03T09:53:00Z"/>
        </w:trPr>
        <w:tc>
          <w:tcPr>
            <w:tcW w:w="1384" w:type="dxa"/>
          </w:tcPr>
          <w:p w14:paraId="6AF141AC" w14:textId="58F7DE1C" w:rsidR="003910A2" w:rsidRDefault="003910A2" w:rsidP="00D53134">
            <w:pPr>
              <w:jc w:val="both"/>
              <w:rPr>
                <w:ins w:id="937" w:author="Volkov Sergey" w:date="2018-09-03T09:53:00Z"/>
                <w:rFonts w:asciiTheme="minorBidi" w:hAnsiTheme="minorBidi" w:cstheme="minorBidi"/>
                <w:sz w:val="24"/>
                <w:szCs w:val="24"/>
                <w:lang w:val="en-US"/>
              </w:rPr>
            </w:pPr>
            <w:ins w:id="938" w:author="Volkov Sergey" w:date="2018-09-03T09:54:00Z">
              <w:r>
                <w:rPr>
                  <w:rFonts w:asciiTheme="minorBidi" w:hAnsiTheme="minorBidi" w:cstheme="minorBidi"/>
                  <w:sz w:val="24"/>
                  <w:szCs w:val="24"/>
                  <w:lang w:val="en-US"/>
                </w:rPr>
                <w:t>OF</w:t>
              </w:r>
            </w:ins>
          </w:p>
        </w:tc>
        <w:tc>
          <w:tcPr>
            <w:tcW w:w="7513" w:type="dxa"/>
          </w:tcPr>
          <w:p w14:paraId="4471511B" w14:textId="4B9F5B47" w:rsidR="003910A2" w:rsidRDefault="003910A2" w:rsidP="00D53134">
            <w:pPr>
              <w:jc w:val="both"/>
              <w:rPr>
                <w:ins w:id="939" w:author="Volkov Sergey" w:date="2018-09-03T09:53:00Z"/>
                <w:rFonts w:asciiTheme="minorBidi" w:hAnsiTheme="minorBidi" w:cstheme="minorBidi"/>
                <w:sz w:val="24"/>
                <w:szCs w:val="24"/>
                <w:lang w:val="en-US"/>
              </w:rPr>
            </w:pPr>
            <w:ins w:id="940" w:author="Volkov Sergey" w:date="2018-09-03T09:54:00Z">
              <w:r>
                <w:rPr>
                  <w:rFonts w:asciiTheme="minorBidi" w:hAnsiTheme="minorBidi" w:cstheme="minorBidi"/>
                  <w:sz w:val="24"/>
                  <w:szCs w:val="24"/>
                  <w:lang w:val="en-US"/>
                </w:rPr>
                <w:t>Open Source FreeCAD</w:t>
              </w:r>
            </w:ins>
          </w:p>
        </w:tc>
      </w:tr>
      <w:tr w:rsidR="00AD5EA8" w:rsidRPr="00156799" w14:paraId="25ADA4CE" w14:textId="77777777">
        <w:trPr>
          <w:ins w:id="941" w:author="Volkov Sergey" w:date="2018-09-03T09:54:00Z"/>
        </w:trPr>
        <w:tc>
          <w:tcPr>
            <w:tcW w:w="1384" w:type="dxa"/>
          </w:tcPr>
          <w:p w14:paraId="70F5AD76" w14:textId="2AEF8D6C" w:rsidR="00AD5EA8" w:rsidRDefault="00AD5EA8" w:rsidP="00D53134">
            <w:pPr>
              <w:jc w:val="both"/>
              <w:rPr>
                <w:ins w:id="942" w:author="Volkov Sergey" w:date="2018-09-03T09:54:00Z"/>
                <w:rFonts w:asciiTheme="minorBidi" w:hAnsiTheme="minorBidi" w:cstheme="minorBidi"/>
                <w:sz w:val="24"/>
                <w:szCs w:val="24"/>
                <w:lang w:val="en-US"/>
              </w:rPr>
            </w:pPr>
            <w:ins w:id="943" w:author="Volkov Sergey" w:date="2018-09-03T09:54:00Z">
              <w:r>
                <w:rPr>
                  <w:rFonts w:asciiTheme="minorBidi" w:hAnsiTheme="minorBidi" w:cstheme="minorBidi"/>
                  <w:sz w:val="24"/>
                  <w:szCs w:val="24"/>
                  <w:lang w:val="en-US"/>
                </w:rPr>
                <w:t>OB</w:t>
              </w:r>
            </w:ins>
          </w:p>
        </w:tc>
        <w:tc>
          <w:tcPr>
            <w:tcW w:w="7513" w:type="dxa"/>
          </w:tcPr>
          <w:p w14:paraId="1C0C79E9" w14:textId="64A93835" w:rsidR="00AD5EA8" w:rsidRDefault="00AD5EA8" w:rsidP="00D53134">
            <w:pPr>
              <w:jc w:val="both"/>
              <w:rPr>
                <w:ins w:id="944" w:author="Volkov Sergey" w:date="2018-09-03T09:54:00Z"/>
                <w:rFonts w:asciiTheme="minorBidi" w:hAnsiTheme="minorBidi" w:cstheme="minorBidi"/>
                <w:sz w:val="24"/>
                <w:szCs w:val="24"/>
                <w:lang w:val="en-US"/>
              </w:rPr>
            </w:pPr>
            <w:ins w:id="945" w:author="Volkov Sergey" w:date="2018-09-03T09:54:00Z">
              <w:r>
                <w:rPr>
                  <w:rFonts w:asciiTheme="minorBidi" w:hAnsiTheme="minorBidi" w:cstheme="minorBidi"/>
                  <w:sz w:val="24"/>
                  <w:szCs w:val="24"/>
                  <w:lang w:val="en-US"/>
                </w:rPr>
                <w:t>Open Source Blender</w:t>
              </w:r>
            </w:ins>
          </w:p>
        </w:tc>
      </w:tr>
      <w:tr w:rsidR="00286AB0" w:rsidRPr="00D53134" w14:paraId="7F70AE84" w14:textId="77777777">
        <w:trPr>
          <w:ins w:id="946" w:author="Volkov Sergey" w:date="2018-08-27T10:29:00Z"/>
        </w:trPr>
        <w:tc>
          <w:tcPr>
            <w:tcW w:w="1384" w:type="dxa"/>
          </w:tcPr>
          <w:p w14:paraId="3D1F9499" w14:textId="083F326B" w:rsidR="00286AB0" w:rsidRPr="00286AB0" w:rsidRDefault="00286AB0">
            <w:pPr>
              <w:jc w:val="both"/>
              <w:rPr>
                <w:ins w:id="947" w:author="Volkov Sergey" w:date="2018-08-27T10:29:00Z"/>
                <w:rFonts w:asciiTheme="minorBidi" w:hAnsiTheme="minorBidi" w:cstheme="minorBidi"/>
                <w:sz w:val="24"/>
                <w:szCs w:val="24"/>
                <w:lang w:val="en-US"/>
                <w:rPrChange w:id="948" w:author="Volkov Sergey" w:date="2018-08-27T10:29:00Z">
                  <w:rPr>
                    <w:ins w:id="949" w:author="Volkov Sergey" w:date="2018-08-27T10:29:00Z"/>
                    <w:rFonts w:asciiTheme="minorBidi" w:hAnsiTheme="minorBidi" w:cstheme="minorBidi"/>
                    <w:sz w:val="24"/>
                    <w:szCs w:val="24"/>
                  </w:rPr>
                </w:rPrChange>
              </w:rPr>
            </w:pPr>
            <w:ins w:id="950" w:author="Volkov Sergey" w:date="2018-08-27T10:29:00Z">
              <w:r>
                <w:rPr>
                  <w:rFonts w:asciiTheme="minorBidi" w:hAnsiTheme="minorBidi" w:cstheme="minorBidi"/>
                  <w:sz w:val="24"/>
                  <w:szCs w:val="24"/>
                  <w:lang w:val="en-US"/>
                </w:rPr>
                <w:t>I</w:t>
              </w:r>
            </w:ins>
            <w:ins w:id="951" w:author="Volkov Sergey" w:date="2018-08-27T10:33:00Z">
              <w:r w:rsidRPr="00156799">
                <w:rPr>
                  <w:rFonts w:asciiTheme="minorBidi" w:hAnsiTheme="minorBidi" w:cstheme="minorBidi"/>
                  <w:sz w:val="24"/>
                  <w:szCs w:val="24"/>
                  <w:lang w:val="en-US"/>
                  <w:rPrChange w:id="952" w:author="Volkov Sergey" w:date="2018-11-14T14:21:00Z">
                    <w:rPr>
                      <w:rFonts w:asciiTheme="minorBidi" w:hAnsiTheme="minorBidi" w:cstheme="minorBidi"/>
                      <w:sz w:val="24"/>
                      <w:szCs w:val="24"/>
                    </w:rPr>
                  </w:rPrChange>
                </w:rPr>
                <w:t>1</w:t>
              </w:r>
            </w:ins>
            <w:ins w:id="953" w:author="Volkov Sergey" w:date="2018-08-27T10:29:00Z">
              <w:r>
                <w:rPr>
                  <w:rFonts w:asciiTheme="minorBidi" w:hAnsiTheme="minorBidi" w:cstheme="minorBidi"/>
                  <w:sz w:val="24"/>
                  <w:szCs w:val="24"/>
                  <w:lang w:val="en-US"/>
                </w:rPr>
                <w:t>x0</w:t>
              </w:r>
            </w:ins>
          </w:p>
        </w:tc>
        <w:tc>
          <w:tcPr>
            <w:tcW w:w="7513" w:type="dxa"/>
          </w:tcPr>
          <w:p w14:paraId="7F9482F3" w14:textId="161ADDC0" w:rsidR="00286AB0" w:rsidRPr="00286AB0" w:rsidRDefault="00286AB0" w:rsidP="00D53134">
            <w:pPr>
              <w:jc w:val="both"/>
              <w:rPr>
                <w:ins w:id="954" w:author="Volkov Sergey" w:date="2018-08-27T10:29:00Z"/>
                <w:rFonts w:asciiTheme="minorBidi" w:hAnsiTheme="minorBidi" w:cstheme="minorBidi"/>
                <w:sz w:val="24"/>
                <w:szCs w:val="24"/>
                <w:lang w:val="en-US"/>
                <w:rPrChange w:id="955" w:author="Volkov Sergey" w:date="2018-08-27T10:29:00Z">
                  <w:rPr>
                    <w:ins w:id="956" w:author="Volkov Sergey" w:date="2018-08-27T10:29:00Z"/>
                    <w:rFonts w:asciiTheme="minorBidi" w:hAnsiTheme="minorBidi" w:cstheme="minorBidi"/>
                    <w:sz w:val="24"/>
                    <w:szCs w:val="24"/>
                  </w:rPr>
                </w:rPrChange>
              </w:rPr>
            </w:pPr>
            <w:ins w:id="957" w:author="Volkov Sergey" w:date="2018-08-27T10:29:00Z">
              <w:r>
                <w:rPr>
                  <w:rFonts w:asciiTheme="minorBidi" w:hAnsiTheme="minorBidi" w:cstheme="minorBidi"/>
                  <w:sz w:val="24"/>
                  <w:szCs w:val="24"/>
                  <w:lang w:val="en-US"/>
                </w:rPr>
                <w:t xml:space="preserve">IFC </w:t>
              </w:r>
            </w:ins>
            <w:ins w:id="958" w:author="Volkov Sergey" w:date="2018-08-27T10:33:00Z">
              <w:r>
                <w:rPr>
                  <w:rFonts w:asciiTheme="minorBidi" w:hAnsiTheme="minorBidi" w:cstheme="minorBidi"/>
                  <w:sz w:val="24"/>
                  <w:szCs w:val="24"/>
                </w:rPr>
                <w:t xml:space="preserve">версии </w:t>
              </w:r>
            </w:ins>
            <w:ins w:id="959" w:author="Volkov Sergey" w:date="2018-08-27T10:29:00Z">
              <w:r>
                <w:rPr>
                  <w:rFonts w:asciiTheme="minorBidi" w:hAnsiTheme="minorBidi" w:cstheme="minorBidi"/>
                  <w:sz w:val="24"/>
                  <w:szCs w:val="24"/>
                  <w:lang w:val="en-US"/>
                </w:rPr>
                <w:t>1x0</w:t>
              </w:r>
            </w:ins>
          </w:p>
        </w:tc>
      </w:tr>
      <w:tr w:rsidR="00286AB0" w:rsidRPr="00D53134" w14:paraId="57A4E407" w14:textId="77777777">
        <w:trPr>
          <w:ins w:id="960" w:author="Volkov Sergey" w:date="2018-08-27T10:27:00Z"/>
        </w:trPr>
        <w:tc>
          <w:tcPr>
            <w:tcW w:w="1384" w:type="dxa"/>
          </w:tcPr>
          <w:p w14:paraId="6FE4ADE9" w14:textId="57C92DCA" w:rsidR="00286AB0" w:rsidRPr="00286AB0" w:rsidRDefault="00286AB0" w:rsidP="00D53134">
            <w:pPr>
              <w:jc w:val="both"/>
              <w:rPr>
                <w:ins w:id="961" w:author="Volkov Sergey" w:date="2018-08-27T10:27:00Z"/>
                <w:rFonts w:asciiTheme="minorBidi" w:hAnsiTheme="minorBidi" w:cstheme="minorBidi"/>
                <w:sz w:val="24"/>
                <w:szCs w:val="24"/>
                <w:lang w:val="en-US"/>
                <w:rPrChange w:id="962" w:author="Volkov Sergey" w:date="2018-08-27T10:28:00Z">
                  <w:rPr>
                    <w:ins w:id="963" w:author="Volkov Sergey" w:date="2018-08-27T10:27:00Z"/>
                    <w:rFonts w:asciiTheme="minorBidi" w:hAnsiTheme="minorBidi" w:cstheme="minorBidi"/>
                    <w:sz w:val="24"/>
                    <w:szCs w:val="24"/>
                  </w:rPr>
                </w:rPrChange>
              </w:rPr>
            </w:pPr>
            <w:ins w:id="964" w:author="Volkov Sergey" w:date="2018-08-27T10:28:00Z">
              <w:r>
                <w:rPr>
                  <w:rFonts w:asciiTheme="minorBidi" w:hAnsiTheme="minorBidi" w:cstheme="minorBidi"/>
                  <w:sz w:val="24"/>
                  <w:szCs w:val="24"/>
                  <w:lang w:val="en-US"/>
                </w:rPr>
                <w:t>I2x3</w:t>
              </w:r>
            </w:ins>
          </w:p>
        </w:tc>
        <w:tc>
          <w:tcPr>
            <w:tcW w:w="7513" w:type="dxa"/>
          </w:tcPr>
          <w:p w14:paraId="32F0B6E3" w14:textId="0AAE0B59" w:rsidR="00286AB0" w:rsidRPr="00286AB0" w:rsidRDefault="00286AB0" w:rsidP="00D53134">
            <w:pPr>
              <w:jc w:val="both"/>
              <w:rPr>
                <w:ins w:id="965" w:author="Volkov Sergey" w:date="2018-08-27T10:27:00Z"/>
                <w:rFonts w:asciiTheme="minorBidi" w:hAnsiTheme="minorBidi" w:cstheme="minorBidi"/>
                <w:sz w:val="24"/>
                <w:szCs w:val="24"/>
              </w:rPr>
            </w:pPr>
            <w:ins w:id="966" w:author="Volkov Sergey" w:date="2018-08-27T10:28:00Z">
              <w:r>
                <w:rPr>
                  <w:rFonts w:asciiTheme="minorBidi" w:hAnsiTheme="minorBidi" w:cstheme="minorBidi"/>
                  <w:sz w:val="24"/>
                  <w:szCs w:val="24"/>
                  <w:lang w:val="en-US"/>
                </w:rPr>
                <w:t xml:space="preserve">IFC </w:t>
              </w:r>
              <w:r>
                <w:rPr>
                  <w:rFonts w:asciiTheme="minorBidi" w:hAnsiTheme="minorBidi" w:cstheme="minorBidi"/>
                  <w:sz w:val="24"/>
                  <w:szCs w:val="24"/>
                </w:rPr>
                <w:t>версии 2х3</w:t>
              </w:r>
            </w:ins>
          </w:p>
        </w:tc>
      </w:tr>
      <w:tr w:rsidR="00286AB0" w:rsidRPr="00D53134" w14:paraId="6C55C8BE" w14:textId="77777777">
        <w:trPr>
          <w:ins w:id="967" w:author="Volkov Sergey" w:date="2018-08-27T10:28:00Z"/>
        </w:trPr>
        <w:tc>
          <w:tcPr>
            <w:tcW w:w="1384" w:type="dxa"/>
          </w:tcPr>
          <w:p w14:paraId="04AC14B1" w14:textId="3E0A8E09" w:rsidR="00286AB0" w:rsidRPr="00286AB0" w:rsidRDefault="00286AB0" w:rsidP="00D53134">
            <w:pPr>
              <w:jc w:val="both"/>
              <w:rPr>
                <w:ins w:id="968" w:author="Volkov Sergey" w:date="2018-08-27T10:28:00Z"/>
                <w:rFonts w:asciiTheme="minorBidi" w:hAnsiTheme="minorBidi" w:cstheme="minorBidi"/>
                <w:sz w:val="24"/>
                <w:szCs w:val="24"/>
                <w:lang w:val="en-US"/>
              </w:rPr>
            </w:pPr>
            <w:ins w:id="969" w:author="Volkov Sergey" w:date="2018-08-27T10:35:00Z">
              <w:r>
                <w:rPr>
                  <w:rFonts w:asciiTheme="minorBidi" w:hAnsiTheme="minorBidi" w:cstheme="minorBidi"/>
                  <w:sz w:val="24"/>
                  <w:szCs w:val="24"/>
                  <w:lang w:val="en-US"/>
                </w:rPr>
                <w:lastRenderedPageBreak/>
                <w:t>I4x1</w:t>
              </w:r>
            </w:ins>
          </w:p>
        </w:tc>
        <w:tc>
          <w:tcPr>
            <w:tcW w:w="7513" w:type="dxa"/>
          </w:tcPr>
          <w:p w14:paraId="58A27B01" w14:textId="0CA03B76" w:rsidR="00286AB0" w:rsidRPr="00AF376B" w:rsidRDefault="00AF376B" w:rsidP="00D53134">
            <w:pPr>
              <w:jc w:val="both"/>
              <w:rPr>
                <w:ins w:id="970" w:author="Volkov Sergey" w:date="2018-08-27T10:28:00Z"/>
                <w:rFonts w:asciiTheme="minorBidi" w:hAnsiTheme="minorBidi" w:cstheme="minorBidi"/>
                <w:sz w:val="24"/>
                <w:szCs w:val="24"/>
                <w:rPrChange w:id="971" w:author="Volkov Sergey" w:date="2018-08-27T10:36:00Z">
                  <w:rPr>
                    <w:ins w:id="972" w:author="Volkov Sergey" w:date="2018-08-27T10:28:00Z"/>
                    <w:rFonts w:asciiTheme="minorBidi" w:hAnsiTheme="minorBidi" w:cstheme="minorBidi"/>
                    <w:sz w:val="24"/>
                    <w:szCs w:val="24"/>
                    <w:lang w:val="en-US"/>
                  </w:rPr>
                </w:rPrChange>
              </w:rPr>
            </w:pPr>
            <w:ins w:id="973" w:author="Volkov Sergey" w:date="2018-08-27T10:36:00Z">
              <w:r>
                <w:rPr>
                  <w:rFonts w:asciiTheme="minorBidi" w:hAnsiTheme="minorBidi" w:cstheme="minorBidi"/>
                  <w:sz w:val="24"/>
                  <w:szCs w:val="24"/>
                  <w:lang w:val="en-US"/>
                </w:rPr>
                <w:t xml:space="preserve">IFC </w:t>
              </w:r>
              <w:r>
                <w:rPr>
                  <w:rFonts w:asciiTheme="minorBidi" w:hAnsiTheme="minorBidi" w:cstheme="minorBidi"/>
                  <w:sz w:val="24"/>
                  <w:szCs w:val="24"/>
                </w:rPr>
                <w:t>версии 4 дополнение 1</w:t>
              </w:r>
            </w:ins>
          </w:p>
        </w:tc>
      </w:tr>
      <w:tr w:rsidR="00AF376B" w:rsidRPr="00D53134" w14:paraId="1D22FF47" w14:textId="77777777">
        <w:trPr>
          <w:ins w:id="974" w:author="Volkov Sergey" w:date="2018-08-27T10:36:00Z"/>
        </w:trPr>
        <w:tc>
          <w:tcPr>
            <w:tcW w:w="1384" w:type="dxa"/>
          </w:tcPr>
          <w:p w14:paraId="1A1E68BD" w14:textId="6E8E51D0" w:rsidR="00AF376B" w:rsidRPr="00AF376B" w:rsidRDefault="00AF376B" w:rsidP="00D53134">
            <w:pPr>
              <w:jc w:val="both"/>
              <w:rPr>
                <w:ins w:id="975" w:author="Volkov Sergey" w:date="2018-08-27T10:36:00Z"/>
                <w:rFonts w:asciiTheme="minorBidi" w:hAnsiTheme="minorBidi" w:cstheme="minorBidi"/>
                <w:sz w:val="24"/>
                <w:szCs w:val="24"/>
                <w:lang w:val="en-US"/>
              </w:rPr>
            </w:pPr>
            <w:ins w:id="976" w:author="Volkov Sergey" w:date="2018-08-27T10:36:00Z">
              <w:r>
                <w:rPr>
                  <w:rFonts w:asciiTheme="minorBidi" w:hAnsiTheme="minorBidi" w:cstheme="minorBidi"/>
                  <w:sz w:val="24"/>
                  <w:szCs w:val="24"/>
                  <w:lang w:val="en-US"/>
                </w:rPr>
                <w:t>I5x0</w:t>
              </w:r>
            </w:ins>
          </w:p>
        </w:tc>
        <w:tc>
          <w:tcPr>
            <w:tcW w:w="7513" w:type="dxa"/>
          </w:tcPr>
          <w:p w14:paraId="1BA4D242" w14:textId="13927051" w:rsidR="00AF376B" w:rsidRPr="00AF376B" w:rsidRDefault="00AF376B" w:rsidP="00D53134">
            <w:pPr>
              <w:jc w:val="both"/>
              <w:rPr>
                <w:ins w:id="977" w:author="Volkov Sergey" w:date="2018-08-27T10:36:00Z"/>
                <w:rFonts w:asciiTheme="minorBidi" w:hAnsiTheme="minorBidi" w:cstheme="minorBidi"/>
                <w:sz w:val="24"/>
                <w:szCs w:val="24"/>
                <w:rPrChange w:id="978" w:author="Volkov Sergey" w:date="2018-08-27T10:36:00Z">
                  <w:rPr>
                    <w:ins w:id="979" w:author="Volkov Sergey" w:date="2018-08-27T10:36:00Z"/>
                    <w:rFonts w:asciiTheme="minorBidi" w:hAnsiTheme="minorBidi" w:cstheme="minorBidi"/>
                    <w:sz w:val="24"/>
                    <w:szCs w:val="24"/>
                    <w:lang w:val="en-US"/>
                  </w:rPr>
                </w:rPrChange>
              </w:rPr>
            </w:pPr>
            <w:ins w:id="980" w:author="Volkov Sergey" w:date="2018-08-27T10:36:00Z">
              <w:r>
                <w:rPr>
                  <w:rFonts w:asciiTheme="minorBidi" w:hAnsiTheme="minorBidi" w:cstheme="minorBidi"/>
                  <w:sz w:val="24"/>
                  <w:szCs w:val="24"/>
                  <w:lang w:val="en-US"/>
                </w:rPr>
                <w:t xml:space="preserve">IFC </w:t>
              </w:r>
              <w:r>
                <w:rPr>
                  <w:rFonts w:asciiTheme="minorBidi" w:hAnsiTheme="minorBidi" w:cstheme="minorBidi"/>
                  <w:sz w:val="24"/>
                  <w:szCs w:val="24"/>
                </w:rPr>
                <w:t>версии 5</w:t>
              </w:r>
            </w:ins>
          </w:p>
        </w:tc>
      </w:tr>
    </w:tbl>
    <w:p w14:paraId="5991E43C" w14:textId="1FBB1104" w:rsidR="007B27A7" w:rsidRPr="00D53134" w:rsidDel="00EA24DA" w:rsidRDefault="00FF04AB" w:rsidP="00D53134">
      <w:pPr>
        <w:jc w:val="both"/>
        <w:rPr>
          <w:del w:id="981" w:author="Volkov Sergey" w:date="2018-09-03T14:33:00Z"/>
          <w:rFonts w:asciiTheme="minorBidi" w:hAnsiTheme="minorBidi" w:cstheme="minorBidi"/>
          <w:sz w:val="24"/>
          <w:szCs w:val="24"/>
        </w:rPr>
      </w:pPr>
      <w:r w:rsidRPr="00D53134">
        <w:rPr>
          <w:rFonts w:asciiTheme="minorBidi" w:hAnsiTheme="minorBidi" w:cstheme="minorBidi"/>
          <w:sz w:val="24"/>
          <w:szCs w:val="24"/>
        </w:rPr>
        <w:br w:type="page"/>
      </w:r>
      <w:bookmarkStart w:id="982" w:name="_a38kymlbfw7p" w:colFirst="0" w:colLast="0"/>
      <w:bookmarkEnd w:id="982"/>
      <w:commentRangeStart w:id="983"/>
      <w:commentRangeEnd w:id="983"/>
      <w:r w:rsidR="00B16F51">
        <w:rPr>
          <w:rStyle w:val="aff"/>
        </w:rPr>
        <w:lastRenderedPageBreak/>
        <w:commentReference w:id="983"/>
      </w:r>
    </w:p>
    <w:p w14:paraId="4CEDC988" w14:textId="72025236" w:rsidR="007B27A7" w:rsidRPr="00D53134" w:rsidDel="00B16F51" w:rsidRDefault="00FF04AB" w:rsidP="00D53134">
      <w:pPr>
        <w:jc w:val="both"/>
        <w:rPr>
          <w:del w:id="984" w:author="Volkov Sergey" w:date="2018-08-27T10:37:00Z"/>
          <w:rFonts w:asciiTheme="minorBidi" w:hAnsiTheme="minorBidi" w:cstheme="minorBidi"/>
          <w:sz w:val="24"/>
          <w:szCs w:val="24"/>
        </w:rPr>
      </w:pPr>
      <w:r w:rsidRPr="00D53134">
        <w:rPr>
          <w:rFonts w:asciiTheme="minorBidi" w:hAnsiTheme="minorBidi" w:cstheme="minorBidi"/>
          <w:sz w:val="24"/>
          <w:szCs w:val="24"/>
        </w:rPr>
        <w:br w:type="page"/>
      </w:r>
    </w:p>
    <w:p w14:paraId="59594A49" w14:textId="77777777" w:rsidR="007B27A7" w:rsidRPr="00D53134" w:rsidRDefault="00FF04AB">
      <w:pPr>
        <w:jc w:val="both"/>
        <w:rPr>
          <w:rFonts w:asciiTheme="minorBidi" w:hAnsiTheme="minorBidi" w:cstheme="minorBidi"/>
          <w:sz w:val="24"/>
          <w:szCs w:val="24"/>
        </w:rPr>
        <w:pPrChange w:id="985" w:author="Volkov Sergey" w:date="2018-08-27T10:37:00Z">
          <w:pPr>
            <w:widowControl w:val="0"/>
            <w:jc w:val="both"/>
          </w:pPr>
        </w:pPrChange>
      </w:pPr>
      <w:r w:rsidRPr="00D53134">
        <w:rPr>
          <w:rFonts w:asciiTheme="minorBidi" w:hAnsiTheme="minorBidi" w:cstheme="minorBidi"/>
          <w:sz w:val="24"/>
          <w:szCs w:val="24"/>
        </w:rPr>
        <w:br w:type="page"/>
      </w:r>
    </w:p>
    <w:p w14:paraId="5183B13A"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986" w:name="_rupeawim3bkw" w:colFirst="0" w:colLast="0"/>
      <w:bookmarkStart w:id="987" w:name="_Toc508698257"/>
      <w:bookmarkEnd w:id="986"/>
      <w:r w:rsidRPr="00D53134">
        <w:rPr>
          <w:rFonts w:asciiTheme="minorBidi" w:hAnsiTheme="minorBidi" w:cstheme="minorBidi"/>
          <w:sz w:val="24"/>
          <w:szCs w:val="24"/>
        </w:rPr>
        <w:lastRenderedPageBreak/>
        <w:t>9. Правила применения библиотек информационных моделей</w:t>
      </w:r>
      <w:bookmarkEnd w:id="987"/>
    </w:p>
    <w:p w14:paraId="4432EEB0"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988" w:name="_2senbrxmhmu" w:colFirst="0" w:colLast="0"/>
      <w:bookmarkStart w:id="989" w:name="_Toc508698258"/>
      <w:bookmarkEnd w:id="988"/>
      <w:r w:rsidRPr="00D53134">
        <w:rPr>
          <w:rFonts w:asciiTheme="minorBidi" w:hAnsiTheme="minorBidi" w:cstheme="minorBidi"/>
          <w:sz w:val="24"/>
          <w:szCs w:val="24"/>
        </w:rPr>
        <w:t>9.1. Основные принципы</w:t>
      </w:r>
      <w:bookmarkEnd w:id="989"/>
    </w:p>
    <w:p w14:paraId="70FBB000"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Одним из способов ускорения разработки проекта является использование библиотек BIM элементов. Эти элементы можно загрузить с внешних интернет ресурсов. Однако встает вопрос насколько повыситься или снизится нагрузка на проектировщика при использовании библиотечных BIM элементов. Во многом это зависит от используемого программного обеспечения, а вторым фактором является содержание, информационное наполнение модели, полученной из библиотеки. Загружаемые объекты могут уменьшить затраты на моделирование и сократить полное время проекта, учитывая, что много проектов требуют новых ‘семейств элементов’ (интеллектуальных компонент).</w:t>
      </w:r>
    </w:p>
    <w:p w14:paraId="029BD695"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Выбор реальных компонентов из каталогов производителя или публичных библиотек и даже от дружественных компаний, которые предлагают готовые модели внутренних деталей, таких как двери и окна, эскалаторы, лифты и остекление.</w:t>
      </w:r>
    </w:p>
    <w:p w14:paraId="2F83B8DE"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 xml:space="preserve">Некоторые фирмы принимают решение загрузить и использовать универсальные модели, которые могут быть обновлены позже в процессе разработки проекта. Однако в этом случае есть риск, что проектировщик забудет внести необходимую информацию, что повышает риск допущения ошибок при </w:t>
      </w:r>
      <w:proofErr w:type="gramStart"/>
      <w:r w:rsidRPr="00D53134">
        <w:rPr>
          <w:rFonts w:asciiTheme="minorBidi" w:hAnsiTheme="minorBidi" w:cstheme="minorBidi"/>
          <w:sz w:val="24"/>
          <w:szCs w:val="24"/>
        </w:rPr>
        <w:t>формировании  спецификаций</w:t>
      </w:r>
      <w:proofErr w:type="gramEnd"/>
      <w:r w:rsidRPr="00D53134">
        <w:rPr>
          <w:rFonts w:asciiTheme="minorBidi" w:hAnsiTheme="minorBidi" w:cstheme="minorBidi"/>
          <w:sz w:val="24"/>
          <w:szCs w:val="24"/>
        </w:rPr>
        <w:t xml:space="preserve"> и может привести к  нарушению координация работы других участников проекта. Одновременно с этим изменение свойств модели вручную, увеличивает вероятность, что что-нибудь будет неправильный определено.</w:t>
      </w:r>
    </w:p>
    <w:p w14:paraId="6B57F2F7"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2810E82A" w14:textId="77777777" w:rsidR="007B27A7" w:rsidRPr="00D53134" w:rsidRDefault="00FF04AB" w:rsidP="00D53134">
      <w:pPr>
        <w:widowControl w:val="0"/>
        <w:jc w:val="both"/>
        <w:rPr>
          <w:rFonts w:asciiTheme="minorBidi" w:hAnsiTheme="minorBidi" w:cstheme="minorBidi"/>
          <w:b/>
          <w:sz w:val="24"/>
          <w:szCs w:val="24"/>
        </w:rPr>
      </w:pPr>
      <w:r w:rsidRPr="00D53134">
        <w:rPr>
          <w:rFonts w:asciiTheme="minorBidi" w:hAnsiTheme="minorBidi" w:cstheme="minorBidi"/>
          <w:b/>
          <w:sz w:val="24"/>
          <w:szCs w:val="24"/>
        </w:rPr>
        <w:t>Определение понятия библиотеки информационной модели</w:t>
      </w:r>
    </w:p>
    <w:p w14:paraId="2BA7659B" w14:textId="77777777" w:rsidR="007B27A7" w:rsidRPr="00D53134" w:rsidRDefault="00FF04AB" w:rsidP="00D53134">
      <w:pPr>
        <w:ind w:firstLine="720"/>
        <w:jc w:val="both"/>
        <w:rPr>
          <w:rFonts w:asciiTheme="minorBidi" w:hAnsiTheme="minorBidi" w:cstheme="minorBidi"/>
          <w:sz w:val="24"/>
          <w:szCs w:val="24"/>
        </w:rPr>
      </w:pPr>
      <w:proofErr w:type="gramStart"/>
      <w:r w:rsidRPr="00D53134">
        <w:rPr>
          <w:rFonts w:asciiTheme="minorBidi" w:hAnsiTheme="minorBidi" w:cstheme="minorBidi"/>
          <w:sz w:val="24"/>
          <w:szCs w:val="24"/>
        </w:rPr>
        <w:t>На  этапе</w:t>
      </w:r>
      <w:proofErr w:type="gramEnd"/>
      <w:r w:rsidRPr="00D53134">
        <w:rPr>
          <w:rFonts w:asciiTheme="minorBidi" w:hAnsiTheme="minorBidi" w:cstheme="minorBidi"/>
          <w:sz w:val="24"/>
          <w:szCs w:val="24"/>
        </w:rPr>
        <w:t xml:space="preserve"> эксплуатации информационная модель является сложной базой данных, предоставляющей информацию об объекте капитального строительства различным потребителям, начиная от инженеров службы эксплуатации и диспетчерской службы и заканчивая бухгалтерией и рядовым сотрудником. Эта система помогает управлять зданием и формировать комфортную среду для жизнедеятельности. Это означает, что все данные в информационной модели должны быть описаны непротиворечивым способом и иметь четкую структуру. Для формирования этих данных используется стандартный протокол обмена данными COBie. COBie - формат данных, который содержит цифровую информацию об использовании пространства, сметах строительных работ и спецификациях, контракта, т.е., всю информацию необходимую для эксплуатации.</w:t>
      </w:r>
    </w:p>
    <w:p w14:paraId="4FF1B6B0"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 xml:space="preserve">Аналогичная ситуация возникает и на этапе строительства, где требуется информация для построения графика работ, оценки стоимости затрат и </w:t>
      </w:r>
      <w:proofErr w:type="gramStart"/>
      <w:r w:rsidRPr="00D53134">
        <w:rPr>
          <w:rFonts w:asciiTheme="minorBidi" w:hAnsiTheme="minorBidi" w:cstheme="minorBidi"/>
          <w:sz w:val="24"/>
          <w:szCs w:val="24"/>
        </w:rPr>
        <w:t>т.д..</w:t>
      </w:r>
      <w:proofErr w:type="gramEnd"/>
    </w:p>
    <w:p w14:paraId="06FA4D71" w14:textId="77777777" w:rsidR="007B27A7" w:rsidRPr="00D53134" w:rsidRDefault="00FF04AB" w:rsidP="00D53134">
      <w:pPr>
        <w:ind w:firstLine="720"/>
        <w:jc w:val="both"/>
        <w:rPr>
          <w:rFonts w:asciiTheme="minorBidi" w:hAnsiTheme="minorBidi" w:cstheme="minorBidi"/>
          <w:sz w:val="24"/>
          <w:szCs w:val="24"/>
        </w:rPr>
      </w:pPr>
      <w:r w:rsidRPr="00D53134">
        <w:rPr>
          <w:rFonts w:asciiTheme="minorBidi" w:hAnsiTheme="minorBidi" w:cstheme="minorBidi"/>
          <w:sz w:val="24"/>
          <w:szCs w:val="24"/>
        </w:rPr>
        <w:t xml:space="preserve">BIM-объекты включает подробную информацию, которая определяет продукт и геометрию, которая представляет физические характеристики продукта. Данные о визуализации, которые дают объекту распознаваемое проявление и поведенческие данные, такие как зоны обнаружения и зоны обслуживания, позволяют объекту быть помещенным или вести себя точно таким же образом как сам продукт. Есть два </w:t>
      </w:r>
      <w:r w:rsidRPr="00D53134">
        <w:rPr>
          <w:rFonts w:asciiTheme="minorBidi" w:hAnsiTheme="minorBidi" w:cstheme="minorBidi"/>
          <w:sz w:val="24"/>
          <w:szCs w:val="24"/>
        </w:rPr>
        <w:lastRenderedPageBreak/>
        <w:t>основных типа объекта: компонент и выложенный слоями. Составляющие объекты/компоненты - строительные изделия, с фиксированными геометрическими формами, такие как окна, двери, котлы и т.д. Слоистые объекты - строительные материалы, у которых нет фиксированной формы или размера, такие как ковры, кровля, стены и потолки. BIM объекты создаются путем создания геометрической модели и привязывания к ним дополнительной атрибутивной информации, которую может предоставить производитель изделия. Принципиальная схема формирования объекта показана на рисунке 1.</w:t>
      </w:r>
    </w:p>
    <w:p w14:paraId="4B7990D0"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noProof/>
          <w:sz w:val="24"/>
          <w:szCs w:val="24"/>
          <w:lang w:eastAsia="ru-RU"/>
        </w:rPr>
        <w:drawing>
          <wp:inline distT="114300" distB="114300" distL="114300" distR="114300" wp14:anchorId="7121CCFD" wp14:editId="38C1F75A">
            <wp:extent cx="5734050" cy="1727200"/>
            <wp:effectExtent l="0" t="0" r="0" b="0"/>
            <wp:docPr id="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a:srcRect/>
                    <a:stretch>
                      <a:fillRect/>
                    </a:stretch>
                  </pic:blipFill>
                  <pic:spPr>
                    <a:xfrm>
                      <a:off x="0" y="0"/>
                      <a:ext cx="5734050" cy="1727200"/>
                    </a:xfrm>
                    <a:prstGeom prst="rect">
                      <a:avLst/>
                    </a:prstGeom>
                    <a:ln/>
                  </pic:spPr>
                </pic:pic>
              </a:graphicData>
            </a:graphic>
          </wp:inline>
        </w:drawing>
      </w:r>
    </w:p>
    <w:p w14:paraId="11B54E36" w14:textId="77777777" w:rsidR="007B27A7" w:rsidRPr="00D53134" w:rsidRDefault="00FF04AB" w:rsidP="00D53134">
      <w:pPr>
        <w:widowControl w:val="0"/>
        <w:jc w:val="both"/>
        <w:rPr>
          <w:rFonts w:asciiTheme="minorBidi" w:hAnsiTheme="minorBidi" w:cstheme="minorBidi"/>
          <w:color w:val="262626"/>
          <w:sz w:val="24"/>
          <w:szCs w:val="24"/>
        </w:rPr>
      </w:pPr>
      <w:r w:rsidRPr="00D53134">
        <w:rPr>
          <w:rFonts w:asciiTheme="minorBidi" w:hAnsiTheme="minorBidi" w:cstheme="minorBidi"/>
          <w:color w:val="262626"/>
          <w:sz w:val="24"/>
          <w:szCs w:val="24"/>
        </w:rPr>
        <w:t xml:space="preserve"> </w:t>
      </w:r>
    </w:p>
    <w:p w14:paraId="73862E81" w14:textId="77777777" w:rsidR="007B27A7" w:rsidRPr="00D53134" w:rsidRDefault="00FF04AB" w:rsidP="00D53134">
      <w:pPr>
        <w:widowControl w:val="0"/>
        <w:ind w:firstLine="700"/>
        <w:jc w:val="both"/>
        <w:rPr>
          <w:rFonts w:asciiTheme="minorBidi" w:hAnsiTheme="minorBidi" w:cstheme="minorBidi"/>
          <w:color w:val="262626"/>
          <w:sz w:val="24"/>
          <w:szCs w:val="24"/>
        </w:rPr>
      </w:pPr>
      <w:r w:rsidRPr="00D53134">
        <w:rPr>
          <w:rFonts w:asciiTheme="minorBidi" w:hAnsiTheme="minorBidi" w:cstheme="minorBidi"/>
          <w:sz w:val="24"/>
          <w:szCs w:val="24"/>
        </w:rPr>
        <w:t>Поскольку использование технологии информационного моделирования все возрастает и количество компаний, предоставляющих цифровой контент, тоже увеличивается, то встает вопрос о стандартизации интеллектуальных компонент на уровне национальных и международных стандартов. Это необходимо, чтобы любой участник процесса мог безболезненно использовать информационные модели, разработанные каким-то третьим лицом. Безусловно основу для такой стандартизации закладывает стандарт обмена информационными моделями (</w:t>
      </w:r>
      <w:r w:rsidRPr="00D53134">
        <w:rPr>
          <w:rFonts w:asciiTheme="minorBidi" w:hAnsiTheme="minorBidi" w:cstheme="minorBidi"/>
          <w:color w:val="262626"/>
          <w:sz w:val="24"/>
          <w:szCs w:val="24"/>
        </w:rPr>
        <w:t>Industry Foundation Classes, IFC).</w:t>
      </w:r>
    </w:p>
    <w:p w14:paraId="7DB2F03D"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С увеличением использования информационного моделирования функции электронной библиотеки компонентов можно определить следующим образом:</w:t>
      </w:r>
    </w:p>
    <w:p w14:paraId="54B74B38" w14:textId="77777777" w:rsidR="007B27A7" w:rsidRPr="00D53134" w:rsidRDefault="00FF04AB" w:rsidP="00D53134">
      <w:pPr>
        <w:widowControl w:val="0"/>
        <w:ind w:left="1780" w:hanging="360"/>
        <w:jc w:val="both"/>
        <w:rPr>
          <w:rFonts w:asciiTheme="minorBidi" w:hAnsiTheme="minorBidi" w:cstheme="minorBidi"/>
          <w:sz w:val="24"/>
          <w:szCs w:val="24"/>
        </w:rPr>
      </w:pPr>
      <w:r w:rsidRPr="00D53134">
        <w:rPr>
          <w:rFonts w:asciiTheme="minorBidi" w:hAnsiTheme="minorBidi" w:cstheme="minorBidi"/>
          <w:sz w:val="24"/>
          <w:szCs w:val="24"/>
        </w:rPr>
        <w:t xml:space="preserve">· - </w:t>
      </w:r>
      <w:r w:rsidRPr="00D53134">
        <w:rPr>
          <w:rFonts w:asciiTheme="minorBidi" w:hAnsiTheme="minorBidi" w:cstheme="minorBidi"/>
          <w:sz w:val="24"/>
          <w:szCs w:val="24"/>
        </w:rPr>
        <w:tab/>
        <w:t>единая точка формирования требований к структурированию информации об компоненте;</w:t>
      </w:r>
    </w:p>
    <w:p w14:paraId="16CD9550" w14:textId="77777777" w:rsidR="007B27A7" w:rsidRPr="00D53134" w:rsidRDefault="00FF04AB" w:rsidP="00D53134">
      <w:pPr>
        <w:widowControl w:val="0"/>
        <w:ind w:left="178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w:t>
      </w:r>
      <w:proofErr w:type="gramEnd"/>
      <w:r w:rsidRPr="00D53134">
        <w:rPr>
          <w:rFonts w:asciiTheme="minorBidi" w:hAnsiTheme="minorBidi" w:cstheme="minorBidi"/>
          <w:sz w:val="24"/>
          <w:szCs w:val="24"/>
        </w:rPr>
        <w:tab/>
        <w:t>организация ссылок на детальное описание в каталоге производителя;</w:t>
      </w:r>
    </w:p>
    <w:p w14:paraId="67E5DC1A" w14:textId="77777777" w:rsidR="007B27A7" w:rsidRPr="00D53134" w:rsidRDefault="00FF04AB" w:rsidP="00D53134">
      <w:pPr>
        <w:widowControl w:val="0"/>
        <w:ind w:left="1780" w:hanging="360"/>
        <w:jc w:val="both"/>
        <w:rPr>
          <w:rFonts w:asciiTheme="minorBidi" w:hAnsiTheme="minorBidi" w:cstheme="minorBidi"/>
          <w:sz w:val="24"/>
          <w:szCs w:val="24"/>
        </w:rPr>
      </w:pPr>
      <w:r w:rsidRPr="00D53134">
        <w:rPr>
          <w:rFonts w:asciiTheme="minorBidi" w:hAnsiTheme="minorBidi" w:cstheme="minorBidi"/>
          <w:sz w:val="24"/>
          <w:szCs w:val="24"/>
        </w:rPr>
        <w:t xml:space="preserve">· - </w:t>
      </w:r>
      <w:r w:rsidRPr="00D53134">
        <w:rPr>
          <w:rFonts w:asciiTheme="minorBidi" w:hAnsiTheme="minorBidi" w:cstheme="minorBidi"/>
          <w:sz w:val="24"/>
          <w:szCs w:val="24"/>
        </w:rPr>
        <w:tab/>
        <w:t>однозначное определение технических характеристик, которые могут быть использованы в рамках вычислительной среды;</w:t>
      </w:r>
    </w:p>
    <w:p w14:paraId="7839BA91" w14:textId="77777777" w:rsidR="007B27A7" w:rsidRPr="00D53134" w:rsidRDefault="00FF04AB" w:rsidP="00D53134">
      <w:pPr>
        <w:widowControl w:val="0"/>
        <w:ind w:left="1780" w:hanging="360"/>
        <w:jc w:val="both"/>
        <w:rPr>
          <w:rFonts w:asciiTheme="minorBidi" w:hAnsiTheme="minorBidi" w:cstheme="minorBidi"/>
          <w:sz w:val="24"/>
          <w:szCs w:val="24"/>
        </w:rPr>
      </w:pPr>
      <w:r w:rsidRPr="00D53134">
        <w:rPr>
          <w:rFonts w:asciiTheme="minorBidi" w:hAnsiTheme="minorBidi" w:cstheme="minorBidi"/>
          <w:sz w:val="24"/>
          <w:szCs w:val="24"/>
        </w:rPr>
        <w:t>·</w:t>
      </w: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однозначное описание геометрии объекта, которое может быть использовано системами инженерного анализа;</w:t>
      </w:r>
    </w:p>
    <w:p w14:paraId="59B746CF" w14:textId="77777777" w:rsidR="007B27A7" w:rsidRPr="00D53134" w:rsidRDefault="00FF04AB" w:rsidP="00D53134">
      <w:pPr>
        <w:widowControl w:val="0"/>
        <w:ind w:left="1780" w:hanging="360"/>
        <w:jc w:val="both"/>
        <w:rPr>
          <w:rFonts w:asciiTheme="minorBidi" w:hAnsiTheme="minorBidi" w:cstheme="minorBidi"/>
          <w:sz w:val="24"/>
          <w:szCs w:val="24"/>
        </w:rPr>
      </w:pPr>
      <w:r w:rsidRPr="00D53134">
        <w:rPr>
          <w:rFonts w:asciiTheme="minorBidi" w:hAnsiTheme="minorBidi" w:cstheme="minorBidi"/>
          <w:sz w:val="24"/>
          <w:szCs w:val="24"/>
        </w:rPr>
        <w:t xml:space="preserve">· - </w:t>
      </w:r>
      <w:r w:rsidRPr="00D53134">
        <w:rPr>
          <w:rFonts w:asciiTheme="minorBidi" w:hAnsiTheme="minorBidi" w:cstheme="minorBidi"/>
          <w:sz w:val="24"/>
          <w:szCs w:val="24"/>
        </w:rPr>
        <w:tab/>
        <w:t>определение однозначных правил преобразования описания электронной компоненты для различных информационных исследований.</w:t>
      </w:r>
    </w:p>
    <w:p w14:paraId="67245009"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71F4521" w14:textId="77777777" w:rsidR="007B27A7" w:rsidRPr="00D53134" w:rsidRDefault="00FF04AB" w:rsidP="00D53134">
      <w:pPr>
        <w:widowControl w:val="0"/>
        <w:jc w:val="both"/>
        <w:rPr>
          <w:rFonts w:asciiTheme="minorBidi" w:hAnsiTheme="minorBidi" w:cstheme="minorBidi"/>
          <w:b/>
          <w:sz w:val="24"/>
          <w:szCs w:val="24"/>
        </w:rPr>
      </w:pPr>
      <w:r w:rsidRPr="00D53134">
        <w:rPr>
          <w:rFonts w:asciiTheme="minorBidi" w:hAnsiTheme="minorBidi" w:cstheme="minorBidi"/>
          <w:b/>
          <w:sz w:val="24"/>
          <w:szCs w:val="24"/>
        </w:rPr>
        <w:t>Подходы к построению библиотечных элементов</w:t>
      </w:r>
    </w:p>
    <w:p w14:paraId="05ABF75B"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Целью создания библиотеки является обеспечение производителей оборудования и материалов, инструментом предоставления достоверной, удобной для потребителя информацией о своей продукции и связанной с этой продукцией </w:t>
      </w:r>
      <w:r w:rsidRPr="00D53134">
        <w:rPr>
          <w:rFonts w:asciiTheme="minorBidi" w:hAnsiTheme="minorBidi" w:cstheme="minorBidi"/>
          <w:sz w:val="24"/>
          <w:szCs w:val="24"/>
        </w:rPr>
        <w:lastRenderedPageBreak/>
        <w:t>дополнительной (сопутствующей) информацией, включая информацию для цепочек поставок и технологические карты. Информация должна позволять обеспечить Автоматизированную проверку элемента и системы, в которую входит элемент.</w:t>
      </w:r>
    </w:p>
    <w:p w14:paraId="313D14FB"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Основные поставщики информации:</w:t>
      </w:r>
    </w:p>
    <w:p w14:paraId="0F5AC07F"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производители инженерного оборудования;</w:t>
      </w:r>
    </w:p>
    <w:p w14:paraId="27977D6A"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производители материалов;</w:t>
      </w:r>
    </w:p>
    <w:p w14:paraId="79B3049A"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производители решений, например двери или мебельные перегородки;</w:t>
      </w:r>
    </w:p>
    <w:p w14:paraId="63C47184"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производители мебели;</w:t>
      </w:r>
    </w:p>
    <w:p w14:paraId="0243D29D"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производители бытовой техники.</w:t>
      </w:r>
    </w:p>
    <w:p w14:paraId="7EF37599"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CF36100"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Ключевые отличия библиотеки:</w:t>
      </w:r>
    </w:p>
    <w:p w14:paraId="7FDD157D"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хранение информационной модели «библиотечного объекта» в виде информационной структуры (семантической базы данных), позволяющей делать «виртуальные среды», например, представление для принципиальной схемы, для логической схемы и для визуального представления;</w:t>
      </w:r>
    </w:p>
    <w:p w14:paraId="5F8E4A1B"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должна поддерживаться онтология;</w:t>
      </w:r>
    </w:p>
    <w:p w14:paraId="70BDC4A6"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должна поддерживаться система классификации (различная и разных стран);</w:t>
      </w:r>
    </w:p>
    <w:p w14:paraId="3B2E0226"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должна поддерживаться многоязычность описания «библиотечного элемента»;</w:t>
      </w:r>
    </w:p>
    <w:p w14:paraId="6F1550BB"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должна поддерживаться параметрическая Характеристика библиотечных элементов;</w:t>
      </w:r>
    </w:p>
    <w:p w14:paraId="1FC7097A"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независимость от производителя системы САПР или системы моделирования;</w:t>
      </w:r>
    </w:p>
    <w:p w14:paraId="31C34465"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поддержка ссылок на национальные стандарты;</w:t>
      </w:r>
    </w:p>
    <w:p w14:paraId="2B239D93"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возможность подбора аналогов как из линейки одного производителя, так и из перечня производителей;</w:t>
      </w:r>
    </w:p>
    <w:p w14:paraId="1060E3CD"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должна поддерживаться возможность работы в рамках аддитивных производств. Например, библиотека должна понимать, как должен деградировать элемент при печати на 3D-принтере;</w:t>
      </w:r>
    </w:p>
    <w:p w14:paraId="700FE951"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система должна поддерживать/сопровождать информацию на всех этапах и весь жизненный цикл библиотечного элемента;</w:t>
      </w:r>
    </w:p>
    <w:p w14:paraId="2D76AAF5"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хранение информации о стоимости выполнения работ согласно технологической карты по монтажу;</w:t>
      </w:r>
    </w:p>
    <w:p w14:paraId="3C894D73"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интеграция с системой управления информацией в рамках проектов;</w:t>
      </w:r>
    </w:p>
    <w:p w14:paraId="7A6D0373"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интеграция в вычислимую среду;</w:t>
      </w:r>
    </w:p>
    <w:p w14:paraId="432A4857"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обеспечение интерфейса человеко-машинного взаимодействия;</w:t>
      </w:r>
    </w:p>
    <w:p w14:paraId="48260B4B"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обеспечение интерфейса машина-машина;</w:t>
      </w:r>
    </w:p>
    <w:p w14:paraId="768C2657" w14:textId="77777777" w:rsidR="007B27A7" w:rsidRPr="00D53134" w:rsidRDefault="00FF04AB" w:rsidP="00D53134">
      <w:pPr>
        <w:widowControl w:val="0"/>
        <w:ind w:left="2160" w:hanging="360"/>
        <w:jc w:val="both"/>
        <w:rPr>
          <w:rFonts w:asciiTheme="minorBidi" w:hAnsiTheme="minorBidi" w:cstheme="minorBidi"/>
          <w:sz w:val="24"/>
          <w:szCs w:val="24"/>
        </w:rPr>
      </w:pPr>
      <w:proofErr w:type="gramStart"/>
      <w:r w:rsidRPr="00D53134">
        <w:rPr>
          <w:rFonts w:asciiTheme="minorBidi" w:hAnsiTheme="minorBidi" w:cstheme="minorBidi"/>
          <w:sz w:val="24"/>
          <w:szCs w:val="24"/>
        </w:rPr>
        <w:t xml:space="preserve">·  </w:t>
      </w:r>
      <w:r w:rsidRPr="00D53134">
        <w:rPr>
          <w:rFonts w:asciiTheme="minorBidi" w:hAnsiTheme="minorBidi" w:cstheme="minorBidi"/>
          <w:sz w:val="24"/>
          <w:szCs w:val="24"/>
        </w:rPr>
        <w:tab/>
      </w:r>
      <w:proofErr w:type="gramEnd"/>
      <w:r w:rsidRPr="00D53134">
        <w:rPr>
          <w:rFonts w:asciiTheme="minorBidi" w:hAnsiTheme="minorBidi" w:cstheme="minorBidi"/>
          <w:sz w:val="24"/>
          <w:szCs w:val="24"/>
        </w:rPr>
        <w:t>сбор и анализ статистики по использованию элементов.</w:t>
      </w:r>
    </w:p>
    <w:p w14:paraId="79A7DF99"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839E47F"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Библиотека электронных компонент строится на основе </w:t>
      </w:r>
      <w:proofErr w:type="gramStart"/>
      <w:r w:rsidRPr="00D53134">
        <w:rPr>
          <w:rFonts w:asciiTheme="minorBidi" w:hAnsiTheme="minorBidi" w:cstheme="minorBidi"/>
          <w:sz w:val="24"/>
          <w:szCs w:val="24"/>
        </w:rPr>
        <w:t>онтологии[</w:t>
      </w:r>
      <w:proofErr w:type="gramEnd"/>
      <w:r w:rsidRPr="00D53134">
        <w:rPr>
          <w:rFonts w:asciiTheme="minorBidi" w:hAnsiTheme="minorBidi" w:cstheme="minorBidi"/>
          <w:sz w:val="24"/>
          <w:szCs w:val="24"/>
        </w:rPr>
        <w:t>1, 2] и ГОСТ 20886-85.</w:t>
      </w:r>
    </w:p>
    <w:p w14:paraId="1FFFB5FA"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Контент электронной библиотеки включает широкий набор информационных ресурсов и их метаданные. В электронной библиотеке могут быть следующие виды информационных ресурсов:</w:t>
      </w:r>
    </w:p>
    <w:p w14:paraId="2FF5097E" w14:textId="77777777" w:rsidR="007B27A7" w:rsidRPr="00D53134" w:rsidRDefault="00FF04AB" w:rsidP="00D53134">
      <w:pPr>
        <w:widowControl w:val="0"/>
        <w:ind w:left="1460" w:hanging="380"/>
        <w:jc w:val="both"/>
        <w:rPr>
          <w:rFonts w:asciiTheme="minorBidi" w:hAnsiTheme="minorBidi" w:cstheme="minorBidi"/>
          <w:sz w:val="24"/>
          <w:szCs w:val="24"/>
        </w:rPr>
      </w:pPr>
      <w:r w:rsidRPr="00D53134">
        <w:rPr>
          <w:rFonts w:asciiTheme="minorBidi" w:hAnsiTheme="minorBidi" w:cstheme="minorBidi"/>
          <w:sz w:val="24"/>
          <w:szCs w:val="24"/>
        </w:rPr>
        <w:t>1)    электронные ресурсы (документы и мультимедийные объекты) – содержание (хранилище) библиотеки;</w:t>
      </w:r>
    </w:p>
    <w:p w14:paraId="667A0029" w14:textId="77777777" w:rsidR="007B27A7" w:rsidRPr="00D53134" w:rsidRDefault="00FF04AB" w:rsidP="00D53134">
      <w:pPr>
        <w:widowControl w:val="0"/>
        <w:ind w:left="1460" w:hanging="380"/>
        <w:jc w:val="both"/>
        <w:rPr>
          <w:rFonts w:asciiTheme="minorBidi" w:hAnsiTheme="minorBidi" w:cstheme="minorBidi"/>
          <w:sz w:val="24"/>
          <w:szCs w:val="24"/>
        </w:rPr>
      </w:pPr>
      <w:r w:rsidRPr="00D53134">
        <w:rPr>
          <w:rFonts w:asciiTheme="minorBidi" w:hAnsiTheme="minorBidi" w:cstheme="minorBidi"/>
          <w:sz w:val="24"/>
          <w:szCs w:val="24"/>
        </w:rPr>
        <w:t>2)    система классификации: различные схемы классификации предметных областей знаний, например, таксономии, тезаурусы;</w:t>
      </w:r>
    </w:p>
    <w:p w14:paraId="7165197B" w14:textId="77777777" w:rsidR="007B27A7" w:rsidRPr="00D53134" w:rsidRDefault="00FF04AB" w:rsidP="00D53134">
      <w:pPr>
        <w:widowControl w:val="0"/>
        <w:ind w:left="1460" w:hanging="380"/>
        <w:jc w:val="both"/>
        <w:rPr>
          <w:rFonts w:asciiTheme="minorBidi" w:hAnsiTheme="minorBidi" w:cstheme="minorBidi"/>
          <w:sz w:val="24"/>
          <w:szCs w:val="24"/>
        </w:rPr>
      </w:pPr>
      <w:r w:rsidRPr="00D53134">
        <w:rPr>
          <w:rFonts w:asciiTheme="minorBidi" w:hAnsiTheme="minorBidi" w:cstheme="minorBidi"/>
          <w:sz w:val="24"/>
          <w:szCs w:val="24"/>
        </w:rPr>
        <w:t>3)    разделы каталогов (рубрик) – это общая характеристика хранимых в них ресурсов или их ссылки;</w:t>
      </w:r>
    </w:p>
    <w:p w14:paraId="4E8F75CC" w14:textId="77777777" w:rsidR="007B27A7" w:rsidRPr="00D53134" w:rsidRDefault="00FF04AB" w:rsidP="00D53134">
      <w:pPr>
        <w:widowControl w:val="0"/>
        <w:ind w:left="1460" w:hanging="380"/>
        <w:jc w:val="both"/>
        <w:rPr>
          <w:rFonts w:asciiTheme="minorBidi" w:hAnsiTheme="minorBidi" w:cstheme="minorBidi"/>
          <w:sz w:val="24"/>
          <w:szCs w:val="24"/>
        </w:rPr>
      </w:pPr>
      <w:r w:rsidRPr="00D53134">
        <w:rPr>
          <w:rFonts w:asciiTheme="minorBidi" w:hAnsiTheme="minorBidi" w:cstheme="minorBidi"/>
          <w:sz w:val="24"/>
          <w:szCs w:val="24"/>
        </w:rPr>
        <w:t>4)    профили пользователей – наборы характеристик, описывающих свойства и интересы пользователей.</w:t>
      </w:r>
    </w:p>
    <w:p w14:paraId="70A70586"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Метаданные электронной библиотеки должны обеспечивать необходимую синтаксическую, семантическую и контекстную интерпретацию описываемой информационной модели электронной компоненты.</w:t>
      </w:r>
    </w:p>
    <w:p w14:paraId="528BCD88"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858AAF4" w14:textId="77777777" w:rsidR="007B27A7" w:rsidRPr="00D53134" w:rsidRDefault="00FF04AB" w:rsidP="00D53134">
      <w:pPr>
        <w:widowControl w:val="0"/>
        <w:ind w:firstLine="700"/>
        <w:jc w:val="both"/>
        <w:rPr>
          <w:rFonts w:asciiTheme="minorBidi" w:hAnsiTheme="minorBidi" w:cstheme="minorBidi"/>
          <w:b/>
          <w:sz w:val="24"/>
          <w:szCs w:val="24"/>
        </w:rPr>
      </w:pPr>
      <w:r w:rsidRPr="00D53134">
        <w:rPr>
          <w:rFonts w:asciiTheme="minorBidi" w:hAnsiTheme="minorBidi" w:cstheme="minorBidi"/>
          <w:b/>
          <w:sz w:val="24"/>
          <w:szCs w:val="24"/>
        </w:rPr>
        <w:t>Формирование библиотеки</w:t>
      </w:r>
    </w:p>
    <w:p w14:paraId="5CA33698"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При формировании библиотеки должны использоваться технологии семантической сети. Доступ к ресурсам библиотеки осуществляется в соответствии с типом библиотеки, правами доступа и ролью участника в рамках реализуемого проекта.</w:t>
      </w:r>
    </w:p>
    <w:p w14:paraId="7C724AE5"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По типу библиотеки подразделяются на открытые (публичные) и закрытые (частные). Государственные библиотеки могут быть как открытыми, так и закрытыми в зависимости от предоставляемых моделей.</w:t>
      </w:r>
    </w:p>
    <w:p w14:paraId="47B01FB0"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Библиотеки могут быть организованы в виде децентрализованного хранилища информации и могут подключаться к среде общих данных проекта. Другим вариантом доступа к библиотекам может быть прямой доступ </w:t>
      </w:r>
      <w:proofErr w:type="gramStart"/>
      <w:r w:rsidRPr="00D53134">
        <w:rPr>
          <w:rFonts w:asciiTheme="minorBidi" w:hAnsiTheme="minorBidi" w:cstheme="minorBidi"/>
          <w:sz w:val="24"/>
          <w:szCs w:val="24"/>
        </w:rPr>
        <w:t>из системе</w:t>
      </w:r>
      <w:proofErr w:type="gramEnd"/>
      <w:r w:rsidRPr="00D53134">
        <w:rPr>
          <w:rFonts w:asciiTheme="minorBidi" w:hAnsiTheme="minorBidi" w:cstheme="minorBidi"/>
          <w:sz w:val="24"/>
          <w:szCs w:val="24"/>
        </w:rPr>
        <w:t xml:space="preserve"> моделирования для получения информационных моделей и необходимых наборов данных.</w:t>
      </w:r>
    </w:p>
    <w:p w14:paraId="4ABC7D60"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Библиотеки могут быть созданы в рамках отдельной организации или всей отрасли.</w:t>
      </w:r>
    </w:p>
    <w:p w14:paraId="3C22AEEE"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Поставщик библиотеки информационных моделей должен активно взаимодействовать с производителем изделий, чтобы понять, как их продукт работает в реальном мире, а также чтобы гарантировать максимальную достоверность и точность предоставляемой информации.</w:t>
      </w:r>
    </w:p>
    <w:p w14:paraId="199DBF3F"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Некоторые библиотеки могут специально готовить информационные модели в нативном формате системы проектирования, например, Autodesk Revit или Graphisoft Archicad. Однако такой подход может иметь серьезное ограничение относительно количества компонентов, которые доступны.</w:t>
      </w:r>
    </w:p>
    <w:p w14:paraId="53BEA51C"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3D0F91D"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Еще одной проблемой при использовании библиотек может быть риск использования устаревших информационных моделей и данных. Это происходит, если поставщик своевременно не обновил информационные модели в библиотеки. </w:t>
      </w:r>
      <w:r w:rsidRPr="00D53134">
        <w:rPr>
          <w:rFonts w:asciiTheme="minorBidi" w:hAnsiTheme="minorBidi" w:cstheme="minorBidi"/>
          <w:sz w:val="24"/>
          <w:szCs w:val="24"/>
        </w:rPr>
        <w:lastRenderedPageBreak/>
        <w:t>В этом случае в зависимости от типа соглашения между Библиотекой и Поставщиком изделия по-разному распространяется ответственность. Например, у компании BIMObjects ответственность несет производитель изделия.</w:t>
      </w:r>
    </w:p>
    <w:p w14:paraId="12F1B47D"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Приведем пример форматов для обмена информационными и графическими представлениями моделей:</w:t>
      </w:r>
    </w:p>
    <w:p w14:paraId="5DA5E8EA" w14:textId="77777777" w:rsidR="007B27A7" w:rsidRPr="00D06867" w:rsidRDefault="00FF04AB" w:rsidP="00D53134">
      <w:pPr>
        <w:widowControl w:val="0"/>
        <w:jc w:val="both"/>
        <w:rPr>
          <w:rFonts w:asciiTheme="minorBidi" w:hAnsiTheme="minorBidi" w:cstheme="minorBidi"/>
          <w:sz w:val="24"/>
          <w:szCs w:val="24"/>
          <w:lang w:val="en-US"/>
        </w:rPr>
      </w:pPr>
      <w:r w:rsidRPr="00D06867">
        <w:rPr>
          <w:rFonts w:asciiTheme="minorBidi" w:hAnsiTheme="minorBidi" w:cstheme="minorBidi"/>
          <w:sz w:val="24"/>
          <w:szCs w:val="24"/>
          <w:lang w:val="en-US"/>
        </w:rPr>
        <w:t xml:space="preserve">Dassault Systemes CATIA, 3DCT, Rhino with 3DCT plug-in, Abvent Group Artlantis Studio, Artlantis Render, KOMPAS 3D, 123D, 3ds Max, AutoCAD, AutoCAD Architecture, Revit, 3DS Max </w:t>
      </w:r>
      <w:r w:rsidRPr="00D53134">
        <w:rPr>
          <w:rFonts w:asciiTheme="minorBidi" w:hAnsiTheme="minorBidi" w:cstheme="minorBidi"/>
          <w:sz w:val="24"/>
          <w:szCs w:val="24"/>
        </w:rPr>
        <w:t>и</w:t>
      </w:r>
      <w:r w:rsidRPr="00D06867">
        <w:rPr>
          <w:rFonts w:asciiTheme="minorBidi" w:hAnsiTheme="minorBidi" w:cstheme="minorBidi"/>
          <w:sz w:val="24"/>
          <w:szCs w:val="24"/>
          <w:lang w:val="en-US"/>
        </w:rPr>
        <w:t xml:space="preserve"> VIZ, AutoCAD, Civil 3D, AutoCAD MEP, AutoCAD Architecture, AutoCAD Structural Detailing, AutoCAD MAP, Lightscape, Maya ,Maya, 3ds Max </w:t>
      </w:r>
      <w:r w:rsidRPr="00D53134">
        <w:rPr>
          <w:rFonts w:asciiTheme="minorBidi" w:hAnsiTheme="minorBidi" w:cstheme="minorBidi"/>
          <w:sz w:val="24"/>
          <w:szCs w:val="24"/>
        </w:rPr>
        <w:t>или</w:t>
      </w:r>
      <w:r w:rsidRPr="00D06867">
        <w:rPr>
          <w:rFonts w:asciiTheme="minorBidi" w:hAnsiTheme="minorBidi" w:cstheme="minorBidi"/>
          <w:sz w:val="24"/>
          <w:szCs w:val="24"/>
          <w:lang w:val="en-US"/>
        </w:rPr>
        <w:t xml:space="preserve"> 3ds Max Design, Navisworks, Revit, MicroStation Design, BobCAD-CAM, Cal3D, CorelDRAW Graphics Suite, 3D XML Player, 3DVIA, SolidWorks, DIALux, ElectricImage Animation System, ArcPad, ArcGIS, SketchUp Make, DesignCAD, TurboCAD, MYRIAD 3D Reader, IronCAD, 3D World Studio, LTD LightConverse, Xara 3D Maker, Rhino, Rhino 3D, Allplan, Vectorworks, ArchiCAD, Visual3D.NET, Parasolid ACIS, 3D ACIS Modeler, AutoCAD, ACIS, 3D ACIS Modeler, SolidWorks, AutoCAD, PCB123, BIMsight Project, Tekla Structures, Tekla Structures, Robot Analyse, Unity, Photoshop, AutoCAD, Maya, SolidWorks, 3D DAZ Studio, TurboCAD Deluxe, Cinema 4D, ZModeler, </w:t>
      </w:r>
      <w:r w:rsidRPr="00D53134">
        <w:rPr>
          <w:rFonts w:asciiTheme="minorBidi" w:hAnsiTheme="minorBidi" w:cstheme="minorBidi"/>
          <w:sz w:val="24"/>
          <w:szCs w:val="24"/>
        </w:rPr>
        <w:t>ЛИРА</w:t>
      </w:r>
      <w:r w:rsidRPr="00D06867">
        <w:rPr>
          <w:rFonts w:asciiTheme="minorBidi" w:hAnsiTheme="minorBidi" w:cstheme="minorBidi"/>
          <w:sz w:val="24"/>
          <w:szCs w:val="24"/>
          <w:lang w:val="en-US"/>
        </w:rPr>
        <w:t>.</w:t>
      </w:r>
    </w:p>
    <w:p w14:paraId="40E53A1D" w14:textId="77777777" w:rsidR="007B27A7" w:rsidRPr="00D06867" w:rsidRDefault="00FF04AB" w:rsidP="00D53134">
      <w:pPr>
        <w:widowControl w:val="0"/>
        <w:jc w:val="both"/>
        <w:rPr>
          <w:rFonts w:asciiTheme="minorBidi" w:hAnsiTheme="minorBidi" w:cstheme="minorBidi"/>
          <w:sz w:val="24"/>
          <w:szCs w:val="24"/>
          <w:lang w:val="en-US"/>
        </w:rPr>
      </w:pPr>
      <w:r w:rsidRPr="00D06867">
        <w:rPr>
          <w:rFonts w:asciiTheme="minorBidi" w:hAnsiTheme="minorBidi" w:cstheme="minorBidi"/>
          <w:sz w:val="24"/>
          <w:szCs w:val="24"/>
          <w:lang w:val="en-US"/>
        </w:rPr>
        <w:t xml:space="preserve"> </w:t>
      </w:r>
    </w:p>
    <w:p w14:paraId="34F353F6" w14:textId="77777777" w:rsidR="007B27A7" w:rsidRPr="00D06867" w:rsidRDefault="00FF04AB" w:rsidP="00D53134">
      <w:pPr>
        <w:widowControl w:val="0"/>
        <w:jc w:val="both"/>
        <w:rPr>
          <w:rFonts w:asciiTheme="minorBidi" w:hAnsiTheme="minorBidi" w:cstheme="minorBidi"/>
          <w:sz w:val="24"/>
          <w:szCs w:val="24"/>
          <w:lang w:val="en-US"/>
        </w:rPr>
      </w:pPr>
      <w:r w:rsidRPr="00D53134">
        <w:rPr>
          <w:rFonts w:asciiTheme="minorBidi" w:hAnsiTheme="minorBidi" w:cstheme="minorBidi"/>
          <w:sz w:val="24"/>
          <w:szCs w:val="24"/>
        </w:rPr>
        <w:t>Поддерживаемые</w:t>
      </w:r>
      <w:r w:rsidRPr="00D06867">
        <w:rPr>
          <w:rFonts w:asciiTheme="minorBidi" w:hAnsiTheme="minorBidi" w:cstheme="minorBidi"/>
          <w:sz w:val="24"/>
          <w:szCs w:val="24"/>
          <w:lang w:val="en-US"/>
        </w:rPr>
        <w:t xml:space="preserve"> </w:t>
      </w:r>
      <w:r w:rsidRPr="00D53134">
        <w:rPr>
          <w:rFonts w:asciiTheme="minorBidi" w:hAnsiTheme="minorBidi" w:cstheme="minorBidi"/>
          <w:sz w:val="24"/>
          <w:szCs w:val="24"/>
        </w:rPr>
        <w:t>форматы</w:t>
      </w:r>
      <w:r w:rsidRPr="00D06867">
        <w:rPr>
          <w:rFonts w:asciiTheme="minorBidi" w:hAnsiTheme="minorBidi" w:cstheme="minorBidi"/>
          <w:sz w:val="24"/>
          <w:szCs w:val="24"/>
          <w:lang w:val="en-US"/>
        </w:rPr>
        <w:t xml:space="preserve"> </w:t>
      </w:r>
      <w:r w:rsidRPr="00D53134">
        <w:rPr>
          <w:rFonts w:asciiTheme="minorBidi" w:hAnsiTheme="minorBidi" w:cstheme="minorBidi"/>
          <w:sz w:val="24"/>
          <w:szCs w:val="24"/>
        </w:rPr>
        <w:t>файлов</w:t>
      </w:r>
      <w:r w:rsidRPr="00D06867">
        <w:rPr>
          <w:rFonts w:asciiTheme="minorBidi" w:hAnsiTheme="minorBidi" w:cstheme="minorBidi"/>
          <w:sz w:val="24"/>
          <w:szCs w:val="24"/>
          <w:lang w:val="en-US"/>
        </w:rPr>
        <w:t xml:space="preserve"> </w:t>
      </w:r>
      <w:r w:rsidRPr="00D53134">
        <w:rPr>
          <w:rFonts w:asciiTheme="minorBidi" w:hAnsiTheme="minorBidi" w:cstheme="minorBidi"/>
          <w:sz w:val="24"/>
          <w:szCs w:val="24"/>
        </w:rPr>
        <w:t>в</w:t>
      </w:r>
      <w:r w:rsidRPr="00D06867">
        <w:rPr>
          <w:rFonts w:asciiTheme="minorBidi" w:hAnsiTheme="minorBidi" w:cstheme="minorBidi"/>
          <w:sz w:val="24"/>
          <w:szCs w:val="24"/>
          <w:lang w:val="en-US"/>
        </w:rPr>
        <w:t xml:space="preserve"> 3D </w:t>
      </w:r>
      <w:r w:rsidRPr="00D53134">
        <w:rPr>
          <w:rFonts w:asciiTheme="minorBidi" w:hAnsiTheme="minorBidi" w:cstheme="minorBidi"/>
          <w:sz w:val="24"/>
          <w:szCs w:val="24"/>
        </w:rPr>
        <w:t>формате</w:t>
      </w:r>
      <w:r w:rsidRPr="00D06867">
        <w:rPr>
          <w:rFonts w:asciiTheme="minorBidi" w:hAnsiTheme="minorBidi" w:cstheme="minorBidi"/>
          <w:sz w:val="24"/>
          <w:szCs w:val="24"/>
          <w:lang w:val="en-US"/>
        </w:rPr>
        <w:t>: STL, gbXML, IGES, IGS, STEP, STP, U3D, 3DC, AOF, ATL, ATLA, ATLO, A3D, CDW, M3D, 123C, 123D, 123DP, 123DX, 3DS, MAX, MAXC, DXE, DXF, SLB, SLD,DWF, DWFx, DST, DWG, DWL, DWS, DWT, ATR, LP, LS, MA, MB, O2C, RTG, SKL, WRL, WRZ, FBX, NWD, NWF, NWC, RFA, RTE, RVT, ASC, ASCII, CAD, DAE, DGN, IFC, IFCXML, IFCZIP, XRF, CDR, 3DXML, SLDASM, SLDDRT, SLDDRW, SLDPRT, LDT, FACT, APL, SKM, SKP, DC, 3DV, TCW, VRL, 3DF, ICS, 3DW, 3DL, X3D, 3DM,3DX, NDW, MCD, VWX, 2DL, AAT, BIMx, BPN, GDL, MOD, PLA, PLN, PRF, TPL, V3D, X_B, X_T, SAB, SAT, 123, TBP, CNV, CPL, DB1, DB2, IDRM, LIS, RBM, DSTV, UNITY, UNITY3D, UNITYPACKAGE, MTL, OBJ, 3DA, Z3D, BMP, JPEG, JPG, PDF, PNG, TIFF, ARM, BAR, BLG, BLS, BLK, KLS, KLN, FIDARM, HAR, HVM, LIR, MNT, SC(0-9), SRT, STC, VTS, DOC, DOCX.</w:t>
      </w:r>
    </w:p>
    <w:p w14:paraId="75E8CDA5" w14:textId="77777777" w:rsidR="007B27A7" w:rsidRPr="00D06867" w:rsidRDefault="00FF04AB" w:rsidP="00D53134">
      <w:pPr>
        <w:widowControl w:val="0"/>
        <w:ind w:firstLine="700"/>
        <w:jc w:val="both"/>
        <w:rPr>
          <w:rFonts w:asciiTheme="minorBidi" w:hAnsiTheme="minorBidi" w:cstheme="minorBidi"/>
          <w:sz w:val="24"/>
          <w:szCs w:val="24"/>
          <w:lang w:val="en-US"/>
        </w:rPr>
      </w:pPr>
      <w:r w:rsidRPr="00D06867">
        <w:rPr>
          <w:rFonts w:asciiTheme="minorBidi" w:hAnsiTheme="minorBidi" w:cstheme="minorBidi"/>
          <w:sz w:val="24"/>
          <w:szCs w:val="24"/>
          <w:lang w:val="en-US"/>
        </w:rPr>
        <w:t xml:space="preserve"> </w:t>
      </w:r>
    </w:p>
    <w:p w14:paraId="7F262581" w14:textId="77777777" w:rsidR="007B27A7" w:rsidRPr="00D06867" w:rsidRDefault="00FF04AB" w:rsidP="00D53134">
      <w:pPr>
        <w:widowControl w:val="0"/>
        <w:ind w:firstLine="700"/>
        <w:jc w:val="both"/>
        <w:rPr>
          <w:rFonts w:asciiTheme="minorBidi" w:hAnsiTheme="minorBidi" w:cstheme="minorBidi"/>
          <w:sz w:val="24"/>
          <w:szCs w:val="24"/>
          <w:lang w:val="en-US"/>
        </w:rPr>
      </w:pPr>
      <w:r w:rsidRPr="00D06867">
        <w:rPr>
          <w:rFonts w:asciiTheme="minorBidi" w:hAnsiTheme="minorBidi" w:cstheme="minorBidi"/>
          <w:sz w:val="24"/>
          <w:szCs w:val="24"/>
          <w:lang w:val="en-US"/>
        </w:rPr>
        <w:t xml:space="preserve"> </w:t>
      </w:r>
    </w:p>
    <w:p w14:paraId="7579BBB9"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Для проведения комплексного анализа обычно требуется информация о материалах и вариантах представления элементов. Эту информацию можно получить из библиотек материалов, которые могут быть связаны с информационными моделями.</w:t>
      </w:r>
    </w:p>
    <w:p w14:paraId="5A239DC5"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23686842" w14:textId="77777777" w:rsidR="007B27A7" w:rsidRPr="00D53134" w:rsidRDefault="00FF04AB" w:rsidP="00D53134">
      <w:pPr>
        <w:widowControl w:val="0"/>
        <w:jc w:val="both"/>
        <w:rPr>
          <w:rFonts w:asciiTheme="minorBidi" w:hAnsiTheme="minorBidi" w:cstheme="minorBidi"/>
          <w:b/>
          <w:sz w:val="24"/>
          <w:szCs w:val="24"/>
        </w:rPr>
      </w:pPr>
      <w:r w:rsidRPr="00D53134">
        <w:rPr>
          <w:rFonts w:asciiTheme="minorBidi" w:hAnsiTheme="minorBidi" w:cstheme="minorBidi"/>
          <w:b/>
          <w:sz w:val="24"/>
          <w:szCs w:val="24"/>
        </w:rPr>
        <w:t>Библиотеки материалов и представлений</w:t>
      </w:r>
    </w:p>
    <w:p w14:paraId="77746FB5"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Библиотеки материалов и представлений модели представляют собой набор определений материалов и представлений модели. Некоторые библиотеки устанавливаются вместе с другими пользователями программ Autodesk, другие создаются пользователями. Можно создавать библиотеки для организации материалов и представлений модели, которыми вы будете пользоваться. Библиотеки, входящие в комплект поставки программы, заблокированы и при перечислении в обозревателях обозначены значком, указывающим </w:t>
      </w:r>
      <w:r w:rsidRPr="00D53134">
        <w:rPr>
          <w:rFonts w:asciiTheme="minorBidi" w:hAnsiTheme="minorBidi" w:cstheme="minorBidi"/>
          <w:sz w:val="24"/>
          <w:szCs w:val="24"/>
        </w:rPr>
        <w:lastRenderedPageBreak/>
        <w:t>соответствующее условие. Можно скопировать компоненты заблокированной библиотеки в пользовательскую библиотеку, в которой их можно редактировать и изменять.</w:t>
      </w:r>
    </w:p>
    <w:p w14:paraId="48EE7AC0"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FE7E54C" w14:textId="77777777" w:rsidR="007B27A7" w:rsidRPr="00D53134" w:rsidRDefault="00FF04AB" w:rsidP="00D53134">
      <w:pPr>
        <w:widowControl w:val="0"/>
        <w:jc w:val="both"/>
        <w:rPr>
          <w:rFonts w:asciiTheme="minorBidi" w:hAnsiTheme="minorBidi" w:cstheme="minorBidi"/>
          <w:b/>
          <w:sz w:val="24"/>
          <w:szCs w:val="24"/>
        </w:rPr>
      </w:pPr>
      <w:r w:rsidRPr="00D53134">
        <w:rPr>
          <w:rFonts w:asciiTheme="minorBidi" w:hAnsiTheme="minorBidi" w:cstheme="minorBidi"/>
          <w:b/>
          <w:sz w:val="24"/>
          <w:szCs w:val="24"/>
        </w:rPr>
        <w:t>Материалы</w:t>
      </w:r>
    </w:p>
    <w:p w14:paraId="7E5494BC"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Материалы представляют собой комбинации различных типов наборов характеристик, которые называются компонентами. В Inventor используются материалы двух компонентов: физических и представлений модели. В совокупности эти два компонента представляют определение материала Inventor. Материалы назначаются для деталей.</w:t>
      </w:r>
    </w:p>
    <w:p w14:paraId="0DDAE184"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210A4A1D"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Рисунок 2. Пример представления изделия</w:t>
      </w:r>
    </w:p>
    <w:p w14:paraId="22CA071D"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B7FAF70"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В разделе Физические свойства содержится информация о составе материала, используемого для моделирования, анализа и определения таких свойств Inventor, как масса, площадь и объем. Физические свойства можно использовать для определения соответствующих материалов для проектирования.</w:t>
      </w:r>
    </w:p>
    <w:p w14:paraId="2C7A359A"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67672D95" w14:textId="77777777" w:rsidR="007B27A7" w:rsidRPr="00D53134" w:rsidRDefault="00FF04AB" w:rsidP="00D53134">
      <w:pPr>
        <w:widowControl w:val="0"/>
        <w:jc w:val="both"/>
        <w:rPr>
          <w:rFonts w:asciiTheme="minorBidi" w:hAnsiTheme="minorBidi" w:cstheme="minorBidi"/>
          <w:b/>
          <w:sz w:val="24"/>
          <w:szCs w:val="24"/>
        </w:rPr>
      </w:pPr>
      <w:r w:rsidRPr="00D53134">
        <w:rPr>
          <w:rFonts w:asciiTheme="minorBidi" w:hAnsiTheme="minorBidi" w:cstheme="minorBidi"/>
          <w:b/>
          <w:sz w:val="24"/>
          <w:szCs w:val="24"/>
        </w:rPr>
        <w:t>Представления модели</w:t>
      </w:r>
    </w:p>
    <w:p w14:paraId="7C4CA8C2"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Представления модели определяют визуальные характеристики материала и назначаются для любой грани, элемента, детали или сборки. С их помощью можно увидеть, как деталь или сборка часто выглядят в незаконченном виде, в процессе выполнения или в готовом виде. Представления можно использовать в качестве инструмента визуальной группировки путем применения их в нескольких деталях или сборках (недоступно в Inventor LT).</w:t>
      </w:r>
    </w:p>
    <w:p w14:paraId="23F30F71"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Свойства представлений модели обеспечивают визуальную реализацию материала — цвет, текстуру, карту выдавливания, зернистость.</w:t>
      </w:r>
    </w:p>
    <w:p w14:paraId="3EA42A5B"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Все материалы имеют назначенные для них представления модели. Можно переопределить эти представления модели для изменения вида компонента.</w:t>
      </w:r>
    </w:p>
    <w:p w14:paraId="3AF9C9C3"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Свойства представлений модели обеспечивают визуальную реализацию материала — цвет, текстуру, карту выдавливания, зернистость.</w:t>
      </w:r>
    </w:p>
    <w:p w14:paraId="1BBE1C7A"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Все материалы имеют назначенные для них представления модели. Можно переопределить эти представления модели для изменения вида компонента.</w:t>
      </w:r>
    </w:p>
    <w:p w14:paraId="6757379B"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17FD137F"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Рисунок 3. Пример представления свойств изделия</w:t>
      </w:r>
    </w:p>
    <w:p w14:paraId="62E1AEF9"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07027D5F" w14:textId="77777777" w:rsidR="007B27A7" w:rsidRPr="00D53134" w:rsidRDefault="00FF04AB" w:rsidP="00D53134">
      <w:pPr>
        <w:widowControl w:val="0"/>
        <w:jc w:val="both"/>
        <w:rPr>
          <w:rFonts w:asciiTheme="minorBidi" w:hAnsiTheme="minorBidi" w:cstheme="minorBidi"/>
          <w:b/>
          <w:sz w:val="24"/>
          <w:szCs w:val="24"/>
        </w:rPr>
      </w:pPr>
      <w:r w:rsidRPr="00D53134">
        <w:rPr>
          <w:rFonts w:asciiTheme="minorBidi" w:hAnsiTheme="minorBidi" w:cstheme="minorBidi"/>
          <w:b/>
          <w:sz w:val="24"/>
          <w:szCs w:val="24"/>
        </w:rPr>
        <w:t>Примеры использования библиотек в проектах</w:t>
      </w:r>
    </w:p>
    <w:p w14:paraId="0590631B"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Приведем примеры библиотек, которые вы можете использовать в своих проектах.</w:t>
      </w:r>
    </w:p>
    <w:p w14:paraId="0F36C220"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42C20BC2" w14:textId="77777777" w:rsidR="007B27A7" w:rsidRPr="00D53134" w:rsidRDefault="00FF04AB" w:rsidP="00D53134">
      <w:pPr>
        <w:widowControl w:val="0"/>
        <w:ind w:firstLine="700"/>
        <w:jc w:val="both"/>
        <w:rPr>
          <w:rFonts w:asciiTheme="minorBidi" w:hAnsiTheme="minorBidi" w:cstheme="minorBidi"/>
          <w:b/>
          <w:sz w:val="24"/>
          <w:szCs w:val="24"/>
        </w:rPr>
      </w:pPr>
      <w:r w:rsidRPr="00D53134">
        <w:rPr>
          <w:rFonts w:asciiTheme="minorBidi" w:hAnsiTheme="minorBidi" w:cstheme="minorBidi"/>
          <w:b/>
          <w:sz w:val="24"/>
          <w:szCs w:val="24"/>
        </w:rPr>
        <w:t>BIMLIB</w:t>
      </w:r>
    </w:p>
    <w:p w14:paraId="2949EBEB"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Предоставляет САПР независимую библиотеку информационных моделей. Одновременно с этим проект BIMLIB предоставляет производителям оборудования и материалов возможность быстро и легко получить обратную связь по конкретным </w:t>
      </w:r>
      <w:r w:rsidRPr="00D53134">
        <w:rPr>
          <w:rFonts w:asciiTheme="minorBidi" w:hAnsiTheme="minorBidi" w:cstheme="minorBidi"/>
          <w:sz w:val="24"/>
          <w:szCs w:val="24"/>
        </w:rPr>
        <w:lastRenderedPageBreak/>
        <w:t>решениям, выполненным с использованием их номенклатуры, а также рекомендации по её расширению от квалифицированных инженеров.</w:t>
      </w:r>
    </w:p>
    <w:p w14:paraId="13EC5311"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На портале BIMLIB проектировщики уже сейчас могут сравнить одинаковое оборудование различных производителей, что недоступно на сайтах отдельных производителей в сети Интернет. Вся размещенная на портале BIMLIB библиотека моделей всегда будет бесплатной для инженеров- проектировщиков.</w:t>
      </w:r>
    </w:p>
    <w:p w14:paraId="6C3B6B98"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E9B9DCE" w14:textId="77777777" w:rsidR="007B27A7" w:rsidRPr="00D53134" w:rsidRDefault="00FF04AB" w:rsidP="00D53134">
      <w:pPr>
        <w:widowControl w:val="0"/>
        <w:jc w:val="both"/>
        <w:rPr>
          <w:rFonts w:asciiTheme="minorBidi" w:hAnsiTheme="minorBidi" w:cstheme="minorBidi"/>
          <w:b/>
          <w:sz w:val="24"/>
          <w:szCs w:val="24"/>
        </w:rPr>
      </w:pPr>
      <w:r w:rsidRPr="00D53134">
        <w:rPr>
          <w:rFonts w:asciiTheme="minorBidi" w:hAnsiTheme="minorBidi" w:cstheme="minorBidi"/>
          <w:b/>
          <w:sz w:val="24"/>
          <w:szCs w:val="24"/>
        </w:rPr>
        <w:t>BIMobject (bimobject.com)</w:t>
      </w:r>
    </w:p>
    <w:p w14:paraId="7301BDC7"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Одна из старейших BIM библиотек в мире. Корпорация BIMobject построена вокруг сети компаний и партнеров во всем мире. Это действует как связь между производителями и BIM моделями и развивает цифровую точную копию 2D/3D библиотеки строительного изделия реального мира и внутренних комплектующих. Это - нейтральный продавец и может создать объекты BIM для всего различного программного обеспечения BIM на рынке — Revit, ArchiCAD, SketchUp и AutoCAD. Комплектующие включают EAN-коды, U-ценности, размеры и брендинг (логотип) и названия семейств, а также ссылки на документы обслуживания и руководствами пользователя собрания.</w:t>
      </w:r>
    </w:p>
    <w:p w14:paraId="24DA623F"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Все загрузки могут быть прослежены таким образом производители могут автоматически обновить для клиентов информацию в моделях, включая удаление из каталога или изменение конфигурации. Дополнительно архитектура системы позволяет анализировать рынок и сообщать производителям дополнительную информацию.</w:t>
      </w:r>
    </w:p>
    <w:p w14:paraId="68F7D48A"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06A1A12E" w14:textId="77777777" w:rsidR="007B27A7" w:rsidRPr="00D06867" w:rsidRDefault="00FF04AB" w:rsidP="00D53134">
      <w:pPr>
        <w:widowControl w:val="0"/>
        <w:jc w:val="both"/>
        <w:rPr>
          <w:rFonts w:asciiTheme="minorBidi" w:hAnsiTheme="minorBidi" w:cstheme="minorBidi"/>
          <w:b/>
          <w:sz w:val="24"/>
          <w:szCs w:val="24"/>
          <w:lang w:val="en-US"/>
        </w:rPr>
      </w:pPr>
      <w:r w:rsidRPr="00D06867">
        <w:rPr>
          <w:rFonts w:asciiTheme="minorBidi" w:hAnsiTheme="minorBidi" w:cstheme="minorBidi"/>
          <w:b/>
          <w:sz w:val="24"/>
          <w:szCs w:val="24"/>
          <w:lang w:val="en-US"/>
        </w:rPr>
        <w:t>Autodesk Seek (seek.autodesk.com)</w:t>
      </w:r>
    </w:p>
    <w:p w14:paraId="01B11C89"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Autodesk Seek, веб-сервис, который позволяет архитекторам, инженерам, и другим профессионалам дизайна быстро обнаружить, предварительно просмотреть и загрузить фирменные и универсальные файлы BIM, модели, рисунки и технические характеристики изделия для их активных сессий дизайна в Autodesk Revit или AutoCAD. У этого сервиса имеются развитые средства поиска. Он содержит модели BIM, рисунки и технические характеристики изделия </w:t>
      </w:r>
      <w:proofErr w:type="gramStart"/>
      <w:r w:rsidRPr="00D53134">
        <w:rPr>
          <w:rFonts w:asciiTheme="minorBidi" w:hAnsiTheme="minorBidi" w:cstheme="minorBidi"/>
          <w:sz w:val="24"/>
          <w:szCs w:val="24"/>
        </w:rPr>
        <w:t>больше</w:t>
      </w:r>
      <w:proofErr w:type="gramEnd"/>
      <w:r w:rsidRPr="00D53134">
        <w:rPr>
          <w:rFonts w:asciiTheme="minorBidi" w:hAnsiTheme="minorBidi" w:cstheme="minorBidi"/>
          <w:sz w:val="24"/>
          <w:szCs w:val="24"/>
        </w:rPr>
        <w:t xml:space="preserve"> чем для 66,000 продуктов коммерческого и жилого здания почти от 1,000 производителей. Файлы могут быть предварительно просмотрены перед загрузкой. Поддерживаются многократные форматы Revit, DWG, DGN и файлы SKP; документы Microsoft Word; трехчастные технические требования; и PDFs.</w:t>
      </w:r>
    </w:p>
    <w:p w14:paraId="02A05771"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5C4728D9" w14:textId="77777777" w:rsidR="007B27A7" w:rsidRPr="00D53134" w:rsidRDefault="00FF04AB" w:rsidP="00D53134">
      <w:pPr>
        <w:widowControl w:val="0"/>
        <w:jc w:val="both"/>
        <w:rPr>
          <w:rFonts w:asciiTheme="minorBidi" w:hAnsiTheme="minorBidi" w:cstheme="minorBidi"/>
          <w:b/>
          <w:sz w:val="24"/>
          <w:szCs w:val="24"/>
          <w:lang w:val="en-US"/>
        </w:rPr>
      </w:pPr>
      <w:r w:rsidRPr="00D53134">
        <w:rPr>
          <w:rFonts w:asciiTheme="minorBidi" w:hAnsiTheme="minorBidi" w:cstheme="minorBidi"/>
          <w:b/>
          <w:sz w:val="24"/>
          <w:szCs w:val="24"/>
          <w:lang w:val="en-US"/>
        </w:rPr>
        <w:t>BIMstore (bimstore.co.uk)</w:t>
      </w:r>
    </w:p>
    <w:p w14:paraId="30F6F069" w14:textId="77777777" w:rsidR="007B27A7" w:rsidRPr="00D53134" w:rsidRDefault="00FF04AB" w:rsidP="00D53134">
      <w:pPr>
        <w:widowControl w:val="0"/>
        <w:jc w:val="both"/>
        <w:rPr>
          <w:rFonts w:asciiTheme="minorBidi" w:hAnsiTheme="minorBidi" w:cstheme="minorBidi"/>
          <w:sz w:val="24"/>
          <w:szCs w:val="24"/>
          <w:lang w:val="en-US"/>
        </w:rPr>
      </w:pPr>
      <w:r w:rsidRPr="00D53134">
        <w:rPr>
          <w:rFonts w:asciiTheme="minorBidi" w:hAnsiTheme="minorBidi" w:cstheme="minorBidi"/>
          <w:sz w:val="24"/>
          <w:szCs w:val="24"/>
          <w:lang w:val="en-US"/>
        </w:rPr>
        <w:t xml:space="preserve"> </w:t>
      </w:r>
    </w:p>
    <w:p w14:paraId="0C71A757" w14:textId="77777777" w:rsidR="007B27A7" w:rsidRPr="00D53134" w:rsidRDefault="00FF04AB" w:rsidP="00D53134">
      <w:pPr>
        <w:widowControl w:val="0"/>
        <w:ind w:firstLine="700"/>
        <w:jc w:val="both"/>
        <w:rPr>
          <w:rFonts w:asciiTheme="minorBidi" w:hAnsiTheme="minorBidi" w:cstheme="minorBidi"/>
          <w:sz w:val="24"/>
          <w:szCs w:val="24"/>
          <w:lang w:val="en-US"/>
        </w:rPr>
      </w:pPr>
      <w:r w:rsidRPr="00D53134">
        <w:rPr>
          <w:rFonts w:asciiTheme="minorBidi" w:hAnsiTheme="minorBidi" w:cstheme="minorBidi"/>
          <w:sz w:val="24"/>
          <w:szCs w:val="24"/>
          <w:lang w:val="en-US"/>
        </w:rPr>
        <w:t xml:space="preserve">BIMstore is part of the North East BIM group Space, which includes a number of architectural, educational, consultative and BIM knowledgeable businesses, including BIM Show Live. Defined as the iTunes store equivalent for specifiers, BIMstore has components from over 50 suppliers with over 340,000 objects and 30,000 downloads a month. BIMstore is free to those within the BIMstore ecosystem. Updates to used components are alerted in real time via a social network. Formats supported include ArchiCAD, Revit, Bentley and Vectorworks. Components can be dragged and dropped into </w:t>
      </w:r>
      <w:r w:rsidRPr="00D53134">
        <w:rPr>
          <w:rFonts w:asciiTheme="minorBidi" w:hAnsiTheme="minorBidi" w:cstheme="minorBidi"/>
          <w:sz w:val="24"/>
          <w:szCs w:val="24"/>
          <w:lang w:val="en-US"/>
        </w:rPr>
        <w:lastRenderedPageBreak/>
        <w:t>the design software.</w:t>
      </w:r>
    </w:p>
    <w:p w14:paraId="7F2D7B1C" w14:textId="77777777" w:rsidR="007B27A7" w:rsidRPr="00D53134" w:rsidRDefault="00FF04AB" w:rsidP="00D53134">
      <w:pPr>
        <w:widowControl w:val="0"/>
        <w:jc w:val="both"/>
        <w:rPr>
          <w:rFonts w:asciiTheme="minorBidi" w:hAnsiTheme="minorBidi" w:cstheme="minorBidi"/>
          <w:sz w:val="24"/>
          <w:szCs w:val="24"/>
          <w:lang w:val="en-US"/>
        </w:rPr>
      </w:pPr>
      <w:r w:rsidRPr="00D53134">
        <w:rPr>
          <w:rFonts w:asciiTheme="minorBidi" w:hAnsiTheme="minorBidi" w:cstheme="minorBidi"/>
          <w:sz w:val="24"/>
          <w:szCs w:val="24"/>
          <w:lang w:val="en-US"/>
        </w:rPr>
        <w:t xml:space="preserve"> </w:t>
      </w:r>
    </w:p>
    <w:p w14:paraId="0ED8DE75" w14:textId="77777777" w:rsidR="007B27A7" w:rsidRPr="00D53134" w:rsidRDefault="00FF04AB" w:rsidP="00D53134">
      <w:pPr>
        <w:widowControl w:val="0"/>
        <w:jc w:val="both"/>
        <w:rPr>
          <w:rFonts w:asciiTheme="minorBidi" w:hAnsiTheme="minorBidi" w:cstheme="minorBidi"/>
          <w:sz w:val="24"/>
          <w:szCs w:val="24"/>
          <w:lang w:val="en-US"/>
        </w:rPr>
      </w:pPr>
      <w:r w:rsidRPr="00D53134">
        <w:rPr>
          <w:rFonts w:asciiTheme="minorBidi" w:hAnsiTheme="minorBidi" w:cstheme="minorBidi"/>
          <w:sz w:val="24"/>
          <w:szCs w:val="24"/>
          <w:lang w:val="en-US"/>
        </w:rPr>
        <w:t>BIMcomponents (bimcomponents.com)</w:t>
      </w:r>
    </w:p>
    <w:p w14:paraId="30DAD698" w14:textId="77777777" w:rsidR="007B27A7" w:rsidRPr="00D53134" w:rsidRDefault="00FF04AB" w:rsidP="00D53134">
      <w:pPr>
        <w:widowControl w:val="0"/>
        <w:ind w:firstLine="700"/>
        <w:jc w:val="both"/>
        <w:rPr>
          <w:rFonts w:asciiTheme="minorBidi" w:hAnsiTheme="minorBidi" w:cstheme="minorBidi"/>
          <w:sz w:val="24"/>
          <w:szCs w:val="24"/>
        </w:rPr>
      </w:pPr>
      <w:r w:rsidRPr="00D53134">
        <w:rPr>
          <w:rFonts w:asciiTheme="minorBidi" w:hAnsiTheme="minorBidi" w:cstheme="minorBidi"/>
          <w:sz w:val="24"/>
          <w:szCs w:val="24"/>
          <w:lang w:val="en-US"/>
        </w:rPr>
        <w:t>BIMcomponents</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rPr>
        <w:t>платформа</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rPr>
        <w:t>ориентированная</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rPr>
        <w:t>на</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rPr>
        <w:t>продукты</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rPr>
        <w:t>компании</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lang w:val="en-US"/>
        </w:rPr>
        <w:t>Graphisoft</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rPr>
        <w:t>и</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rPr>
        <w:t>использует</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lang w:val="en-US"/>
        </w:rPr>
        <w:t>GDL</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rPr>
        <w:t>объекты</w:t>
      </w:r>
      <w:r w:rsidRPr="004F19E8">
        <w:rPr>
          <w:rFonts w:asciiTheme="minorBidi" w:hAnsiTheme="minorBidi" w:cstheme="minorBidi"/>
          <w:sz w:val="24"/>
          <w:szCs w:val="24"/>
          <w:lang w:val="en-US"/>
        </w:rPr>
        <w:t xml:space="preserve">. </w:t>
      </w:r>
      <w:r w:rsidRPr="00D53134">
        <w:rPr>
          <w:rFonts w:asciiTheme="minorBidi" w:hAnsiTheme="minorBidi" w:cstheme="minorBidi"/>
          <w:sz w:val="24"/>
          <w:szCs w:val="24"/>
        </w:rPr>
        <w:t xml:space="preserve">I Система принимает тысячи универсальных и определенных для производителя сторонних объектов бесплатно и помогает разработчикам </w:t>
      </w:r>
      <w:proofErr w:type="gramStart"/>
      <w:r w:rsidRPr="00D53134">
        <w:rPr>
          <w:rFonts w:asciiTheme="minorBidi" w:hAnsiTheme="minorBidi" w:cstheme="minorBidi"/>
          <w:sz w:val="24"/>
          <w:szCs w:val="24"/>
        </w:rPr>
        <w:t>GDL</w:t>
      </w:r>
      <w:proofErr w:type="gramEnd"/>
      <w:r w:rsidRPr="00D53134">
        <w:rPr>
          <w:rFonts w:asciiTheme="minorBidi" w:hAnsiTheme="minorBidi" w:cstheme="minorBidi"/>
          <w:sz w:val="24"/>
          <w:szCs w:val="24"/>
        </w:rPr>
        <w:t xml:space="preserve"> и энтузиасты ArchiCAD распространять свои работы. BIMcomponents также освобождает содержание от BIMobject. BIMcomponents также действует как портал сообщества. Архитекторы и проектировщики могут обмениваться своими объектами, и участники могут также обсудить и оценить загруженное содержание.</w:t>
      </w:r>
    </w:p>
    <w:p w14:paraId="56673F83" w14:textId="77777777" w:rsidR="007B27A7" w:rsidRPr="00D53134" w:rsidRDefault="007B27A7" w:rsidP="00D53134">
      <w:pPr>
        <w:widowControl w:val="0"/>
        <w:ind w:firstLine="700"/>
        <w:jc w:val="both"/>
        <w:rPr>
          <w:rFonts w:asciiTheme="minorBidi" w:hAnsiTheme="minorBidi" w:cstheme="minorBidi"/>
          <w:sz w:val="24"/>
          <w:szCs w:val="24"/>
        </w:rPr>
      </w:pPr>
    </w:p>
    <w:p w14:paraId="51FC6A91" w14:textId="77777777" w:rsidR="007B27A7" w:rsidRPr="00D53134" w:rsidRDefault="00FF04AB" w:rsidP="00D53134">
      <w:pPr>
        <w:pStyle w:val="3"/>
        <w:spacing w:line="276" w:lineRule="auto"/>
        <w:contextualSpacing w:val="0"/>
        <w:jc w:val="both"/>
        <w:rPr>
          <w:rFonts w:asciiTheme="minorBidi" w:hAnsiTheme="minorBidi" w:cstheme="minorBidi"/>
          <w:sz w:val="24"/>
          <w:szCs w:val="24"/>
        </w:rPr>
      </w:pPr>
      <w:bookmarkStart w:id="990" w:name="_y6wcvtvrnk5o" w:colFirst="0" w:colLast="0"/>
      <w:bookmarkStart w:id="991" w:name="_Toc508698259"/>
      <w:bookmarkEnd w:id="990"/>
      <w:r w:rsidRPr="00D53134">
        <w:rPr>
          <w:rFonts w:asciiTheme="minorBidi" w:hAnsiTheme="minorBidi" w:cstheme="minorBidi"/>
          <w:sz w:val="24"/>
          <w:szCs w:val="24"/>
        </w:rPr>
        <w:t>9.2. Правила именования библиотечных элементов</w:t>
      </w:r>
      <w:bookmarkEnd w:id="991"/>
      <w:r w:rsidRPr="00D53134">
        <w:rPr>
          <w:rFonts w:asciiTheme="minorBidi" w:hAnsiTheme="minorBidi" w:cstheme="minorBidi"/>
          <w:sz w:val="24"/>
          <w:szCs w:val="24"/>
        </w:rPr>
        <w:t xml:space="preserve"> </w:t>
      </w:r>
    </w:p>
    <w:p w14:paraId="6952E987" w14:textId="0965AF76" w:rsidR="007B27A7" w:rsidRPr="004F19E8" w:rsidRDefault="004F19E8" w:rsidP="00D53134">
      <w:pPr>
        <w:widowControl w:val="0"/>
        <w:jc w:val="both"/>
        <w:rPr>
          <w:rFonts w:asciiTheme="minorBidi" w:hAnsiTheme="minorBidi" w:cstheme="minorBidi"/>
          <w:sz w:val="24"/>
          <w:szCs w:val="24"/>
        </w:rPr>
      </w:pPr>
      <w:r>
        <w:rPr>
          <w:rFonts w:asciiTheme="minorBidi" w:hAnsiTheme="minorBidi" w:cstheme="minorBidi"/>
          <w:sz w:val="24"/>
          <w:szCs w:val="24"/>
        </w:rPr>
        <w:t xml:space="preserve">Правила именования компонентов должны соответствовать СП </w:t>
      </w:r>
      <w:r w:rsidRPr="004F19E8">
        <w:rPr>
          <w:rFonts w:asciiTheme="minorBidi" w:hAnsiTheme="minorBidi" w:cstheme="minorBidi"/>
          <w:sz w:val="24"/>
          <w:szCs w:val="24"/>
        </w:rPr>
        <w:t>333.1325800.2017</w:t>
      </w:r>
      <w:r>
        <w:rPr>
          <w:rFonts w:asciiTheme="minorBidi" w:hAnsiTheme="minorBidi" w:cstheme="minorBidi"/>
          <w:sz w:val="24"/>
          <w:szCs w:val="24"/>
        </w:rPr>
        <w:t xml:space="preserve"> «</w:t>
      </w:r>
      <w:r w:rsidRPr="004F19E8">
        <w:rPr>
          <w:rFonts w:asciiTheme="minorBidi" w:hAnsiTheme="minorBidi" w:cstheme="minorBidi"/>
          <w:sz w:val="24"/>
          <w:szCs w:val="24"/>
        </w:rPr>
        <w:t>Информационное моделирование. Правила описания компонентов информационной модели»</w:t>
      </w:r>
    </w:p>
    <w:p w14:paraId="2CD5C499" w14:textId="77777777" w:rsidR="007B27A7" w:rsidRPr="00D53134" w:rsidRDefault="007B27A7" w:rsidP="00D53134">
      <w:pPr>
        <w:widowControl w:val="0"/>
        <w:jc w:val="both"/>
        <w:rPr>
          <w:rFonts w:asciiTheme="minorBidi" w:hAnsiTheme="minorBidi" w:cstheme="minorBidi"/>
          <w:sz w:val="24"/>
          <w:szCs w:val="24"/>
        </w:rPr>
      </w:pPr>
    </w:p>
    <w:p w14:paraId="1FE3F248"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992" w:name="_me82ej9uibwc" w:colFirst="0" w:colLast="0"/>
      <w:bookmarkStart w:id="993" w:name="_Toc508698260"/>
      <w:bookmarkEnd w:id="992"/>
      <w:commentRangeStart w:id="994"/>
      <w:r w:rsidRPr="00D53134">
        <w:rPr>
          <w:rFonts w:asciiTheme="minorBidi" w:hAnsiTheme="minorBidi" w:cstheme="minorBidi"/>
          <w:sz w:val="24"/>
          <w:szCs w:val="24"/>
        </w:rPr>
        <w:t>10. Правила двухмерного моделирования графической информации</w:t>
      </w:r>
      <w:bookmarkEnd w:id="993"/>
      <w:commentRangeEnd w:id="994"/>
      <w:r w:rsidR="00EE5A7B">
        <w:rPr>
          <w:rStyle w:val="aff"/>
          <w:b w:val="0"/>
          <w:color w:val="000000"/>
        </w:rPr>
        <w:commentReference w:id="994"/>
      </w:r>
    </w:p>
    <w:p w14:paraId="06D27FB0" w14:textId="77777777" w:rsidR="008B72A2" w:rsidRDefault="00FF04AB" w:rsidP="00D53134">
      <w:pPr>
        <w:widowControl w:val="0"/>
        <w:ind w:firstLine="72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Для именования информационных слоев необходимо использовать иерархическую структуру, что позволяет отображать наименования в соответствии с уровнем подробности информации. Имена слоев должны состоять из отдельных полей данных, разделенных тире. Для определения содержимого слоев предписывается подробный спис</w:t>
      </w:r>
      <w:r w:rsidR="008B72A2">
        <w:rPr>
          <w:rFonts w:asciiTheme="minorBidi" w:eastAsia="Times New Roman" w:hAnsiTheme="minorBidi" w:cstheme="minorBidi"/>
          <w:sz w:val="24"/>
          <w:szCs w:val="24"/>
        </w:rPr>
        <w:t>ок сокращений или кодов полей.</w:t>
      </w:r>
    </w:p>
    <w:p w14:paraId="54793A02" w14:textId="77777777" w:rsidR="008B72A2" w:rsidRDefault="00FF04AB" w:rsidP="00D53134">
      <w:pPr>
        <w:widowControl w:val="0"/>
        <w:ind w:firstLine="72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Данный подход к наименованию слоев представляет четыре поля для данных имени слоя (</w:t>
      </w:r>
      <w:commentRangeStart w:id="995"/>
      <w:r w:rsidRPr="00D53134">
        <w:rPr>
          <w:rFonts w:asciiTheme="minorBidi" w:eastAsia="Times New Roman" w:hAnsiTheme="minorBidi" w:cstheme="minorBidi"/>
          <w:sz w:val="24"/>
          <w:szCs w:val="24"/>
        </w:rPr>
        <w:t xml:space="preserve">Рис. </w:t>
      </w:r>
      <w:commentRangeEnd w:id="995"/>
      <w:r w:rsidR="008B72A2">
        <w:rPr>
          <w:rStyle w:val="aff"/>
        </w:rPr>
        <w:commentReference w:id="995"/>
      </w:r>
      <w:r w:rsidRPr="00D53134">
        <w:rPr>
          <w:rFonts w:asciiTheme="minorBidi" w:eastAsia="Times New Roman" w:hAnsiTheme="minorBidi" w:cstheme="minorBidi"/>
          <w:sz w:val="24"/>
          <w:szCs w:val="24"/>
        </w:rPr>
        <w:t>): "Категория" (Discipline Designator), "Основная группа" (Major Group), две "Малые группы" (Minor Groups), "Статус" (Status). Где поля "Область" и "</w:t>
      </w:r>
      <w:r w:rsidR="008B72A2">
        <w:rPr>
          <w:rFonts w:asciiTheme="minorBidi" w:eastAsia="Times New Roman" w:hAnsiTheme="minorBidi" w:cstheme="minorBidi"/>
          <w:sz w:val="24"/>
          <w:szCs w:val="24"/>
        </w:rPr>
        <w:t>Основная группа" обязательные.</w:t>
      </w:r>
    </w:p>
    <w:p w14:paraId="49B34BF9" w14:textId="77777777" w:rsidR="007B27A7" w:rsidRPr="00D53134" w:rsidRDefault="00FF04AB" w:rsidP="008B72A2">
      <w:pPr>
        <w:widowControl w:val="0"/>
        <w:ind w:firstLine="72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Для обеспечения корректной передачи данных между различными программными продуктами, необходимо использовать англоязычное написание наименований внутри кода.</w:t>
      </w:r>
    </w:p>
    <w:p w14:paraId="7E7662D9"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noProof/>
          <w:sz w:val="24"/>
          <w:szCs w:val="24"/>
          <w:lang w:eastAsia="ru-RU"/>
        </w:rPr>
        <w:lastRenderedPageBreak/>
        <w:drawing>
          <wp:inline distT="114300" distB="114300" distL="114300" distR="114300" wp14:anchorId="043B11D7" wp14:editId="692805EC">
            <wp:extent cx="5734050" cy="2336800"/>
            <wp:effectExtent l="0" t="0" r="0" b="0"/>
            <wp:docPr id="3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6"/>
                    <a:srcRect/>
                    <a:stretch>
                      <a:fillRect/>
                    </a:stretch>
                  </pic:blipFill>
                  <pic:spPr>
                    <a:xfrm>
                      <a:off x="0" y="0"/>
                      <a:ext cx="5734050" cy="2336800"/>
                    </a:xfrm>
                    <a:prstGeom prst="rect">
                      <a:avLst/>
                    </a:prstGeom>
                    <a:ln/>
                  </pic:spPr>
                </pic:pic>
              </a:graphicData>
            </a:graphic>
          </wp:inline>
        </w:drawing>
      </w:r>
    </w:p>
    <w:p w14:paraId="1EBB256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highlight w:val="red"/>
        </w:rPr>
        <w:t>Рис</w:t>
      </w:r>
      <w:r w:rsidRPr="00D53134">
        <w:rPr>
          <w:rFonts w:asciiTheme="minorBidi" w:eastAsia="Times New Roman" w:hAnsiTheme="minorBidi" w:cstheme="minorBidi"/>
          <w:sz w:val="24"/>
          <w:szCs w:val="24"/>
        </w:rPr>
        <w:t>.  Структура кода имени слоя</w:t>
      </w:r>
    </w:p>
    <w:p w14:paraId="0E464287" w14:textId="77777777" w:rsidR="0082051D" w:rsidRDefault="0082051D" w:rsidP="00D53134">
      <w:pPr>
        <w:widowControl w:val="0"/>
        <w:ind w:firstLine="720"/>
        <w:jc w:val="both"/>
        <w:rPr>
          <w:rFonts w:asciiTheme="minorBidi" w:eastAsia="Times New Roman" w:hAnsiTheme="minorBidi" w:cstheme="minorBidi"/>
          <w:sz w:val="24"/>
          <w:szCs w:val="24"/>
        </w:rPr>
      </w:pPr>
    </w:p>
    <w:p w14:paraId="45C1393B" w14:textId="77777777" w:rsidR="00136BEA" w:rsidRDefault="00136BEA" w:rsidP="00136BEA">
      <w:pPr>
        <w:widowControl w:val="0"/>
        <w:ind w:firstLine="720"/>
        <w:jc w:val="both"/>
        <w:rPr>
          <w:rFonts w:asciiTheme="minorBidi" w:eastAsia="Times New Roman" w:hAnsiTheme="minorBidi"/>
        </w:rPr>
      </w:pPr>
      <w:r>
        <w:rPr>
          <w:rFonts w:asciiTheme="minorBidi" w:eastAsia="Times New Roman" w:hAnsiTheme="minorBidi"/>
        </w:rPr>
        <w:t xml:space="preserve">«Тип чертежа» </w:t>
      </w:r>
      <w:r w:rsidRPr="00D53134">
        <w:rPr>
          <w:rFonts w:asciiTheme="minorBidi" w:eastAsia="Times New Roman" w:hAnsiTheme="minorBidi" w:cstheme="minorBidi"/>
          <w:sz w:val="24"/>
          <w:szCs w:val="24"/>
        </w:rPr>
        <w:t>(Discipline Designator)</w:t>
      </w:r>
      <w:r>
        <w:rPr>
          <w:rFonts w:asciiTheme="minorBidi" w:eastAsia="Times New Roman" w:hAnsiTheme="minorBidi"/>
        </w:rPr>
        <w:t xml:space="preserve"> – определяет содержание чертежа и отношение информации к какой-либо строительной дисциплине. Обозначение дисциплины является двух символьным. Тип чертежа должен соответствовать правилам наименования и шифрам</w:t>
      </w:r>
      <w:r w:rsidRPr="00A85520">
        <w:rPr>
          <w:rFonts w:asciiTheme="minorBidi" w:eastAsia="Times New Roman" w:hAnsiTheme="minorBidi"/>
        </w:rPr>
        <w:t xml:space="preserve"> разделов проектной и </w:t>
      </w:r>
      <w:r>
        <w:rPr>
          <w:rFonts w:asciiTheme="minorBidi" w:eastAsia="Times New Roman" w:hAnsiTheme="minorBidi"/>
        </w:rPr>
        <w:t>рабочей</w:t>
      </w:r>
      <w:r w:rsidRPr="00A85520">
        <w:rPr>
          <w:rFonts w:asciiTheme="minorBidi" w:eastAsia="Times New Roman" w:hAnsiTheme="minorBidi"/>
        </w:rPr>
        <w:t xml:space="preserve"> документаци</w:t>
      </w:r>
      <w:r>
        <w:rPr>
          <w:rFonts w:asciiTheme="minorBidi" w:eastAsia="Times New Roman" w:hAnsiTheme="minorBidi"/>
        </w:rPr>
        <w:t>и чертежа согласно СПДС и ЕСКД. Для простоты приведём правила формирования данного кода.</w:t>
      </w:r>
    </w:p>
    <w:p w14:paraId="20BD6BE5" w14:textId="77777777" w:rsidR="00136BEA" w:rsidRDefault="00136BEA" w:rsidP="00136BEA">
      <w:pPr>
        <w:widowControl w:val="0"/>
        <w:ind w:firstLine="720"/>
        <w:jc w:val="both"/>
        <w:rPr>
          <w:rFonts w:asciiTheme="minorBidi" w:eastAsia="Times New Roman" w:hAnsiTheme="minorBidi"/>
        </w:rPr>
      </w:pPr>
      <w:r w:rsidRPr="00D53134">
        <w:rPr>
          <w:rFonts w:asciiTheme="minorBidi" w:eastAsia="Times New Roman" w:hAnsiTheme="minorBidi" w:cstheme="minorBidi"/>
          <w:sz w:val="24"/>
          <w:szCs w:val="24"/>
        </w:rPr>
        <w:t>1 уровень «</w:t>
      </w:r>
      <w:r>
        <w:rPr>
          <w:rFonts w:asciiTheme="minorBidi" w:eastAsia="Times New Roman" w:hAnsiTheme="minorBidi"/>
        </w:rPr>
        <w:t>Тип чертежа</w:t>
      </w:r>
      <w:r w:rsidRPr="00D53134">
        <w:rPr>
          <w:rFonts w:asciiTheme="minorBidi" w:eastAsia="Times New Roman" w:hAnsiTheme="minorBidi" w:cstheme="minorBidi"/>
          <w:sz w:val="24"/>
          <w:szCs w:val="24"/>
        </w:rPr>
        <w:t>»</w:t>
      </w:r>
      <w:r>
        <w:rPr>
          <w:rFonts w:asciiTheme="minorBidi" w:eastAsia="Times New Roman" w:hAnsiTheme="minorBidi"/>
        </w:rPr>
        <w:t xml:space="preserve">– </w:t>
      </w:r>
      <w:r w:rsidRPr="00D53134">
        <w:rPr>
          <w:rFonts w:asciiTheme="minorBidi" w:eastAsia="Times New Roman" w:hAnsiTheme="minorBidi" w:cstheme="minorBidi"/>
          <w:sz w:val="24"/>
          <w:szCs w:val="24"/>
        </w:rPr>
        <w:t>Первый символ – это символ дисциплины</w:t>
      </w:r>
      <w:r>
        <w:rPr>
          <w:rFonts w:asciiTheme="minorBidi" w:eastAsia="Times New Roman" w:hAnsiTheme="minorBidi"/>
        </w:rPr>
        <w:t xml:space="preserve"> (см. Таблицу 1)</w:t>
      </w:r>
      <w:r w:rsidRPr="00D53134">
        <w:rPr>
          <w:rFonts w:asciiTheme="minorBidi" w:eastAsia="Times New Roman" w:hAnsiTheme="minorBidi" w:cstheme="minorBidi"/>
          <w:sz w:val="24"/>
          <w:szCs w:val="24"/>
        </w:rPr>
        <w:t>, а второй символ - необязательный модификатор.</w:t>
      </w:r>
    </w:p>
    <w:p w14:paraId="59E68DA2" w14:textId="77777777" w:rsidR="00136BEA" w:rsidRDefault="00136BEA" w:rsidP="00D53134">
      <w:pPr>
        <w:widowControl w:val="0"/>
        <w:jc w:val="both"/>
        <w:rPr>
          <w:rFonts w:asciiTheme="minorBidi" w:eastAsia="Times New Roman" w:hAnsiTheme="minorBidi" w:cstheme="minorBidi"/>
          <w:sz w:val="24"/>
          <w:szCs w:val="24"/>
          <w:highlight w:val="red"/>
        </w:rPr>
      </w:pPr>
    </w:p>
    <w:p w14:paraId="0EC1B8A6" w14:textId="1DE0F368" w:rsidR="007B27A7" w:rsidRPr="00D53134" w:rsidRDefault="00FF04AB" w:rsidP="00D53134">
      <w:pPr>
        <w:widowControl w:val="0"/>
        <w:jc w:val="both"/>
        <w:rPr>
          <w:rFonts w:asciiTheme="minorBidi" w:eastAsia="Times New Roman" w:hAnsiTheme="minorBidi" w:cstheme="minorBidi"/>
          <w:sz w:val="24"/>
          <w:szCs w:val="24"/>
        </w:rPr>
      </w:pPr>
      <w:proofErr w:type="gramStart"/>
      <w:r w:rsidRPr="00D53134">
        <w:rPr>
          <w:rFonts w:asciiTheme="minorBidi" w:eastAsia="Times New Roman" w:hAnsiTheme="minorBidi" w:cstheme="minorBidi"/>
          <w:sz w:val="24"/>
          <w:szCs w:val="24"/>
          <w:highlight w:val="red"/>
        </w:rPr>
        <w:t>Таблица</w:t>
      </w:r>
      <w:r w:rsidRPr="00D53134">
        <w:rPr>
          <w:rFonts w:asciiTheme="minorBidi" w:eastAsia="Times New Roman" w:hAnsiTheme="minorBidi" w:cstheme="minorBidi"/>
          <w:sz w:val="24"/>
          <w:szCs w:val="24"/>
        </w:rPr>
        <w:t xml:space="preserve"> .</w:t>
      </w:r>
      <w:proofErr w:type="gramEnd"/>
      <w:r w:rsidRPr="00D53134">
        <w:rPr>
          <w:rFonts w:asciiTheme="minorBidi" w:eastAsia="Times New Roman" w:hAnsiTheme="minorBidi" w:cstheme="minorBidi"/>
          <w:sz w:val="24"/>
          <w:szCs w:val="24"/>
        </w:rPr>
        <w:t xml:space="preserve"> Наименование 1 уровня категорий</w:t>
      </w:r>
    </w:p>
    <w:tbl>
      <w:tblPr>
        <w:tblStyle w:val="af3"/>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45"/>
        <w:gridCol w:w="2925"/>
        <w:gridCol w:w="3210"/>
      </w:tblGrid>
      <w:tr w:rsidR="007B27A7" w:rsidRPr="00D53134" w14:paraId="5EE12D54" w14:textId="77777777">
        <w:trPr>
          <w:trHeight w:val="74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58003"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Сокращенное обозначение</w:t>
            </w:r>
          </w:p>
        </w:tc>
        <w:tc>
          <w:tcPr>
            <w:tcW w:w="29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C66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Полное наименование</w:t>
            </w:r>
          </w:p>
        </w:tc>
        <w:tc>
          <w:tcPr>
            <w:tcW w:w="32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6748363"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Перевод на русский язык</w:t>
            </w:r>
          </w:p>
        </w:tc>
      </w:tr>
      <w:tr w:rsidR="007B27A7" w:rsidRPr="00D53134" w14:paraId="7CE0D549"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94CA7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G</w:t>
            </w:r>
          </w:p>
        </w:tc>
        <w:tc>
          <w:tcPr>
            <w:tcW w:w="2925" w:type="dxa"/>
            <w:tcBorders>
              <w:bottom w:val="single" w:sz="8" w:space="0" w:color="000000"/>
              <w:right w:val="single" w:sz="8" w:space="0" w:color="000000"/>
            </w:tcBorders>
            <w:tcMar>
              <w:top w:w="100" w:type="dxa"/>
              <w:left w:w="100" w:type="dxa"/>
              <w:bottom w:w="100" w:type="dxa"/>
              <w:right w:w="100" w:type="dxa"/>
            </w:tcMar>
          </w:tcPr>
          <w:p w14:paraId="0A2897CB"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General</w:t>
            </w:r>
          </w:p>
        </w:tc>
        <w:tc>
          <w:tcPr>
            <w:tcW w:w="3210" w:type="dxa"/>
            <w:tcBorders>
              <w:bottom w:val="single" w:sz="8" w:space="0" w:color="000000"/>
              <w:right w:val="single" w:sz="8" w:space="0" w:color="000000"/>
            </w:tcBorders>
            <w:tcMar>
              <w:top w:w="100" w:type="dxa"/>
              <w:left w:w="100" w:type="dxa"/>
              <w:bottom w:w="100" w:type="dxa"/>
              <w:right w:w="100" w:type="dxa"/>
            </w:tcMar>
          </w:tcPr>
          <w:p w14:paraId="525408C2"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Общее</w:t>
            </w:r>
          </w:p>
        </w:tc>
      </w:tr>
      <w:tr w:rsidR="007B27A7" w:rsidRPr="00D53134" w14:paraId="185F95AB"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63576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H</w:t>
            </w:r>
          </w:p>
        </w:tc>
        <w:tc>
          <w:tcPr>
            <w:tcW w:w="2925" w:type="dxa"/>
            <w:tcBorders>
              <w:bottom w:val="single" w:sz="8" w:space="0" w:color="000000"/>
              <w:right w:val="single" w:sz="8" w:space="0" w:color="000000"/>
            </w:tcBorders>
            <w:tcMar>
              <w:top w:w="100" w:type="dxa"/>
              <w:left w:w="100" w:type="dxa"/>
              <w:bottom w:w="100" w:type="dxa"/>
              <w:right w:w="100" w:type="dxa"/>
            </w:tcMar>
          </w:tcPr>
          <w:p w14:paraId="761D6E1F"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Hazardous Materials</w:t>
            </w:r>
          </w:p>
        </w:tc>
        <w:tc>
          <w:tcPr>
            <w:tcW w:w="3210" w:type="dxa"/>
            <w:tcBorders>
              <w:bottom w:val="single" w:sz="8" w:space="0" w:color="000000"/>
              <w:right w:val="single" w:sz="8" w:space="0" w:color="000000"/>
            </w:tcBorders>
            <w:tcMar>
              <w:top w:w="100" w:type="dxa"/>
              <w:left w:w="100" w:type="dxa"/>
              <w:bottom w:w="100" w:type="dxa"/>
              <w:right w:w="100" w:type="dxa"/>
            </w:tcMar>
          </w:tcPr>
          <w:p w14:paraId="62169BB0"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Опасные материалы</w:t>
            </w:r>
          </w:p>
        </w:tc>
      </w:tr>
      <w:tr w:rsidR="007B27A7" w:rsidRPr="00D53134" w14:paraId="0ECBBDA2"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FD75B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V</w:t>
            </w:r>
          </w:p>
        </w:tc>
        <w:tc>
          <w:tcPr>
            <w:tcW w:w="2925" w:type="dxa"/>
            <w:tcBorders>
              <w:bottom w:val="single" w:sz="8" w:space="0" w:color="000000"/>
              <w:right w:val="single" w:sz="8" w:space="0" w:color="000000"/>
            </w:tcBorders>
            <w:tcMar>
              <w:top w:w="100" w:type="dxa"/>
              <w:left w:w="100" w:type="dxa"/>
              <w:bottom w:w="100" w:type="dxa"/>
              <w:right w:w="100" w:type="dxa"/>
            </w:tcMar>
          </w:tcPr>
          <w:p w14:paraId="079A0151"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Survey / Mapping</w:t>
            </w:r>
          </w:p>
        </w:tc>
        <w:tc>
          <w:tcPr>
            <w:tcW w:w="3210" w:type="dxa"/>
            <w:tcBorders>
              <w:bottom w:val="single" w:sz="8" w:space="0" w:color="000000"/>
              <w:right w:val="single" w:sz="8" w:space="0" w:color="000000"/>
            </w:tcBorders>
            <w:tcMar>
              <w:top w:w="100" w:type="dxa"/>
              <w:left w:w="100" w:type="dxa"/>
              <w:bottom w:w="100" w:type="dxa"/>
              <w:right w:w="100" w:type="dxa"/>
            </w:tcMar>
          </w:tcPr>
          <w:p w14:paraId="3A31425D"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Обследование / Картография</w:t>
            </w:r>
          </w:p>
        </w:tc>
      </w:tr>
      <w:tr w:rsidR="007B27A7" w:rsidRPr="00D53134" w14:paraId="622116CD"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36AD25"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B</w:t>
            </w:r>
          </w:p>
        </w:tc>
        <w:tc>
          <w:tcPr>
            <w:tcW w:w="2925" w:type="dxa"/>
            <w:tcBorders>
              <w:bottom w:val="single" w:sz="8" w:space="0" w:color="000000"/>
              <w:right w:val="single" w:sz="8" w:space="0" w:color="000000"/>
            </w:tcBorders>
            <w:tcMar>
              <w:top w:w="100" w:type="dxa"/>
              <w:left w:w="100" w:type="dxa"/>
              <w:bottom w:w="100" w:type="dxa"/>
              <w:right w:w="100" w:type="dxa"/>
            </w:tcMar>
          </w:tcPr>
          <w:p w14:paraId="019D2E40"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Geotechnical</w:t>
            </w:r>
          </w:p>
        </w:tc>
        <w:tc>
          <w:tcPr>
            <w:tcW w:w="3210" w:type="dxa"/>
            <w:tcBorders>
              <w:bottom w:val="single" w:sz="8" w:space="0" w:color="000000"/>
              <w:right w:val="single" w:sz="8" w:space="0" w:color="000000"/>
            </w:tcBorders>
            <w:tcMar>
              <w:top w:w="100" w:type="dxa"/>
              <w:left w:w="100" w:type="dxa"/>
              <w:bottom w:w="100" w:type="dxa"/>
              <w:right w:w="100" w:type="dxa"/>
            </w:tcMar>
          </w:tcPr>
          <w:p w14:paraId="0603FD82"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Геология</w:t>
            </w:r>
          </w:p>
        </w:tc>
      </w:tr>
      <w:tr w:rsidR="007B27A7" w:rsidRPr="00D53134" w14:paraId="635B4F6D"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74B31D"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W</w:t>
            </w:r>
          </w:p>
        </w:tc>
        <w:tc>
          <w:tcPr>
            <w:tcW w:w="2925" w:type="dxa"/>
            <w:tcBorders>
              <w:bottom w:val="single" w:sz="8" w:space="0" w:color="000000"/>
              <w:right w:val="single" w:sz="8" w:space="0" w:color="000000"/>
            </w:tcBorders>
            <w:tcMar>
              <w:top w:w="100" w:type="dxa"/>
              <w:left w:w="100" w:type="dxa"/>
              <w:bottom w:w="100" w:type="dxa"/>
              <w:right w:w="100" w:type="dxa"/>
            </w:tcMar>
          </w:tcPr>
          <w:p w14:paraId="5A0824B1"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Civil Works</w:t>
            </w:r>
          </w:p>
        </w:tc>
        <w:tc>
          <w:tcPr>
            <w:tcW w:w="3210" w:type="dxa"/>
            <w:tcBorders>
              <w:bottom w:val="single" w:sz="8" w:space="0" w:color="000000"/>
              <w:right w:val="single" w:sz="8" w:space="0" w:color="000000"/>
            </w:tcBorders>
            <w:tcMar>
              <w:top w:w="100" w:type="dxa"/>
              <w:left w:w="100" w:type="dxa"/>
              <w:bottom w:w="100" w:type="dxa"/>
              <w:right w:w="100" w:type="dxa"/>
            </w:tcMar>
          </w:tcPr>
          <w:p w14:paraId="05748D3F"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Строительные работы</w:t>
            </w:r>
          </w:p>
        </w:tc>
      </w:tr>
      <w:tr w:rsidR="007B27A7" w:rsidRPr="00D53134" w14:paraId="41BF77FE"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02E283"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C</w:t>
            </w:r>
          </w:p>
        </w:tc>
        <w:tc>
          <w:tcPr>
            <w:tcW w:w="2925" w:type="dxa"/>
            <w:tcBorders>
              <w:bottom w:val="single" w:sz="8" w:space="0" w:color="000000"/>
              <w:right w:val="single" w:sz="8" w:space="0" w:color="000000"/>
            </w:tcBorders>
            <w:tcMar>
              <w:top w:w="100" w:type="dxa"/>
              <w:left w:w="100" w:type="dxa"/>
              <w:bottom w:w="100" w:type="dxa"/>
              <w:right w:w="100" w:type="dxa"/>
            </w:tcMar>
          </w:tcPr>
          <w:p w14:paraId="26B8943B"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Civil</w:t>
            </w:r>
          </w:p>
        </w:tc>
        <w:tc>
          <w:tcPr>
            <w:tcW w:w="3210" w:type="dxa"/>
            <w:tcBorders>
              <w:bottom w:val="single" w:sz="8" w:space="0" w:color="000000"/>
              <w:right w:val="single" w:sz="8" w:space="0" w:color="000000"/>
            </w:tcBorders>
            <w:tcMar>
              <w:top w:w="100" w:type="dxa"/>
              <w:left w:w="100" w:type="dxa"/>
              <w:bottom w:w="100" w:type="dxa"/>
              <w:right w:w="100" w:type="dxa"/>
            </w:tcMar>
          </w:tcPr>
          <w:p w14:paraId="121B70B5"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Инженерия</w:t>
            </w:r>
          </w:p>
        </w:tc>
      </w:tr>
      <w:tr w:rsidR="007B27A7" w:rsidRPr="00D53134" w14:paraId="061CFD85"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6B1381"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L</w:t>
            </w:r>
          </w:p>
        </w:tc>
        <w:tc>
          <w:tcPr>
            <w:tcW w:w="2925" w:type="dxa"/>
            <w:tcBorders>
              <w:bottom w:val="single" w:sz="8" w:space="0" w:color="000000"/>
              <w:right w:val="single" w:sz="8" w:space="0" w:color="000000"/>
            </w:tcBorders>
            <w:tcMar>
              <w:top w:w="100" w:type="dxa"/>
              <w:left w:w="100" w:type="dxa"/>
              <w:bottom w:w="100" w:type="dxa"/>
              <w:right w:w="100" w:type="dxa"/>
            </w:tcMar>
          </w:tcPr>
          <w:p w14:paraId="4BD8199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Landscape</w:t>
            </w:r>
          </w:p>
        </w:tc>
        <w:tc>
          <w:tcPr>
            <w:tcW w:w="3210" w:type="dxa"/>
            <w:tcBorders>
              <w:bottom w:val="single" w:sz="8" w:space="0" w:color="000000"/>
              <w:right w:val="single" w:sz="8" w:space="0" w:color="000000"/>
            </w:tcBorders>
            <w:tcMar>
              <w:top w:w="100" w:type="dxa"/>
              <w:left w:w="100" w:type="dxa"/>
              <w:bottom w:w="100" w:type="dxa"/>
              <w:right w:w="100" w:type="dxa"/>
            </w:tcMar>
          </w:tcPr>
          <w:p w14:paraId="3C5AE557"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Поверхность земли</w:t>
            </w:r>
          </w:p>
        </w:tc>
      </w:tr>
      <w:tr w:rsidR="007B27A7" w:rsidRPr="00D53134" w14:paraId="5C4A6EDB"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3692A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S</w:t>
            </w:r>
          </w:p>
        </w:tc>
        <w:tc>
          <w:tcPr>
            <w:tcW w:w="2925" w:type="dxa"/>
            <w:tcBorders>
              <w:bottom w:val="single" w:sz="8" w:space="0" w:color="000000"/>
              <w:right w:val="single" w:sz="8" w:space="0" w:color="000000"/>
            </w:tcBorders>
            <w:tcMar>
              <w:top w:w="100" w:type="dxa"/>
              <w:left w:w="100" w:type="dxa"/>
              <w:bottom w:w="100" w:type="dxa"/>
              <w:right w:w="100" w:type="dxa"/>
            </w:tcMar>
          </w:tcPr>
          <w:p w14:paraId="45A531D7"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Structural</w:t>
            </w:r>
          </w:p>
        </w:tc>
        <w:tc>
          <w:tcPr>
            <w:tcW w:w="3210" w:type="dxa"/>
            <w:tcBorders>
              <w:bottom w:val="single" w:sz="8" w:space="0" w:color="000000"/>
              <w:right w:val="single" w:sz="8" w:space="0" w:color="000000"/>
            </w:tcBorders>
            <w:tcMar>
              <w:top w:w="100" w:type="dxa"/>
              <w:left w:w="100" w:type="dxa"/>
              <w:bottom w:w="100" w:type="dxa"/>
              <w:right w:w="100" w:type="dxa"/>
            </w:tcMar>
          </w:tcPr>
          <w:p w14:paraId="6D75D3C7"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Конструкции</w:t>
            </w:r>
          </w:p>
        </w:tc>
      </w:tr>
      <w:tr w:rsidR="007B27A7" w:rsidRPr="00D53134" w14:paraId="1D787230"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8BA140"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lastRenderedPageBreak/>
              <w:t>A</w:t>
            </w:r>
          </w:p>
        </w:tc>
        <w:tc>
          <w:tcPr>
            <w:tcW w:w="2925" w:type="dxa"/>
            <w:tcBorders>
              <w:bottom w:val="single" w:sz="8" w:space="0" w:color="000000"/>
              <w:right w:val="single" w:sz="8" w:space="0" w:color="000000"/>
            </w:tcBorders>
            <w:tcMar>
              <w:top w:w="100" w:type="dxa"/>
              <w:left w:w="100" w:type="dxa"/>
              <w:bottom w:w="100" w:type="dxa"/>
              <w:right w:w="100" w:type="dxa"/>
            </w:tcMar>
          </w:tcPr>
          <w:p w14:paraId="3DB5D7FC"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Architectural</w:t>
            </w:r>
          </w:p>
        </w:tc>
        <w:tc>
          <w:tcPr>
            <w:tcW w:w="3210" w:type="dxa"/>
            <w:tcBorders>
              <w:bottom w:val="single" w:sz="8" w:space="0" w:color="000000"/>
              <w:right w:val="single" w:sz="8" w:space="0" w:color="000000"/>
            </w:tcBorders>
            <w:tcMar>
              <w:top w:w="100" w:type="dxa"/>
              <w:left w:w="100" w:type="dxa"/>
              <w:bottom w:w="100" w:type="dxa"/>
              <w:right w:w="100" w:type="dxa"/>
            </w:tcMar>
          </w:tcPr>
          <w:p w14:paraId="042BC02F"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Архитектура</w:t>
            </w:r>
          </w:p>
        </w:tc>
      </w:tr>
      <w:tr w:rsidR="007B27A7" w:rsidRPr="00D53134" w14:paraId="35138AEE"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C16E3C"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I</w:t>
            </w:r>
          </w:p>
        </w:tc>
        <w:tc>
          <w:tcPr>
            <w:tcW w:w="2925" w:type="dxa"/>
            <w:tcBorders>
              <w:bottom w:val="single" w:sz="8" w:space="0" w:color="000000"/>
              <w:right w:val="single" w:sz="8" w:space="0" w:color="000000"/>
            </w:tcBorders>
            <w:tcMar>
              <w:top w:w="100" w:type="dxa"/>
              <w:left w:w="100" w:type="dxa"/>
              <w:bottom w:w="100" w:type="dxa"/>
              <w:right w:w="100" w:type="dxa"/>
            </w:tcMar>
          </w:tcPr>
          <w:p w14:paraId="07AEC2A0"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Interiors</w:t>
            </w:r>
          </w:p>
        </w:tc>
        <w:tc>
          <w:tcPr>
            <w:tcW w:w="3210" w:type="dxa"/>
            <w:tcBorders>
              <w:bottom w:val="single" w:sz="8" w:space="0" w:color="000000"/>
              <w:right w:val="single" w:sz="8" w:space="0" w:color="000000"/>
            </w:tcBorders>
            <w:tcMar>
              <w:top w:w="100" w:type="dxa"/>
              <w:left w:w="100" w:type="dxa"/>
              <w:bottom w:w="100" w:type="dxa"/>
              <w:right w:w="100" w:type="dxa"/>
            </w:tcMar>
          </w:tcPr>
          <w:p w14:paraId="566D2AE6"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Интерьер</w:t>
            </w:r>
          </w:p>
        </w:tc>
      </w:tr>
      <w:tr w:rsidR="007B27A7" w:rsidRPr="00D53134" w14:paraId="7FBE3674"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C589F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Q</w:t>
            </w:r>
          </w:p>
        </w:tc>
        <w:tc>
          <w:tcPr>
            <w:tcW w:w="2925" w:type="dxa"/>
            <w:tcBorders>
              <w:bottom w:val="single" w:sz="8" w:space="0" w:color="000000"/>
              <w:right w:val="single" w:sz="8" w:space="0" w:color="000000"/>
            </w:tcBorders>
            <w:tcMar>
              <w:top w:w="100" w:type="dxa"/>
              <w:left w:w="100" w:type="dxa"/>
              <w:bottom w:w="100" w:type="dxa"/>
              <w:right w:w="100" w:type="dxa"/>
            </w:tcMar>
          </w:tcPr>
          <w:p w14:paraId="3A4B1A8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Equipment</w:t>
            </w:r>
          </w:p>
        </w:tc>
        <w:tc>
          <w:tcPr>
            <w:tcW w:w="3210" w:type="dxa"/>
            <w:tcBorders>
              <w:bottom w:val="single" w:sz="8" w:space="0" w:color="000000"/>
              <w:right w:val="single" w:sz="8" w:space="0" w:color="000000"/>
            </w:tcBorders>
            <w:tcMar>
              <w:top w:w="100" w:type="dxa"/>
              <w:left w:w="100" w:type="dxa"/>
              <w:bottom w:w="100" w:type="dxa"/>
              <w:right w:w="100" w:type="dxa"/>
            </w:tcMar>
          </w:tcPr>
          <w:p w14:paraId="6E459DA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Оборудование</w:t>
            </w:r>
          </w:p>
        </w:tc>
      </w:tr>
      <w:tr w:rsidR="007B27A7" w:rsidRPr="00D53134" w14:paraId="00B24A3D"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F3C0D3B"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F</w:t>
            </w:r>
          </w:p>
        </w:tc>
        <w:tc>
          <w:tcPr>
            <w:tcW w:w="2925" w:type="dxa"/>
            <w:tcBorders>
              <w:bottom w:val="single" w:sz="8" w:space="0" w:color="000000"/>
              <w:right w:val="single" w:sz="8" w:space="0" w:color="000000"/>
            </w:tcBorders>
            <w:tcMar>
              <w:top w:w="100" w:type="dxa"/>
              <w:left w:w="100" w:type="dxa"/>
              <w:bottom w:w="100" w:type="dxa"/>
              <w:right w:w="100" w:type="dxa"/>
            </w:tcMar>
          </w:tcPr>
          <w:p w14:paraId="7DD46B7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Fire Protection</w:t>
            </w:r>
          </w:p>
        </w:tc>
        <w:tc>
          <w:tcPr>
            <w:tcW w:w="3210" w:type="dxa"/>
            <w:tcBorders>
              <w:bottom w:val="single" w:sz="8" w:space="0" w:color="000000"/>
              <w:right w:val="single" w:sz="8" w:space="0" w:color="000000"/>
            </w:tcBorders>
            <w:tcMar>
              <w:top w:w="100" w:type="dxa"/>
              <w:left w:w="100" w:type="dxa"/>
              <w:bottom w:w="100" w:type="dxa"/>
              <w:right w:w="100" w:type="dxa"/>
            </w:tcMar>
          </w:tcPr>
          <w:p w14:paraId="592BCF0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Пожарная безопасность</w:t>
            </w:r>
          </w:p>
        </w:tc>
      </w:tr>
      <w:tr w:rsidR="007B27A7" w:rsidRPr="00D53134" w14:paraId="4A8DC681"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2D6C1F4"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P</w:t>
            </w:r>
          </w:p>
        </w:tc>
        <w:tc>
          <w:tcPr>
            <w:tcW w:w="2925" w:type="dxa"/>
            <w:tcBorders>
              <w:bottom w:val="single" w:sz="8" w:space="0" w:color="000000"/>
              <w:right w:val="single" w:sz="8" w:space="0" w:color="000000"/>
            </w:tcBorders>
            <w:tcMar>
              <w:top w:w="100" w:type="dxa"/>
              <w:left w:w="100" w:type="dxa"/>
              <w:bottom w:w="100" w:type="dxa"/>
              <w:right w:w="100" w:type="dxa"/>
            </w:tcMar>
          </w:tcPr>
          <w:p w14:paraId="13DB858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Plumbing</w:t>
            </w:r>
          </w:p>
        </w:tc>
        <w:tc>
          <w:tcPr>
            <w:tcW w:w="3210" w:type="dxa"/>
            <w:tcBorders>
              <w:bottom w:val="single" w:sz="8" w:space="0" w:color="000000"/>
              <w:right w:val="single" w:sz="8" w:space="0" w:color="000000"/>
            </w:tcBorders>
            <w:tcMar>
              <w:top w:w="100" w:type="dxa"/>
              <w:left w:w="100" w:type="dxa"/>
              <w:bottom w:w="100" w:type="dxa"/>
              <w:right w:w="100" w:type="dxa"/>
            </w:tcMar>
          </w:tcPr>
          <w:p w14:paraId="679E9A2E"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Водопровод</w:t>
            </w:r>
          </w:p>
        </w:tc>
      </w:tr>
      <w:tr w:rsidR="007B27A7" w:rsidRPr="00D53134" w14:paraId="2640ABEE"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051D01"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D</w:t>
            </w:r>
          </w:p>
        </w:tc>
        <w:tc>
          <w:tcPr>
            <w:tcW w:w="2925" w:type="dxa"/>
            <w:tcBorders>
              <w:bottom w:val="single" w:sz="8" w:space="0" w:color="000000"/>
              <w:right w:val="single" w:sz="8" w:space="0" w:color="000000"/>
            </w:tcBorders>
            <w:tcMar>
              <w:top w:w="100" w:type="dxa"/>
              <w:left w:w="100" w:type="dxa"/>
              <w:bottom w:w="100" w:type="dxa"/>
              <w:right w:w="100" w:type="dxa"/>
            </w:tcMar>
          </w:tcPr>
          <w:p w14:paraId="2B36768C"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Process</w:t>
            </w:r>
          </w:p>
        </w:tc>
        <w:tc>
          <w:tcPr>
            <w:tcW w:w="3210" w:type="dxa"/>
            <w:tcBorders>
              <w:bottom w:val="single" w:sz="8" w:space="0" w:color="000000"/>
              <w:right w:val="single" w:sz="8" w:space="0" w:color="000000"/>
            </w:tcBorders>
            <w:tcMar>
              <w:top w:w="100" w:type="dxa"/>
              <w:left w:w="100" w:type="dxa"/>
              <w:bottom w:w="100" w:type="dxa"/>
              <w:right w:w="100" w:type="dxa"/>
            </w:tcMar>
          </w:tcPr>
          <w:p w14:paraId="636EA1C3"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Процесс</w:t>
            </w:r>
          </w:p>
        </w:tc>
      </w:tr>
      <w:tr w:rsidR="007B27A7" w:rsidRPr="00D53134" w14:paraId="3475C7DD"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108721"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M</w:t>
            </w:r>
          </w:p>
        </w:tc>
        <w:tc>
          <w:tcPr>
            <w:tcW w:w="2925" w:type="dxa"/>
            <w:tcBorders>
              <w:bottom w:val="single" w:sz="8" w:space="0" w:color="000000"/>
              <w:right w:val="single" w:sz="8" w:space="0" w:color="000000"/>
            </w:tcBorders>
            <w:tcMar>
              <w:top w:w="100" w:type="dxa"/>
              <w:left w:w="100" w:type="dxa"/>
              <w:bottom w:w="100" w:type="dxa"/>
              <w:right w:w="100" w:type="dxa"/>
            </w:tcMar>
          </w:tcPr>
          <w:p w14:paraId="071CC346"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Mechanical</w:t>
            </w:r>
          </w:p>
        </w:tc>
        <w:tc>
          <w:tcPr>
            <w:tcW w:w="3210" w:type="dxa"/>
            <w:tcBorders>
              <w:bottom w:val="single" w:sz="8" w:space="0" w:color="000000"/>
              <w:right w:val="single" w:sz="8" w:space="0" w:color="000000"/>
            </w:tcBorders>
            <w:tcMar>
              <w:top w:w="100" w:type="dxa"/>
              <w:left w:w="100" w:type="dxa"/>
              <w:bottom w:w="100" w:type="dxa"/>
              <w:right w:w="100" w:type="dxa"/>
            </w:tcMar>
          </w:tcPr>
          <w:p w14:paraId="757C1670"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Механика</w:t>
            </w:r>
          </w:p>
        </w:tc>
      </w:tr>
      <w:tr w:rsidR="007B27A7" w:rsidRPr="00D53134" w14:paraId="5C2C5AB5"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8148D2"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E</w:t>
            </w:r>
          </w:p>
        </w:tc>
        <w:tc>
          <w:tcPr>
            <w:tcW w:w="2925" w:type="dxa"/>
            <w:tcBorders>
              <w:bottom w:val="single" w:sz="8" w:space="0" w:color="000000"/>
              <w:right w:val="single" w:sz="8" w:space="0" w:color="000000"/>
            </w:tcBorders>
            <w:tcMar>
              <w:top w:w="100" w:type="dxa"/>
              <w:left w:w="100" w:type="dxa"/>
              <w:bottom w:w="100" w:type="dxa"/>
              <w:right w:w="100" w:type="dxa"/>
            </w:tcMar>
          </w:tcPr>
          <w:p w14:paraId="6BD36A77"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Electrical</w:t>
            </w:r>
          </w:p>
        </w:tc>
        <w:tc>
          <w:tcPr>
            <w:tcW w:w="3210" w:type="dxa"/>
            <w:tcBorders>
              <w:bottom w:val="single" w:sz="8" w:space="0" w:color="000000"/>
              <w:right w:val="single" w:sz="8" w:space="0" w:color="000000"/>
            </w:tcBorders>
            <w:tcMar>
              <w:top w:w="100" w:type="dxa"/>
              <w:left w:w="100" w:type="dxa"/>
              <w:bottom w:w="100" w:type="dxa"/>
              <w:right w:w="100" w:type="dxa"/>
            </w:tcMar>
          </w:tcPr>
          <w:p w14:paraId="28A850B1"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Електрика</w:t>
            </w:r>
          </w:p>
        </w:tc>
      </w:tr>
      <w:tr w:rsidR="007B27A7" w:rsidRPr="00D53134" w14:paraId="5089BC8E"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A0CBBD"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T</w:t>
            </w:r>
          </w:p>
        </w:tc>
        <w:tc>
          <w:tcPr>
            <w:tcW w:w="2925" w:type="dxa"/>
            <w:tcBorders>
              <w:bottom w:val="single" w:sz="8" w:space="0" w:color="000000"/>
              <w:right w:val="single" w:sz="8" w:space="0" w:color="000000"/>
            </w:tcBorders>
            <w:tcMar>
              <w:top w:w="100" w:type="dxa"/>
              <w:left w:w="100" w:type="dxa"/>
              <w:bottom w:w="100" w:type="dxa"/>
              <w:right w:w="100" w:type="dxa"/>
            </w:tcMar>
          </w:tcPr>
          <w:p w14:paraId="2FB4E06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Telecommunications</w:t>
            </w:r>
          </w:p>
        </w:tc>
        <w:tc>
          <w:tcPr>
            <w:tcW w:w="3210" w:type="dxa"/>
            <w:tcBorders>
              <w:bottom w:val="single" w:sz="8" w:space="0" w:color="000000"/>
              <w:right w:val="single" w:sz="8" w:space="0" w:color="000000"/>
            </w:tcBorders>
            <w:tcMar>
              <w:top w:w="100" w:type="dxa"/>
              <w:left w:w="100" w:type="dxa"/>
              <w:bottom w:w="100" w:type="dxa"/>
              <w:right w:w="100" w:type="dxa"/>
            </w:tcMar>
          </w:tcPr>
          <w:p w14:paraId="4911F250"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Телекоммуникации (сети связи)</w:t>
            </w:r>
          </w:p>
        </w:tc>
      </w:tr>
      <w:tr w:rsidR="007B27A7" w:rsidRPr="00D53134" w14:paraId="0556F0E4"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137717"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R</w:t>
            </w:r>
          </w:p>
        </w:tc>
        <w:tc>
          <w:tcPr>
            <w:tcW w:w="2925" w:type="dxa"/>
            <w:tcBorders>
              <w:bottom w:val="single" w:sz="8" w:space="0" w:color="000000"/>
              <w:right w:val="single" w:sz="8" w:space="0" w:color="000000"/>
            </w:tcBorders>
            <w:tcMar>
              <w:top w:w="100" w:type="dxa"/>
              <w:left w:w="100" w:type="dxa"/>
              <w:bottom w:w="100" w:type="dxa"/>
              <w:right w:w="100" w:type="dxa"/>
            </w:tcMar>
          </w:tcPr>
          <w:p w14:paraId="38CC8F96"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Resource</w:t>
            </w:r>
          </w:p>
        </w:tc>
        <w:tc>
          <w:tcPr>
            <w:tcW w:w="3210" w:type="dxa"/>
            <w:tcBorders>
              <w:bottom w:val="single" w:sz="8" w:space="0" w:color="000000"/>
              <w:right w:val="single" w:sz="8" w:space="0" w:color="000000"/>
            </w:tcBorders>
            <w:tcMar>
              <w:top w:w="100" w:type="dxa"/>
              <w:left w:w="100" w:type="dxa"/>
              <w:bottom w:w="100" w:type="dxa"/>
              <w:right w:w="100" w:type="dxa"/>
            </w:tcMar>
          </w:tcPr>
          <w:p w14:paraId="1AAD4C5B"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Ресурсы</w:t>
            </w:r>
          </w:p>
        </w:tc>
      </w:tr>
      <w:tr w:rsidR="007B27A7" w:rsidRPr="00D53134" w14:paraId="53B5CD4C"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64064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X</w:t>
            </w:r>
          </w:p>
        </w:tc>
        <w:tc>
          <w:tcPr>
            <w:tcW w:w="2925" w:type="dxa"/>
            <w:tcBorders>
              <w:bottom w:val="single" w:sz="8" w:space="0" w:color="000000"/>
              <w:right w:val="single" w:sz="8" w:space="0" w:color="000000"/>
            </w:tcBorders>
            <w:tcMar>
              <w:top w:w="100" w:type="dxa"/>
              <w:left w:w="100" w:type="dxa"/>
              <w:bottom w:w="100" w:type="dxa"/>
              <w:right w:w="100" w:type="dxa"/>
            </w:tcMar>
          </w:tcPr>
          <w:p w14:paraId="5F5205D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Other Disciplines</w:t>
            </w:r>
          </w:p>
        </w:tc>
        <w:tc>
          <w:tcPr>
            <w:tcW w:w="3210" w:type="dxa"/>
            <w:tcBorders>
              <w:bottom w:val="single" w:sz="8" w:space="0" w:color="000000"/>
              <w:right w:val="single" w:sz="8" w:space="0" w:color="000000"/>
            </w:tcBorders>
            <w:tcMar>
              <w:top w:w="100" w:type="dxa"/>
              <w:left w:w="100" w:type="dxa"/>
              <w:bottom w:w="100" w:type="dxa"/>
              <w:right w:w="100" w:type="dxa"/>
            </w:tcMar>
          </w:tcPr>
          <w:p w14:paraId="68B71BE3"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Другие дисциплины</w:t>
            </w:r>
          </w:p>
        </w:tc>
      </w:tr>
      <w:tr w:rsidR="007B27A7" w:rsidRPr="00D53134" w14:paraId="3F68738E" w14:textId="77777777">
        <w:trPr>
          <w:trHeight w:val="74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91C3C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Z</w:t>
            </w:r>
          </w:p>
        </w:tc>
        <w:tc>
          <w:tcPr>
            <w:tcW w:w="2925" w:type="dxa"/>
            <w:tcBorders>
              <w:bottom w:val="single" w:sz="8" w:space="0" w:color="000000"/>
              <w:right w:val="single" w:sz="8" w:space="0" w:color="000000"/>
            </w:tcBorders>
            <w:tcMar>
              <w:top w:w="100" w:type="dxa"/>
              <w:left w:w="100" w:type="dxa"/>
              <w:bottom w:w="100" w:type="dxa"/>
              <w:right w:w="100" w:type="dxa"/>
            </w:tcMar>
          </w:tcPr>
          <w:p w14:paraId="7310D46D"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Contractor / Shop Drawings</w:t>
            </w:r>
          </w:p>
        </w:tc>
        <w:tc>
          <w:tcPr>
            <w:tcW w:w="3210" w:type="dxa"/>
            <w:tcBorders>
              <w:bottom w:val="single" w:sz="8" w:space="0" w:color="000000"/>
              <w:right w:val="single" w:sz="8" w:space="0" w:color="000000"/>
            </w:tcBorders>
            <w:tcMar>
              <w:top w:w="100" w:type="dxa"/>
              <w:left w:w="100" w:type="dxa"/>
              <w:bottom w:w="100" w:type="dxa"/>
              <w:right w:w="100" w:type="dxa"/>
            </w:tcMar>
          </w:tcPr>
          <w:p w14:paraId="67B254B4"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Контракты / Закупки</w:t>
            </w:r>
          </w:p>
        </w:tc>
      </w:tr>
      <w:tr w:rsidR="007B27A7" w:rsidRPr="00D53134" w14:paraId="35FA4459" w14:textId="77777777">
        <w:trPr>
          <w:trHeight w:val="480"/>
        </w:trPr>
        <w:tc>
          <w:tcPr>
            <w:tcW w:w="27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25D33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O</w:t>
            </w:r>
          </w:p>
        </w:tc>
        <w:tc>
          <w:tcPr>
            <w:tcW w:w="2925" w:type="dxa"/>
            <w:tcBorders>
              <w:bottom w:val="single" w:sz="8" w:space="0" w:color="000000"/>
              <w:right w:val="single" w:sz="8" w:space="0" w:color="000000"/>
            </w:tcBorders>
            <w:tcMar>
              <w:top w:w="100" w:type="dxa"/>
              <w:left w:w="100" w:type="dxa"/>
              <w:bottom w:w="100" w:type="dxa"/>
              <w:right w:w="100" w:type="dxa"/>
            </w:tcMar>
          </w:tcPr>
          <w:p w14:paraId="3724F3DF"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Operations</w:t>
            </w:r>
          </w:p>
        </w:tc>
        <w:tc>
          <w:tcPr>
            <w:tcW w:w="3210" w:type="dxa"/>
            <w:tcBorders>
              <w:bottom w:val="single" w:sz="8" w:space="0" w:color="000000"/>
              <w:right w:val="single" w:sz="8" w:space="0" w:color="000000"/>
            </w:tcBorders>
            <w:tcMar>
              <w:top w:w="100" w:type="dxa"/>
              <w:left w:w="100" w:type="dxa"/>
              <w:bottom w:w="100" w:type="dxa"/>
              <w:right w:w="100" w:type="dxa"/>
            </w:tcMar>
          </w:tcPr>
          <w:p w14:paraId="1FAC7467"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Операции</w:t>
            </w:r>
          </w:p>
        </w:tc>
      </w:tr>
    </w:tbl>
    <w:p w14:paraId="5D1CD542"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 xml:space="preserve"> </w:t>
      </w:r>
    </w:p>
    <w:p w14:paraId="362E3765" w14:textId="77777777" w:rsidR="007B27A7" w:rsidRPr="00D53134" w:rsidRDefault="00FF04AB" w:rsidP="00D53134">
      <w:pPr>
        <w:widowControl w:val="0"/>
        <w:ind w:firstLine="72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2 уровень «Категории» (Discipline Designator). Дополнительный второй символ используется для дальнейшего определения символа дисциплины.</w:t>
      </w:r>
    </w:p>
    <w:p w14:paraId="260FDF2E" w14:textId="77777777" w:rsidR="007B27A7" w:rsidRPr="00D53134" w:rsidRDefault="00FF04AB" w:rsidP="00D53134">
      <w:pPr>
        <w:widowControl w:val="0"/>
        <w:jc w:val="both"/>
        <w:rPr>
          <w:rFonts w:asciiTheme="minorBidi" w:eastAsia="Times New Roman" w:hAnsiTheme="minorBidi" w:cstheme="minorBidi"/>
          <w:sz w:val="24"/>
          <w:szCs w:val="24"/>
        </w:rPr>
      </w:pPr>
      <w:proofErr w:type="gramStart"/>
      <w:r w:rsidRPr="00D53134">
        <w:rPr>
          <w:rFonts w:asciiTheme="minorBidi" w:eastAsia="Times New Roman" w:hAnsiTheme="minorBidi" w:cstheme="minorBidi"/>
          <w:sz w:val="24"/>
          <w:szCs w:val="24"/>
          <w:highlight w:val="red"/>
        </w:rPr>
        <w:t>Таблица</w:t>
      </w:r>
      <w:r w:rsidRPr="00D53134">
        <w:rPr>
          <w:rFonts w:asciiTheme="minorBidi" w:eastAsia="Times New Roman" w:hAnsiTheme="minorBidi" w:cstheme="minorBidi"/>
          <w:sz w:val="24"/>
          <w:szCs w:val="24"/>
        </w:rPr>
        <w:t xml:space="preserve"> .</w:t>
      </w:r>
      <w:proofErr w:type="gramEnd"/>
      <w:r w:rsidRPr="00D53134">
        <w:rPr>
          <w:rFonts w:asciiTheme="minorBidi" w:eastAsia="Times New Roman" w:hAnsiTheme="minorBidi" w:cstheme="minorBidi"/>
          <w:sz w:val="24"/>
          <w:szCs w:val="24"/>
        </w:rPr>
        <w:t xml:space="preserve"> Наименование 2 уровня категорий</w:t>
      </w:r>
    </w:p>
    <w:tbl>
      <w:tblPr>
        <w:tblStyle w:val="af4"/>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35"/>
        <w:gridCol w:w="2850"/>
        <w:gridCol w:w="3210"/>
      </w:tblGrid>
      <w:tr w:rsidR="007B27A7" w:rsidRPr="00D53134" w14:paraId="2AC3B1CF" w14:textId="77777777">
        <w:trPr>
          <w:trHeight w:val="740"/>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1B81C"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Сокращенное обозначение</w:t>
            </w:r>
          </w:p>
        </w:tc>
        <w:tc>
          <w:tcPr>
            <w:tcW w:w="28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30E030"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Полное наименование</w:t>
            </w:r>
          </w:p>
        </w:tc>
        <w:tc>
          <w:tcPr>
            <w:tcW w:w="32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3157F5C"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Перевод на русский язык</w:t>
            </w:r>
          </w:p>
        </w:tc>
      </w:tr>
      <w:tr w:rsidR="007B27A7" w:rsidRPr="00D53134" w14:paraId="6F4874A9"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890D52"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w:t>
            </w:r>
          </w:p>
        </w:tc>
        <w:tc>
          <w:tcPr>
            <w:tcW w:w="2850" w:type="dxa"/>
            <w:tcBorders>
              <w:bottom w:val="single" w:sz="8" w:space="0" w:color="000000"/>
              <w:right w:val="single" w:sz="8" w:space="0" w:color="000000"/>
            </w:tcBorders>
            <w:tcMar>
              <w:top w:w="100" w:type="dxa"/>
              <w:left w:w="100" w:type="dxa"/>
              <w:bottom w:w="100" w:type="dxa"/>
              <w:right w:w="100" w:type="dxa"/>
            </w:tcMar>
          </w:tcPr>
          <w:p w14:paraId="14D0C255"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Architectural</w:t>
            </w:r>
          </w:p>
        </w:tc>
        <w:tc>
          <w:tcPr>
            <w:tcW w:w="3210" w:type="dxa"/>
            <w:tcBorders>
              <w:bottom w:val="single" w:sz="8" w:space="0" w:color="000000"/>
              <w:right w:val="single" w:sz="8" w:space="0" w:color="000000"/>
            </w:tcBorders>
            <w:tcMar>
              <w:top w:w="100" w:type="dxa"/>
              <w:left w:w="100" w:type="dxa"/>
              <w:bottom w:w="100" w:type="dxa"/>
              <w:right w:w="100" w:type="dxa"/>
            </w:tcMar>
          </w:tcPr>
          <w:p w14:paraId="27BBEB8E"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Архитектура</w:t>
            </w:r>
          </w:p>
        </w:tc>
      </w:tr>
      <w:tr w:rsidR="007B27A7" w:rsidRPr="00D53134" w14:paraId="7FF357A4"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B05B93"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AS</w:t>
            </w:r>
          </w:p>
        </w:tc>
        <w:tc>
          <w:tcPr>
            <w:tcW w:w="2850" w:type="dxa"/>
            <w:tcBorders>
              <w:bottom w:val="single" w:sz="8" w:space="0" w:color="000000"/>
              <w:right w:val="single" w:sz="8" w:space="0" w:color="000000"/>
            </w:tcBorders>
            <w:tcMar>
              <w:top w:w="100" w:type="dxa"/>
              <w:left w:w="100" w:type="dxa"/>
              <w:bottom w:w="100" w:type="dxa"/>
              <w:right w:w="100" w:type="dxa"/>
            </w:tcMar>
          </w:tcPr>
          <w:p w14:paraId="0DB5EAB3"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Architectural Site</w:t>
            </w:r>
          </w:p>
        </w:tc>
        <w:tc>
          <w:tcPr>
            <w:tcW w:w="3210" w:type="dxa"/>
            <w:tcBorders>
              <w:bottom w:val="single" w:sz="8" w:space="0" w:color="000000"/>
              <w:right w:val="single" w:sz="8" w:space="0" w:color="000000"/>
            </w:tcBorders>
            <w:tcMar>
              <w:top w:w="100" w:type="dxa"/>
              <w:left w:w="100" w:type="dxa"/>
              <w:bottom w:w="100" w:type="dxa"/>
              <w:right w:w="100" w:type="dxa"/>
            </w:tcMar>
          </w:tcPr>
          <w:p w14:paraId="16F995C5"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Фасады</w:t>
            </w:r>
          </w:p>
        </w:tc>
      </w:tr>
      <w:tr w:rsidR="007B27A7" w:rsidRPr="00D53134" w14:paraId="568D26A7"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762DCF"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AD</w:t>
            </w:r>
          </w:p>
        </w:tc>
        <w:tc>
          <w:tcPr>
            <w:tcW w:w="2850" w:type="dxa"/>
            <w:tcBorders>
              <w:bottom w:val="single" w:sz="8" w:space="0" w:color="000000"/>
              <w:right w:val="single" w:sz="8" w:space="0" w:color="000000"/>
            </w:tcBorders>
            <w:tcMar>
              <w:top w:w="100" w:type="dxa"/>
              <w:left w:w="100" w:type="dxa"/>
              <w:bottom w:w="100" w:type="dxa"/>
              <w:right w:w="100" w:type="dxa"/>
            </w:tcMar>
          </w:tcPr>
          <w:p w14:paraId="11C8222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Architectural Demolition</w:t>
            </w:r>
          </w:p>
        </w:tc>
        <w:tc>
          <w:tcPr>
            <w:tcW w:w="3210" w:type="dxa"/>
            <w:tcBorders>
              <w:bottom w:val="single" w:sz="8" w:space="0" w:color="000000"/>
              <w:right w:val="single" w:sz="8" w:space="0" w:color="000000"/>
            </w:tcBorders>
            <w:tcMar>
              <w:top w:w="100" w:type="dxa"/>
              <w:left w:w="100" w:type="dxa"/>
              <w:bottom w:w="100" w:type="dxa"/>
              <w:right w:w="100" w:type="dxa"/>
            </w:tcMar>
          </w:tcPr>
          <w:p w14:paraId="45D34F11"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Демонтаж</w:t>
            </w:r>
          </w:p>
        </w:tc>
      </w:tr>
      <w:tr w:rsidR="007B27A7" w:rsidRPr="00D53134" w14:paraId="476F81C7"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10A89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lastRenderedPageBreak/>
              <w:t>AE</w:t>
            </w:r>
          </w:p>
        </w:tc>
        <w:tc>
          <w:tcPr>
            <w:tcW w:w="2850" w:type="dxa"/>
            <w:tcBorders>
              <w:bottom w:val="single" w:sz="8" w:space="0" w:color="000000"/>
              <w:right w:val="single" w:sz="8" w:space="0" w:color="000000"/>
            </w:tcBorders>
            <w:tcMar>
              <w:top w:w="100" w:type="dxa"/>
              <w:left w:w="100" w:type="dxa"/>
              <w:bottom w:w="100" w:type="dxa"/>
              <w:right w:w="100" w:type="dxa"/>
            </w:tcMar>
          </w:tcPr>
          <w:p w14:paraId="1A206D1E"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Architectural Elements</w:t>
            </w:r>
          </w:p>
        </w:tc>
        <w:tc>
          <w:tcPr>
            <w:tcW w:w="3210" w:type="dxa"/>
            <w:tcBorders>
              <w:bottom w:val="single" w:sz="8" w:space="0" w:color="000000"/>
              <w:right w:val="single" w:sz="8" w:space="0" w:color="000000"/>
            </w:tcBorders>
            <w:tcMar>
              <w:top w:w="100" w:type="dxa"/>
              <w:left w:w="100" w:type="dxa"/>
              <w:bottom w:w="100" w:type="dxa"/>
              <w:right w:w="100" w:type="dxa"/>
            </w:tcMar>
          </w:tcPr>
          <w:p w14:paraId="6906DD95"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Архитектурные элементы</w:t>
            </w:r>
          </w:p>
        </w:tc>
      </w:tr>
      <w:tr w:rsidR="007B27A7" w:rsidRPr="00D53134" w14:paraId="41807E2B"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D27F1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AI</w:t>
            </w:r>
          </w:p>
        </w:tc>
        <w:tc>
          <w:tcPr>
            <w:tcW w:w="2850" w:type="dxa"/>
            <w:tcBorders>
              <w:bottom w:val="single" w:sz="8" w:space="0" w:color="000000"/>
              <w:right w:val="single" w:sz="8" w:space="0" w:color="000000"/>
            </w:tcBorders>
            <w:tcMar>
              <w:top w:w="100" w:type="dxa"/>
              <w:left w:w="100" w:type="dxa"/>
              <w:bottom w:w="100" w:type="dxa"/>
              <w:right w:w="100" w:type="dxa"/>
            </w:tcMar>
          </w:tcPr>
          <w:p w14:paraId="7562805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Architectural Interiors</w:t>
            </w:r>
          </w:p>
        </w:tc>
        <w:tc>
          <w:tcPr>
            <w:tcW w:w="3210" w:type="dxa"/>
            <w:tcBorders>
              <w:bottom w:val="single" w:sz="8" w:space="0" w:color="000000"/>
              <w:right w:val="single" w:sz="8" w:space="0" w:color="000000"/>
            </w:tcBorders>
            <w:tcMar>
              <w:top w:w="100" w:type="dxa"/>
              <w:left w:w="100" w:type="dxa"/>
              <w:bottom w:w="100" w:type="dxa"/>
              <w:right w:w="100" w:type="dxa"/>
            </w:tcMar>
          </w:tcPr>
          <w:p w14:paraId="5EE2E53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Архитектурный интерьер</w:t>
            </w:r>
          </w:p>
        </w:tc>
      </w:tr>
      <w:tr w:rsidR="007B27A7" w:rsidRPr="00D53134" w14:paraId="59F61EBD"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7515E1"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AF</w:t>
            </w:r>
          </w:p>
        </w:tc>
        <w:tc>
          <w:tcPr>
            <w:tcW w:w="2850" w:type="dxa"/>
            <w:tcBorders>
              <w:bottom w:val="single" w:sz="8" w:space="0" w:color="000000"/>
              <w:right w:val="single" w:sz="8" w:space="0" w:color="000000"/>
            </w:tcBorders>
            <w:tcMar>
              <w:top w:w="100" w:type="dxa"/>
              <w:left w:w="100" w:type="dxa"/>
              <w:bottom w:w="100" w:type="dxa"/>
              <w:right w:w="100" w:type="dxa"/>
            </w:tcMar>
          </w:tcPr>
          <w:p w14:paraId="1BD545E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Architectural Finishes</w:t>
            </w:r>
          </w:p>
        </w:tc>
        <w:tc>
          <w:tcPr>
            <w:tcW w:w="3210" w:type="dxa"/>
            <w:tcBorders>
              <w:bottom w:val="single" w:sz="8" w:space="0" w:color="000000"/>
              <w:right w:val="single" w:sz="8" w:space="0" w:color="000000"/>
            </w:tcBorders>
            <w:tcMar>
              <w:top w:w="100" w:type="dxa"/>
              <w:left w:w="100" w:type="dxa"/>
              <w:bottom w:w="100" w:type="dxa"/>
              <w:right w:w="100" w:type="dxa"/>
            </w:tcMar>
          </w:tcPr>
          <w:p w14:paraId="5FE7C825"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Архитектурная отделка</w:t>
            </w:r>
          </w:p>
        </w:tc>
      </w:tr>
      <w:tr w:rsidR="007B27A7" w:rsidRPr="00D53134" w14:paraId="26F12375"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20616B2"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AG</w:t>
            </w:r>
          </w:p>
        </w:tc>
        <w:tc>
          <w:tcPr>
            <w:tcW w:w="2850" w:type="dxa"/>
            <w:tcBorders>
              <w:bottom w:val="single" w:sz="8" w:space="0" w:color="000000"/>
              <w:right w:val="single" w:sz="8" w:space="0" w:color="000000"/>
            </w:tcBorders>
            <w:tcMar>
              <w:top w:w="100" w:type="dxa"/>
              <w:left w:w="100" w:type="dxa"/>
              <w:bottom w:w="100" w:type="dxa"/>
              <w:right w:w="100" w:type="dxa"/>
            </w:tcMar>
          </w:tcPr>
          <w:p w14:paraId="4EA182EE"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Architectural Graphics</w:t>
            </w:r>
          </w:p>
        </w:tc>
        <w:tc>
          <w:tcPr>
            <w:tcW w:w="3210" w:type="dxa"/>
            <w:tcBorders>
              <w:bottom w:val="single" w:sz="8" w:space="0" w:color="000000"/>
              <w:right w:val="single" w:sz="8" w:space="0" w:color="000000"/>
            </w:tcBorders>
            <w:tcMar>
              <w:top w:w="100" w:type="dxa"/>
              <w:left w:w="100" w:type="dxa"/>
              <w:bottom w:w="100" w:type="dxa"/>
              <w:right w:w="100" w:type="dxa"/>
            </w:tcMar>
          </w:tcPr>
          <w:p w14:paraId="2528BD41"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Архитектурные чертежи</w:t>
            </w:r>
          </w:p>
        </w:tc>
      </w:tr>
      <w:tr w:rsidR="007B27A7" w:rsidRPr="00D53134" w14:paraId="1F93059A" w14:textId="77777777">
        <w:trPr>
          <w:trHeight w:val="74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EA05DD"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AJ</w:t>
            </w:r>
          </w:p>
        </w:tc>
        <w:tc>
          <w:tcPr>
            <w:tcW w:w="2850" w:type="dxa"/>
            <w:tcBorders>
              <w:bottom w:val="single" w:sz="8" w:space="0" w:color="000000"/>
              <w:right w:val="single" w:sz="8" w:space="0" w:color="000000"/>
            </w:tcBorders>
            <w:tcMar>
              <w:top w:w="100" w:type="dxa"/>
              <w:left w:w="100" w:type="dxa"/>
              <w:bottom w:w="100" w:type="dxa"/>
              <w:right w:w="100" w:type="dxa"/>
            </w:tcMar>
          </w:tcPr>
          <w:p w14:paraId="2BEFB844"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User-Defined</w:t>
            </w:r>
          </w:p>
        </w:tc>
        <w:tc>
          <w:tcPr>
            <w:tcW w:w="3210" w:type="dxa"/>
            <w:tcBorders>
              <w:bottom w:val="single" w:sz="8" w:space="0" w:color="000000"/>
              <w:right w:val="single" w:sz="8" w:space="0" w:color="000000"/>
            </w:tcBorders>
            <w:tcMar>
              <w:top w:w="100" w:type="dxa"/>
              <w:left w:w="100" w:type="dxa"/>
              <w:bottom w:w="100" w:type="dxa"/>
              <w:right w:w="100" w:type="dxa"/>
            </w:tcMar>
          </w:tcPr>
          <w:p w14:paraId="267CDF66"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Определяемые пользователем</w:t>
            </w:r>
          </w:p>
        </w:tc>
      </w:tr>
      <w:tr w:rsidR="007B27A7" w:rsidRPr="00D53134" w14:paraId="1A0AC99F" w14:textId="77777777">
        <w:trPr>
          <w:trHeight w:val="74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4AAB9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AK</w:t>
            </w:r>
          </w:p>
        </w:tc>
        <w:tc>
          <w:tcPr>
            <w:tcW w:w="2850" w:type="dxa"/>
            <w:tcBorders>
              <w:bottom w:val="single" w:sz="8" w:space="0" w:color="000000"/>
              <w:right w:val="single" w:sz="8" w:space="0" w:color="000000"/>
            </w:tcBorders>
            <w:tcMar>
              <w:top w:w="100" w:type="dxa"/>
              <w:left w:w="100" w:type="dxa"/>
              <w:bottom w:w="100" w:type="dxa"/>
              <w:right w:w="100" w:type="dxa"/>
            </w:tcMar>
          </w:tcPr>
          <w:p w14:paraId="59A617CC"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User-Defined</w:t>
            </w:r>
          </w:p>
        </w:tc>
        <w:tc>
          <w:tcPr>
            <w:tcW w:w="3210" w:type="dxa"/>
            <w:tcBorders>
              <w:bottom w:val="single" w:sz="8" w:space="0" w:color="000000"/>
              <w:right w:val="single" w:sz="8" w:space="0" w:color="000000"/>
            </w:tcBorders>
            <w:tcMar>
              <w:top w:w="100" w:type="dxa"/>
              <w:left w:w="100" w:type="dxa"/>
              <w:bottom w:w="100" w:type="dxa"/>
              <w:right w:w="100" w:type="dxa"/>
            </w:tcMar>
          </w:tcPr>
          <w:p w14:paraId="53EBD9AE"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Определяемые пользователем</w:t>
            </w:r>
          </w:p>
        </w:tc>
      </w:tr>
    </w:tbl>
    <w:p w14:paraId="2AE59156"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 xml:space="preserve"> </w:t>
      </w:r>
    </w:p>
    <w:p w14:paraId="4405490A" w14:textId="77777777" w:rsidR="007B27A7" w:rsidRPr="00D53134" w:rsidRDefault="00FF04AB" w:rsidP="00D53134">
      <w:pPr>
        <w:widowControl w:val="0"/>
        <w:ind w:firstLine="72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«Основная группа» (Major Group) – это четырехсимвольное поле, которое идентифицирует основные системы зданий. Предписанные полевые коды основных групп (четырехзначные аббревиатуры), показанные в списке слоев, логически сгруппированы с определенными обозначениями категории. Однако любая основная группа может быть объединена с любой предписанной категорией при условии, что определение основной группы остается неизменным. Поэтому допускается любая разумная комбинация предписанной категории и основных групп.</w:t>
      </w:r>
    </w:p>
    <w:p w14:paraId="19CFD256"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 xml:space="preserve">        </w:t>
      </w:r>
      <w:r w:rsidRPr="00D53134">
        <w:rPr>
          <w:rFonts w:asciiTheme="minorBidi" w:eastAsia="Times New Roman" w:hAnsiTheme="minorBidi" w:cstheme="minorBidi"/>
          <w:sz w:val="24"/>
          <w:szCs w:val="24"/>
        </w:rPr>
        <w:tab/>
        <w:t>Задание пользователем своего значения основной группы запрещено.</w:t>
      </w:r>
    </w:p>
    <w:p w14:paraId="54C4EE94"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 xml:space="preserve"> </w:t>
      </w:r>
    </w:p>
    <w:p w14:paraId="22018C98" w14:textId="77777777" w:rsidR="007B27A7" w:rsidRPr="00D53134" w:rsidRDefault="00FF04AB" w:rsidP="00D53134">
      <w:pPr>
        <w:widowControl w:val="0"/>
        <w:ind w:firstLine="72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«Малые группы» (Minor Groups) – необязательное поле с четырьмя символами для дальнейшего определения основных групп. Например, A-WALL-FULL обозначает Архитектурную, Стена, Полноразмерный. Вторую второстепенную группу можно использовать для дальнейшего разграничения данных, содержащихся на слое. Например, A-WALL-FULL-TEXT обозначает Архитектурный, Стена, Полноразмерный, Текст.</w:t>
      </w:r>
    </w:p>
    <w:p w14:paraId="307B5B1E" w14:textId="77777777" w:rsidR="007B27A7" w:rsidRPr="00D53134" w:rsidRDefault="00FF04AB" w:rsidP="00D53134">
      <w:pPr>
        <w:widowControl w:val="0"/>
        <w:ind w:firstLine="72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Коды полей логически сгруппированы с определенными основными группами. Однако любая «Малая группа» может быть использована для изменения какой-либо основной группы при условии, что определение «Малой группы» остается неизменным. Поэтому разрешается любая разумная комбинация предписанных основных и второстепенных групп.</w:t>
      </w:r>
    </w:p>
    <w:p w14:paraId="076354B6" w14:textId="77777777" w:rsidR="007B27A7" w:rsidRPr="00D53134" w:rsidRDefault="00FF04AB" w:rsidP="00D53134">
      <w:pPr>
        <w:widowControl w:val="0"/>
        <w:ind w:firstLine="72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Для малых групп разрешено создание значения пользователем.</w:t>
      </w:r>
    </w:p>
    <w:p w14:paraId="08B5702F" w14:textId="77777777" w:rsidR="007B27A7" w:rsidRPr="00D53134" w:rsidRDefault="00FF04AB" w:rsidP="00D53134">
      <w:pPr>
        <w:widowControl w:val="0"/>
        <w:ind w:firstLine="72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 xml:space="preserve"> </w:t>
      </w:r>
    </w:p>
    <w:p w14:paraId="339D790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 xml:space="preserve">        </w:t>
      </w:r>
      <w:r w:rsidRPr="00D53134">
        <w:rPr>
          <w:rFonts w:asciiTheme="minorBidi" w:eastAsia="Times New Roman" w:hAnsiTheme="minorBidi" w:cstheme="minorBidi"/>
          <w:sz w:val="24"/>
          <w:szCs w:val="24"/>
        </w:rPr>
        <w:tab/>
        <w:t>«Статус» (Status). Поле состояния является необязательным односимвольным полем, которое отличает данные, содержащиеся на слое, в зависимости от статуса работы или фазы строительства.</w:t>
      </w:r>
    </w:p>
    <w:p w14:paraId="3B3956CA" w14:textId="77777777" w:rsidR="007B27A7" w:rsidRPr="00D53134" w:rsidRDefault="00FF04AB" w:rsidP="00D53134">
      <w:pPr>
        <w:widowControl w:val="0"/>
        <w:jc w:val="both"/>
        <w:rPr>
          <w:rFonts w:asciiTheme="minorBidi" w:eastAsia="Times New Roman" w:hAnsiTheme="minorBidi" w:cstheme="minorBidi"/>
          <w:sz w:val="24"/>
          <w:szCs w:val="24"/>
        </w:rPr>
      </w:pPr>
      <w:proofErr w:type="gramStart"/>
      <w:r w:rsidRPr="00D53134">
        <w:rPr>
          <w:rFonts w:asciiTheme="minorBidi" w:eastAsia="Times New Roman" w:hAnsiTheme="minorBidi" w:cstheme="minorBidi"/>
          <w:sz w:val="24"/>
          <w:szCs w:val="24"/>
          <w:highlight w:val="red"/>
        </w:rPr>
        <w:t>Таблица</w:t>
      </w:r>
      <w:r w:rsidRPr="00D53134">
        <w:rPr>
          <w:rFonts w:asciiTheme="minorBidi" w:eastAsia="Times New Roman" w:hAnsiTheme="minorBidi" w:cstheme="minorBidi"/>
          <w:sz w:val="24"/>
          <w:szCs w:val="24"/>
        </w:rPr>
        <w:t xml:space="preserve"> .</w:t>
      </w:r>
      <w:proofErr w:type="gramEnd"/>
      <w:r w:rsidRPr="00D53134">
        <w:rPr>
          <w:rFonts w:asciiTheme="minorBidi" w:eastAsia="Times New Roman" w:hAnsiTheme="minorBidi" w:cstheme="minorBidi"/>
          <w:sz w:val="24"/>
          <w:szCs w:val="24"/>
        </w:rPr>
        <w:t xml:space="preserve"> Предписанные коды полей для поля «Статус»</w:t>
      </w:r>
    </w:p>
    <w:tbl>
      <w:tblPr>
        <w:tblStyle w:val="af5"/>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35"/>
        <w:gridCol w:w="2850"/>
        <w:gridCol w:w="3195"/>
      </w:tblGrid>
      <w:tr w:rsidR="007B27A7" w:rsidRPr="00D53134" w14:paraId="4C0D7071" w14:textId="77777777">
        <w:trPr>
          <w:trHeight w:val="740"/>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35B47"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lastRenderedPageBreak/>
              <w:t>Сокращенное обозначение</w:t>
            </w:r>
          </w:p>
        </w:tc>
        <w:tc>
          <w:tcPr>
            <w:tcW w:w="28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9168BD"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Полное наименование</w:t>
            </w:r>
          </w:p>
        </w:tc>
        <w:tc>
          <w:tcPr>
            <w:tcW w:w="31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B6C127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Перевод на русский язык</w:t>
            </w:r>
          </w:p>
        </w:tc>
      </w:tr>
      <w:tr w:rsidR="007B27A7" w:rsidRPr="00D53134" w14:paraId="06A3DA16"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9F79A4"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N</w:t>
            </w:r>
          </w:p>
        </w:tc>
        <w:tc>
          <w:tcPr>
            <w:tcW w:w="2850" w:type="dxa"/>
            <w:tcBorders>
              <w:bottom w:val="single" w:sz="8" w:space="0" w:color="000000"/>
              <w:right w:val="single" w:sz="8" w:space="0" w:color="000000"/>
            </w:tcBorders>
            <w:tcMar>
              <w:top w:w="100" w:type="dxa"/>
              <w:left w:w="100" w:type="dxa"/>
              <w:bottom w:w="100" w:type="dxa"/>
              <w:right w:w="100" w:type="dxa"/>
            </w:tcMar>
          </w:tcPr>
          <w:p w14:paraId="130A5336"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New work</w:t>
            </w:r>
          </w:p>
        </w:tc>
        <w:tc>
          <w:tcPr>
            <w:tcW w:w="3195" w:type="dxa"/>
            <w:tcBorders>
              <w:bottom w:val="single" w:sz="8" w:space="0" w:color="000000"/>
              <w:right w:val="single" w:sz="8" w:space="0" w:color="000000"/>
            </w:tcBorders>
            <w:tcMar>
              <w:top w:w="100" w:type="dxa"/>
              <w:left w:w="100" w:type="dxa"/>
              <w:bottom w:w="100" w:type="dxa"/>
              <w:right w:w="100" w:type="dxa"/>
            </w:tcMar>
          </w:tcPr>
          <w:p w14:paraId="0E26EECD"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Новая работа</w:t>
            </w:r>
          </w:p>
        </w:tc>
      </w:tr>
      <w:tr w:rsidR="007B27A7" w:rsidRPr="00D53134" w14:paraId="43F03557"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22687"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E</w:t>
            </w:r>
          </w:p>
        </w:tc>
        <w:tc>
          <w:tcPr>
            <w:tcW w:w="2850" w:type="dxa"/>
            <w:tcBorders>
              <w:bottom w:val="single" w:sz="8" w:space="0" w:color="000000"/>
              <w:right w:val="single" w:sz="8" w:space="0" w:color="000000"/>
            </w:tcBorders>
            <w:tcMar>
              <w:top w:w="100" w:type="dxa"/>
              <w:left w:w="100" w:type="dxa"/>
              <w:bottom w:w="100" w:type="dxa"/>
              <w:right w:w="100" w:type="dxa"/>
            </w:tcMar>
          </w:tcPr>
          <w:p w14:paraId="22BCED26"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Existing to remain</w:t>
            </w:r>
          </w:p>
        </w:tc>
        <w:tc>
          <w:tcPr>
            <w:tcW w:w="3195" w:type="dxa"/>
            <w:tcBorders>
              <w:bottom w:val="single" w:sz="8" w:space="0" w:color="000000"/>
              <w:right w:val="single" w:sz="8" w:space="0" w:color="000000"/>
            </w:tcBorders>
            <w:tcMar>
              <w:top w:w="100" w:type="dxa"/>
              <w:left w:w="100" w:type="dxa"/>
              <w:bottom w:w="100" w:type="dxa"/>
              <w:right w:w="100" w:type="dxa"/>
            </w:tcMar>
          </w:tcPr>
          <w:p w14:paraId="44E2980E"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Области для реконструкции</w:t>
            </w:r>
          </w:p>
        </w:tc>
      </w:tr>
      <w:tr w:rsidR="007B27A7" w:rsidRPr="00D53134" w14:paraId="5E21A57A"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3B25C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D</w:t>
            </w:r>
          </w:p>
        </w:tc>
        <w:tc>
          <w:tcPr>
            <w:tcW w:w="2850" w:type="dxa"/>
            <w:tcBorders>
              <w:bottom w:val="single" w:sz="8" w:space="0" w:color="000000"/>
              <w:right w:val="single" w:sz="8" w:space="0" w:color="000000"/>
            </w:tcBorders>
            <w:tcMar>
              <w:top w:w="100" w:type="dxa"/>
              <w:left w:w="100" w:type="dxa"/>
              <w:bottom w:w="100" w:type="dxa"/>
              <w:right w:w="100" w:type="dxa"/>
            </w:tcMar>
          </w:tcPr>
          <w:p w14:paraId="0525B8C3"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Existing to demolish</w:t>
            </w:r>
          </w:p>
        </w:tc>
        <w:tc>
          <w:tcPr>
            <w:tcW w:w="3195" w:type="dxa"/>
            <w:tcBorders>
              <w:bottom w:val="single" w:sz="8" w:space="0" w:color="000000"/>
              <w:right w:val="single" w:sz="8" w:space="0" w:color="000000"/>
            </w:tcBorders>
            <w:tcMar>
              <w:top w:w="100" w:type="dxa"/>
              <w:left w:w="100" w:type="dxa"/>
              <w:bottom w:w="100" w:type="dxa"/>
              <w:right w:w="100" w:type="dxa"/>
            </w:tcMar>
          </w:tcPr>
          <w:p w14:paraId="132DC66B"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Область для демонтажа</w:t>
            </w:r>
          </w:p>
        </w:tc>
      </w:tr>
      <w:tr w:rsidR="007B27A7" w:rsidRPr="00D53134" w14:paraId="26238173"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D6126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F</w:t>
            </w:r>
          </w:p>
        </w:tc>
        <w:tc>
          <w:tcPr>
            <w:tcW w:w="2850" w:type="dxa"/>
            <w:tcBorders>
              <w:bottom w:val="single" w:sz="8" w:space="0" w:color="000000"/>
              <w:right w:val="single" w:sz="8" w:space="0" w:color="000000"/>
            </w:tcBorders>
            <w:tcMar>
              <w:top w:w="100" w:type="dxa"/>
              <w:left w:w="100" w:type="dxa"/>
              <w:bottom w:w="100" w:type="dxa"/>
              <w:right w:w="100" w:type="dxa"/>
            </w:tcMar>
          </w:tcPr>
          <w:p w14:paraId="6E8D1EDB"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Future work</w:t>
            </w:r>
          </w:p>
        </w:tc>
        <w:tc>
          <w:tcPr>
            <w:tcW w:w="3195" w:type="dxa"/>
            <w:tcBorders>
              <w:bottom w:val="single" w:sz="8" w:space="0" w:color="000000"/>
              <w:right w:val="single" w:sz="8" w:space="0" w:color="000000"/>
            </w:tcBorders>
            <w:tcMar>
              <w:top w:w="100" w:type="dxa"/>
              <w:left w:w="100" w:type="dxa"/>
              <w:bottom w:w="100" w:type="dxa"/>
              <w:right w:w="100" w:type="dxa"/>
            </w:tcMar>
          </w:tcPr>
          <w:p w14:paraId="36E5BA2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Будущая работы</w:t>
            </w:r>
          </w:p>
        </w:tc>
      </w:tr>
      <w:tr w:rsidR="007B27A7" w:rsidRPr="00D53134" w14:paraId="5FED7CE8"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29E85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T</w:t>
            </w:r>
          </w:p>
        </w:tc>
        <w:tc>
          <w:tcPr>
            <w:tcW w:w="2850" w:type="dxa"/>
            <w:tcBorders>
              <w:bottom w:val="single" w:sz="8" w:space="0" w:color="000000"/>
              <w:right w:val="single" w:sz="8" w:space="0" w:color="000000"/>
            </w:tcBorders>
            <w:tcMar>
              <w:top w:w="100" w:type="dxa"/>
              <w:left w:w="100" w:type="dxa"/>
              <w:bottom w:w="100" w:type="dxa"/>
              <w:right w:w="100" w:type="dxa"/>
            </w:tcMar>
          </w:tcPr>
          <w:p w14:paraId="51C39ACA"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Temporary work</w:t>
            </w:r>
          </w:p>
        </w:tc>
        <w:tc>
          <w:tcPr>
            <w:tcW w:w="3195" w:type="dxa"/>
            <w:tcBorders>
              <w:bottom w:val="single" w:sz="8" w:space="0" w:color="000000"/>
              <w:right w:val="single" w:sz="8" w:space="0" w:color="000000"/>
            </w:tcBorders>
            <w:tcMar>
              <w:top w:w="100" w:type="dxa"/>
              <w:left w:w="100" w:type="dxa"/>
              <w:bottom w:w="100" w:type="dxa"/>
              <w:right w:w="100" w:type="dxa"/>
            </w:tcMar>
          </w:tcPr>
          <w:p w14:paraId="581605E8"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Временная работа</w:t>
            </w:r>
          </w:p>
        </w:tc>
      </w:tr>
      <w:tr w:rsidR="007B27A7" w:rsidRPr="00D53134" w14:paraId="17DC4BE8"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DDB223"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M</w:t>
            </w:r>
          </w:p>
        </w:tc>
        <w:tc>
          <w:tcPr>
            <w:tcW w:w="2850" w:type="dxa"/>
            <w:tcBorders>
              <w:bottom w:val="single" w:sz="8" w:space="0" w:color="000000"/>
              <w:right w:val="single" w:sz="8" w:space="0" w:color="000000"/>
            </w:tcBorders>
            <w:tcMar>
              <w:top w:w="100" w:type="dxa"/>
              <w:left w:w="100" w:type="dxa"/>
              <w:bottom w:w="100" w:type="dxa"/>
              <w:right w:w="100" w:type="dxa"/>
            </w:tcMar>
          </w:tcPr>
          <w:p w14:paraId="3807CB19"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Items to be moved</w:t>
            </w:r>
          </w:p>
        </w:tc>
        <w:tc>
          <w:tcPr>
            <w:tcW w:w="3195" w:type="dxa"/>
            <w:tcBorders>
              <w:bottom w:val="single" w:sz="8" w:space="0" w:color="000000"/>
              <w:right w:val="single" w:sz="8" w:space="0" w:color="000000"/>
            </w:tcBorders>
            <w:tcMar>
              <w:top w:w="100" w:type="dxa"/>
              <w:left w:w="100" w:type="dxa"/>
              <w:bottom w:w="100" w:type="dxa"/>
              <w:right w:w="100" w:type="dxa"/>
            </w:tcMar>
          </w:tcPr>
          <w:p w14:paraId="1E074484"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Перемещаемые элементы</w:t>
            </w:r>
          </w:p>
        </w:tc>
      </w:tr>
      <w:tr w:rsidR="007B27A7" w:rsidRPr="00D53134" w14:paraId="7DAED997"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58AF7C"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X</w:t>
            </w:r>
          </w:p>
        </w:tc>
        <w:tc>
          <w:tcPr>
            <w:tcW w:w="2850" w:type="dxa"/>
            <w:tcBorders>
              <w:bottom w:val="single" w:sz="8" w:space="0" w:color="000000"/>
              <w:right w:val="single" w:sz="8" w:space="0" w:color="000000"/>
            </w:tcBorders>
            <w:tcMar>
              <w:top w:w="100" w:type="dxa"/>
              <w:left w:w="100" w:type="dxa"/>
              <w:bottom w:w="100" w:type="dxa"/>
              <w:right w:w="100" w:type="dxa"/>
            </w:tcMar>
          </w:tcPr>
          <w:p w14:paraId="5A512EB1"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Not in contract</w:t>
            </w:r>
          </w:p>
        </w:tc>
        <w:tc>
          <w:tcPr>
            <w:tcW w:w="3195" w:type="dxa"/>
            <w:tcBorders>
              <w:bottom w:val="single" w:sz="8" w:space="0" w:color="000000"/>
              <w:right w:val="single" w:sz="8" w:space="0" w:color="000000"/>
            </w:tcBorders>
            <w:tcMar>
              <w:top w:w="100" w:type="dxa"/>
              <w:left w:w="100" w:type="dxa"/>
              <w:bottom w:w="100" w:type="dxa"/>
              <w:right w:w="100" w:type="dxa"/>
            </w:tcMar>
          </w:tcPr>
          <w:p w14:paraId="777925DF"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Не предусмотрено работой</w:t>
            </w:r>
          </w:p>
        </w:tc>
      </w:tr>
      <w:tr w:rsidR="007B27A7" w:rsidRPr="00D53134" w14:paraId="67593093" w14:textId="77777777">
        <w:trPr>
          <w:trHeight w:val="480"/>
        </w:trPr>
        <w:tc>
          <w:tcPr>
            <w:tcW w:w="28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DE602E"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1-9</w:t>
            </w:r>
          </w:p>
        </w:tc>
        <w:tc>
          <w:tcPr>
            <w:tcW w:w="2850" w:type="dxa"/>
            <w:tcBorders>
              <w:bottom w:val="single" w:sz="8" w:space="0" w:color="000000"/>
              <w:right w:val="single" w:sz="8" w:space="0" w:color="000000"/>
            </w:tcBorders>
            <w:tcMar>
              <w:top w:w="100" w:type="dxa"/>
              <w:left w:w="100" w:type="dxa"/>
              <w:bottom w:w="100" w:type="dxa"/>
              <w:right w:w="100" w:type="dxa"/>
            </w:tcMar>
          </w:tcPr>
          <w:p w14:paraId="691C94F5"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Phase numbers</w:t>
            </w:r>
          </w:p>
        </w:tc>
        <w:tc>
          <w:tcPr>
            <w:tcW w:w="3195" w:type="dxa"/>
            <w:tcBorders>
              <w:bottom w:val="single" w:sz="8" w:space="0" w:color="000000"/>
              <w:right w:val="single" w:sz="8" w:space="0" w:color="000000"/>
            </w:tcBorders>
            <w:tcMar>
              <w:top w:w="100" w:type="dxa"/>
              <w:left w:w="100" w:type="dxa"/>
              <w:bottom w:w="100" w:type="dxa"/>
              <w:right w:w="100" w:type="dxa"/>
            </w:tcMar>
          </w:tcPr>
          <w:p w14:paraId="088B6974" w14:textId="77777777" w:rsidR="007B27A7" w:rsidRPr="00D53134" w:rsidRDefault="00FF04AB" w:rsidP="00D53134">
            <w:pPr>
              <w:widowControl w:val="0"/>
              <w:jc w:val="both"/>
              <w:rPr>
                <w:rFonts w:asciiTheme="minorBidi" w:eastAsia="Times New Roman" w:hAnsiTheme="minorBidi" w:cstheme="minorBidi"/>
                <w:sz w:val="24"/>
                <w:szCs w:val="24"/>
              </w:rPr>
            </w:pPr>
            <w:r w:rsidRPr="00D53134">
              <w:rPr>
                <w:rFonts w:asciiTheme="minorBidi" w:eastAsia="Times New Roman" w:hAnsiTheme="minorBidi" w:cstheme="minorBidi"/>
                <w:sz w:val="24"/>
                <w:szCs w:val="24"/>
              </w:rPr>
              <w:t>Нумерация фаз</w:t>
            </w:r>
          </w:p>
        </w:tc>
      </w:tr>
    </w:tbl>
    <w:p w14:paraId="63A96266" w14:textId="77777777" w:rsidR="007B27A7" w:rsidRPr="00D53134" w:rsidRDefault="007B27A7" w:rsidP="00D53134">
      <w:pPr>
        <w:widowControl w:val="0"/>
        <w:jc w:val="both"/>
        <w:rPr>
          <w:rFonts w:asciiTheme="minorBidi" w:hAnsiTheme="minorBidi" w:cstheme="minorBidi"/>
          <w:sz w:val="24"/>
          <w:szCs w:val="24"/>
        </w:rPr>
      </w:pPr>
    </w:p>
    <w:p w14:paraId="7430CB94" w14:textId="77777777" w:rsidR="007B27A7" w:rsidRPr="00D53134" w:rsidRDefault="00FF04AB" w:rsidP="00D53134">
      <w:pPr>
        <w:widowControl w:val="0"/>
        <w:jc w:val="both"/>
        <w:rPr>
          <w:rFonts w:asciiTheme="minorBidi" w:hAnsiTheme="minorBidi" w:cstheme="minorBidi"/>
          <w:sz w:val="24"/>
          <w:szCs w:val="24"/>
        </w:rPr>
      </w:pPr>
      <w:r w:rsidRPr="00D53134">
        <w:rPr>
          <w:rFonts w:asciiTheme="minorBidi" w:hAnsiTheme="minorBidi" w:cstheme="minorBidi"/>
          <w:color w:val="2D2D2D"/>
          <w:sz w:val="24"/>
          <w:szCs w:val="24"/>
          <w:highlight w:val="white"/>
        </w:rPr>
        <w:t>В состав обозначения раздела включают базовое обозначение, устанавливаемое по действующей в проектной организации системе, и через дефис* - шифр раздела проектной документации. В базовое обозначение включают, например, номер договора (контракта) и/или код объекта строительства (цифровой, буквенный или буквенно-цифровой).</w:t>
      </w:r>
    </w:p>
    <w:p w14:paraId="0EFED585"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996" w:name="_6k232n40ltyx" w:colFirst="0" w:colLast="0"/>
      <w:bookmarkEnd w:id="996"/>
      <w:r w:rsidRPr="00D53134">
        <w:rPr>
          <w:rFonts w:asciiTheme="minorBidi" w:hAnsiTheme="minorBidi" w:cstheme="minorBidi"/>
          <w:sz w:val="24"/>
          <w:szCs w:val="24"/>
        </w:rPr>
        <w:br w:type="page"/>
      </w:r>
    </w:p>
    <w:p w14:paraId="61520065"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997" w:name="_Toc508698261"/>
      <w:r w:rsidRPr="00D53134">
        <w:rPr>
          <w:rFonts w:asciiTheme="minorBidi" w:hAnsiTheme="minorBidi" w:cstheme="minorBidi"/>
          <w:sz w:val="24"/>
          <w:szCs w:val="24"/>
        </w:rPr>
        <w:lastRenderedPageBreak/>
        <w:t>11. Правила трехмерного моделирования графической информации</w:t>
      </w:r>
      <w:bookmarkEnd w:id="997"/>
      <w:r w:rsidRPr="00D53134">
        <w:rPr>
          <w:rFonts w:asciiTheme="minorBidi" w:hAnsiTheme="minorBidi" w:cstheme="minorBidi"/>
          <w:sz w:val="24"/>
          <w:szCs w:val="24"/>
        </w:rPr>
        <w:br w:type="page"/>
      </w:r>
    </w:p>
    <w:p w14:paraId="21E5FB8F" w14:textId="77777777" w:rsidR="00D53134"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998" w:name="_Toc508698262"/>
      <w:r w:rsidRPr="00D53134">
        <w:rPr>
          <w:rFonts w:asciiTheme="minorBidi" w:hAnsiTheme="minorBidi" w:cstheme="minorBidi"/>
          <w:sz w:val="24"/>
          <w:szCs w:val="24"/>
        </w:rPr>
        <w:lastRenderedPageBreak/>
        <w:t>12. Правила разработки специальных информационных моделей</w:t>
      </w:r>
      <w:bookmarkEnd w:id="998"/>
    </w:p>
    <w:p w14:paraId="0EF060C3"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 xml:space="preserve">Специальные информационные модели могут применяться на всех стадиях жизненного цикла объекта строительства для расширения информации об объекте строительства. При этом, особую ценность с точки зрения принятия правильных решений, влияющих на </w:t>
      </w:r>
      <w:proofErr w:type="gramStart"/>
      <w:r w:rsidRPr="00D53134">
        <w:rPr>
          <w:rFonts w:asciiTheme="minorBidi" w:hAnsiTheme="minorBidi" w:cstheme="minorBidi"/>
          <w:sz w:val="24"/>
          <w:szCs w:val="24"/>
        </w:rPr>
        <w:t>безопасность  и</w:t>
      </w:r>
      <w:proofErr w:type="gramEnd"/>
      <w:r w:rsidRPr="00D53134">
        <w:rPr>
          <w:rFonts w:asciiTheme="minorBidi" w:hAnsiTheme="minorBidi" w:cstheme="minorBidi"/>
          <w:sz w:val="24"/>
          <w:szCs w:val="24"/>
        </w:rPr>
        <w:t xml:space="preserve"> стоимость объекта строительства, имеют специальные модели, применяемые на стадии проектирования. </w:t>
      </w:r>
    </w:p>
    <w:p w14:paraId="36BCDB14"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В настоящем разделе описаны специальные модели, применение которых особенно целесообразно на стадии проектирования.</w:t>
      </w:r>
    </w:p>
    <w:p w14:paraId="062D57A0" w14:textId="77777777" w:rsidR="00D53134" w:rsidRPr="00D53134" w:rsidRDefault="00D53134" w:rsidP="00D53134">
      <w:pPr>
        <w:ind w:firstLine="708"/>
        <w:jc w:val="both"/>
        <w:rPr>
          <w:rFonts w:asciiTheme="minorBidi" w:hAnsiTheme="minorBidi" w:cstheme="minorBidi"/>
          <w:b/>
          <w:bCs/>
          <w:sz w:val="24"/>
          <w:szCs w:val="24"/>
        </w:rPr>
      </w:pPr>
      <w:r w:rsidRPr="00D53134">
        <w:rPr>
          <w:rFonts w:asciiTheme="minorBidi" w:hAnsiTheme="minorBidi" w:cstheme="minorBidi"/>
          <w:b/>
          <w:bCs/>
          <w:sz w:val="24"/>
          <w:szCs w:val="24"/>
        </w:rPr>
        <w:t>Модель организации работ на строительной площадке.</w:t>
      </w:r>
    </w:p>
    <w:p w14:paraId="148741EF"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ab/>
        <w:t>Условия моделирования</w:t>
      </w:r>
    </w:p>
    <w:p w14:paraId="23F93921"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для каждого природного сезона моделируются операции по доставке строительных материалов (по наибольшему объему поставляемых материалов в данном природном сезоне);</w:t>
      </w:r>
    </w:p>
    <w:p w14:paraId="2B116F85"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для каждого природного сезона моделируется выполнение всех типов наружных работ;</w:t>
      </w:r>
    </w:p>
    <w:p w14:paraId="56F01490"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 xml:space="preserve">моделируются </w:t>
      </w:r>
      <w:proofErr w:type="gramStart"/>
      <w:r w:rsidRPr="00D53134">
        <w:rPr>
          <w:rFonts w:asciiTheme="minorBidi" w:hAnsiTheme="minorBidi"/>
        </w:rPr>
        <w:t>все строительные операции</w:t>
      </w:r>
      <w:proofErr w:type="gramEnd"/>
      <w:r w:rsidRPr="00D53134">
        <w:rPr>
          <w:rFonts w:asciiTheme="minorBidi" w:hAnsiTheme="minorBidi"/>
        </w:rPr>
        <w:t xml:space="preserve"> связанные с перемещением строительной техники по строительной площадке.</w:t>
      </w:r>
    </w:p>
    <w:p w14:paraId="5351AA95" w14:textId="77777777" w:rsidR="00D53134" w:rsidRPr="00D53134" w:rsidRDefault="00D53134" w:rsidP="00D53134">
      <w:pPr>
        <w:ind w:firstLine="708"/>
        <w:jc w:val="both"/>
        <w:rPr>
          <w:rFonts w:asciiTheme="minorBidi" w:hAnsiTheme="minorBidi" w:cstheme="minorBidi"/>
          <w:sz w:val="24"/>
          <w:szCs w:val="24"/>
        </w:rPr>
      </w:pPr>
    </w:p>
    <w:p w14:paraId="7F0A00E6"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Моделируемые параметры:</w:t>
      </w:r>
    </w:p>
    <w:p w14:paraId="3DD1718A"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скорость выполнения операций;</w:t>
      </w:r>
    </w:p>
    <w:p w14:paraId="26FD89E2"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возможность проезда строительных машин по намеченной траектории;</w:t>
      </w:r>
    </w:p>
    <w:p w14:paraId="679F7944"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выполнение правил техники безопасности при выполнении строительных операций.</w:t>
      </w:r>
    </w:p>
    <w:p w14:paraId="6BFC218F" w14:textId="77777777" w:rsidR="00D53134" w:rsidRPr="00D53134" w:rsidRDefault="00D53134" w:rsidP="00D53134">
      <w:pPr>
        <w:pStyle w:val="aff4"/>
        <w:spacing w:line="276" w:lineRule="auto"/>
        <w:ind w:left="1068"/>
        <w:jc w:val="both"/>
        <w:rPr>
          <w:rFonts w:asciiTheme="minorBidi" w:hAnsiTheme="minorBidi"/>
        </w:rPr>
      </w:pPr>
    </w:p>
    <w:p w14:paraId="42A04E74"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Результаты моделирования:</w:t>
      </w:r>
    </w:p>
    <w:p w14:paraId="1AEE9A60" w14:textId="77777777" w:rsidR="00D53134" w:rsidRPr="00D53134" w:rsidRDefault="00D53134" w:rsidP="00D53134">
      <w:pPr>
        <w:pStyle w:val="aff4"/>
        <w:numPr>
          <w:ilvl w:val="0"/>
          <w:numId w:val="10"/>
        </w:numPr>
        <w:spacing w:line="276" w:lineRule="auto"/>
        <w:jc w:val="both"/>
        <w:rPr>
          <w:rFonts w:asciiTheme="minorBidi" w:hAnsiTheme="minorBidi"/>
        </w:rPr>
      </w:pPr>
      <w:r w:rsidRPr="00D53134">
        <w:rPr>
          <w:rFonts w:asciiTheme="minorBidi" w:hAnsiTheme="minorBidi"/>
        </w:rPr>
        <w:t>рекомендации по изменению параметров проекта организации строительства;</w:t>
      </w:r>
    </w:p>
    <w:p w14:paraId="4EA50D5F" w14:textId="77777777" w:rsidR="00D53134" w:rsidRPr="00D53134" w:rsidRDefault="00D53134" w:rsidP="00D53134">
      <w:pPr>
        <w:pStyle w:val="aff4"/>
        <w:numPr>
          <w:ilvl w:val="0"/>
          <w:numId w:val="10"/>
        </w:numPr>
        <w:spacing w:line="276" w:lineRule="auto"/>
        <w:jc w:val="both"/>
        <w:rPr>
          <w:rFonts w:asciiTheme="minorBidi" w:hAnsiTheme="minorBidi"/>
        </w:rPr>
      </w:pPr>
      <w:r w:rsidRPr="00D53134">
        <w:rPr>
          <w:rFonts w:asciiTheme="minorBidi" w:hAnsiTheme="minorBidi"/>
        </w:rPr>
        <w:t>рекомендации по разработке проекта производства работ.</w:t>
      </w:r>
    </w:p>
    <w:p w14:paraId="2CFECDB4" w14:textId="77777777" w:rsidR="00D53134" w:rsidRPr="00D53134" w:rsidRDefault="00D53134" w:rsidP="00D53134">
      <w:pPr>
        <w:ind w:firstLine="708"/>
        <w:jc w:val="both"/>
        <w:rPr>
          <w:rFonts w:asciiTheme="minorBidi" w:hAnsiTheme="minorBidi" w:cstheme="minorBidi"/>
          <w:b/>
          <w:bCs/>
          <w:sz w:val="24"/>
          <w:szCs w:val="24"/>
        </w:rPr>
      </w:pPr>
    </w:p>
    <w:p w14:paraId="46264436" w14:textId="77777777" w:rsidR="00D53134" w:rsidRPr="00D53134" w:rsidRDefault="00D53134" w:rsidP="00D53134">
      <w:pPr>
        <w:ind w:firstLine="708"/>
        <w:jc w:val="both"/>
        <w:rPr>
          <w:rFonts w:asciiTheme="minorBidi" w:hAnsiTheme="minorBidi" w:cstheme="minorBidi"/>
          <w:b/>
          <w:bCs/>
          <w:sz w:val="24"/>
          <w:szCs w:val="24"/>
        </w:rPr>
      </w:pPr>
      <w:r w:rsidRPr="00D53134">
        <w:rPr>
          <w:rFonts w:asciiTheme="minorBidi" w:hAnsiTheme="minorBidi" w:cstheme="minorBidi"/>
          <w:b/>
          <w:bCs/>
          <w:sz w:val="24"/>
          <w:szCs w:val="24"/>
        </w:rPr>
        <w:t>Модель энергопотребления объекта строительства.</w:t>
      </w:r>
    </w:p>
    <w:p w14:paraId="4513B2F1" w14:textId="77777777" w:rsidR="00D53134" w:rsidRPr="00D53134" w:rsidRDefault="00D53134" w:rsidP="00D53134">
      <w:pPr>
        <w:ind w:firstLine="708"/>
        <w:jc w:val="both"/>
        <w:rPr>
          <w:rFonts w:asciiTheme="minorBidi" w:hAnsiTheme="minorBidi" w:cstheme="minorBidi"/>
          <w:sz w:val="24"/>
          <w:szCs w:val="24"/>
        </w:rPr>
      </w:pPr>
    </w:p>
    <w:p w14:paraId="1FC4B3E6"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Условия моделирования</w:t>
      </w:r>
    </w:p>
    <w:p w14:paraId="58364B0E"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моделируется годовой цикл эксплуатации объекта строительства в метеорологических условиях района строительства (по СП 131.13330.2012 – «Строительная климатология»);</w:t>
      </w:r>
    </w:p>
    <w:p w14:paraId="35EA4362"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моделируются различные варианты ориентации здания по сторонам света (при отсутствии градостроительных ограничений);</w:t>
      </w:r>
    </w:p>
    <w:p w14:paraId="7727E4A2"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моделируются различные варианты заполнения оконных проемов (с теплопередачей не меньше допустимой по СП 50.13330.2012 – «Тепловая защита зданий»);</w:t>
      </w:r>
    </w:p>
    <w:p w14:paraId="507B197B"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моделируются различные варианты теплоизоляционных материалов ограждающих конструкций;</w:t>
      </w:r>
    </w:p>
    <w:p w14:paraId="1D8D5CA0"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lastRenderedPageBreak/>
        <w:t>моделируются различные технические решения системы отопления, вентиляции и кондиционирования воздуха (особенно для пространств с панорамным остеклением и фонарями).</w:t>
      </w:r>
    </w:p>
    <w:p w14:paraId="532730E7" w14:textId="77777777" w:rsidR="00D53134" w:rsidRPr="00D53134" w:rsidRDefault="00D53134" w:rsidP="00D53134">
      <w:pPr>
        <w:ind w:firstLine="708"/>
        <w:jc w:val="both"/>
        <w:rPr>
          <w:rFonts w:asciiTheme="minorBidi" w:hAnsiTheme="minorBidi" w:cstheme="minorBidi"/>
          <w:sz w:val="24"/>
          <w:szCs w:val="24"/>
        </w:rPr>
      </w:pPr>
    </w:p>
    <w:p w14:paraId="218BF266"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Моделируемые параметры:</w:t>
      </w:r>
    </w:p>
    <w:p w14:paraId="10DEFCCA"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потребление тепловой энергии;</w:t>
      </w:r>
    </w:p>
    <w:p w14:paraId="55947AAB"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потребление природного газа;</w:t>
      </w:r>
    </w:p>
    <w:p w14:paraId="3C32CF2F"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потребление электрической энергии;</w:t>
      </w:r>
    </w:p>
    <w:p w14:paraId="0443087B"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инсоляция;</w:t>
      </w:r>
    </w:p>
    <w:p w14:paraId="1AA91853"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естественная освещенность в помещениях.</w:t>
      </w:r>
    </w:p>
    <w:p w14:paraId="6416E01F" w14:textId="77777777" w:rsidR="00D53134" w:rsidRPr="00D53134" w:rsidRDefault="00D53134" w:rsidP="00D53134">
      <w:pPr>
        <w:pStyle w:val="aff4"/>
        <w:spacing w:line="276" w:lineRule="auto"/>
        <w:ind w:left="1068"/>
        <w:jc w:val="both"/>
        <w:rPr>
          <w:rFonts w:asciiTheme="minorBidi" w:hAnsiTheme="minorBidi"/>
        </w:rPr>
      </w:pPr>
    </w:p>
    <w:p w14:paraId="5CA0F966"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Результаты моделирования:</w:t>
      </w:r>
    </w:p>
    <w:p w14:paraId="268CACBA" w14:textId="77777777" w:rsidR="00D53134" w:rsidRPr="00D53134" w:rsidRDefault="00D53134" w:rsidP="00D53134">
      <w:pPr>
        <w:pStyle w:val="aff4"/>
        <w:numPr>
          <w:ilvl w:val="0"/>
          <w:numId w:val="10"/>
        </w:numPr>
        <w:spacing w:line="276" w:lineRule="auto"/>
        <w:jc w:val="both"/>
        <w:rPr>
          <w:rFonts w:asciiTheme="minorBidi" w:hAnsiTheme="minorBidi"/>
        </w:rPr>
      </w:pPr>
      <w:r w:rsidRPr="00D53134">
        <w:rPr>
          <w:rFonts w:asciiTheme="minorBidi" w:hAnsiTheme="minorBidi"/>
        </w:rPr>
        <w:t>рекомендации по изменению ориентации здания по сторонам света;</w:t>
      </w:r>
    </w:p>
    <w:p w14:paraId="7DCB19E8" w14:textId="77777777" w:rsidR="00D53134" w:rsidRPr="00D53134" w:rsidRDefault="00D53134" w:rsidP="00D53134">
      <w:pPr>
        <w:pStyle w:val="aff4"/>
        <w:numPr>
          <w:ilvl w:val="0"/>
          <w:numId w:val="10"/>
        </w:numPr>
        <w:spacing w:line="276" w:lineRule="auto"/>
        <w:jc w:val="both"/>
        <w:rPr>
          <w:rFonts w:asciiTheme="minorBidi" w:hAnsiTheme="minorBidi"/>
        </w:rPr>
      </w:pPr>
      <w:r w:rsidRPr="00D53134">
        <w:rPr>
          <w:rFonts w:asciiTheme="minorBidi" w:hAnsiTheme="minorBidi"/>
        </w:rPr>
        <w:t>рекомендации по изменению конструктивных решений в части теплоизоляционных материалов и мостиков холода;</w:t>
      </w:r>
    </w:p>
    <w:p w14:paraId="73ADDE47" w14:textId="77777777" w:rsidR="00D53134" w:rsidRPr="00D53134" w:rsidRDefault="00D53134" w:rsidP="00D53134">
      <w:pPr>
        <w:pStyle w:val="aff4"/>
        <w:numPr>
          <w:ilvl w:val="0"/>
          <w:numId w:val="10"/>
        </w:numPr>
        <w:spacing w:line="276" w:lineRule="auto"/>
        <w:jc w:val="both"/>
        <w:rPr>
          <w:rFonts w:asciiTheme="minorBidi" w:hAnsiTheme="minorBidi"/>
        </w:rPr>
      </w:pPr>
      <w:r w:rsidRPr="00D53134">
        <w:rPr>
          <w:rFonts w:asciiTheme="minorBidi" w:hAnsiTheme="minorBidi"/>
        </w:rPr>
        <w:t>рекомендации по изменению проектных решений систем отопления, вентиляции и кондиционирования воздуха.</w:t>
      </w:r>
    </w:p>
    <w:p w14:paraId="70353384" w14:textId="77777777" w:rsidR="00D53134" w:rsidRPr="00D53134" w:rsidRDefault="00D53134" w:rsidP="00D53134">
      <w:pPr>
        <w:jc w:val="both"/>
        <w:rPr>
          <w:rFonts w:asciiTheme="minorBidi" w:hAnsiTheme="minorBidi" w:cstheme="minorBidi"/>
          <w:sz w:val="24"/>
          <w:szCs w:val="24"/>
        </w:rPr>
      </w:pPr>
      <w:r w:rsidRPr="00D53134">
        <w:rPr>
          <w:rFonts w:asciiTheme="minorBidi" w:hAnsiTheme="minorBidi" w:cstheme="minorBidi"/>
          <w:sz w:val="24"/>
          <w:szCs w:val="24"/>
        </w:rPr>
        <w:tab/>
      </w:r>
    </w:p>
    <w:p w14:paraId="4406342E" w14:textId="77777777" w:rsidR="00D53134" w:rsidRPr="00D53134" w:rsidRDefault="00D53134" w:rsidP="00D53134">
      <w:pPr>
        <w:ind w:firstLine="708"/>
        <w:jc w:val="both"/>
        <w:rPr>
          <w:rFonts w:asciiTheme="minorBidi" w:hAnsiTheme="minorBidi" w:cstheme="minorBidi"/>
          <w:b/>
          <w:bCs/>
          <w:sz w:val="24"/>
          <w:szCs w:val="24"/>
        </w:rPr>
      </w:pPr>
      <w:r w:rsidRPr="00D53134">
        <w:rPr>
          <w:rFonts w:asciiTheme="minorBidi" w:hAnsiTheme="minorBidi" w:cstheme="minorBidi"/>
          <w:b/>
          <w:bCs/>
          <w:sz w:val="24"/>
          <w:szCs w:val="24"/>
        </w:rPr>
        <w:t>Модель чрезвычайных ситуаций.</w:t>
      </w:r>
    </w:p>
    <w:p w14:paraId="3D0CB1D6"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Условия моделирования</w:t>
      </w:r>
    </w:p>
    <w:p w14:paraId="2B0F3283"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моделируется эвакуация из здания по сигналу тревоги;</w:t>
      </w:r>
    </w:p>
    <w:p w14:paraId="0111A848"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моделируется эвакуация из здания по сигналу пожарной сигнализации;</w:t>
      </w:r>
    </w:p>
    <w:p w14:paraId="1D7179B9"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моделируются различные сценарии развития пожара (не менее 5 наиболее вероятных мест возникновения пожара);</w:t>
      </w:r>
    </w:p>
    <w:p w14:paraId="25575E17"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при моделировании применяются наибольшие из возможных значения по численности одновременного пребывания людей в помещениях;</w:t>
      </w:r>
    </w:p>
    <w:p w14:paraId="23C159F5"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при моделировании выбирается наихудший из вероятных (с точки зрения скорости эвакуации) состав эвакуируемых – люди пожилого возраста, инвалиды, дети.</w:t>
      </w:r>
    </w:p>
    <w:p w14:paraId="4BA4D3AC" w14:textId="77777777" w:rsidR="00D53134" w:rsidRPr="00D53134" w:rsidRDefault="00D53134" w:rsidP="00D53134">
      <w:pPr>
        <w:ind w:firstLine="708"/>
        <w:jc w:val="both"/>
        <w:rPr>
          <w:rFonts w:asciiTheme="minorBidi" w:hAnsiTheme="minorBidi" w:cstheme="minorBidi"/>
          <w:sz w:val="24"/>
          <w:szCs w:val="24"/>
        </w:rPr>
      </w:pPr>
    </w:p>
    <w:p w14:paraId="0D595081"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Моделируемые параметры:</w:t>
      </w:r>
    </w:p>
    <w:p w14:paraId="36722CF2"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скорость эвакуации;</w:t>
      </w:r>
    </w:p>
    <w:p w14:paraId="55330FB6"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скорость распространения опасных факторов пожара (ОФП).</w:t>
      </w:r>
    </w:p>
    <w:p w14:paraId="22EEA41E" w14:textId="77777777" w:rsidR="00D53134" w:rsidRPr="00D53134" w:rsidRDefault="00D53134" w:rsidP="00D53134">
      <w:pPr>
        <w:pStyle w:val="aff4"/>
        <w:spacing w:line="276" w:lineRule="auto"/>
        <w:ind w:left="1068"/>
        <w:jc w:val="both"/>
        <w:rPr>
          <w:rFonts w:asciiTheme="minorBidi" w:hAnsiTheme="minorBidi"/>
        </w:rPr>
      </w:pPr>
    </w:p>
    <w:p w14:paraId="381AD510"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Результаты моделирования:</w:t>
      </w:r>
    </w:p>
    <w:p w14:paraId="786C8932" w14:textId="77777777" w:rsidR="00D53134" w:rsidRPr="00D53134" w:rsidRDefault="00D53134" w:rsidP="00D53134">
      <w:pPr>
        <w:pStyle w:val="aff4"/>
        <w:numPr>
          <w:ilvl w:val="0"/>
          <w:numId w:val="10"/>
        </w:numPr>
        <w:spacing w:line="276" w:lineRule="auto"/>
        <w:jc w:val="both"/>
        <w:rPr>
          <w:rFonts w:asciiTheme="minorBidi" w:hAnsiTheme="minorBidi"/>
        </w:rPr>
      </w:pPr>
      <w:r w:rsidRPr="00D53134">
        <w:rPr>
          <w:rFonts w:asciiTheme="minorBidi" w:hAnsiTheme="minorBidi"/>
        </w:rPr>
        <w:t>рекомендации по изменению архитектурно-планировочных решений.</w:t>
      </w:r>
    </w:p>
    <w:p w14:paraId="76D840D1" w14:textId="77777777" w:rsidR="00D53134" w:rsidRPr="00D53134" w:rsidRDefault="00D53134" w:rsidP="00D53134">
      <w:pPr>
        <w:ind w:firstLine="708"/>
        <w:jc w:val="both"/>
        <w:rPr>
          <w:rFonts w:asciiTheme="minorBidi" w:hAnsiTheme="minorBidi" w:cstheme="minorBidi"/>
          <w:b/>
          <w:bCs/>
          <w:sz w:val="24"/>
          <w:szCs w:val="24"/>
        </w:rPr>
      </w:pPr>
    </w:p>
    <w:p w14:paraId="613B834A" w14:textId="77777777" w:rsidR="00D53134" w:rsidRPr="00D53134" w:rsidRDefault="00D53134" w:rsidP="00D53134">
      <w:pPr>
        <w:ind w:firstLine="708"/>
        <w:jc w:val="both"/>
        <w:rPr>
          <w:rFonts w:asciiTheme="minorBidi" w:hAnsiTheme="minorBidi" w:cstheme="minorBidi"/>
          <w:b/>
          <w:bCs/>
          <w:sz w:val="24"/>
          <w:szCs w:val="24"/>
        </w:rPr>
      </w:pPr>
      <w:r w:rsidRPr="00D53134">
        <w:rPr>
          <w:rFonts w:asciiTheme="minorBidi" w:hAnsiTheme="minorBidi" w:cstheme="minorBidi"/>
          <w:b/>
          <w:bCs/>
          <w:sz w:val="24"/>
          <w:szCs w:val="24"/>
        </w:rPr>
        <w:t>Модель доступа инвалидов</w:t>
      </w:r>
    </w:p>
    <w:p w14:paraId="4328A757"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Условия моделирования</w:t>
      </w:r>
    </w:p>
    <w:p w14:paraId="09A89F4F"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моделируется доступ во все помещения (кроме неспециализированных санитарных узлов и технических помещений) инвалидов-колясочников, использующих коляски, соответствующие ГОСТ Р 50602-93;</w:t>
      </w:r>
    </w:p>
    <w:p w14:paraId="24F43FFD"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lastRenderedPageBreak/>
        <w:t>моделируется обеспеченность навигационными средствами инвалидов по зрению;</w:t>
      </w:r>
    </w:p>
    <w:p w14:paraId="49479FC8" w14:textId="77777777" w:rsidR="00D53134" w:rsidRPr="00D53134" w:rsidRDefault="00D53134" w:rsidP="00D53134">
      <w:pPr>
        <w:pStyle w:val="aff4"/>
        <w:numPr>
          <w:ilvl w:val="0"/>
          <w:numId w:val="9"/>
        </w:numPr>
        <w:spacing w:line="276" w:lineRule="auto"/>
        <w:jc w:val="both"/>
        <w:rPr>
          <w:rFonts w:asciiTheme="minorBidi" w:hAnsiTheme="minorBidi"/>
        </w:rPr>
      </w:pPr>
      <w:r w:rsidRPr="00D53134">
        <w:rPr>
          <w:rFonts w:asciiTheme="minorBidi" w:hAnsiTheme="minorBidi"/>
        </w:rPr>
        <w:t>моделируется оповещение о чрезвычайных ситуациях инвалидов по зрению и слуху.</w:t>
      </w:r>
    </w:p>
    <w:p w14:paraId="5BC99173" w14:textId="77777777" w:rsidR="00D53134" w:rsidRPr="00D53134" w:rsidRDefault="00D53134" w:rsidP="00D53134">
      <w:pPr>
        <w:ind w:firstLine="708"/>
        <w:jc w:val="both"/>
        <w:rPr>
          <w:rFonts w:asciiTheme="minorBidi" w:hAnsiTheme="minorBidi" w:cstheme="minorBidi"/>
          <w:sz w:val="24"/>
          <w:szCs w:val="24"/>
        </w:rPr>
      </w:pPr>
    </w:p>
    <w:p w14:paraId="5EDDC1CA"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Моделируемые параметры:</w:t>
      </w:r>
    </w:p>
    <w:p w14:paraId="7C605A7D"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доступ инвалидов-колясочников во все помещения (кроме неспециализированных санитарных узлов и технических помещений);</w:t>
      </w:r>
    </w:p>
    <w:p w14:paraId="177C7422"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доступ инвалидов-колясочников в специализированные санитарные узлы;</w:t>
      </w:r>
    </w:p>
    <w:p w14:paraId="1C80069C" w14:textId="77777777" w:rsidR="00D53134" w:rsidRPr="00D53134" w:rsidRDefault="00D53134" w:rsidP="00D53134">
      <w:pPr>
        <w:pStyle w:val="aff4"/>
        <w:numPr>
          <w:ilvl w:val="0"/>
          <w:numId w:val="11"/>
        </w:numPr>
        <w:spacing w:line="276" w:lineRule="auto"/>
        <w:jc w:val="both"/>
        <w:rPr>
          <w:rFonts w:asciiTheme="minorBidi" w:hAnsiTheme="minorBidi"/>
        </w:rPr>
      </w:pPr>
      <w:r w:rsidRPr="00D53134">
        <w:rPr>
          <w:rFonts w:asciiTheme="minorBidi" w:hAnsiTheme="minorBidi"/>
        </w:rPr>
        <w:t>обеспечение навигации и оповещения инвалидов по зрению и слуху.</w:t>
      </w:r>
    </w:p>
    <w:p w14:paraId="768A425F" w14:textId="77777777" w:rsidR="00D53134" w:rsidRPr="00D53134" w:rsidRDefault="00D53134" w:rsidP="00D53134">
      <w:pPr>
        <w:pStyle w:val="aff4"/>
        <w:spacing w:line="276" w:lineRule="auto"/>
        <w:ind w:left="1068"/>
        <w:jc w:val="both"/>
        <w:rPr>
          <w:rFonts w:asciiTheme="minorBidi" w:hAnsiTheme="minorBidi"/>
        </w:rPr>
      </w:pPr>
    </w:p>
    <w:p w14:paraId="31211D17" w14:textId="77777777" w:rsidR="00D53134" w:rsidRPr="00D53134" w:rsidRDefault="00D53134" w:rsidP="00D53134">
      <w:pPr>
        <w:ind w:firstLine="708"/>
        <w:jc w:val="both"/>
        <w:rPr>
          <w:rFonts w:asciiTheme="minorBidi" w:hAnsiTheme="minorBidi" w:cstheme="minorBidi"/>
          <w:sz w:val="24"/>
          <w:szCs w:val="24"/>
        </w:rPr>
      </w:pPr>
      <w:r w:rsidRPr="00D53134">
        <w:rPr>
          <w:rFonts w:asciiTheme="minorBidi" w:hAnsiTheme="minorBidi" w:cstheme="minorBidi"/>
          <w:sz w:val="24"/>
          <w:szCs w:val="24"/>
        </w:rPr>
        <w:t>Результаты моделирования:</w:t>
      </w:r>
    </w:p>
    <w:p w14:paraId="5E65C875" w14:textId="77777777" w:rsidR="00D53134" w:rsidRPr="00D53134" w:rsidRDefault="00D53134" w:rsidP="00D53134">
      <w:pPr>
        <w:pStyle w:val="aff4"/>
        <w:numPr>
          <w:ilvl w:val="0"/>
          <w:numId w:val="10"/>
        </w:numPr>
        <w:spacing w:line="276" w:lineRule="auto"/>
        <w:jc w:val="both"/>
        <w:rPr>
          <w:rFonts w:asciiTheme="minorBidi" w:hAnsiTheme="minorBidi"/>
        </w:rPr>
      </w:pPr>
      <w:r w:rsidRPr="00D53134">
        <w:rPr>
          <w:rFonts w:asciiTheme="minorBidi" w:hAnsiTheme="minorBidi"/>
        </w:rPr>
        <w:t>рекомендации по изменению архитектурно-планировочных решений в части оснащения средствами доступа инвалидов-колясочников и оснащения средствами навигации для инвалидов по зрению и слуху.</w:t>
      </w:r>
    </w:p>
    <w:p w14:paraId="01C806D3" w14:textId="77777777" w:rsidR="00D53134" w:rsidRPr="00D53134" w:rsidRDefault="00D53134" w:rsidP="00D53134">
      <w:pPr>
        <w:jc w:val="both"/>
        <w:rPr>
          <w:rFonts w:asciiTheme="minorBidi" w:hAnsiTheme="minorBidi" w:cstheme="minorBidi"/>
          <w:sz w:val="24"/>
          <w:szCs w:val="24"/>
        </w:rPr>
      </w:pPr>
    </w:p>
    <w:p w14:paraId="71BA89B7"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r w:rsidRPr="00D53134">
        <w:rPr>
          <w:rFonts w:asciiTheme="minorBidi" w:hAnsiTheme="minorBidi" w:cstheme="minorBidi"/>
          <w:sz w:val="24"/>
          <w:szCs w:val="24"/>
        </w:rPr>
        <w:br w:type="page"/>
      </w:r>
    </w:p>
    <w:p w14:paraId="1C42331C" w14:textId="77777777" w:rsidR="007B27A7" w:rsidRPr="00D53134" w:rsidRDefault="00FF04AB" w:rsidP="00D53134">
      <w:pPr>
        <w:pStyle w:val="3"/>
        <w:widowControl w:val="0"/>
        <w:spacing w:line="276" w:lineRule="auto"/>
        <w:ind w:left="0" w:firstLine="0"/>
        <w:contextualSpacing w:val="0"/>
        <w:jc w:val="both"/>
        <w:rPr>
          <w:rFonts w:asciiTheme="minorBidi" w:hAnsiTheme="minorBidi" w:cstheme="minorBidi"/>
          <w:sz w:val="24"/>
          <w:szCs w:val="24"/>
        </w:rPr>
      </w:pPr>
      <w:bookmarkStart w:id="999" w:name="_4pe4fjrvejwf" w:colFirst="0" w:colLast="0"/>
      <w:bookmarkStart w:id="1000" w:name="_Toc508698263"/>
      <w:bookmarkEnd w:id="999"/>
      <w:r w:rsidRPr="00D53134">
        <w:rPr>
          <w:rFonts w:asciiTheme="minorBidi" w:hAnsiTheme="minorBidi" w:cstheme="minorBidi"/>
          <w:sz w:val="24"/>
          <w:szCs w:val="24"/>
        </w:rPr>
        <w:lastRenderedPageBreak/>
        <w:t>Приложение 1. Словарь терминов и определений</w:t>
      </w:r>
      <w:bookmarkEnd w:id="1000"/>
    </w:p>
    <w:p w14:paraId="32AF8CDE" w14:textId="77777777" w:rsidR="007B27A7" w:rsidRPr="00D53134" w:rsidRDefault="007B27A7" w:rsidP="00D53134">
      <w:pPr>
        <w:jc w:val="both"/>
        <w:rPr>
          <w:rFonts w:asciiTheme="minorBidi" w:hAnsiTheme="minorBidi" w:cstheme="minorBidi"/>
          <w:sz w:val="24"/>
          <w:szCs w:val="24"/>
        </w:rPr>
      </w:pPr>
    </w:p>
    <w:p w14:paraId="13BBF65F" w14:textId="77777777" w:rsidR="007B27A7" w:rsidRPr="00D53134" w:rsidRDefault="00FF04AB" w:rsidP="00D53134">
      <w:pPr>
        <w:ind w:left="720" w:hanging="294"/>
        <w:jc w:val="both"/>
        <w:rPr>
          <w:rFonts w:asciiTheme="minorBidi" w:hAnsiTheme="minorBidi" w:cstheme="minorBidi"/>
          <w:b/>
          <w:sz w:val="24"/>
          <w:szCs w:val="24"/>
        </w:rPr>
      </w:pPr>
      <w:r w:rsidRPr="00D53134">
        <w:rPr>
          <w:rFonts w:asciiTheme="minorBidi" w:hAnsiTheme="minorBidi" w:cstheme="minorBidi"/>
          <w:b/>
          <w:sz w:val="24"/>
          <w:szCs w:val="24"/>
        </w:rPr>
        <w:t>1 Введение</w:t>
      </w:r>
    </w:p>
    <w:p w14:paraId="2CE74632" w14:textId="77777777" w:rsidR="007B27A7" w:rsidRPr="00D53134" w:rsidRDefault="007B27A7" w:rsidP="00D53134">
      <w:pPr>
        <w:jc w:val="both"/>
        <w:rPr>
          <w:rFonts w:asciiTheme="minorBidi" w:hAnsiTheme="minorBidi" w:cstheme="minorBidi"/>
          <w:sz w:val="24"/>
          <w:szCs w:val="24"/>
        </w:rPr>
      </w:pPr>
    </w:p>
    <w:p w14:paraId="3F7CC208" w14:textId="77777777" w:rsidR="007B27A7" w:rsidRPr="00D53134" w:rsidRDefault="00FF04AB" w:rsidP="00D53134">
      <w:pPr>
        <w:ind w:firstLine="566"/>
        <w:jc w:val="both"/>
        <w:rPr>
          <w:rFonts w:asciiTheme="minorBidi" w:hAnsiTheme="minorBidi" w:cstheme="minorBidi"/>
          <w:sz w:val="24"/>
          <w:szCs w:val="24"/>
        </w:rPr>
      </w:pPr>
      <w:r w:rsidRPr="00D53134">
        <w:rPr>
          <w:rFonts w:asciiTheme="minorBidi" w:hAnsiTheme="minorBidi" w:cstheme="minorBidi"/>
          <w:sz w:val="24"/>
          <w:szCs w:val="24"/>
        </w:rPr>
        <w:t>Установленные в настоящем словаре термины расположены в систематизированном порядке, отражающем систему понятий в области информационного моделирования, включая численное/математическое, относящихся к управлению информацией об объекте в рамках жизненного цикла объекта.</w:t>
      </w:r>
      <w:r w:rsidRPr="00D53134">
        <w:rPr>
          <w:rFonts w:asciiTheme="minorBidi" w:hAnsiTheme="minorBidi" w:cstheme="minorBidi"/>
          <w:sz w:val="24"/>
          <w:szCs w:val="24"/>
        </w:rPr>
        <w:br/>
      </w:r>
      <w:r w:rsidRPr="00D53134">
        <w:rPr>
          <w:rFonts w:asciiTheme="minorBidi" w:hAnsiTheme="minorBidi" w:cstheme="minorBidi"/>
          <w:sz w:val="24"/>
          <w:szCs w:val="24"/>
        </w:rPr>
        <w:tab/>
        <w:t>Для каждого понятия установлен один стандартизованный термин.</w:t>
      </w:r>
      <w:r w:rsidRPr="00D53134">
        <w:rPr>
          <w:rFonts w:asciiTheme="minorBidi" w:hAnsiTheme="minorBidi" w:cstheme="minorBidi"/>
          <w:sz w:val="24"/>
          <w:szCs w:val="24"/>
        </w:rPr>
        <w:br/>
        <w:t>Приведенные термины и определения формируют базовую терминологическую основу для использование в области информационного моделирования городской среды, информационного моделирования зданий и сооружений и проведения комплексного моделирования и системного анализа «умных городов».</w:t>
      </w:r>
      <w:r w:rsidRPr="00D53134">
        <w:rPr>
          <w:rFonts w:asciiTheme="minorBidi" w:hAnsiTheme="minorBidi" w:cstheme="minorBidi"/>
          <w:sz w:val="24"/>
          <w:szCs w:val="24"/>
        </w:rPr>
        <w:br/>
      </w:r>
      <w:r w:rsidRPr="00D53134">
        <w:rPr>
          <w:rFonts w:asciiTheme="minorBidi" w:hAnsiTheme="minorBidi" w:cstheme="minorBidi"/>
          <w:sz w:val="24"/>
          <w:szCs w:val="24"/>
        </w:rPr>
        <w:tab/>
        <w:t>Приведенные определения можно при необходимости изменять, вводя в них произвольные признаки, раскрывая значения используемых в них терминов, указывая объекты, относящиеся к определенному понятию. Изменения не должны нарушать объем и содержание понятий, определенных в данном словаре.</w:t>
      </w:r>
      <w:r w:rsidRPr="00D53134">
        <w:rPr>
          <w:rFonts w:asciiTheme="minorBidi" w:hAnsiTheme="minorBidi" w:cstheme="minorBidi"/>
          <w:sz w:val="24"/>
          <w:szCs w:val="24"/>
        </w:rPr>
        <w:br/>
      </w:r>
      <w:r w:rsidRPr="00D53134">
        <w:rPr>
          <w:rFonts w:asciiTheme="minorBidi" w:hAnsiTheme="minorBidi" w:cstheme="minorBidi"/>
          <w:sz w:val="24"/>
          <w:szCs w:val="24"/>
        </w:rPr>
        <w:tab/>
        <w:t>В случаях, когда в термине содержатся все необходимые и достаточные признаки понятия, определение не приводится и вместо него ставится прочерк.</w:t>
      </w:r>
      <w:r w:rsidRPr="00D53134">
        <w:rPr>
          <w:rFonts w:asciiTheme="minorBidi" w:hAnsiTheme="minorBidi" w:cstheme="minorBidi"/>
          <w:sz w:val="24"/>
          <w:szCs w:val="24"/>
        </w:rPr>
        <w:br/>
      </w:r>
      <w:r w:rsidRPr="00D53134">
        <w:rPr>
          <w:rFonts w:asciiTheme="minorBidi" w:hAnsiTheme="minorBidi" w:cstheme="minorBidi"/>
          <w:sz w:val="24"/>
          <w:szCs w:val="24"/>
        </w:rPr>
        <w:tab/>
        <w:t>В словаре приведены иноязычные эквиваленты стандартизованных терминов на английском (en) языке.</w:t>
      </w:r>
      <w:r w:rsidRPr="00D53134">
        <w:rPr>
          <w:rFonts w:asciiTheme="minorBidi" w:hAnsiTheme="minorBidi" w:cstheme="minorBidi"/>
          <w:sz w:val="24"/>
          <w:szCs w:val="24"/>
        </w:rPr>
        <w:br/>
      </w:r>
      <w:r w:rsidRPr="00D53134">
        <w:rPr>
          <w:rFonts w:asciiTheme="minorBidi" w:hAnsiTheme="minorBidi" w:cstheme="minorBidi"/>
          <w:sz w:val="24"/>
          <w:szCs w:val="24"/>
        </w:rPr>
        <w:tab/>
        <w:t>В словаре приведен алфавитный указатель терминов на русском и английском языках.</w:t>
      </w:r>
      <w:r w:rsidRPr="00D53134">
        <w:rPr>
          <w:rFonts w:asciiTheme="minorBidi" w:hAnsiTheme="minorBidi" w:cstheme="minorBidi"/>
          <w:sz w:val="24"/>
          <w:szCs w:val="24"/>
        </w:rPr>
        <w:br/>
      </w:r>
    </w:p>
    <w:p w14:paraId="302C8CE4" w14:textId="77777777" w:rsidR="007B27A7" w:rsidRPr="00D53134" w:rsidRDefault="007B27A7" w:rsidP="00D53134">
      <w:pPr>
        <w:jc w:val="both"/>
        <w:rPr>
          <w:rFonts w:asciiTheme="minorBidi" w:hAnsiTheme="minorBidi" w:cstheme="minorBidi"/>
          <w:sz w:val="24"/>
          <w:szCs w:val="24"/>
        </w:rPr>
      </w:pPr>
    </w:p>
    <w:p w14:paraId="3825D474" w14:textId="77777777" w:rsidR="007B27A7" w:rsidRPr="00D53134" w:rsidRDefault="007B27A7" w:rsidP="00D53134">
      <w:pPr>
        <w:jc w:val="both"/>
        <w:rPr>
          <w:rFonts w:asciiTheme="minorBidi" w:hAnsiTheme="minorBidi" w:cstheme="minorBidi"/>
          <w:sz w:val="24"/>
          <w:szCs w:val="24"/>
        </w:rPr>
      </w:pPr>
    </w:p>
    <w:p w14:paraId="1E5446E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br w:type="page"/>
      </w:r>
    </w:p>
    <w:p w14:paraId="222FC5F6" w14:textId="77777777" w:rsidR="007B27A7" w:rsidRPr="00D53134" w:rsidRDefault="00FF04AB" w:rsidP="00D53134">
      <w:pPr>
        <w:spacing w:before="200"/>
        <w:jc w:val="both"/>
        <w:rPr>
          <w:rFonts w:asciiTheme="minorBidi" w:hAnsiTheme="minorBidi" w:cstheme="minorBidi"/>
          <w:b/>
          <w:sz w:val="24"/>
          <w:szCs w:val="24"/>
        </w:rPr>
      </w:pPr>
      <w:r w:rsidRPr="00D53134">
        <w:rPr>
          <w:rFonts w:asciiTheme="minorBidi" w:hAnsiTheme="minorBidi" w:cstheme="minorBidi"/>
          <w:b/>
          <w:sz w:val="24"/>
          <w:szCs w:val="24"/>
        </w:rPr>
        <w:lastRenderedPageBreak/>
        <w:t>2 Термины и определения</w:t>
      </w:r>
    </w:p>
    <w:p w14:paraId="1DCA25E4" w14:textId="77777777" w:rsidR="007B27A7" w:rsidRPr="00D53134" w:rsidRDefault="00FF04AB" w:rsidP="00D53134">
      <w:pPr>
        <w:spacing w:before="200"/>
        <w:jc w:val="both"/>
        <w:rPr>
          <w:rFonts w:asciiTheme="minorBidi" w:hAnsiTheme="minorBidi" w:cstheme="minorBidi"/>
          <w:b/>
          <w:sz w:val="24"/>
          <w:szCs w:val="24"/>
        </w:rPr>
      </w:pPr>
      <w:r w:rsidRPr="00D53134">
        <w:rPr>
          <w:rFonts w:asciiTheme="minorBidi" w:hAnsiTheme="minorBidi" w:cstheme="minorBidi"/>
          <w:b/>
          <w:sz w:val="24"/>
          <w:szCs w:val="24"/>
        </w:rPr>
        <w:t>2.1 Общие термины</w:t>
      </w:r>
    </w:p>
    <w:tbl>
      <w:tblPr>
        <w:tblStyle w:val="af6"/>
        <w:tblW w:w="98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125"/>
        <w:gridCol w:w="2430"/>
        <w:gridCol w:w="4230"/>
        <w:gridCol w:w="2055"/>
      </w:tblGrid>
      <w:tr w:rsidR="007B27A7" w:rsidRPr="00D53134" w14:paraId="2F87ED91" w14:textId="77777777">
        <w:trPr>
          <w:trHeight w:val="420"/>
        </w:trPr>
        <w:tc>
          <w:tcPr>
            <w:tcW w:w="9840" w:type="dxa"/>
            <w:gridSpan w:val="4"/>
            <w:tcBorders>
              <w:top w:val="nil"/>
              <w:left w:val="nil"/>
              <w:bottom w:val="single" w:sz="8" w:space="0" w:color="000000"/>
              <w:right w:val="nil"/>
            </w:tcBorders>
            <w:tcMar>
              <w:top w:w="100" w:type="dxa"/>
              <w:left w:w="100" w:type="dxa"/>
              <w:bottom w:w="100" w:type="dxa"/>
              <w:right w:w="100" w:type="dxa"/>
            </w:tcMar>
          </w:tcPr>
          <w:p w14:paraId="6F1C662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2.1.1</w:t>
            </w:r>
          </w:p>
        </w:tc>
      </w:tr>
      <w:tr w:rsidR="007B27A7" w:rsidRPr="00D53134" w14:paraId="6F0070CF" w14:textId="77777777">
        <w:trPr>
          <w:trHeight w:val="132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B18FD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объект</w:t>
            </w:r>
            <w:r w:rsidRPr="00D53134">
              <w:rPr>
                <w:rFonts w:asciiTheme="minorBidi" w:hAnsiTheme="minorBidi" w:cstheme="minorBidi"/>
                <w:sz w:val="24"/>
                <w:szCs w:val="24"/>
              </w:rPr>
              <w:t xml:space="preserve"> (object): Философская категория, обозначающая явление или процесс, на которые направлена предметно-практическая и познавательная деятельность субъекта (наблюдателя). При этом в качестве объекта может выступать и сам субъект.</w:t>
            </w:r>
          </w:p>
          <w:p w14:paraId="12E825D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[1]</w:t>
            </w:r>
          </w:p>
        </w:tc>
      </w:tr>
      <w:tr w:rsidR="007B27A7" w:rsidRPr="00D53134" w14:paraId="0BE5ED58" w14:textId="77777777">
        <w:trPr>
          <w:trHeight w:val="42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7EF4AEE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2.1.2</w:t>
            </w:r>
          </w:p>
        </w:tc>
      </w:tr>
      <w:tr w:rsidR="007B27A7" w:rsidRPr="00D53134" w14:paraId="71161193"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CF095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информация</w:t>
            </w:r>
            <w:r w:rsidRPr="00D53134">
              <w:rPr>
                <w:rFonts w:asciiTheme="minorBidi" w:hAnsiTheme="minorBidi" w:cstheme="minorBidi"/>
                <w:sz w:val="24"/>
                <w:szCs w:val="24"/>
              </w:rPr>
              <w:t xml:space="preserve"> (information): Сведения, воспринимаемые человеком и (или) специальными устройствами как отражение фактов материального или духовного мира в процессе коммуникации.</w:t>
            </w:r>
          </w:p>
          <w:p w14:paraId="37A5DCD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7.0 - 99, статья 3.1.19]</w:t>
            </w:r>
          </w:p>
        </w:tc>
      </w:tr>
      <w:tr w:rsidR="007B27A7" w:rsidRPr="00D53134" w14:paraId="6A32F93C" w14:textId="77777777">
        <w:trPr>
          <w:trHeight w:val="48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76AD1CB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2.1.3</w:t>
            </w:r>
          </w:p>
        </w:tc>
      </w:tr>
      <w:tr w:rsidR="007B27A7" w:rsidRPr="00D53134" w14:paraId="48A0A96C"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90568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данные</w:t>
            </w:r>
            <w:r w:rsidRPr="00D53134">
              <w:rPr>
                <w:rFonts w:asciiTheme="minorBidi" w:hAnsiTheme="minorBidi" w:cstheme="minorBidi"/>
                <w:sz w:val="24"/>
                <w:szCs w:val="24"/>
              </w:rPr>
              <w:t xml:space="preserve"> (data): Информация, обработанная и представленная в формализованном виде для дальнейшей обработки</w:t>
            </w:r>
          </w:p>
          <w:p w14:paraId="7C5449D0"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[ГОСТ Р 7.0 - 99, статьи 3.2.1.2 и 3.8.2]</w:t>
            </w:r>
          </w:p>
        </w:tc>
      </w:tr>
      <w:tr w:rsidR="007B27A7" w:rsidRPr="00D53134" w14:paraId="7DCA6159" w14:textId="77777777">
        <w:trPr>
          <w:trHeight w:val="42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56906D9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2.1.4</w:t>
            </w:r>
          </w:p>
        </w:tc>
      </w:tr>
      <w:tr w:rsidR="007B27A7" w:rsidRPr="00D53134" w14:paraId="54A5A4DE" w14:textId="77777777">
        <w:trPr>
          <w:trHeight w:val="132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05857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обработка информации</w:t>
            </w:r>
            <w:r w:rsidRPr="00D53134">
              <w:rPr>
                <w:rFonts w:asciiTheme="minorBidi" w:hAnsiTheme="minorBidi" w:cstheme="minorBidi"/>
                <w:sz w:val="24"/>
                <w:szCs w:val="24"/>
              </w:rPr>
              <w:t xml:space="preserve"> (information processing): Совокупность операций, связанных с хранением, поиском, анализом, оценкой, воспроизведением информации с целью представления ее в виде данных, удобных для использования потребителями</w:t>
            </w:r>
          </w:p>
          <w:p w14:paraId="66DD58D4"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[ГОСТ Р 7.0 - 99, статья 3.2.1.3]</w:t>
            </w:r>
          </w:p>
        </w:tc>
      </w:tr>
      <w:tr w:rsidR="007B27A7" w:rsidRPr="00D53134" w14:paraId="6E0C0760" w14:textId="77777777">
        <w:trPr>
          <w:trHeight w:val="6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71B2A90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2.1.5 </w:t>
            </w:r>
            <w:r w:rsidRPr="00D53134">
              <w:rPr>
                <w:rFonts w:asciiTheme="minorBidi" w:hAnsiTheme="minorBidi" w:cstheme="minorBidi"/>
                <w:b/>
                <w:sz w:val="24"/>
                <w:szCs w:val="24"/>
              </w:rPr>
              <w:t>представление информации</w:t>
            </w:r>
            <w:r w:rsidRPr="00D53134">
              <w:rPr>
                <w:rFonts w:asciiTheme="minorBidi" w:hAnsiTheme="minorBidi" w:cstheme="minorBidi"/>
                <w:sz w:val="24"/>
                <w:szCs w:val="24"/>
              </w:rPr>
              <w:t xml:space="preserve"> (information representation): Стандартизованное представление информации об объекте в определенной нотации с определенной точки зрения.</w:t>
            </w:r>
          </w:p>
        </w:tc>
      </w:tr>
      <w:tr w:rsidR="007B27A7" w:rsidRPr="00D53134" w14:paraId="0393E692" w14:textId="77777777">
        <w:trPr>
          <w:trHeight w:val="6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5E83DBC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Например, представление насоса на принципиальной схеме и для трехмерного моделирования течения газа или жидкости.</w:t>
            </w:r>
          </w:p>
        </w:tc>
      </w:tr>
      <w:tr w:rsidR="007B27A7" w:rsidRPr="00D53134" w14:paraId="34C67A68" w14:textId="77777777">
        <w:trPr>
          <w:trHeight w:val="90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5C01312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2.1.6 </w:t>
            </w:r>
            <w:r w:rsidRPr="00D53134">
              <w:rPr>
                <w:rFonts w:asciiTheme="minorBidi" w:hAnsiTheme="minorBidi" w:cstheme="minorBidi"/>
                <w:b/>
                <w:sz w:val="24"/>
                <w:szCs w:val="24"/>
              </w:rPr>
              <w:t xml:space="preserve">знания </w:t>
            </w:r>
            <w:r w:rsidRPr="00D53134">
              <w:rPr>
                <w:rFonts w:asciiTheme="minorBidi" w:hAnsiTheme="minorBidi" w:cstheme="minorBidi"/>
                <w:sz w:val="24"/>
                <w:szCs w:val="24"/>
              </w:rPr>
              <w:t xml:space="preserve">(knowledge): Проверенные практикой результат системного подхода, выявленные свойства, характеристики и/или существенные связи, выраженные в языке или в какой-либо знаковой форме и представленные в виде информации. </w:t>
            </w:r>
          </w:p>
        </w:tc>
      </w:tr>
      <w:tr w:rsidR="007B27A7" w:rsidRPr="00D53134" w14:paraId="2B171FB8" w14:textId="77777777">
        <w:trPr>
          <w:trHeight w:val="42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3D52C33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2.1.7</w:t>
            </w:r>
          </w:p>
        </w:tc>
      </w:tr>
      <w:tr w:rsidR="007B27A7" w:rsidRPr="00D53134" w14:paraId="735D0541"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28A56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коммуникация</w:t>
            </w:r>
            <w:r w:rsidRPr="00D53134">
              <w:rPr>
                <w:rFonts w:asciiTheme="minorBidi" w:hAnsiTheme="minorBidi" w:cstheme="minorBidi"/>
                <w:sz w:val="24"/>
                <w:szCs w:val="24"/>
              </w:rPr>
              <w:t xml:space="preserve"> (communication): Управляемая передача информации между двумя или более лицами и (или) системами.</w:t>
            </w:r>
          </w:p>
          <w:p w14:paraId="7F5ECFF6"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[ГОСТ Р 7.0:99, статья 3.1.20]</w:t>
            </w:r>
          </w:p>
        </w:tc>
      </w:tr>
      <w:tr w:rsidR="007B27A7" w:rsidRPr="00D53134" w14:paraId="4A87E417" w14:textId="77777777">
        <w:trPr>
          <w:trHeight w:val="42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529F763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2.1.8</w:t>
            </w:r>
          </w:p>
        </w:tc>
      </w:tr>
      <w:tr w:rsidR="007B27A7" w:rsidRPr="00D53134" w14:paraId="26E65D80" w14:textId="77777777">
        <w:trPr>
          <w:trHeight w:val="1460"/>
        </w:trPr>
        <w:tc>
          <w:tcPr>
            <w:tcW w:w="984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5A462FB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градация</w:t>
            </w:r>
            <w:r w:rsidRPr="00D53134">
              <w:rPr>
                <w:rFonts w:asciiTheme="minorBidi" w:hAnsiTheme="minorBidi" w:cstheme="minorBidi"/>
                <w:sz w:val="24"/>
                <w:szCs w:val="24"/>
              </w:rPr>
              <w:t xml:space="preserve"> (grade): Категория или класс, соответствующие различным требованиям к объекту-системе, имеющему одинаковое функциональное применение.</w:t>
            </w:r>
          </w:p>
          <w:p w14:paraId="51A0F51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3.6.3]</w:t>
            </w:r>
          </w:p>
        </w:tc>
      </w:tr>
      <w:tr w:rsidR="007B27A7" w:rsidRPr="00D53134" w14:paraId="35D6DAE7" w14:textId="77777777">
        <w:trPr>
          <w:trHeight w:val="7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E9DC68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2.1.9</w:t>
            </w:r>
            <w:r w:rsidRPr="00D53134">
              <w:rPr>
                <w:rFonts w:asciiTheme="minorBidi" w:hAnsiTheme="minorBidi" w:cstheme="minorBidi"/>
                <w:b/>
                <w:sz w:val="24"/>
                <w:szCs w:val="24"/>
              </w:rPr>
              <w:t xml:space="preserve"> модель </w:t>
            </w:r>
            <w:r w:rsidRPr="00D53134">
              <w:rPr>
                <w:rFonts w:asciiTheme="minorBidi" w:hAnsiTheme="minorBidi" w:cstheme="minorBidi"/>
                <w:sz w:val="24"/>
                <w:szCs w:val="24"/>
              </w:rPr>
              <w:t>(model): Упрощенная объект-система, описывающая основные характеристики более сложной̆ системы (реального объекта, процесса, явления).</w:t>
            </w:r>
          </w:p>
        </w:tc>
      </w:tr>
      <w:tr w:rsidR="007B27A7" w:rsidRPr="00D53134" w14:paraId="0E9BECD8" w14:textId="77777777">
        <w:trPr>
          <w:trHeight w:val="7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0E98951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2.1.10</w:t>
            </w:r>
            <w:r w:rsidRPr="00D53134">
              <w:rPr>
                <w:rFonts w:asciiTheme="minorBidi" w:hAnsiTheme="minorBidi" w:cstheme="minorBidi"/>
                <w:b/>
                <w:sz w:val="24"/>
                <w:szCs w:val="24"/>
              </w:rPr>
              <w:t xml:space="preserve"> параметр</w:t>
            </w:r>
            <w:r w:rsidRPr="00D53134">
              <w:rPr>
                <w:rFonts w:asciiTheme="minorBidi" w:hAnsiTheme="minorBidi" w:cstheme="minorBidi"/>
                <w:sz w:val="24"/>
                <w:szCs w:val="24"/>
              </w:rPr>
              <w:t xml:space="preserve"> (parameter): Внутренняя характеристика объекта-системы, по которую можно включить в структуру оценки объекта-системы</w:t>
            </w:r>
          </w:p>
        </w:tc>
      </w:tr>
      <w:tr w:rsidR="007B27A7" w:rsidRPr="00D53134" w14:paraId="5867A46D" w14:textId="77777777">
        <w:trPr>
          <w:trHeight w:val="48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0ED9E66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2.1.11</w:t>
            </w:r>
          </w:p>
        </w:tc>
      </w:tr>
      <w:tr w:rsidR="007B27A7" w:rsidRPr="00D53134" w14:paraId="3A141190" w14:textId="77777777">
        <w:trPr>
          <w:trHeight w:val="1100"/>
        </w:trPr>
        <w:tc>
          <w:tcPr>
            <w:tcW w:w="984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1B1BC23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качество</w:t>
            </w:r>
            <w:r w:rsidRPr="00D53134">
              <w:rPr>
                <w:rFonts w:asciiTheme="minorBidi" w:hAnsiTheme="minorBidi" w:cstheme="minorBidi"/>
                <w:sz w:val="24"/>
                <w:szCs w:val="24"/>
              </w:rPr>
              <w:t xml:space="preserve"> (quality): Степень соответствия совокупности присущих характеристик объекта-системы требованиям.</w:t>
            </w:r>
          </w:p>
          <w:p w14:paraId="12F7736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3.6.2]</w:t>
            </w:r>
          </w:p>
        </w:tc>
      </w:tr>
      <w:tr w:rsidR="007B27A7" w:rsidRPr="00D53134" w14:paraId="2993773C" w14:textId="77777777">
        <w:trPr>
          <w:trHeight w:val="128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F2898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Совокупность всех тех и только тех свойств, которые характеризуют получаемые при потреблении объекта результаты (как желательные, положительные, так и нежелательные, отрицательные), но которые не включают в себя затраты денежных средств на его создание и потребление, т. е. в эту совокупность входят только те свойства, которые связаны с достигаемым при потреблении объекта результатом, но не входят свойства, связанные с обеспечивающими этот результат затратами.</w:t>
            </w:r>
          </w:p>
        </w:tc>
      </w:tr>
      <w:tr w:rsidR="007B27A7" w:rsidRPr="00D53134" w14:paraId="78381BB5" w14:textId="77777777">
        <w:trPr>
          <w:trHeight w:val="4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1951F531"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6388D118" w14:textId="77777777">
        <w:trPr>
          <w:trHeight w:val="13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1B8BF6D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2.1.12 </w:t>
            </w:r>
            <w:r w:rsidRPr="00D53134">
              <w:rPr>
                <w:rFonts w:asciiTheme="minorBidi" w:hAnsiTheme="minorBidi" w:cstheme="minorBidi"/>
                <w:b/>
                <w:sz w:val="24"/>
                <w:szCs w:val="24"/>
              </w:rPr>
              <w:t>требование</w:t>
            </w:r>
            <w:r w:rsidRPr="00D53134">
              <w:rPr>
                <w:rFonts w:asciiTheme="minorBidi" w:hAnsiTheme="minorBidi" w:cstheme="minorBidi"/>
                <w:sz w:val="24"/>
                <w:szCs w:val="24"/>
              </w:rPr>
              <w:t xml:space="preserve"> (requirement): Потребность или ожидание, которое установлено потребителем, обычно предполагается или является обязательным. Обычно оформляется </w:t>
            </w:r>
            <w:proofErr w:type="gramStart"/>
            <w:r w:rsidRPr="00D53134">
              <w:rPr>
                <w:rFonts w:asciiTheme="minorBidi" w:hAnsiTheme="minorBidi" w:cstheme="minorBidi"/>
                <w:sz w:val="24"/>
                <w:szCs w:val="24"/>
              </w:rPr>
              <w:t>в виде документа</w:t>
            </w:r>
            <w:proofErr w:type="gramEnd"/>
            <w:r w:rsidRPr="00D53134">
              <w:rPr>
                <w:rFonts w:asciiTheme="minorBidi" w:hAnsiTheme="minorBidi" w:cstheme="minorBidi"/>
                <w:sz w:val="24"/>
                <w:szCs w:val="24"/>
              </w:rPr>
              <w:t xml:space="preserve"> передающего критерии, которые необходимо выполнить в случае заявления о соответствии данному документу и отклонение от которых недопустимо.</w:t>
            </w:r>
          </w:p>
        </w:tc>
      </w:tr>
      <w:tr w:rsidR="007B27A7" w:rsidRPr="00D53134" w14:paraId="7CD433AC" w14:textId="77777777">
        <w:trPr>
          <w:trHeight w:val="7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12CA7AC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2.1.13</w:t>
            </w:r>
            <w:r w:rsidRPr="00D53134">
              <w:rPr>
                <w:rFonts w:asciiTheme="minorBidi" w:hAnsiTheme="minorBidi" w:cstheme="minorBidi"/>
                <w:b/>
                <w:sz w:val="24"/>
                <w:szCs w:val="24"/>
              </w:rPr>
              <w:t xml:space="preserve"> свойство </w:t>
            </w:r>
            <w:r w:rsidRPr="00D53134">
              <w:rPr>
                <w:rFonts w:asciiTheme="minorBidi" w:hAnsiTheme="minorBidi" w:cstheme="minorBidi"/>
                <w:sz w:val="24"/>
                <w:szCs w:val="24"/>
              </w:rPr>
              <w:t>(property): Существенная характеристика (признак) внутренне присущая объекту, отличающая данный объект от других.</w:t>
            </w:r>
          </w:p>
        </w:tc>
      </w:tr>
      <w:tr w:rsidR="007B27A7" w:rsidRPr="00D53134" w14:paraId="72DB8AFF" w14:textId="77777777">
        <w:trPr>
          <w:trHeight w:val="10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73CF4D7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П р и м е ч а н и е— Свойство — черта, характеристика, особенность объекта, проявляющаяся в процессе его потребления или эксплуатации, использования, применения (в дальнейшем все эти глаголы будем употреблять как синонимы) в соответствии с его назначением (например, средняя продолжительность жизни населения объекта).</w:t>
            </w:r>
          </w:p>
        </w:tc>
      </w:tr>
      <w:tr w:rsidR="007B27A7" w:rsidRPr="00D53134" w14:paraId="4C192F60" w14:textId="77777777">
        <w:trPr>
          <w:trHeight w:val="7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B703E7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w:t>
            </w:r>
            <w:r w:rsidRPr="00D53134">
              <w:rPr>
                <w:rFonts w:asciiTheme="minorBidi" w:hAnsiTheme="minorBidi" w:cstheme="minorBidi"/>
                <w:b/>
                <w:sz w:val="24"/>
                <w:szCs w:val="24"/>
              </w:rPr>
              <w:t>14 сложное свойство</w:t>
            </w:r>
            <w:r w:rsidRPr="00D53134">
              <w:rPr>
                <w:rFonts w:asciiTheme="minorBidi" w:hAnsiTheme="minorBidi" w:cstheme="minorBidi"/>
                <w:sz w:val="24"/>
                <w:szCs w:val="24"/>
              </w:rPr>
              <w:t xml:space="preserve"> (complex property): Свойство, которое может быть подразделено (разбито, декомпозировано) на два или больше других, менее сложных свойств.</w:t>
            </w:r>
          </w:p>
        </w:tc>
      </w:tr>
      <w:tr w:rsidR="007B27A7" w:rsidRPr="00D53134" w14:paraId="6756F22F" w14:textId="77777777">
        <w:trPr>
          <w:trHeight w:val="7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7D3B4F1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2.1.15 </w:t>
            </w:r>
            <w:r w:rsidRPr="00D53134">
              <w:rPr>
                <w:rFonts w:asciiTheme="minorBidi" w:hAnsiTheme="minorBidi" w:cstheme="minorBidi"/>
                <w:b/>
                <w:sz w:val="24"/>
                <w:szCs w:val="24"/>
              </w:rPr>
              <w:t>простое свойство</w:t>
            </w:r>
            <w:r w:rsidRPr="00D53134">
              <w:rPr>
                <w:rFonts w:asciiTheme="minorBidi" w:hAnsiTheme="minorBidi" w:cstheme="minorBidi"/>
                <w:sz w:val="24"/>
                <w:szCs w:val="24"/>
              </w:rPr>
              <w:t xml:space="preserve"> (simple property): Свойство, которое не может быть под разделено на совокупность двух или более других, менее сложных свойств.</w:t>
            </w:r>
          </w:p>
        </w:tc>
      </w:tr>
      <w:tr w:rsidR="007B27A7" w:rsidRPr="00D53134" w14:paraId="4C15004B" w14:textId="77777777">
        <w:trPr>
          <w:trHeight w:val="6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0D95EF9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2.1.16 </w:t>
            </w:r>
            <w:r w:rsidRPr="00D53134">
              <w:rPr>
                <w:rFonts w:asciiTheme="minorBidi" w:hAnsiTheme="minorBidi" w:cstheme="minorBidi"/>
                <w:b/>
                <w:sz w:val="24"/>
                <w:szCs w:val="24"/>
              </w:rPr>
              <w:t>зависимое свойство</w:t>
            </w:r>
            <w:r w:rsidRPr="00D53134">
              <w:rPr>
                <w:rFonts w:asciiTheme="minorBidi" w:hAnsiTheme="minorBidi" w:cstheme="minorBidi"/>
                <w:sz w:val="24"/>
                <w:szCs w:val="24"/>
              </w:rPr>
              <w:t xml:space="preserve"> (dependent property): Свойство, входящее в группу свойств, что хотя бы с одним из свойств этой группы оно не находится в отношении независимости по предпочтению.</w:t>
            </w:r>
          </w:p>
        </w:tc>
      </w:tr>
      <w:tr w:rsidR="007B27A7" w:rsidRPr="00D53134" w14:paraId="4497AE94" w14:textId="77777777">
        <w:trPr>
          <w:trHeight w:val="7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5CB91CE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2.1.17 </w:t>
            </w:r>
            <w:r w:rsidRPr="00D53134">
              <w:rPr>
                <w:rFonts w:asciiTheme="minorBidi" w:hAnsiTheme="minorBidi" w:cstheme="minorBidi"/>
                <w:b/>
                <w:sz w:val="24"/>
                <w:szCs w:val="24"/>
              </w:rPr>
              <w:t>независимое свойство</w:t>
            </w:r>
            <w:r w:rsidRPr="00D53134">
              <w:rPr>
                <w:rFonts w:asciiTheme="minorBidi" w:hAnsiTheme="minorBidi" w:cstheme="minorBidi"/>
                <w:sz w:val="24"/>
                <w:szCs w:val="24"/>
              </w:rPr>
              <w:t xml:space="preserve"> (independent property): Свойство, входящее в группу свойств, что оно находится в отношении независимости по предпочтению с любым свойством этой группы.</w:t>
            </w:r>
          </w:p>
        </w:tc>
      </w:tr>
      <w:tr w:rsidR="007B27A7" w:rsidRPr="00D53134" w14:paraId="50364ED8" w14:textId="77777777">
        <w:trPr>
          <w:trHeight w:val="8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0A112E9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2.1.18 </w:t>
            </w:r>
            <w:r w:rsidRPr="00D53134">
              <w:rPr>
                <w:rFonts w:asciiTheme="minorBidi" w:hAnsiTheme="minorBidi" w:cstheme="minorBidi"/>
                <w:b/>
                <w:sz w:val="24"/>
                <w:szCs w:val="24"/>
              </w:rPr>
              <w:t>функциональность</w:t>
            </w:r>
            <w:r w:rsidRPr="00D53134">
              <w:rPr>
                <w:rFonts w:asciiTheme="minorBidi" w:hAnsiTheme="minorBidi" w:cstheme="minorBidi"/>
                <w:sz w:val="24"/>
                <w:szCs w:val="24"/>
              </w:rPr>
              <w:t xml:space="preserve"> (functionality): Сложное свойство, определяемое совокупностью свойств, характеризующих основное назначение объекта, его утилитарную сторону.</w:t>
            </w:r>
          </w:p>
        </w:tc>
      </w:tr>
      <w:tr w:rsidR="007B27A7" w:rsidRPr="00D53134" w14:paraId="77C6DF12" w14:textId="77777777">
        <w:trPr>
          <w:trHeight w:val="86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4E7BA07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2.1.19 </w:t>
            </w:r>
            <w:r w:rsidRPr="00D53134">
              <w:rPr>
                <w:rFonts w:asciiTheme="minorBidi" w:hAnsiTheme="minorBidi" w:cstheme="minorBidi"/>
                <w:b/>
                <w:sz w:val="24"/>
                <w:szCs w:val="24"/>
              </w:rPr>
              <w:t>эстетичность</w:t>
            </w:r>
            <w:r w:rsidRPr="00D53134">
              <w:rPr>
                <w:rFonts w:asciiTheme="minorBidi" w:hAnsiTheme="minorBidi" w:cstheme="minorBidi"/>
                <w:sz w:val="24"/>
                <w:szCs w:val="24"/>
              </w:rPr>
              <w:t xml:space="preserve"> (aesthetics): Сложное свойство, определяемое совокупностью свойств, характеризующих визуальную привлекательность объекта, а также его сочетаемость с окружающей средой</w:t>
            </w:r>
          </w:p>
        </w:tc>
      </w:tr>
      <w:tr w:rsidR="007B27A7" w:rsidRPr="00D53134" w14:paraId="03058C4B" w14:textId="77777777">
        <w:trPr>
          <w:trHeight w:val="9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2368B57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2.1.20</w:t>
            </w:r>
            <w:r w:rsidRPr="00D53134">
              <w:rPr>
                <w:rFonts w:asciiTheme="minorBidi" w:hAnsiTheme="minorBidi" w:cstheme="minorBidi"/>
                <w:b/>
                <w:sz w:val="24"/>
                <w:szCs w:val="24"/>
              </w:rPr>
              <w:t xml:space="preserve"> экономичность</w:t>
            </w:r>
            <w:r w:rsidRPr="00D53134">
              <w:rPr>
                <w:rFonts w:asciiTheme="minorBidi" w:hAnsiTheme="minorBidi" w:cstheme="minorBidi"/>
                <w:sz w:val="24"/>
                <w:szCs w:val="24"/>
              </w:rPr>
              <w:t xml:space="preserve"> (profitability): Сложное свойство, определяемое совокупностью свойств, характеризующих затраты на создание в владение (эксплуатацию) объектом за расчетный срок его службы.</w:t>
            </w:r>
          </w:p>
        </w:tc>
      </w:tr>
      <w:tr w:rsidR="007B27A7" w:rsidRPr="00D53134" w14:paraId="69E46164" w14:textId="77777777">
        <w:trPr>
          <w:trHeight w:val="46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06E3BD5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2.1.21</w:t>
            </w:r>
          </w:p>
        </w:tc>
      </w:tr>
      <w:tr w:rsidR="007B27A7" w:rsidRPr="00D53134" w14:paraId="1527857D" w14:textId="77777777">
        <w:trPr>
          <w:trHeight w:val="88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792A8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характеристика</w:t>
            </w:r>
            <w:r w:rsidRPr="00D53134">
              <w:rPr>
                <w:rFonts w:asciiTheme="minorBidi" w:hAnsiTheme="minorBidi" w:cstheme="minorBidi"/>
                <w:sz w:val="24"/>
                <w:szCs w:val="24"/>
              </w:rPr>
              <w:t xml:space="preserve"> (characteristic): Отличительное свойство.</w:t>
            </w:r>
          </w:p>
          <w:p w14:paraId="3861A5E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3.10.1]</w:t>
            </w:r>
          </w:p>
        </w:tc>
      </w:tr>
      <w:tr w:rsidR="007B27A7" w:rsidRPr="00D53134" w14:paraId="2445D7B7" w14:textId="77777777">
        <w:trPr>
          <w:trHeight w:val="42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2838C0B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2.1.22</w:t>
            </w:r>
          </w:p>
        </w:tc>
      </w:tr>
      <w:tr w:rsidR="007B27A7" w:rsidRPr="00D53134" w14:paraId="4AA68D15" w14:textId="77777777">
        <w:trPr>
          <w:trHeight w:val="1100"/>
        </w:trPr>
        <w:tc>
          <w:tcPr>
            <w:tcW w:w="984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267159E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среда</w:t>
            </w:r>
            <w:r w:rsidRPr="00D53134">
              <w:rPr>
                <w:rFonts w:asciiTheme="minorBidi" w:hAnsiTheme="minorBidi" w:cstheme="minorBidi"/>
                <w:sz w:val="24"/>
                <w:szCs w:val="24"/>
              </w:rPr>
              <w:t xml:space="preserve"> (context): Часть модели, которая не является частью исследуемого объекта. Совокупность условий, элементов и связей между внешними параметрами объекта-системы и окружением.</w:t>
            </w:r>
          </w:p>
          <w:p w14:paraId="6592C54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w:t>
            </w:r>
          </w:p>
        </w:tc>
      </w:tr>
      <w:tr w:rsidR="007B27A7" w:rsidRPr="00D53134" w14:paraId="1419771E" w14:textId="77777777">
        <w:trPr>
          <w:trHeight w:val="104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7F2E2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П р и м е ч а н и е — Данный термин в рамках стандарта используется в качестве синонима термину "контекст". Во многих языках спецификации среда может рассматриваться как содержащая по крайней мере один объект, который способен без ограничения участвовать во всех возможных взаимодействиях, представляя процесс наблюдения.</w:t>
            </w:r>
          </w:p>
        </w:tc>
      </w:tr>
      <w:tr w:rsidR="007B27A7" w:rsidRPr="00D53134" w14:paraId="5A8BD9F6" w14:textId="77777777">
        <w:trPr>
          <w:trHeight w:val="4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2FFB662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1D0B4B03" w14:textId="77777777">
        <w:trPr>
          <w:trHeight w:val="7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423597B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2.1.23 </w:t>
            </w:r>
            <w:r w:rsidRPr="00D53134">
              <w:rPr>
                <w:rFonts w:asciiTheme="minorBidi" w:hAnsiTheme="minorBidi" w:cstheme="minorBidi"/>
                <w:b/>
                <w:sz w:val="24"/>
                <w:szCs w:val="24"/>
              </w:rPr>
              <w:t>окружающая среда</w:t>
            </w:r>
            <w:r w:rsidRPr="00D53134">
              <w:rPr>
                <w:rFonts w:asciiTheme="minorBidi" w:hAnsiTheme="minorBidi" w:cstheme="minorBidi"/>
                <w:sz w:val="24"/>
                <w:szCs w:val="24"/>
              </w:rPr>
              <w:t xml:space="preserve"> (environment): Концепция, включающая в себя все аспекты окружения человечества, как отдельных лиц, так и социальных групп.</w:t>
            </w:r>
          </w:p>
        </w:tc>
      </w:tr>
      <w:tr w:rsidR="007B27A7" w:rsidRPr="00D53134" w14:paraId="7E599FDC" w14:textId="77777777">
        <w:trPr>
          <w:trHeight w:val="11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554976A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Европейский Союз определяет окружающую среду как "совокупность элементов и систему связей между параметрами, окружением и условиями жизни человека и общества". Окружающая среда, как система, включает в себя антропогенную среду, естественную среду, все природные ресурсы, включая воздух, землю и воду.</w:t>
            </w:r>
          </w:p>
        </w:tc>
      </w:tr>
      <w:tr w:rsidR="007B27A7" w:rsidRPr="00D53134" w14:paraId="4A6FEDBD" w14:textId="77777777">
        <w:trPr>
          <w:trHeight w:val="10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4F56A7C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2.1.24 </w:t>
            </w:r>
            <w:r w:rsidRPr="00D53134">
              <w:rPr>
                <w:rFonts w:asciiTheme="minorBidi" w:hAnsiTheme="minorBidi" w:cstheme="minorBidi"/>
                <w:b/>
                <w:sz w:val="24"/>
                <w:szCs w:val="24"/>
              </w:rPr>
              <w:t>естественная среда</w:t>
            </w:r>
            <w:r w:rsidRPr="00D53134">
              <w:rPr>
                <w:rFonts w:asciiTheme="minorBidi" w:hAnsiTheme="minorBidi" w:cstheme="minorBidi"/>
                <w:sz w:val="24"/>
                <w:szCs w:val="24"/>
              </w:rPr>
              <w:t xml:space="preserve"> (natural environment</w:t>
            </w:r>
            <w:proofErr w:type="gramStart"/>
            <w:r w:rsidRPr="00D53134">
              <w:rPr>
                <w:rFonts w:asciiTheme="minorBidi" w:hAnsiTheme="minorBidi" w:cstheme="minorBidi"/>
                <w:sz w:val="24"/>
                <w:szCs w:val="24"/>
              </w:rPr>
              <w:t>):Система</w:t>
            </w:r>
            <w:proofErr w:type="gramEnd"/>
            <w:r w:rsidRPr="00D53134">
              <w:rPr>
                <w:rFonts w:asciiTheme="minorBidi" w:hAnsiTheme="minorBidi" w:cstheme="minorBidi"/>
                <w:sz w:val="24"/>
                <w:szCs w:val="24"/>
              </w:rPr>
              <w:t xml:space="preserve"> атмосферных, геологических и биологических характеристик отдельной географической области без артефактов и/или воздействия развитой технологической культуры.</w:t>
            </w:r>
          </w:p>
        </w:tc>
      </w:tr>
      <w:tr w:rsidR="007B27A7" w:rsidRPr="00D53134" w14:paraId="7BCD78CC" w14:textId="77777777">
        <w:trPr>
          <w:trHeight w:val="9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4300411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2.1.25 </w:t>
            </w:r>
            <w:r w:rsidRPr="00D53134">
              <w:rPr>
                <w:rFonts w:asciiTheme="minorBidi" w:hAnsiTheme="minorBidi" w:cstheme="minorBidi"/>
                <w:b/>
                <w:sz w:val="24"/>
                <w:szCs w:val="24"/>
              </w:rPr>
              <w:t>антропогенная среда</w:t>
            </w:r>
            <w:r w:rsidRPr="00D53134">
              <w:rPr>
                <w:rFonts w:asciiTheme="minorBidi" w:hAnsiTheme="minorBidi" w:cstheme="minorBidi"/>
                <w:sz w:val="24"/>
                <w:szCs w:val="24"/>
              </w:rPr>
              <w:t xml:space="preserve"> (man-made environment): Состояние части окружающей среды, в результате бесконечного процесса адаптации естественной среды человеком.</w:t>
            </w:r>
          </w:p>
        </w:tc>
      </w:tr>
      <w:tr w:rsidR="007B27A7" w:rsidRPr="00D53134" w14:paraId="61641B49" w14:textId="77777777">
        <w:trPr>
          <w:trHeight w:val="10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14A036D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2.1.26 </w:t>
            </w:r>
            <w:r w:rsidRPr="00D53134">
              <w:rPr>
                <w:rFonts w:asciiTheme="minorBidi" w:hAnsiTheme="minorBidi" w:cstheme="minorBidi"/>
                <w:b/>
                <w:sz w:val="24"/>
                <w:szCs w:val="24"/>
              </w:rPr>
              <w:t>адаптация естественной среды</w:t>
            </w:r>
            <w:r w:rsidRPr="00D53134">
              <w:rPr>
                <w:rFonts w:asciiTheme="minorBidi" w:hAnsiTheme="minorBidi" w:cstheme="minorBidi"/>
                <w:sz w:val="24"/>
                <w:szCs w:val="24"/>
              </w:rPr>
              <w:t xml:space="preserve"> (adaptation of natural environment): Процесс использования знаний в целях изменения состояния естественной среды для удовлетворения потребностей отдельного человека и/или общества.</w:t>
            </w:r>
          </w:p>
        </w:tc>
      </w:tr>
      <w:tr w:rsidR="007B27A7" w:rsidRPr="00D53134" w14:paraId="01A1B4CF" w14:textId="77777777">
        <w:trPr>
          <w:trHeight w:val="44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5877A92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2.1.27</w:t>
            </w:r>
          </w:p>
        </w:tc>
      </w:tr>
      <w:tr w:rsidR="007B27A7" w:rsidRPr="00D53134" w14:paraId="68BE152A" w14:textId="77777777">
        <w:trPr>
          <w:trHeight w:val="92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A2290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производственная среда</w:t>
            </w:r>
            <w:r w:rsidRPr="00D53134">
              <w:rPr>
                <w:rFonts w:asciiTheme="minorBidi" w:hAnsiTheme="minorBidi" w:cstheme="minorBidi"/>
                <w:sz w:val="24"/>
                <w:szCs w:val="24"/>
              </w:rPr>
              <w:t xml:space="preserve"> (work environment): Совокупность условий, в которых выполняется работа.</w:t>
            </w:r>
          </w:p>
          <w:p w14:paraId="6F0D352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54147-2010, статья 3.2.24]</w:t>
            </w:r>
          </w:p>
        </w:tc>
      </w:tr>
      <w:tr w:rsidR="007B27A7" w:rsidRPr="00D53134" w14:paraId="0A3C10FA" w14:textId="77777777">
        <w:trPr>
          <w:trHeight w:val="120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5F3EE09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2.1.28 </w:t>
            </w:r>
            <w:r w:rsidRPr="00D53134">
              <w:rPr>
                <w:rFonts w:asciiTheme="minorBidi" w:hAnsiTheme="minorBidi" w:cstheme="minorBidi"/>
                <w:b/>
                <w:sz w:val="24"/>
                <w:szCs w:val="24"/>
              </w:rPr>
              <w:t xml:space="preserve">ассимиляционный </w:t>
            </w:r>
            <w:r w:rsidRPr="00D53134">
              <w:rPr>
                <w:rFonts w:asciiTheme="minorBidi" w:hAnsiTheme="minorBidi" w:cstheme="minorBidi"/>
                <w:sz w:val="24"/>
                <w:szCs w:val="24"/>
              </w:rPr>
              <w:t>потенциал (assimilation capacity): Способность окружающей природной среды (атмосферы, водных источников, почвы) воспринимать различные антропогенные воздействия в определенных масштабах без изменения своих основных свойств в неопределенно длительной перспективе.</w:t>
            </w:r>
          </w:p>
        </w:tc>
      </w:tr>
      <w:tr w:rsidR="007B27A7" w:rsidRPr="00D53134" w14:paraId="3F4C89DE" w14:textId="77777777">
        <w:trPr>
          <w:trHeight w:val="9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3D63F8C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2.1.29 </w:t>
            </w:r>
            <w:r w:rsidRPr="00D53134">
              <w:rPr>
                <w:rFonts w:asciiTheme="minorBidi" w:hAnsiTheme="minorBidi" w:cstheme="minorBidi"/>
                <w:b/>
                <w:sz w:val="24"/>
                <w:szCs w:val="24"/>
              </w:rPr>
              <w:t>ассимиляционный потенциал окружающей среды</w:t>
            </w:r>
            <w:r w:rsidRPr="00D53134">
              <w:rPr>
                <w:rFonts w:asciiTheme="minorBidi" w:hAnsiTheme="minorBidi" w:cstheme="minorBidi"/>
                <w:sz w:val="24"/>
                <w:szCs w:val="24"/>
              </w:rPr>
              <w:t xml:space="preserve"> en assimilation capacity of the environment: Количество вредного вещества, которое может быть поглощено или устранено на данной территории или акватории без вредного воздействия.</w:t>
            </w:r>
          </w:p>
        </w:tc>
      </w:tr>
      <w:tr w:rsidR="007B27A7" w:rsidRPr="00D53134" w14:paraId="3F5A3B08" w14:textId="77777777">
        <w:trPr>
          <w:trHeight w:val="100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7651E8B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2.1.30 </w:t>
            </w:r>
            <w:r w:rsidRPr="00D53134">
              <w:rPr>
                <w:rFonts w:asciiTheme="minorBidi" w:hAnsiTheme="minorBidi" w:cstheme="minorBidi"/>
                <w:b/>
                <w:sz w:val="24"/>
                <w:szCs w:val="24"/>
              </w:rPr>
              <w:t>устойчивость системы</w:t>
            </w:r>
            <w:r w:rsidRPr="00D53134">
              <w:rPr>
                <w:rFonts w:asciiTheme="minorBidi" w:hAnsiTheme="minorBidi" w:cstheme="minorBidi"/>
                <w:sz w:val="24"/>
                <w:szCs w:val="24"/>
              </w:rPr>
              <w:t xml:space="preserve"> (ИП) (stability): Способность объекта-системы воспринимать различные воздействия в определенных масштабах без изменения своих свойств и характеристик в неопределенной длительной перспективе.</w:t>
            </w:r>
          </w:p>
        </w:tc>
      </w:tr>
      <w:tr w:rsidR="007B27A7" w:rsidRPr="00D53134" w14:paraId="6265433C" w14:textId="77777777">
        <w:trPr>
          <w:trHeight w:val="4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0397675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2.1.31 </w:t>
            </w:r>
            <w:r w:rsidRPr="00D53134">
              <w:rPr>
                <w:rFonts w:asciiTheme="minorBidi" w:hAnsiTheme="minorBidi" w:cstheme="minorBidi"/>
                <w:b/>
                <w:sz w:val="24"/>
                <w:szCs w:val="24"/>
              </w:rPr>
              <w:t>отношение</w:t>
            </w:r>
            <w:r w:rsidRPr="00D53134">
              <w:rPr>
                <w:rFonts w:asciiTheme="minorBidi" w:hAnsiTheme="minorBidi" w:cstheme="minorBidi"/>
                <w:sz w:val="24"/>
                <w:szCs w:val="24"/>
              </w:rPr>
              <w:t xml:space="preserve"> (relations): </w:t>
            </w:r>
            <w:proofErr w:type="gramStart"/>
            <w:r w:rsidRPr="00D53134">
              <w:rPr>
                <w:rFonts w:asciiTheme="minorBidi" w:hAnsiTheme="minorBidi" w:cstheme="minorBidi"/>
                <w:sz w:val="24"/>
                <w:szCs w:val="24"/>
              </w:rPr>
              <w:t>Характеристика</w:t>
            </w:r>
            <w:proofErr w:type="gramEnd"/>
            <w:r w:rsidRPr="00D53134">
              <w:rPr>
                <w:rFonts w:asciiTheme="minorBidi" w:hAnsiTheme="minorBidi" w:cstheme="minorBidi"/>
                <w:sz w:val="24"/>
                <w:szCs w:val="24"/>
              </w:rPr>
              <w:t xml:space="preserve"> связывающая одну вещь с другой.</w:t>
            </w:r>
          </w:p>
        </w:tc>
      </w:tr>
      <w:tr w:rsidR="007B27A7" w:rsidRPr="00D53134" w14:paraId="3227A72E" w14:textId="77777777">
        <w:trPr>
          <w:trHeight w:val="86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1D1369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2.1.32 </w:t>
            </w:r>
            <w:r w:rsidRPr="00D53134">
              <w:rPr>
                <w:rFonts w:asciiTheme="minorBidi" w:hAnsiTheme="minorBidi" w:cstheme="minorBidi"/>
                <w:b/>
                <w:sz w:val="24"/>
                <w:szCs w:val="24"/>
              </w:rPr>
              <w:t>параметр</w:t>
            </w:r>
            <w:r w:rsidRPr="00D53134">
              <w:rPr>
                <w:rFonts w:asciiTheme="minorBidi" w:hAnsiTheme="minorBidi" w:cstheme="minorBidi"/>
                <w:sz w:val="24"/>
                <w:szCs w:val="24"/>
              </w:rPr>
              <w:t xml:space="preserve"> (governing parameter): Признак или величина, характеризующая какое-либо свойство объекта и принимающая различные значения</w:t>
            </w:r>
          </w:p>
        </w:tc>
      </w:tr>
      <w:tr w:rsidR="007B27A7" w:rsidRPr="00D53134" w14:paraId="1DA4B248" w14:textId="77777777">
        <w:trPr>
          <w:trHeight w:val="14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36455A4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2.1.33 </w:t>
            </w:r>
            <w:r w:rsidRPr="00D53134">
              <w:rPr>
                <w:rFonts w:asciiTheme="minorBidi" w:hAnsiTheme="minorBidi" w:cstheme="minorBidi"/>
                <w:b/>
                <w:sz w:val="24"/>
                <w:szCs w:val="24"/>
              </w:rPr>
              <w:t>менеджмент знаний</w:t>
            </w:r>
            <w:r w:rsidRPr="00D53134">
              <w:rPr>
                <w:rFonts w:asciiTheme="minorBidi" w:hAnsiTheme="minorBidi" w:cstheme="minorBidi"/>
                <w:sz w:val="24"/>
                <w:szCs w:val="24"/>
              </w:rPr>
              <w:t xml:space="preserve"> (knowledge management): Управление знаниями представляет собой систематический процесс создания и преобразования индивидуального и группового, научного и практического опыта (информации) на основе системного подхода в рамках жизненного цикла с целью повышения способов и сроков доставки информации в нужное время для эффективной реализации бизнес-процессов.</w:t>
            </w:r>
          </w:p>
        </w:tc>
      </w:tr>
      <w:tr w:rsidR="007B27A7" w:rsidRPr="00D53134" w14:paraId="1A6589FE" w14:textId="77777777">
        <w:trPr>
          <w:trHeight w:val="12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525823E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2.1.34 </w:t>
            </w:r>
            <w:r w:rsidRPr="00D53134">
              <w:rPr>
                <w:rFonts w:asciiTheme="minorBidi" w:hAnsiTheme="minorBidi" w:cstheme="minorBidi"/>
                <w:b/>
                <w:sz w:val="24"/>
                <w:szCs w:val="24"/>
              </w:rPr>
              <w:t>инновация</w:t>
            </w:r>
            <w:r w:rsidRPr="00D53134">
              <w:rPr>
                <w:rFonts w:asciiTheme="minorBidi" w:hAnsiTheme="minorBidi" w:cstheme="minorBidi"/>
                <w:sz w:val="24"/>
                <w:szCs w:val="24"/>
              </w:rPr>
              <w:t xml:space="preserve"> (innovation): Новый или изменённый объект-система, создающий или перераспределяющей ценность. Конечный результат инновационной деятельности, получивший реализацию в виде нового или усовершенствованного продукта, реализуемого на рынке, нового или усовершенствованного технологического процесса, используемого в практической деятельности.</w:t>
            </w:r>
          </w:p>
        </w:tc>
      </w:tr>
      <w:tr w:rsidR="007B27A7" w:rsidRPr="00D53134" w14:paraId="7BC1DF49" w14:textId="77777777">
        <w:trPr>
          <w:trHeight w:val="56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446B968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2.1.35</w:t>
            </w:r>
          </w:p>
        </w:tc>
        <w:tc>
          <w:tcPr>
            <w:tcW w:w="2430" w:type="dxa"/>
            <w:tcBorders>
              <w:top w:val="nil"/>
              <w:left w:val="nil"/>
              <w:bottom w:val="single" w:sz="8" w:space="0" w:color="000000"/>
              <w:right w:val="nil"/>
            </w:tcBorders>
            <w:shd w:val="clear" w:color="auto" w:fill="auto"/>
            <w:tcMar>
              <w:top w:w="100" w:type="dxa"/>
              <w:left w:w="100" w:type="dxa"/>
              <w:bottom w:w="100" w:type="dxa"/>
              <w:right w:w="100" w:type="dxa"/>
            </w:tcMar>
          </w:tcPr>
          <w:p w14:paraId="6E7AE7A0"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230" w:type="dxa"/>
            <w:tcBorders>
              <w:top w:val="nil"/>
              <w:left w:val="nil"/>
              <w:bottom w:val="single" w:sz="8" w:space="0" w:color="000000"/>
              <w:right w:val="nil"/>
            </w:tcBorders>
            <w:shd w:val="clear" w:color="auto" w:fill="auto"/>
            <w:tcMar>
              <w:top w:w="100" w:type="dxa"/>
              <w:left w:w="100" w:type="dxa"/>
              <w:bottom w:w="100" w:type="dxa"/>
              <w:right w:w="100" w:type="dxa"/>
            </w:tcMar>
          </w:tcPr>
          <w:p w14:paraId="7C14C781"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055" w:type="dxa"/>
            <w:tcBorders>
              <w:top w:val="nil"/>
              <w:left w:val="nil"/>
              <w:bottom w:val="single" w:sz="8" w:space="0" w:color="000000"/>
              <w:right w:val="nil"/>
            </w:tcBorders>
            <w:shd w:val="clear" w:color="auto" w:fill="auto"/>
            <w:tcMar>
              <w:top w:w="100" w:type="dxa"/>
              <w:left w:w="100" w:type="dxa"/>
              <w:bottom w:w="100" w:type="dxa"/>
              <w:right w:w="100" w:type="dxa"/>
            </w:tcMar>
          </w:tcPr>
          <w:p w14:paraId="44368CB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43271694"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9FEF4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законодательное требование</w:t>
            </w:r>
            <w:r w:rsidRPr="00D53134">
              <w:rPr>
                <w:rFonts w:asciiTheme="minorBidi" w:hAnsiTheme="minorBidi" w:cstheme="minorBidi"/>
                <w:sz w:val="24"/>
                <w:szCs w:val="24"/>
              </w:rPr>
              <w:t xml:space="preserve"> (statutory requirement): Обязательное требование, установленное законодательным органом.</w:t>
            </w:r>
          </w:p>
          <w:p w14:paraId="2DAC398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3.6.6]</w:t>
            </w:r>
          </w:p>
        </w:tc>
      </w:tr>
      <w:tr w:rsidR="007B27A7" w:rsidRPr="00D53134" w14:paraId="298814F7" w14:textId="77777777">
        <w:trPr>
          <w:trHeight w:val="56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4D9A0A4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2.1.36</w:t>
            </w:r>
          </w:p>
        </w:tc>
      </w:tr>
      <w:tr w:rsidR="007B27A7" w:rsidRPr="00D53134" w14:paraId="1728681F"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9907C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технико-нормативное требования</w:t>
            </w:r>
            <w:r w:rsidRPr="00D53134">
              <w:rPr>
                <w:rFonts w:asciiTheme="minorBidi" w:hAnsiTheme="minorBidi" w:cstheme="minorBidi"/>
                <w:sz w:val="24"/>
                <w:szCs w:val="24"/>
              </w:rPr>
              <w:t xml:space="preserve"> (regulatory requirement): Обязательное требование, установленное органом, уполномоченным законодательным органом.</w:t>
            </w:r>
          </w:p>
          <w:p w14:paraId="5DCCDC3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3.6.7]</w:t>
            </w:r>
          </w:p>
        </w:tc>
      </w:tr>
      <w:tr w:rsidR="007B27A7" w:rsidRPr="00D53134" w14:paraId="29CB9ED6" w14:textId="77777777">
        <w:trPr>
          <w:trHeight w:val="48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042F2DB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2.1.37</w:t>
            </w:r>
          </w:p>
        </w:tc>
        <w:tc>
          <w:tcPr>
            <w:tcW w:w="2430" w:type="dxa"/>
            <w:tcBorders>
              <w:top w:val="nil"/>
              <w:left w:val="nil"/>
              <w:bottom w:val="single" w:sz="8" w:space="0" w:color="000000"/>
              <w:right w:val="nil"/>
            </w:tcBorders>
            <w:shd w:val="clear" w:color="auto" w:fill="auto"/>
            <w:tcMar>
              <w:top w:w="100" w:type="dxa"/>
              <w:left w:w="100" w:type="dxa"/>
              <w:bottom w:w="100" w:type="dxa"/>
              <w:right w:w="100" w:type="dxa"/>
            </w:tcMar>
          </w:tcPr>
          <w:p w14:paraId="20F90DF6"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230" w:type="dxa"/>
            <w:tcBorders>
              <w:top w:val="nil"/>
              <w:left w:val="nil"/>
              <w:bottom w:val="single" w:sz="8" w:space="0" w:color="000000"/>
              <w:right w:val="nil"/>
            </w:tcBorders>
            <w:shd w:val="clear" w:color="auto" w:fill="auto"/>
            <w:tcMar>
              <w:top w:w="100" w:type="dxa"/>
              <w:left w:w="100" w:type="dxa"/>
              <w:bottom w:w="100" w:type="dxa"/>
              <w:right w:w="100" w:type="dxa"/>
            </w:tcMar>
          </w:tcPr>
          <w:p w14:paraId="0D99595B"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055" w:type="dxa"/>
            <w:tcBorders>
              <w:top w:val="nil"/>
              <w:left w:val="nil"/>
              <w:bottom w:val="single" w:sz="8" w:space="0" w:color="000000"/>
              <w:right w:val="nil"/>
            </w:tcBorders>
            <w:shd w:val="clear" w:color="auto" w:fill="auto"/>
            <w:tcMar>
              <w:top w:w="100" w:type="dxa"/>
              <w:left w:w="100" w:type="dxa"/>
              <w:bottom w:w="100" w:type="dxa"/>
              <w:right w:w="100" w:type="dxa"/>
            </w:tcMar>
          </w:tcPr>
          <w:p w14:paraId="4F05BA5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1A000B9C"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9946C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прослеживаемость</w:t>
            </w:r>
            <w:r w:rsidRPr="00D53134">
              <w:rPr>
                <w:rFonts w:asciiTheme="minorBidi" w:hAnsiTheme="minorBidi" w:cstheme="minorBidi"/>
                <w:sz w:val="24"/>
                <w:szCs w:val="24"/>
              </w:rPr>
              <w:t xml:space="preserve"> (traceability): Возможность проследить историю, применение или местонахождение объекта.</w:t>
            </w:r>
          </w:p>
          <w:p w14:paraId="2A3DA56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3.6.13]</w:t>
            </w:r>
          </w:p>
        </w:tc>
      </w:tr>
      <w:tr w:rsidR="007B27A7" w:rsidRPr="00D53134" w14:paraId="64655471" w14:textId="77777777">
        <w:trPr>
          <w:trHeight w:val="56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0ECA1E5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2.1.38</w:t>
            </w:r>
          </w:p>
        </w:tc>
        <w:tc>
          <w:tcPr>
            <w:tcW w:w="2430" w:type="dxa"/>
            <w:tcBorders>
              <w:top w:val="nil"/>
              <w:left w:val="nil"/>
              <w:bottom w:val="single" w:sz="8" w:space="0" w:color="000000"/>
              <w:right w:val="nil"/>
            </w:tcBorders>
            <w:shd w:val="clear" w:color="auto" w:fill="auto"/>
            <w:tcMar>
              <w:top w:w="100" w:type="dxa"/>
              <w:left w:w="100" w:type="dxa"/>
              <w:bottom w:w="100" w:type="dxa"/>
              <w:right w:w="100" w:type="dxa"/>
            </w:tcMar>
          </w:tcPr>
          <w:p w14:paraId="7AF9B734"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230" w:type="dxa"/>
            <w:tcBorders>
              <w:top w:val="nil"/>
              <w:left w:val="nil"/>
              <w:bottom w:val="single" w:sz="8" w:space="0" w:color="000000"/>
              <w:right w:val="nil"/>
            </w:tcBorders>
            <w:shd w:val="clear" w:color="auto" w:fill="auto"/>
            <w:tcMar>
              <w:top w:w="100" w:type="dxa"/>
              <w:left w:w="100" w:type="dxa"/>
              <w:bottom w:w="100" w:type="dxa"/>
              <w:right w:w="100" w:type="dxa"/>
            </w:tcMar>
          </w:tcPr>
          <w:p w14:paraId="58F6456B"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055" w:type="dxa"/>
            <w:tcBorders>
              <w:top w:val="nil"/>
              <w:left w:val="nil"/>
              <w:bottom w:val="single" w:sz="8" w:space="0" w:color="000000"/>
              <w:right w:val="nil"/>
            </w:tcBorders>
            <w:shd w:val="clear" w:color="auto" w:fill="auto"/>
            <w:tcMar>
              <w:top w:w="100" w:type="dxa"/>
              <w:left w:w="100" w:type="dxa"/>
              <w:bottom w:w="100" w:type="dxa"/>
              <w:right w:w="100" w:type="dxa"/>
            </w:tcMar>
          </w:tcPr>
          <w:p w14:paraId="7AD1F9B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2F5AA196" w14:textId="77777777">
        <w:trPr>
          <w:trHeight w:val="880"/>
        </w:trPr>
        <w:tc>
          <w:tcPr>
            <w:tcW w:w="984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1E655C2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цель</w:t>
            </w:r>
            <w:r w:rsidRPr="00D53134">
              <w:rPr>
                <w:rFonts w:asciiTheme="minorBidi" w:hAnsiTheme="minorBidi" w:cstheme="minorBidi"/>
                <w:sz w:val="24"/>
                <w:szCs w:val="24"/>
              </w:rPr>
              <w:t xml:space="preserve"> (objective): Результат, который должен быть достигнут.</w:t>
            </w:r>
          </w:p>
          <w:p w14:paraId="318DFE1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3.7.1]</w:t>
            </w:r>
          </w:p>
        </w:tc>
      </w:tr>
      <w:tr w:rsidR="007B27A7" w:rsidRPr="00D53134" w14:paraId="292DEA06" w14:textId="77777777">
        <w:trPr>
          <w:trHeight w:val="23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F5C56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Цели могут относиться к разным аспектам (такие, как финансовые цели, цели в области здоровья и безопасности, экологии), а также применяться на разных уровнях (например, стратегическом, организации в целом, проекта, продукции и процесса).</w:t>
            </w:r>
          </w:p>
          <w:p w14:paraId="69A3701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Цель может быть выражена разными способами, например, в виде намеченного результата, намерения, критерия работы, цели в области качества или другими словами со схожими значениями (например, целевая установка, заданная величина, задача).</w:t>
            </w:r>
          </w:p>
          <w:p w14:paraId="3E10E4F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В контексте системы менеджмента качества цели в области качества, устанавливаемые организацией, согласуют с политикой в области качества для достижения определенных результатов.</w:t>
            </w:r>
          </w:p>
        </w:tc>
      </w:tr>
      <w:tr w:rsidR="007B27A7" w:rsidRPr="00D53134" w14:paraId="45EB9E92" w14:textId="77777777">
        <w:trPr>
          <w:trHeight w:val="4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177A46C"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5C772D9B" w14:textId="77777777">
        <w:trPr>
          <w:trHeight w:val="42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7B2F30F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2.1.39</w:t>
            </w:r>
          </w:p>
        </w:tc>
      </w:tr>
      <w:tr w:rsidR="007B27A7" w:rsidRPr="00D53134" w14:paraId="4C03F79D" w14:textId="77777777">
        <w:trPr>
          <w:trHeight w:val="1100"/>
        </w:trPr>
        <w:tc>
          <w:tcPr>
            <w:tcW w:w="984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631D691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докумен</w:t>
            </w:r>
            <w:r w:rsidRPr="00D53134">
              <w:rPr>
                <w:rFonts w:asciiTheme="minorBidi" w:hAnsiTheme="minorBidi" w:cstheme="minorBidi"/>
                <w:sz w:val="24"/>
                <w:szCs w:val="24"/>
              </w:rPr>
              <w:t>т (document): Представление информации, формат хранения и носитель, на котором эта информация представлена.</w:t>
            </w:r>
          </w:p>
          <w:p w14:paraId="7A55E37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3.8.5]</w:t>
            </w:r>
          </w:p>
        </w:tc>
      </w:tr>
      <w:tr w:rsidR="007B27A7" w:rsidRPr="00D53134" w14:paraId="6A5B390B" w14:textId="77777777">
        <w:trPr>
          <w:trHeight w:val="236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3F227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Носитель может быть бумажным, магнитным, электронным или оптическим, компьютерным диском, фотографией или образцом, или их комбинацией.</w:t>
            </w:r>
          </w:p>
          <w:p w14:paraId="441A26A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Комплект документов, например, спецификаций и записей, часто называется «документацией».</w:t>
            </w:r>
          </w:p>
          <w:p w14:paraId="3A4A362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Некоторые требования (например, требование к разборчивости текста) относятся ко всем видам документов, однако могут быть разные требования к спецификациям (например, требование к управлению редакциями) и записям (например, требование к восстановлению доступности).</w:t>
            </w:r>
          </w:p>
          <w:p w14:paraId="4C0B58D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Документ может быть электронным, интерактивным и т.д.</w:t>
            </w:r>
          </w:p>
        </w:tc>
      </w:tr>
      <w:tr w:rsidR="007B27A7" w:rsidRPr="00D53134" w14:paraId="7A24CEB6" w14:textId="77777777">
        <w:trPr>
          <w:trHeight w:val="4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48A84325"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50F4A82" w14:textId="77777777">
        <w:trPr>
          <w:trHeight w:val="6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711B080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2.1.40 </w:t>
            </w:r>
            <w:r w:rsidRPr="00D53134">
              <w:rPr>
                <w:rFonts w:asciiTheme="minorBidi" w:hAnsiTheme="minorBidi" w:cstheme="minorBidi"/>
                <w:b/>
                <w:sz w:val="24"/>
                <w:szCs w:val="24"/>
              </w:rPr>
              <w:t>референтный документ</w:t>
            </w:r>
            <w:r w:rsidRPr="00D53134">
              <w:rPr>
                <w:rFonts w:asciiTheme="minorBidi" w:hAnsiTheme="minorBidi" w:cstheme="minorBidi"/>
                <w:sz w:val="24"/>
                <w:szCs w:val="24"/>
              </w:rPr>
              <w:t xml:space="preserve"> (reference document): Документ, содержащий ссылки на другие документы</w:t>
            </w:r>
          </w:p>
        </w:tc>
      </w:tr>
      <w:tr w:rsidR="007B27A7" w:rsidRPr="00D53134" w14:paraId="08C1B9A4" w14:textId="77777777">
        <w:trPr>
          <w:trHeight w:val="50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26AA3AF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2.1.41</w:t>
            </w:r>
          </w:p>
        </w:tc>
        <w:tc>
          <w:tcPr>
            <w:tcW w:w="2430" w:type="dxa"/>
            <w:tcBorders>
              <w:top w:val="nil"/>
              <w:left w:val="nil"/>
              <w:bottom w:val="single" w:sz="8" w:space="0" w:color="000000"/>
              <w:right w:val="nil"/>
            </w:tcBorders>
            <w:shd w:val="clear" w:color="auto" w:fill="auto"/>
            <w:tcMar>
              <w:top w:w="100" w:type="dxa"/>
              <w:left w:w="100" w:type="dxa"/>
              <w:bottom w:w="100" w:type="dxa"/>
              <w:right w:w="100" w:type="dxa"/>
            </w:tcMar>
          </w:tcPr>
          <w:p w14:paraId="6BA4D21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230" w:type="dxa"/>
            <w:tcBorders>
              <w:top w:val="nil"/>
              <w:left w:val="nil"/>
              <w:bottom w:val="single" w:sz="8" w:space="0" w:color="000000"/>
              <w:right w:val="nil"/>
            </w:tcBorders>
            <w:shd w:val="clear" w:color="auto" w:fill="auto"/>
            <w:tcMar>
              <w:top w:w="100" w:type="dxa"/>
              <w:left w:w="100" w:type="dxa"/>
              <w:bottom w:w="100" w:type="dxa"/>
              <w:right w:w="100" w:type="dxa"/>
            </w:tcMar>
          </w:tcPr>
          <w:p w14:paraId="2D1DD88A"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055" w:type="dxa"/>
            <w:tcBorders>
              <w:top w:val="nil"/>
              <w:left w:val="nil"/>
              <w:bottom w:val="single" w:sz="8" w:space="0" w:color="000000"/>
              <w:right w:val="nil"/>
            </w:tcBorders>
            <w:shd w:val="clear" w:color="auto" w:fill="auto"/>
            <w:tcMar>
              <w:top w:w="100" w:type="dxa"/>
              <w:left w:w="100" w:type="dxa"/>
              <w:bottom w:w="100" w:type="dxa"/>
              <w:right w:w="100" w:type="dxa"/>
            </w:tcMar>
          </w:tcPr>
          <w:p w14:paraId="6D08E18C"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1434E82C" w14:textId="77777777">
        <w:trPr>
          <w:trHeight w:val="88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FB6CC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спецификация</w:t>
            </w:r>
            <w:r w:rsidRPr="00D53134">
              <w:rPr>
                <w:rFonts w:asciiTheme="minorBidi" w:hAnsiTheme="minorBidi" w:cstheme="minorBidi"/>
                <w:sz w:val="24"/>
                <w:szCs w:val="24"/>
              </w:rPr>
              <w:t xml:space="preserve"> (specification): Документ, устанавливающий требования.</w:t>
            </w:r>
          </w:p>
          <w:p w14:paraId="6A88912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3.8.7]</w:t>
            </w:r>
          </w:p>
        </w:tc>
      </w:tr>
      <w:tr w:rsidR="007B27A7" w:rsidRPr="00D53134" w14:paraId="505BE03E" w14:textId="77777777">
        <w:trPr>
          <w:trHeight w:val="42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4CBBAE82"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lastRenderedPageBreak/>
              <w:t>2.1.42</w:t>
            </w:r>
          </w:p>
        </w:tc>
        <w:tc>
          <w:tcPr>
            <w:tcW w:w="2430" w:type="dxa"/>
            <w:tcBorders>
              <w:top w:val="nil"/>
              <w:left w:val="nil"/>
              <w:bottom w:val="single" w:sz="8" w:space="0" w:color="000000"/>
              <w:right w:val="nil"/>
            </w:tcBorders>
            <w:shd w:val="clear" w:color="auto" w:fill="auto"/>
            <w:tcMar>
              <w:top w:w="100" w:type="dxa"/>
              <w:left w:w="100" w:type="dxa"/>
              <w:bottom w:w="100" w:type="dxa"/>
              <w:right w:w="100" w:type="dxa"/>
            </w:tcMar>
          </w:tcPr>
          <w:p w14:paraId="572298DA"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230" w:type="dxa"/>
            <w:tcBorders>
              <w:top w:val="nil"/>
              <w:left w:val="nil"/>
              <w:bottom w:val="single" w:sz="8" w:space="0" w:color="000000"/>
              <w:right w:val="nil"/>
            </w:tcBorders>
            <w:shd w:val="clear" w:color="auto" w:fill="auto"/>
            <w:tcMar>
              <w:top w:w="100" w:type="dxa"/>
              <w:left w:w="100" w:type="dxa"/>
              <w:bottom w:w="100" w:type="dxa"/>
              <w:right w:w="100" w:type="dxa"/>
            </w:tcMar>
          </w:tcPr>
          <w:p w14:paraId="654EC50D"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055" w:type="dxa"/>
            <w:tcBorders>
              <w:top w:val="nil"/>
              <w:left w:val="nil"/>
              <w:bottom w:val="single" w:sz="8" w:space="0" w:color="000000"/>
              <w:right w:val="nil"/>
            </w:tcBorders>
            <w:shd w:val="clear" w:color="auto" w:fill="auto"/>
            <w:tcMar>
              <w:top w:w="100" w:type="dxa"/>
              <w:left w:w="100" w:type="dxa"/>
              <w:bottom w:w="100" w:type="dxa"/>
              <w:right w:w="100" w:type="dxa"/>
            </w:tcMar>
          </w:tcPr>
          <w:p w14:paraId="19EA661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01EF897B" w14:textId="77777777">
        <w:trPr>
          <w:trHeight w:val="1100"/>
        </w:trPr>
        <w:tc>
          <w:tcPr>
            <w:tcW w:w="984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6FB67A7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запись</w:t>
            </w:r>
            <w:r w:rsidRPr="00D53134">
              <w:rPr>
                <w:rFonts w:asciiTheme="minorBidi" w:hAnsiTheme="minorBidi" w:cstheme="minorBidi"/>
                <w:sz w:val="24"/>
                <w:szCs w:val="24"/>
              </w:rPr>
              <w:t xml:space="preserve"> (record): Документ, содержащий достигнутые результаты или свидетельства осуществленной деятельности с указанием версии.</w:t>
            </w:r>
          </w:p>
          <w:p w14:paraId="4685468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3.8.10]</w:t>
            </w:r>
          </w:p>
        </w:tc>
      </w:tr>
      <w:tr w:rsidR="007B27A7" w:rsidRPr="00D53134" w14:paraId="275590B4" w14:textId="77777777">
        <w:trPr>
          <w:trHeight w:val="104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79DE6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Записи могут использоваться, например, для оформления прослеживаемости и представления свидетельств проведения верификации, предупреждающих действий и корректирующих действий. Записи, как правило, не требуют управления изменениями.</w:t>
            </w:r>
          </w:p>
        </w:tc>
      </w:tr>
      <w:tr w:rsidR="007B27A7" w:rsidRPr="00D53134" w14:paraId="5A8397F9" w14:textId="77777777">
        <w:trPr>
          <w:trHeight w:val="42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189D02D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2.1.43</w:t>
            </w:r>
          </w:p>
        </w:tc>
      </w:tr>
      <w:tr w:rsidR="007B27A7" w:rsidRPr="00D53134" w14:paraId="4F3F5F76"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6A146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конфигурация</w:t>
            </w:r>
            <w:r w:rsidRPr="00D53134">
              <w:rPr>
                <w:rFonts w:asciiTheme="minorBidi" w:hAnsiTheme="minorBidi" w:cstheme="minorBidi"/>
                <w:sz w:val="24"/>
                <w:szCs w:val="24"/>
              </w:rPr>
              <w:t xml:space="preserve"> (configuration): Взаимосвязанные функциональные и физические характеристики продукции или услуги, установленные в информации о конфигурации продукции.</w:t>
            </w:r>
          </w:p>
          <w:p w14:paraId="519EAC28"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3.10.6]</w:t>
            </w:r>
          </w:p>
        </w:tc>
      </w:tr>
      <w:tr w:rsidR="007B27A7" w:rsidRPr="00D53134" w14:paraId="5E6E2648" w14:textId="77777777">
        <w:trPr>
          <w:trHeight w:val="50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4D3DFF0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2.1.44</w:t>
            </w:r>
          </w:p>
        </w:tc>
      </w:tr>
      <w:tr w:rsidR="007B27A7" w:rsidRPr="00D53134" w14:paraId="0FA3831C"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BF777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 xml:space="preserve">определение </w:t>
            </w:r>
            <w:r w:rsidRPr="00D53134">
              <w:rPr>
                <w:rFonts w:asciiTheme="minorBidi" w:hAnsiTheme="minorBidi" w:cstheme="minorBidi"/>
                <w:sz w:val="24"/>
                <w:szCs w:val="24"/>
              </w:rPr>
              <w:t>(determination): Действия по установлению одной или более характеристик и величин этих характеристик.</w:t>
            </w:r>
          </w:p>
          <w:p w14:paraId="4656EBD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3.11.1]</w:t>
            </w:r>
          </w:p>
        </w:tc>
      </w:tr>
      <w:tr w:rsidR="007B27A7" w:rsidRPr="00D53134" w14:paraId="25CA87B6" w14:textId="77777777">
        <w:trPr>
          <w:trHeight w:val="54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0EE98C6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2.1.45</w:t>
            </w:r>
          </w:p>
        </w:tc>
        <w:tc>
          <w:tcPr>
            <w:tcW w:w="2430" w:type="dxa"/>
            <w:tcBorders>
              <w:top w:val="nil"/>
              <w:left w:val="nil"/>
              <w:bottom w:val="single" w:sz="8" w:space="0" w:color="000000"/>
              <w:right w:val="nil"/>
            </w:tcBorders>
            <w:shd w:val="clear" w:color="auto" w:fill="auto"/>
            <w:tcMar>
              <w:top w:w="100" w:type="dxa"/>
              <w:left w:w="100" w:type="dxa"/>
              <w:bottom w:w="100" w:type="dxa"/>
              <w:right w:w="100" w:type="dxa"/>
            </w:tcMar>
          </w:tcPr>
          <w:p w14:paraId="30BB62D2"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230" w:type="dxa"/>
            <w:tcBorders>
              <w:top w:val="nil"/>
              <w:left w:val="nil"/>
              <w:bottom w:val="single" w:sz="8" w:space="0" w:color="000000"/>
              <w:right w:val="nil"/>
            </w:tcBorders>
            <w:shd w:val="clear" w:color="auto" w:fill="auto"/>
            <w:tcMar>
              <w:top w:w="100" w:type="dxa"/>
              <w:left w:w="100" w:type="dxa"/>
              <w:bottom w:w="100" w:type="dxa"/>
              <w:right w:w="100" w:type="dxa"/>
            </w:tcMar>
          </w:tcPr>
          <w:p w14:paraId="1FCAD640"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055" w:type="dxa"/>
            <w:tcBorders>
              <w:top w:val="nil"/>
              <w:left w:val="nil"/>
              <w:bottom w:val="single" w:sz="8" w:space="0" w:color="000000"/>
              <w:right w:val="nil"/>
            </w:tcBorders>
            <w:shd w:val="clear" w:color="auto" w:fill="auto"/>
            <w:tcMar>
              <w:top w:w="100" w:type="dxa"/>
              <w:left w:w="100" w:type="dxa"/>
              <w:bottom w:w="100" w:type="dxa"/>
              <w:right w:w="100" w:type="dxa"/>
            </w:tcMar>
          </w:tcPr>
          <w:p w14:paraId="438A256C"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1C6A7AE1"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C5250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анализ</w:t>
            </w:r>
            <w:r w:rsidRPr="00D53134">
              <w:rPr>
                <w:rFonts w:asciiTheme="minorBidi" w:hAnsiTheme="minorBidi" w:cstheme="minorBidi"/>
                <w:sz w:val="24"/>
                <w:szCs w:val="24"/>
              </w:rPr>
              <w:t xml:space="preserve"> (review): Определение пригодности, адекватности или результативности объекта-системы для достижения установленных целей.</w:t>
            </w:r>
          </w:p>
          <w:p w14:paraId="572AB4E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3.11.2]</w:t>
            </w:r>
          </w:p>
        </w:tc>
      </w:tr>
      <w:tr w:rsidR="007B27A7" w:rsidRPr="00D53134" w14:paraId="1907F1BB" w14:textId="77777777">
        <w:trPr>
          <w:trHeight w:val="48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3BF8BA5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2.1.46</w:t>
            </w:r>
          </w:p>
        </w:tc>
        <w:tc>
          <w:tcPr>
            <w:tcW w:w="2430" w:type="dxa"/>
            <w:tcBorders>
              <w:top w:val="nil"/>
              <w:left w:val="nil"/>
              <w:bottom w:val="single" w:sz="8" w:space="0" w:color="000000"/>
              <w:right w:val="nil"/>
            </w:tcBorders>
            <w:shd w:val="clear" w:color="auto" w:fill="auto"/>
            <w:tcMar>
              <w:top w:w="100" w:type="dxa"/>
              <w:left w:w="100" w:type="dxa"/>
              <w:bottom w:w="100" w:type="dxa"/>
              <w:right w:w="100" w:type="dxa"/>
            </w:tcMar>
          </w:tcPr>
          <w:p w14:paraId="50127D91"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230" w:type="dxa"/>
            <w:tcBorders>
              <w:top w:val="nil"/>
              <w:left w:val="nil"/>
              <w:bottom w:val="single" w:sz="8" w:space="0" w:color="000000"/>
              <w:right w:val="nil"/>
            </w:tcBorders>
            <w:shd w:val="clear" w:color="auto" w:fill="auto"/>
            <w:tcMar>
              <w:top w:w="100" w:type="dxa"/>
              <w:left w:w="100" w:type="dxa"/>
              <w:bottom w:w="100" w:type="dxa"/>
              <w:right w:w="100" w:type="dxa"/>
            </w:tcMar>
          </w:tcPr>
          <w:p w14:paraId="70680036"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055" w:type="dxa"/>
            <w:tcBorders>
              <w:top w:val="nil"/>
              <w:left w:val="nil"/>
              <w:bottom w:val="single" w:sz="8" w:space="0" w:color="000000"/>
              <w:right w:val="nil"/>
            </w:tcBorders>
            <w:shd w:val="clear" w:color="auto" w:fill="auto"/>
            <w:tcMar>
              <w:top w:w="100" w:type="dxa"/>
              <w:left w:w="100" w:type="dxa"/>
              <w:bottom w:w="100" w:type="dxa"/>
              <w:right w:w="100" w:type="dxa"/>
            </w:tcMar>
          </w:tcPr>
          <w:p w14:paraId="60DCFDF8"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5480A13F" w14:textId="77777777">
        <w:trPr>
          <w:trHeight w:val="132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D1563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информация о конфигурации объекта</w:t>
            </w:r>
            <w:r w:rsidRPr="00D53134">
              <w:rPr>
                <w:rFonts w:asciiTheme="minorBidi" w:hAnsiTheme="minorBidi" w:cstheme="minorBidi"/>
                <w:sz w:val="24"/>
                <w:szCs w:val="24"/>
              </w:rPr>
              <w:t xml:space="preserve"> (object configuration information): Совокупность требований, документов и данных по проектированию, производству, верификации, валидации, функционированию и обслуживанию и/или другая информация об объекте</w:t>
            </w:r>
          </w:p>
          <w:p w14:paraId="59E58087"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3.6.8]</w:t>
            </w:r>
          </w:p>
        </w:tc>
      </w:tr>
      <w:tr w:rsidR="007B27A7" w:rsidRPr="00D53134" w14:paraId="4340E1CB" w14:textId="77777777">
        <w:trPr>
          <w:trHeight w:val="44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65B6BE6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2.1.47</w:t>
            </w:r>
          </w:p>
        </w:tc>
        <w:tc>
          <w:tcPr>
            <w:tcW w:w="2430" w:type="dxa"/>
            <w:tcBorders>
              <w:top w:val="nil"/>
              <w:left w:val="nil"/>
              <w:bottom w:val="single" w:sz="8" w:space="0" w:color="000000"/>
              <w:right w:val="nil"/>
            </w:tcBorders>
            <w:shd w:val="clear" w:color="auto" w:fill="auto"/>
            <w:tcMar>
              <w:top w:w="100" w:type="dxa"/>
              <w:left w:w="100" w:type="dxa"/>
              <w:bottom w:w="100" w:type="dxa"/>
              <w:right w:w="100" w:type="dxa"/>
            </w:tcMar>
          </w:tcPr>
          <w:p w14:paraId="2EB48C48"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230" w:type="dxa"/>
            <w:tcBorders>
              <w:top w:val="nil"/>
              <w:left w:val="nil"/>
              <w:bottom w:val="single" w:sz="8" w:space="0" w:color="000000"/>
              <w:right w:val="nil"/>
            </w:tcBorders>
            <w:shd w:val="clear" w:color="auto" w:fill="auto"/>
            <w:tcMar>
              <w:top w:w="100" w:type="dxa"/>
              <w:left w:w="100" w:type="dxa"/>
              <w:bottom w:w="100" w:type="dxa"/>
              <w:right w:w="100" w:type="dxa"/>
            </w:tcMar>
          </w:tcPr>
          <w:p w14:paraId="5F766578"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055" w:type="dxa"/>
            <w:tcBorders>
              <w:top w:val="nil"/>
              <w:left w:val="nil"/>
              <w:bottom w:val="single" w:sz="8" w:space="0" w:color="000000"/>
              <w:right w:val="nil"/>
            </w:tcBorders>
            <w:shd w:val="clear" w:color="auto" w:fill="auto"/>
            <w:tcMar>
              <w:top w:w="100" w:type="dxa"/>
              <w:left w:w="100" w:type="dxa"/>
              <w:bottom w:w="100" w:type="dxa"/>
              <w:right w:w="100" w:type="dxa"/>
            </w:tcMar>
          </w:tcPr>
          <w:p w14:paraId="5C1F9917"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64F93332" w14:textId="77777777">
        <w:trPr>
          <w:trHeight w:val="880"/>
        </w:trPr>
        <w:tc>
          <w:tcPr>
            <w:tcW w:w="984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2B230BC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версия</w:t>
            </w:r>
            <w:r w:rsidRPr="00D53134">
              <w:rPr>
                <w:rFonts w:asciiTheme="minorBidi" w:hAnsiTheme="minorBidi" w:cstheme="minorBidi"/>
                <w:sz w:val="24"/>
                <w:szCs w:val="24"/>
              </w:rPr>
              <w:t xml:space="preserve"> (version): Идентифицированный экземпляр информации.</w:t>
            </w:r>
          </w:p>
          <w:p w14:paraId="7A88964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w:t>
            </w:r>
          </w:p>
        </w:tc>
      </w:tr>
      <w:tr w:rsidR="007B27A7" w:rsidRPr="00D53134" w14:paraId="23C1A75E" w14:textId="77777777">
        <w:trPr>
          <w:trHeight w:val="104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2E017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П р и м е ч а н и е — Модификация какой-либо версии программного продукта, воплощенная </w:t>
            </w:r>
            <w:proofErr w:type="gramStart"/>
            <w:r w:rsidRPr="00D53134">
              <w:rPr>
                <w:rFonts w:asciiTheme="minorBidi" w:hAnsiTheme="minorBidi" w:cstheme="minorBidi"/>
                <w:sz w:val="24"/>
                <w:szCs w:val="24"/>
              </w:rPr>
              <w:t>в новой версии</w:t>
            </w:r>
            <w:proofErr w:type="gramEnd"/>
            <w:r w:rsidRPr="00D53134">
              <w:rPr>
                <w:rFonts w:asciiTheme="minorBidi" w:hAnsiTheme="minorBidi" w:cstheme="minorBidi"/>
                <w:sz w:val="24"/>
                <w:szCs w:val="24"/>
              </w:rPr>
              <w:t xml:space="preserve"> требует действий менеджмента конфигураций.</w:t>
            </w:r>
          </w:p>
          <w:p w14:paraId="4AFB3F8B"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1323C341" w14:textId="77777777">
        <w:trPr>
          <w:trHeight w:val="46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573E7BE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2.1.48</w:t>
            </w:r>
          </w:p>
        </w:tc>
      </w:tr>
      <w:tr w:rsidR="007B27A7" w:rsidRPr="00D53134" w14:paraId="354CE665" w14:textId="77777777">
        <w:trPr>
          <w:trHeight w:val="700"/>
        </w:trPr>
        <w:tc>
          <w:tcPr>
            <w:tcW w:w="984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5E065DE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верификация</w:t>
            </w:r>
            <w:r w:rsidRPr="00D53134">
              <w:rPr>
                <w:rFonts w:asciiTheme="minorBidi" w:hAnsiTheme="minorBidi" w:cstheme="minorBidi"/>
                <w:sz w:val="24"/>
                <w:szCs w:val="24"/>
              </w:rPr>
              <w:t xml:space="preserve"> (verification): Подтверждение, на основе представления объективных свидетельств, того, что заданные требования полностью выполнены. [ГОСТ Р ИСО/МЭК 12207:2010, статья 4.55]</w:t>
            </w:r>
          </w:p>
        </w:tc>
      </w:tr>
      <w:tr w:rsidR="007B27A7" w:rsidRPr="00D53134" w14:paraId="5352C70E" w14:textId="77777777">
        <w:trPr>
          <w:trHeight w:val="104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2F801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Примечание - Верификация в контексте жизненного цикла представляет собой совокупность действий по сравнению полученного результата жизненного цикла с требуемыми характеристиками для этого результата. Результатами жизненного цикла могут являться (но не ограничиваться ими): заданные требования, описание проекта и непосредственно система.</w:t>
            </w:r>
          </w:p>
        </w:tc>
      </w:tr>
      <w:tr w:rsidR="007B27A7" w:rsidRPr="00D53134" w14:paraId="28FDA413" w14:textId="77777777">
        <w:trPr>
          <w:trHeight w:val="42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29AB3AD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2.1.49</w:t>
            </w:r>
          </w:p>
        </w:tc>
      </w:tr>
      <w:tr w:rsidR="007B27A7" w:rsidRPr="00D53134" w14:paraId="6769BA0E" w14:textId="77777777">
        <w:trPr>
          <w:trHeight w:val="1160"/>
        </w:trPr>
        <w:tc>
          <w:tcPr>
            <w:tcW w:w="984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258C2F7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валидация</w:t>
            </w:r>
            <w:r w:rsidRPr="00D53134">
              <w:rPr>
                <w:rFonts w:asciiTheme="minorBidi" w:hAnsiTheme="minorBidi" w:cstheme="minorBidi"/>
                <w:sz w:val="24"/>
                <w:szCs w:val="24"/>
              </w:rPr>
              <w:t xml:space="preserve"> (validation): Подтверждение на основе представления объективных свидетельств) того, что заданные требования, предназначенные для конкретного использования или применения, выполнены.</w:t>
            </w:r>
          </w:p>
          <w:p w14:paraId="0E04C0E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ИСО/МЭК 12207:2010 2, статья 4.54]</w:t>
            </w:r>
          </w:p>
        </w:tc>
      </w:tr>
      <w:tr w:rsidR="007B27A7" w:rsidRPr="00D53134" w14:paraId="31AADE0F" w14:textId="77777777">
        <w:trPr>
          <w:trHeight w:val="86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139E4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Валидация в контексте жизненного цикла представляет собой совокупность действий, гарантирующих и обеспечивающих уверенность в том, что система способна реализовать сове предназначение, текущие и перспективные цели.</w:t>
            </w:r>
          </w:p>
        </w:tc>
      </w:tr>
      <w:tr w:rsidR="007B27A7" w:rsidRPr="00D53134" w14:paraId="7280E0C3" w14:textId="77777777">
        <w:trPr>
          <w:trHeight w:val="46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0315B30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2.1.50</w:t>
            </w:r>
          </w:p>
        </w:tc>
      </w:tr>
      <w:tr w:rsidR="007B27A7" w:rsidRPr="00D53134" w14:paraId="27B4BFE5" w14:textId="77777777">
        <w:trPr>
          <w:trHeight w:val="132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3B89E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статус версии</w:t>
            </w:r>
            <w:r w:rsidRPr="00D53134">
              <w:rPr>
                <w:rFonts w:asciiTheme="minorBidi" w:hAnsiTheme="minorBidi" w:cstheme="minorBidi"/>
                <w:sz w:val="24"/>
                <w:szCs w:val="24"/>
              </w:rPr>
              <w:t xml:space="preserve"> (status of version): Признак, присваиваемый документу (версии документа) в автоматизированной системе управления документами, и определяющий готовность документа (версии документа) и/или возможность дальнейшего использования документа по назначению.</w:t>
            </w:r>
          </w:p>
          <w:p w14:paraId="68267DC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2.051:2013, статья 3.1.7]</w:t>
            </w:r>
          </w:p>
        </w:tc>
      </w:tr>
    </w:tbl>
    <w:p w14:paraId="5C32844A" w14:textId="77777777" w:rsidR="007B27A7" w:rsidRPr="00D53134" w:rsidRDefault="007B27A7" w:rsidP="00D53134">
      <w:pPr>
        <w:jc w:val="both"/>
        <w:rPr>
          <w:rFonts w:asciiTheme="minorBidi" w:hAnsiTheme="minorBidi" w:cstheme="minorBidi"/>
          <w:sz w:val="24"/>
          <w:szCs w:val="24"/>
        </w:rPr>
      </w:pPr>
    </w:p>
    <w:p w14:paraId="1909EB65" w14:textId="77777777" w:rsidR="007B27A7" w:rsidRPr="00D53134" w:rsidRDefault="00FF04AB" w:rsidP="00D53134">
      <w:pPr>
        <w:jc w:val="both"/>
        <w:rPr>
          <w:rFonts w:asciiTheme="minorBidi" w:hAnsiTheme="minorBidi" w:cstheme="minorBidi"/>
          <w:b/>
          <w:sz w:val="24"/>
          <w:szCs w:val="24"/>
        </w:rPr>
      </w:pPr>
      <w:r w:rsidRPr="00D53134">
        <w:rPr>
          <w:rFonts w:asciiTheme="minorBidi" w:hAnsiTheme="minorBidi" w:cstheme="minorBidi"/>
          <w:b/>
          <w:sz w:val="24"/>
          <w:szCs w:val="24"/>
        </w:rPr>
        <w:t>2.2 Определение систем и связанных с ними понятий</w:t>
      </w:r>
    </w:p>
    <w:p w14:paraId="2C98335F" w14:textId="77777777" w:rsidR="007B27A7" w:rsidRPr="00D53134" w:rsidRDefault="00FF04AB" w:rsidP="00D53134">
      <w:pPr>
        <w:ind w:left="140" w:firstLine="880"/>
        <w:jc w:val="both"/>
        <w:rPr>
          <w:rFonts w:asciiTheme="minorBidi" w:hAnsiTheme="minorBidi" w:cstheme="minorBidi"/>
          <w:sz w:val="24"/>
          <w:szCs w:val="24"/>
        </w:rPr>
      </w:pPr>
      <w:r w:rsidRPr="00D53134">
        <w:rPr>
          <w:rFonts w:asciiTheme="minorBidi" w:hAnsiTheme="minorBidi" w:cstheme="minorBidi"/>
          <w:sz w:val="24"/>
          <w:szCs w:val="24"/>
        </w:rPr>
        <w:t xml:space="preserve"> </w:t>
      </w:r>
    </w:p>
    <w:tbl>
      <w:tblPr>
        <w:tblStyle w:val="af7"/>
        <w:tblW w:w="98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35"/>
        <w:gridCol w:w="2355"/>
        <w:gridCol w:w="4260"/>
        <w:gridCol w:w="2190"/>
      </w:tblGrid>
      <w:tr w:rsidR="007B27A7" w:rsidRPr="00D53134" w14:paraId="31F47C0F" w14:textId="77777777">
        <w:trPr>
          <w:trHeight w:val="440"/>
        </w:trPr>
        <w:tc>
          <w:tcPr>
            <w:tcW w:w="1035" w:type="dxa"/>
            <w:tcBorders>
              <w:top w:val="nil"/>
              <w:left w:val="nil"/>
              <w:bottom w:val="single" w:sz="8" w:space="0" w:color="000000"/>
              <w:right w:val="nil"/>
            </w:tcBorders>
            <w:shd w:val="clear" w:color="auto" w:fill="auto"/>
            <w:tcMar>
              <w:top w:w="100" w:type="dxa"/>
              <w:left w:w="100" w:type="dxa"/>
              <w:bottom w:w="100" w:type="dxa"/>
              <w:right w:w="100" w:type="dxa"/>
            </w:tcMar>
          </w:tcPr>
          <w:p w14:paraId="65F7876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2.2.1</w:t>
            </w:r>
          </w:p>
        </w:tc>
        <w:tc>
          <w:tcPr>
            <w:tcW w:w="2355" w:type="dxa"/>
            <w:tcBorders>
              <w:top w:val="nil"/>
              <w:left w:val="nil"/>
              <w:bottom w:val="single" w:sz="8" w:space="0" w:color="000000"/>
              <w:right w:val="nil"/>
            </w:tcBorders>
            <w:shd w:val="clear" w:color="auto" w:fill="auto"/>
            <w:tcMar>
              <w:top w:w="100" w:type="dxa"/>
              <w:left w:w="100" w:type="dxa"/>
              <w:bottom w:w="100" w:type="dxa"/>
              <w:right w:w="100" w:type="dxa"/>
            </w:tcMar>
          </w:tcPr>
          <w:p w14:paraId="64121D42"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260" w:type="dxa"/>
            <w:tcBorders>
              <w:top w:val="nil"/>
              <w:left w:val="nil"/>
              <w:bottom w:val="single" w:sz="8" w:space="0" w:color="000000"/>
              <w:right w:val="nil"/>
            </w:tcBorders>
            <w:shd w:val="clear" w:color="auto" w:fill="auto"/>
            <w:tcMar>
              <w:top w:w="100" w:type="dxa"/>
              <w:left w:w="100" w:type="dxa"/>
              <w:bottom w:w="100" w:type="dxa"/>
              <w:right w:w="100" w:type="dxa"/>
            </w:tcMar>
          </w:tcPr>
          <w:p w14:paraId="25F9589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190" w:type="dxa"/>
            <w:tcBorders>
              <w:top w:val="nil"/>
              <w:left w:val="nil"/>
              <w:bottom w:val="single" w:sz="8" w:space="0" w:color="000000"/>
              <w:right w:val="nil"/>
            </w:tcBorders>
            <w:shd w:val="clear" w:color="auto" w:fill="auto"/>
            <w:tcMar>
              <w:top w:w="100" w:type="dxa"/>
              <w:left w:w="100" w:type="dxa"/>
              <w:bottom w:w="100" w:type="dxa"/>
              <w:right w:w="100" w:type="dxa"/>
            </w:tcMar>
          </w:tcPr>
          <w:p w14:paraId="69C7D2F2"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4EDDF152" w14:textId="77777777">
        <w:trPr>
          <w:trHeight w:val="176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4825B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системный подход</w:t>
            </w:r>
            <w:r w:rsidRPr="00D53134">
              <w:rPr>
                <w:rFonts w:asciiTheme="minorBidi" w:hAnsiTheme="minorBidi" w:cstheme="minorBidi"/>
                <w:sz w:val="24"/>
                <w:szCs w:val="24"/>
              </w:rPr>
              <w:t xml:space="preserve"> (systems thinking): Методология научного познания объекта, рассматривающая его в виде модели, путем вычленения информации из физической реальности с той или иной степенью приближения, по выбору исследователя, и формирующая относительно самодостаточное описание целостного комплекса взаимосвязанных элементов; совокупности взаимодействующих объектов; совокупности сущностей и отношений.</w:t>
            </w:r>
          </w:p>
          <w:p w14:paraId="69DC98C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[3]</w:t>
            </w:r>
          </w:p>
        </w:tc>
      </w:tr>
      <w:tr w:rsidR="007B27A7" w:rsidRPr="00D53134" w14:paraId="43409253" w14:textId="77777777">
        <w:trPr>
          <w:trHeight w:val="4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337FA74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1E194D67" w14:textId="77777777">
        <w:trPr>
          <w:trHeight w:val="110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1F3A63F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2.2.2 </w:t>
            </w:r>
            <w:r w:rsidRPr="00D53134">
              <w:rPr>
                <w:rFonts w:asciiTheme="minorBidi" w:hAnsiTheme="minorBidi" w:cstheme="minorBidi"/>
                <w:b/>
                <w:sz w:val="24"/>
                <w:szCs w:val="24"/>
              </w:rPr>
              <w:t>система</w:t>
            </w:r>
            <w:r w:rsidRPr="00D53134">
              <w:rPr>
                <w:rFonts w:asciiTheme="minorBidi" w:hAnsiTheme="minorBidi" w:cstheme="minorBidi"/>
                <w:sz w:val="24"/>
                <w:szCs w:val="24"/>
              </w:rPr>
              <w:t xml:space="preserve"> (system): Множество объектов-систем, построенное по отношениям r множества отношений {R}, законам композиции z множества законов композиции {Z} из «первичных» элементов m множества {M}, выделенного по основаниям a множества оснований {A} из универсума U. При этом множества {Z}, {Z} и {R}, {Z} и {R} и {M} могут быть и пустыми.</w:t>
            </w:r>
          </w:p>
        </w:tc>
      </w:tr>
      <w:tr w:rsidR="007B27A7" w:rsidRPr="00D53134" w14:paraId="695144A9" w14:textId="77777777">
        <w:trPr>
          <w:trHeight w:val="10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4BBB200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В контексте интегрированного подхода множество элементов {M} является множеством свойств объекта. Множество оснований {A} является множеством параметров объекта.</w:t>
            </w:r>
          </w:p>
          <w:p w14:paraId="64C80AC0"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0FFD7CF4" w14:textId="77777777">
        <w:trPr>
          <w:trHeight w:val="12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DC3EA3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2.2.3 </w:t>
            </w:r>
            <w:r w:rsidRPr="00D53134">
              <w:rPr>
                <w:rFonts w:asciiTheme="minorBidi" w:hAnsiTheme="minorBidi" w:cstheme="minorBidi"/>
                <w:b/>
                <w:sz w:val="24"/>
                <w:szCs w:val="24"/>
              </w:rPr>
              <w:t>системная инженерия</w:t>
            </w:r>
            <w:r w:rsidRPr="00D53134">
              <w:rPr>
                <w:rFonts w:asciiTheme="minorBidi" w:hAnsiTheme="minorBidi" w:cstheme="minorBidi"/>
                <w:sz w:val="24"/>
                <w:szCs w:val="24"/>
              </w:rPr>
              <w:t xml:space="preserve"> (system engineering): Междисциплинарный подход к созданию успешных систем, определяющий̆ полный̆ набор технических и управленческих усилий, необходимых для преобразования совокупности потребностей клиента, ожиданий и ограничений в решения и для поддержки этих решений на протяжении их жизненного цикла.</w:t>
            </w:r>
          </w:p>
        </w:tc>
      </w:tr>
      <w:tr w:rsidR="007B27A7" w:rsidRPr="00D53134" w14:paraId="0336D9D9" w14:textId="77777777">
        <w:trPr>
          <w:trHeight w:val="16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0AAF540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2.2.4 </w:t>
            </w:r>
            <w:r w:rsidRPr="00D53134">
              <w:rPr>
                <w:rFonts w:asciiTheme="minorBidi" w:hAnsiTheme="minorBidi" w:cstheme="minorBidi"/>
                <w:b/>
                <w:sz w:val="24"/>
                <w:szCs w:val="24"/>
              </w:rPr>
              <w:t>подсистема</w:t>
            </w:r>
            <w:r w:rsidRPr="00D53134">
              <w:rPr>
                <w:rFonts w:asciiTheme="minorBidi" w:hAnsiTheme="minorBidi" w:cstheme="minorBidi"/>
                <w:sz w:val="24"/>
                <w:szCs w:val="24"/>
              </w:rPr>
              <w:t xml:space="preserve"> (subsystem): Часть системы, которая изучается самостоятельно и соответствует определению объекта-системы. Каждая подсистема является, в свою очередь, системой, которая может делиться на более частные подсистемы. Когда рассматривается одна подсистема, то другие подсистемы являются для нее средой (или внешней средой). Связи подсистемы со средой осуществляются через входы и выходы. Разделение систем на подсистемы (со­ответственно моделей на подмодели, автономные модели) осуществляться в соответствии с системным подходом.</w:t>
            </w:r>
          </w:p>
        </w:tc>
      </w:tr>
      <w:tr w:rsidR="007B27A7" w:rsidRPr="00D53134" w14:paraId="1E6B86BC" w14:textId="77777777">
        <w:trPr>
          <w:trHeight w:val="146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A501CB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2.2.5</w:t>
            </w:r>
            <w:r w:rsidRPr="00D53134">
              <w:rPr>
                <w:rFonts w:asciiTheme="minorBidi" w:hAnsiTheme="minorBidi" w:cstheme="minorBidi"/>
                <w:b/>
                <w:sz w:val="24"/>
                <w:szCs w:val="24"/>
              </w:rPr>
              <w:t xml:space="preserve"> элемент системы</w:t>
            </w:r>
            <w:r w:rsidRPr="00D53134">
              <w:rPr>
                <w:rFonts w:asciiTheme="minorBidi" w:hAnsiTheme="minorBidi" w:cstheme="minorBidi"/>
                <w:sz w:val="24"/>
                <w:szCs w:val="24"/>
              </w:rPr>
              <w:t xml:space="preserve"> (system element): Подсистема дальше неделимая при исследовании и рассматриваемая как единое целое в соответствии с уровнем проработки и точкой зрения</w:t>
            </w:r>
          </w:p>
        </w:tc>
      </w:tr>
    </w:tbl>
    <w:p w14:paraId="1E1C9F6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4B1B3836" w14:textId="77777777" w:rsidR="007B27A7" w:rsidRPr="00D53134" w:rsidRDefault="007B27A7" w:rsidP="00D53134">
      <w:pPr>
        <w:jc w:val="both"/>
        <w:rPr>
          <w:rFonts w:asciiTheme="minorBidi" w:hAnsiTheme="minorBidi" w:cstheme="minorBidi"/>
          <w:sz w:val="24"/>
          <w:szCs w:val="24"/>
        </w:rPr>
      </w:pPr>
    </w:p>
    <w:p w14:paraId="6E483FA3" w14:textId="77777777" w:rsidR="007B27A7" w:rsidRPr="00D53134" w:rsidRDefault="00FF04AB" w:rsidP="00D53134">
      <w:pPr>
        <w:ind w:left="140" w:firstLine="88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64BE501E" w14:textId="77777777" w:rsidR="007B27A7" w:rsidRPr="00D53134" w:rsidRDefault="00FF04AB" w:rsidP="00D53134">
      <w:pPr>
        <w:spacing w:before="200"/>
        <w:ind w:left="140" w:firstLine="860"/>
        <w:jc w:val="both"/>
        <w:rPr>
          <w:rFonts w:asciiTheme="minorBidi" w:hAnsiTheme="minorBidi" w:cstheme="minorBidi"/>
          <w:b/>
          <w:sz w:val="24"/>
          <w:szCs w:val="24"/>
        </w:rPr>
      </w:pPr>
      <w:r w:rsidRPr="00D53134">
        <w:rPr>
          <w:rFonts w:asciiTheme="minorBidi" w:hAnsiTheme="minorBidi" w:cstheme="minorBidi"/>
          <w:b/>
          <w:sz w:val="24"/>
          <w:szCs w:val="24"/>
        </w:rPr>
        <w:t>2.3 Жизненный цикл и связанные с ним понятия</w:t>
      </w:r>
    </w:p>
    <w:p w14:paraId="74146B22" w14:textId="77777777" w:rsidR="007B27A7" w:rsidRPr="00D53134" w:rsidRDefault="00FF04AB" w:rsidP="00D53134">
      <w:pPr>
        <w:ind w:left="140" w:firstLine="880"/>
        <w:jc w:val="both"/>
        <w:rPr>
          <w:rFonts w:asciiTheme="minorBidi" w:hAnsiTheme="minorBidi" w:cstheme="minorBidi"/>
          <w:sz w:val="24"/>
          <w:szCs w:val="24"/>
        </w:rPr>
      </w:pPr>
      <w:r w:rsidRPr="00D53134">
        <w:rPr>
          <w:rFonts w:asciiTheme="minorBidi" w:hAnsiTheme="minorBidi" w:cstheme="minorBidi"/>
          <w:sz w:val="24"/>
          <w:szCs w:val="24"/>
        </w:rPr>
        <w:t xml:space="preserve"> </w:t>
      </w:r>
    </w:p>
    <w:tbl>
      <w:tblPr>
        <w:tblStyle w:val="af8"/>
        <w:tblW w:w="98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20"/>
        <w:gridCol w:w="2625"/>
        <w:gridCol w:w="3960"/>
        <w:gridCol w:w="2235"/>
      </w:tblGrid>
      <w:tr w:rsidR="007B27A7" w:rsidRPr="00D53134" w14:paraId="1202B564" w14:textId="77777777">
        <w:trPr>
          <w:trHeight w:val="440"/>
        </w:trPr>
        <w:tc>
          <w:tcPr>
            <w:tcW w:w="1020" w:type="dxa"/>
            <w:tcBorders>
              <w:top w:val="nil"/>
              <w:left w:val="nil"/>
              <w:bottom w:val="single" w:sz="8" w:space="0" w:color="000000"/>
              <w:right w:val="nil"/>
            </w:tcBorders>
            <w:shd w:val="clear" w:color="auto" w:fill="auto"/>
            <w:tcMar>
              <w:top w:w="100" w:type="dxa"/>
              <w:left w:w="100" w:type="dxa"/>
              <w:bottom w:w="100" w:type="dxa"/>
              <w:right w:w="100" w:type="dxa"/>
            </w:tcMar>
          </w:tcPr>
          <w:p w14:paraId="4E5EE83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2.3.1</w:t>
            </w:r>
          </w:p>
        </w:tc>
        <w:tc>
          <w:tcPr>
            <w:tcW w:w="2625" w:type="dxa"/>
            <w:tcBorders>
              <w:top w:val="nil"/>
              <w:left w:val="nil"/>
              <w:bottom w:val="single" w:sz="8" w:space="0" w:color="000000"/>
              <w:right w:val="nil"/>
            </w:tcBorders>
            <w:shd w:val="clear" w:color="auto" w:fill="auto"/>
            <w:tcMar>
              <w:top w:w="100" w:type="dxa"/>
              <w:left w:w="100" w:type="dxa"/>
              <w:bottom w:w="100" w:type="dxa"/>
              <w:right w:w="100" w:type="dxa"/>
            </w:tcMar>
          </w:tcPr>
          <w:p w14:paraId="29FE8EEC"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3960" w:type="dxa"/>
            <w:tcBorders>
              <w:top w:val="nil"/>
              <w:left w:val="nil"/>
              <w:bottom w:val="single" w:sz="8" w:space="0" w:color="000000"/>
              <w:right w:val="nil"/>
            </w:tcBorders>
            <w:shd w:val="clear" w:color="auto" w:fill="auto"/>
            <w:tcMar>
              <w:top w:w="100" w:type="dxa"/>
              <w:left w:w="100" w:type="dxa"/>
              <w:bottom w:w="100" w:type="dxa"/>
              <w:right w:w="100" w:type="dxa"/>
            </w:tcMar>
          </w:tcPr>
          <w:p w14:paraId="25BDB586"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35" w:type="dxa"/>
            <w:tcBorders>
              <w:top w:val="nil"/>
              <w:left w:val="nil"/>
              <w:bottom w:val="single" w:sz="8" w:space="0" w:color="000000"/>
              <w:right w:val="nil"/>
            </w:tcBorders>
            <w:shd w:val="clear" w:color="auto" w:fill="auto"/>
            <w:tcMar>
              <w:top w:w="100" w:type="dxa"/>
              <w:left w:w="100" w:type="dxa"/>
              <w:bottom w:w="100" w:type="dxa"/>
              <w:right w:w="100" w:type="dxa"/>
            </w:tcMar>
          </w:tcPr>
          <w:p w14:paraId="79E99B96"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75BB5520" w14:textId="77777777">
        <w:trPr>
          <w:trHeight w:val="1100"/>
        </w:trPr>
        <w:tc>
          <w:tcPr>
            <w:tcW w:w="984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0CF5866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приобретающая сторона</w:t>
            </w:r>
            <w:r w:rsidRPr="00D53134">
              <w:rPr>
                <w:rFonts w:asciiTheme="minorBidi" w:hAnsiTheme="minorBidi" w:cstheme="minorBidi"/>
                <w:sz w:val="24"/>
                <w:szCs w:val="24"/>
              </w:rPr>
              <w:t xml:space="preserve"> (acquirer): Правообладатель, который приобретает или получает </w:t>
            </w:r>
            <w:proofErr w:type="gramStart"/>
            <w:r w:rsidRPr="00D53134">
              <w:rPr>
                <w:rFonts w:asciiTheme="minorBidi" w:hAnsiTheme="minorBidi" w:cstheme="minorBidi"/>
                <w:sz w:val="24"/>
                <w:szCs w:val="24"/>
              </w:rPr>
              <w:t>продукт</w:t>
            </w:r>
            <w:proofErr w:type="gramEnd"/>
            <w:r w:rsidRPr="00D53134">
              <w:rPr>
                <w:rFonts w:asciiTheme="minorBidi" w:hAnsiTheme="minorBidi" w:cstheme="minorBidi"/>
                <w:sz w:val="24"/>
                <w:szCs w:val="24"/>
              </w:rPr>
              <w:t xml:space="preserve"> или услугу от поставщика.</w:t>
            </w:r>
          </w:p>
          <w:p w14:paraId="42313B4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ИСО/МЭК 12207:2010, статья 4.1]</w:t>
            </w:r>
          </w:p>
        </w:tc>
      </w:tr>
      <w:tr w:rsidR="007B27A7" w:rsidRPr="00D53134" w14:paraId="3ACA9326" w14:textId="77777777">
        <w:trPr>
          <w:trHeight w:val="46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BD9A0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Приобретающей стороной может быть: покупатель, заказчик, владелец.</w:t>
            </w:r>
          </w:p>
        </w:tc>
      </w:tr>
      <w:tr w:rsidR="007B27A7" w:rsidRPr="00D53134" w14:paraId="6590C241" w14:textId="77777777">
        <w:trPr>
          <w:trHeight w:val="560"/>
        </w:trPr>
        <w:tc>
          <w:tcPr>
            <w:tcW w:w="1020" w:type="dxa"/>
            <w:tcBorders>
              <w:top w:val="nil"/>
              <w:left w:val="nil"/>
              <w:bottom w:val="single" w:sz="8" w:space="0" w:color="000000"/>
              <w:right w:val="nil"/>
            </w:tcBorders>
            <w:shd w:val="clear" w:color="auto" w:fill="auto"/>
            <w:tcMar>
              <w:top w:w="100" w:type="dxa"/>
              <w:left w:w="100" w:type="dxa"/>
              <w:bottom w:w="100" w:type="dxa"/>
              <w:right w:w="100" w:type="dxa"/>
            </w:tcMar>
          </w:tcPr>
          <w:p w14:paraId="087BF0C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2.3.2</w:t>
            </w:r>
          </w:p>
        </w:tc>
        <w:tc>
          <w:tcPr>
            <w:tcW w:w="2625" w:type="dxa"/>
            <w:tcBorders>
              <w:top w:val="nil"/>
              <w:left w:val="nil"/>
              <w:bottom w:val="single" w:sz="8" w:space="0" w:color="000000"/>
              <w:right w:val="nil"/>
            </w:tcBorders>
            <w:shd w:val="clear" w:color="auto" w:fill="auto"/>
            <w:tcMar>
              <w:top w:w="100" w:type="dxa"/>
              <w:left w:w="100" w:type="dxa"/>
              <w:bottom w:w="100" w:type="dxa"/>
              <w:right w:w="100" w:type="dxa"/>
            </w:tcMar>
          </w:tcPr>
          <w:p w14:paraId="15D098D9"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3960" w:type="dxa"/>
            <w:tcBorders>
              <w:top w:val="nil"/>
              <w:left w:val="nil"/>
              <w:bottom w:val="single" w:sz="8" w:space="0" w:color="000000"/>
              <w:right w:val="nil"/>
            </w:tcBorders>
            <w:shd w:val="clear" w:color="auto" w:fill="auto"/>
            <w:tcMar>
              <w:top w:w="100" w:type="dxa"/>
              <w:left w:w="100" w:type="dxa"/>
              <w:bottom w:w="100" w:type="dxa"/>
              <w:right w:w="100" w:type="dxa"/>
            </w:tcMar>
          </w:tcPr>
          <w:p w14:paraId="7E848A28"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35" w:type="dxa"/>
            <w:tcBorders>
              <w:top w:val="nil"/>
              <w:left w:val="nil"/>
              <w:bottom w:val="single" w:sz="8" w:space="0" w:color="000000"/>
              <w:right w:val="nil"/>
            </w:tcBorders>
            <w:shd w:val="clear" w:color="auto" w:fill="auto"/>
            <w:tcMar>
              <w:top w:w="100" w:type="dxa"/>
              <w:left w:w="100" w:type="dxa"/>
              <w:bottom w:w="100" w:type="dxa"/>
              <w:right w:w="100" w:type="dxa"/>
            </w:tcMar>
          </w:tcPr>
          <w:p w14:paraId="3DB50BC1"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A406D24" w14:textId="77777777">
        <w:trPr>
          <w:trHeight w:val="14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791AF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деятельность</w:t>
            </w:r>
            <w:r w:rsidRPr="00D53134">
              <w:rPr>
                <w:rFonts w:asciiTheme="minorBidi" w:hAnsiTheme="minorBidi" w:cstheme="minorBidi"/>
                <w:sz w:val="24"/>
                <w:szCs w:val="24"/>
              </w:rPr>
              <w:t xml:space="preserve"> (activity): Совокупность действий, в результате которых расходуются время и </w:t>
            </w:r>
            <w:proofErr w:type="gramStart"/>
            <w:r w:rsidRPr="00D53134">
              <w:rPr>
                <w:rFonts w:asciiTheme="minorBidi" w:hAnsiTheme="minorBidi" w:cstheme="minorBidi"/>
                <w:sz w:val="24"/>
                <w:szCs w:val="24"/>
              </w:rPr>
              <w:t>ресурсы</w:t>
            </w:r>
            <w:proofErr w:type="gramEnd"/>
            <w:r w:rsidRPr="00D53134">
              <w:rPr>
                <w:rFonts w:asciiTheme="minorBidi" w:hAnsiTheme="minorBidi" w:cstheme="minorBidi"/>
                <w:sz w:val="24"/>
                <w:szCs w:val="24"/>
              </w:rPr>
              <w:t xml:space="preserve"> и выполнение которых необходимо для достижения или содействия достижению одного или нескольких результатов.</w:t>
            </w:r>
          </w:p>
          <w:p w14:paraId="2A0C706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 ГОСТ Р ИСО/МЭК 12207:2010, статья 4.3]</w:t>
            </w:r>
          </w:p>
        </w:tc>
      </w:tr>
      <w:tr w:rsidR="007B27A7" w:rsidRPr="00D53134" w14:paraId="46C27C27" w14:textId="77777777">
        <w:trPr>
          <w:trHeight w:val="420"/>
        </w:trPr>
        <w:tc>
          <w:tcPr>
            <w:tcW w:w="9840"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54A7DC7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2.3.3</w:t>
            </w:r>
          </w:p>
        </w:tc>
      </w:tr>
      <w:tr w:rsidR="007B27A7" w:rsidRPr="00D53134" w14:paraId="546E7410"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21CEB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автоматизированная деятельность</w:t>
            </w:r>
            <w:r w:rsidRPr="00D53134">
              <w:rPr>
                <w:rFonts w:asciiTheme="minorBidi" w:hAnsiTheme="minorBidi" w:cstheme="minorBidi"/>
                <w:sz w:val="24"/>
                <w:szCs w:val="24"/>
              </w:rPr>
              <w:t xml:space="preserve"> (automated activity): Часть </w:t>
            </w:r>
            <w:proofErr w:type="gramStart"/>
            <w:r w:rsidRPr="00D53134">
              <w:rPr>
                <w:rFonts w:asciiTheme="minorBidi" w:hAnsiTheme="minorBidi" w:cstheme="minorBidi"/>
                <w:sz w:val="24"/>
                <w:szCs w:val="24"/>
              </w:rPr>
              <w:t>бизнес процесса</w:t>
            </w:r>
            <w:proofErr w:type="gramEnd"/>
            <w:r w:rsidRPr="00D53134">
              <w:rPr>
                <w:rFonts w:asciiTheme="minorBidi" w:hAnsiTheme="minorBidi" w:cstheme="minorBidi"/>
                <w:sz w:val="24"/>
                <w:szCs w:val="24"/>
              </w:rPr>
              <w:t>, последовательность операций которого может быть выполнена с помощью компьютера.</w:t>
            </w:r>
          </w:p>
          <w:p w14:paraId="6204278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[4]</w:t>
            </w:r>
          </w:p>
        </w:tc>
      </w:tr>
      <w:tr w:rsidR="007B27A7" w:rsidRPr="00D53134" w14:paraId="41FF036C" w14:textId="77777777">
        <w:trPr>
          <w:trHeight w:val="560"/>
        </w:trPr>
        <w:tc>
          <w:tcPr>
            <w:tcW w:w="1020" w:type="dxa"/>
            <w:tcBorders>
              <w:top w:val="nil"/>
              <w:left w:val="nil"/>
              <w:bottom w:val="single" w:sz="8" w:space="0" w:color="000000"/>
              <w:right w:val="nil"/>
            </w:tcBorders>
            <w:shd w:val="clear" w:color="auto" w:fill="auto"/>
            <w:tcMar>
              <w:top w:w="100" w:type="dxa"/>
              <w:left w:w="100" w:type="dxa"/>
              <w:bottom w:w="100" w:type="dxa"/>
              <w:right w:w="100" w:type="dxa"/>
            </w:tcMar>
          </w:tcPr>
          <w:p w14:paraId="2C675ED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2.3.4</w:t>
            </w:r>
          </w:p>
        </w:tc>
        <w:tc>
          <w:tcPr>
            <w:tcW w:w="2625" w:type="dxa"/>
            <w:tcBorders>
              <w:top w:val="nil"/>
              <w:left w:val="nil"/>
              <w:bottom w:val="single" w:sz="8" w:space="0" w:color="000000"/>
              <w:right w:val="nil"/>
            </w:tcBorders>
            <w:shd w:val="clear" w:color="auto" w:fill="auto"/>
            <w:tcMar>
              <w:top w:w="100" w:type="dxa"/>
              <w:left w:w="100" w:type="dxa"/>
              <w:bottom w:w="100" w:type="dxa"/>
              <w:right w:w="100" w:type="dxa"/>
            </w:tcMar>
          </w:tcPr>
          <w:p w14:paraId="14AED79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3960" w:type="dxa"/>
            <w:tcBorders>
              <w:top w:val="nil"/>
              <w:left w:val="nil"/>
              <w:bottom w:val="single" w:sz="8" w:space="0" w:color="000000"/>
              <w:right w:val="nil"/>
            </w:tcBorders>
            <w:shd w:val="clear" w:color="auto" w:fill="auto"/>
            <w:tcMar>
              <w:top w:w="100" w:type="dxa"/>
              <w:left w:w="100" w:type="dxa"/>
              <w:bottom w:w="100" w:type="dxa"/>
              <w:right w:w="100" w:type="dxa"/>
            </w:tcMar>
          </w:tcPr>
          <w:p w14:paraId="12929CF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35" w:type="dxa"/>
            <w:tcBorders>
              <w:top w:val="nil"/>
              <w:left w:val="nil"/>
              <w:bottom w:val="single" w:sz="8" w:space="0" w:color="000000"/>
              <w:right w:val="nil"/>
            </w:tcBorders>
            <w:shd w:val="clear" w:color="auto" w:fill="auto"/>
            <w:tcMar>
              <w:top w:w="100" w:type="dxa"/>
              <w:left w:w="100" w:type="dxa"/>
              <w:bottom w:w="100" w:type="dxa"/>
              <w:right w:w="100" w:type="dxa"/>
            </w:tcMar>
          </w:tcPr>
          <w:p w14:paraId="1D9D98E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4C0A81A" w14:textId="77777777">
        <w:trPr>
          <w:trHeight w:val="132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332098" w14:textId="77777777" w:rsidR="007B27A7" w:rsidRPr="00D53134" w:rsidRDefault="00FF04AB" w:rsidP="00D53134">
            <w:pPr>
              <w:jc w:val="both"/>
              <w:rPr>
                <w:rFonts w:asciiTheme="minorBidi" w:hAnsiTheme="minorBidi" w:cstheme="minorBidi"/>
                <w:color w:val="FF0000"/>
                <w:sz w:val="24"/>
                <w:szCs w:val="24"/>
              </w:rPr>
            </w:pPr>
            <w:r w:rsidRPr="00D53134">
              <w:rPr>
                <w:rFonts w:asciiTheme="minorBidi" w:hAnsiTheme="minorBidi" w:cstheme="minorBidi"/>
                <w:b/>
                <w:sz w:val="24"/>
                <w:szCs w:val="24"/>
              </w:rPr>
              <w:t>не автоматизированная деятельность</w:t>
            </w:r>
            <w:r w:rsidRPr="00D53134">
              <w:rPr>
                <w:rFonts w:asciiTheme="minorBidi" w:hAnsiTheme="minorBidi" w:cstheme="minorBidi"/>
                <w:sz w:val="24"/>
                <w:szCs w:val="24"/>
              </w:rPr>
              <w:t xml:space="preserve"> (manual activity): Часть </w:t>
            </w:r>
            <w:proofErr w:type="gramStart"/>
            <w:r w:rsidRPr="00D53134">
              <w:rPr>
                <w:rFonts w:asciiTheme="minorBidi" w:hAnsiTheme="minorBidi" w:cstheme="minorBidi"/>
                <w:sz w:val="24"/>
                <w:szCs w:val="24"/>
              </w:rPr>
              <w:t>бизнес процесса</w:t>
            </w:r>
            <w:proofErr w:type="gramEnd"/>
            <w:r w:rsidRPr="00D53134">
              <w:rPr>
                <w:rFonts w:asciiTheme="minorBidi" w:hAnsiTheme="minorBidi" w:cstheme="minorBidi"/>
                <w:sz w:val="24"/>
                <w:szCs w:val="24"/>
              </w:rPr>
              <w:t>, последовательность операций которого не может быть выполнена с помощью компьютера и не входит в зону ответственности автоматизированной систему управления</w:t>
            </w:r>
            <w:r w:rsidRPr="00D53134">
              <w:rPr>
                <w:rFonts w:asciiTheme="minorBidi" w:hAnsiTheme="minorBidi" w:cstheme="minorBidi"/>
                <w:color w:val="FF0000"/>
                <w:sz w:val="24"/>
                <w:szCs w:val="24"/>
              </w:rPr>
              <w:t>.</w:t>
            </w:r>
          </w:p>
          <w:p w14:paraId="177669A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[4]</w:t>
            </w:r>
          </w:p>
        </w:tc>
      </w:tr>
      <w:tr w:rsidR="007B27A7" w:rsidRPr="00D53134" w14:paraId="2A616927" w14:textId="77777777">
        <w:trPr>
          <w:trHeight w:val="460"/>
        </w:trPr>
        <w:tc>
          <w:tcPr>
            <w:tcW w:w="1020" w:type="dxa"/>
            <w:tcBorders>
              <w:top w:val="nil"/>
              <w:left w:val="nil"/>
              <w:bottom w:val="nil"/>
              <w:right w:val="nil"/>
            </w:tcBorders>
            <w:shd w:val="clear" w:color="auto" w:fill="auto"/>
            <w:tcMar>
              <w:top w:w="100" w:type="dxa"/>
              <w:left w:w="100" w:type="dxa"/>
              <w:bottom w:w="100" w:type="dxa"/>
              <w:right w:w="100" w:type="dxa"/>
            </w:tcMar>
          </w:tcPr>
          <w:p w14:paraId="5DFDC54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625" w:type="dxa"/>
            <w:tcBorders>
              <w:top w:val="nil"/>
              <w:left w:val="nil"/>
              <w:bottom w:val="nil"/>
              <w:right w:val="nil"/>
            </w:tcBorders>
            <w:shd w:val="clear" w:color="auto" w:fill="auto"/>
            <w:tcMar>
              <w:top w:w="100" w:type="dxa"/>
              <w:left w:w="100" w:type="dxa"/>
              <w:bottom w:w="100" w:type="dxa"/>
              <w:right w:w="100" w:type="dxa"/>
            </w:tcMar>
          </w:tcPr>
          <w:p w14:paraId="6B8570AE"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3960" w:type="dxa"/>
            <w:tcBorders>
              <w:top w:val="nil"/>
              <w:left w:val="nil"/>
              <w:bottom w:val="nil"/>
              <w:right w:val="nil"/>
            </w:tcBorders>
            <w:shd w:val="clear" w:color="auto" w:fill="auto"/>
            <w:tcMar>
              <w:top w:w="100" w:type="dxa"/>
              <w:left w:w="100" w:type="dxa"/>
              <w:bottom w:w="100" w:type="dxa"/>
              <w:right w:w="100" w:type="dxa"/>
            </w:tcMar>
          </w:tcPr>
          <w:p w14:paraId="7940BF24"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35" w:type="dxa"/>
            <w:tcBorders>
              <w:top w:val="nil"/>
              <w:left w:val="nil"/>
              <w:bottom w:val="nil"/>
              <w:right w:val="nil"/>
            </w:tcBorders>
            <w:shd w:val="clear" w:color="auto" w:fill="auto"/>
            <w:tcMar>
              <w:top w:w="100" w:type="dxa"/>
              <w:left w:w="100" w:type="dxa"/>
              <w:bottom w:w="100" w:type="dxa"/>
              <w:right w:w="100" w:type="dxa"/>
            </w:tcMar>
          </w:tcPr>
          <w:p w14:paraId="43F1B2B4"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A229480" w14:textId="77777777">
        <w:trPr>
          <w:trHeight w:val="7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760BB4C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2.3.5 </w:t>
            </w:r>
            <w:r w:rsidRPr="00D53134">
              <w:rPr>
                <w:rFonts w:asciiTheme="minorBidi" w:hAnsiTheme="minorBidi" w:cstheme="minorBidi"/>
                <w:b/>
                <w:sz w:val="24"/>
                <w:szCs w:val="24"/>
              </w:rPr>
              <w:t>жизненный цикл</w:t>
            </w:r>
            <w:r w:rsidRPr="00D53134">
              <w:rPr>
                <w:rFonts w:asciiTheme="minorBidi" w:hAnsiTheme="minorBidi" w:cstheme="minorBidi"/>
                <w:sz w:val="24"/>
                <w:szCs w:val="24"/>
              </w:rPr>
              <w:t xml:space="preserve"> (life cycle): Процесс развития объекта (системы) от зарождения идеи до вывода из эксплуатации. Жизненный цикл некоторых систем может иметь периодический характер.</w:t>
            </w:r>
          </w:p>
        </w:tc>
      </w:tr>
      <w:tr w:rsidR="007B27A7" w:rsidRPr="00D53134" w14:paraId="4FCFB1D8" w14:textId="77777777">
        <w:trPr>
          <w:trHeight w:val="90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5BA7CF7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В зависимости от точки зрения участник жизненного цикла объекта видит свое множество состояний, объединенных в стадии.</w:t>
            </w:r>
          </w:p>
        </w:tc>
      </w:tr>
      <w:tr w:rsidR="007B27A7" w:rsidRPr="00D53134" w14:paraId="425259D1" w14:textId="77777777">
        <w:trPr>
          <w:trHeight w:val="96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DE6979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2.3.6 </w:t>
            </w:r>
            <w:r w:rsidRPr="00D53134">
              <w:rPr>
                <w:rFonts w:asciiTheme="minorBidi" w:hAnsiTheme="minorBidi" w:cstheme="minorBidi"/>
                <w:b/>
                <w:sz w:val="24"/>
                <w:szCs w:val="24"/>
              </w:rPr>
              <w:t>накопление знаний</w:t>
            </w:r>
            <w:r w:rsidRPr="00D53134">
              <w:rPr>
                <w:rFonts w:asciiTheme="minorBidi" w:hAnsiTheme="minorBidi" w:cstheme="minorBidi"/>
                <w:sz w:val="24"/>
                <w:szCs w:val="24"/>
              </w:rPr>
              <w:t xml:space="preserve"> (accumulation of knowledge): Процесс, который может сопровождать любую стадию жизненного цикла, в рамках которого осуществляется </w:t>
            </w:r>
            <w:r w:rsidRPr="00D53134">
              <w:rPr>
                <w:rFonts w:asciiTheme="minorBidi" w:hAnsiTheme="minorBidi" w:cstheme="minorBidi"/>
                <w:sz w:val="24"/>
                <w:szCs w:val="24"/>
              </w:rPr>
              <w:lastRenderedPageBreak/>
              <w:t>менеджмент знаний и может происходить наполнение информационной модели объекта-системы.</w:t>
            </w:r>
          </w:p>
        </w:tc>
      </w:tr>
      <w:tr w:rsidR="007B27A7" w:rsidRPr="00D53134" w14:paraId="4CB2BF5C" w14:textId="77777777">
        <w:trPr>
          <w:trHeight w:val="10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C4C785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П р и м е ч а н и е - Например, когда прорабатывается идея накапливаются знания у изобретателя, но если проект не получил развития, то знания накопились только у изобретателя, так как жизненный цикл оказался коротким</w:t>
            </w:r>
          </w:p>
        </w:tc>
      </w:tr>
      <w:tr w:rsidR="007B27A7" w:rsidRPr="00D53134" w14:paraId="18738876" w14:textId="77777777">
        <w:trPr>
          <w:trHeight w:val="176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0064072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2.3.7</w:t>
            </w:r>
            <w:r w:rsidRPr="00D53134">
              <w:rPr>
                <w:rFonts w:asciiTheme="minorBidi" w:hAnsiTheme="minorBidi" w:cstheme="minorBidi"/>
                <w:b/>
                <w:sz w:val="24"/>
                <w:szCs w:val="24"/>
              </w:rPr>
              <w:t xml:space="preserve"> модель жизненного цикла</w:t>
            </w:r>
            <w:r w:rsidRPr="00D53134">
              <w:rPr>
                <w:rFonts w:asciiTheme="minorBidi" w:hAnsiTheme="minorBidi" w:cstheme="minorBidi"/>
                <w:sz w:val="24"/>
                <w:szCs w:val="24"/>
              </w:rPr>
              <w:t xml:space="preserve"> (life cycle model): Цифровое представление физических и функциональных характеристик объекта-системы при помощи совокупности элементов и информации, структурная основа процессов и действий, относящихся к жизненному циклу объекта-системы, которая также служит в качестве общей ссылки для установления связей и взаимопонимания сторон в соответствии со средой и точкой зрения. Может служить коллективным ресурсом знаний об объекте-системе.</w:t>
            </w:r>
          </w:p>
        </w:tc>
      </w:tr>
      <w:tr w:rsidR="007B27A7" w:rsidRPr="00D53134" w14:paraId="71D283B5" w14:textId="77777777">
        <w:trPr>
          <w:trHeight w:val="76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2346E52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2.3.8 </w:t>
            </w:r>
            <w:r w:rsidRPr="00D53134">
              <w:rPr>
                <w:rFonts w:asciiTheme="minorBidi" w:hAnsiTheme="minorBidi" w:cstheme="minorBidi"/>
                <w:b/>
                <w:sz w:val="24"/>
                <w:szCs w:val="24"/>
              </w:rPr>
              <w:t>стадия жизненного цикла</w:t>
            </w:r>
            <w:r w:rsidRPr="00D53134">
              <w:rPr>
                <w:rFonts w:asciiTheme="minorBidi" w:hAnsiTheme="minorBidi" w:cstheme="minorBidi"/>
                <w:sz w:val="24"/>
                <w:szCs w:val="24"/>
              </w:rPr>
              <w:t xml:space="preserve"> (stage of life cycle): Отрезок жизненного цикла системы, относящийся к состоянию системного описания или </w:t>
            </w:r>
            <w:proofErr w:type="gramStart"/>
            <w:r w:rsidRPr="00D53134">
              <w:rPr>
                <w:rFonts w:asciiTheme="minorBidi" w:hAnsiTheme="minorBidi" w:cstheme="minorBidi"/>
                <w:sz w:val="24"/>
                <w:szCs w:val="24"/>
              </w:rPr>
              <w:t>реализации системы</w:t>
            </w:r>
            <w:proofErr w:type="gramEnd"/>
            <w:r w:rsidRPr="00D53134">
              <w:rPr>
                <w:rFonts w:asciiTheme="minorBidi" w:hAnsiTheme="minorBidi" w:cstheme="minorBidi"/>
                <w:sz w:val="24"/>
                <w:szCs w:val="24"/>
              </w:rPr>
              <w:t xml:space="preserve"> и определяет степень развития системы.</w:t>
            </w:r>
          </w:p>
        </w:tc>
      </w:tr>
      <w:tr w:rsidR="007B27A7" w:rsidRPr="00D53134" w14:paraId="791BDE2E" w14:textId="77777777">
        <w:trPr>
          <w:trHeight w:val="14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3413A80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Примечание - Стадии относятся к периодам значительного продвижения системы и достижения запланированных сроков на протяжении жизненного цикла.</w:t>
            </w:r>
          </w:p>
          <w:p w14:paraId="7122A06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Стадии могут перекрывать друг друга.</w:t>
            </w:r>
          </w:p>
          <w:p w14:paraId="5870C3F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Для каких-то систем некоторые стадии могут быть объединены.</w:t>
            </w:r>
          </w:p>
        </w:tc>
      </w:tr>
      <w:tr w:rsidR="007B27A7" w:rsidRPr="00D53134" w14:paraId="328D135F" w14:textId="77777777">
        <w:trPr>
          <w:trHeight w:val="7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3D27950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2.3.9 </w:t>
            </w:r>
            <w:r w:rsidRPr="00D53134">
              <w:rPr>
                <w:rFonts w:asciiTheme="minorBidi" w:hAnsiTheme="minorBidi" w:cstheme="minorBidi"/>
                <w:b/>
                <w:sz w:val="24"/>
                <w:szCs w:val="24"/>
              </w:rPr>
              <w:t>этап жизненного цикла</w:t>
            </w:r>
            <w:r w:rsidRPr="00D53134">
              <w:rPr>
                <w:rFonts w:asciiTheme="minorBidi" w:hAnsiTheme="minorBidi" w:cstheme="minorBidi"/>
                <w:sz w:val="24"/>
                <w:szCs w:val="24"/>
              </w:rPr>
              <w:t xml:space="preserve"> (step of life cycle): Часть стадии жизненного цикла системы, характеризующая существенное, качественное изменение системы</w:t>
            </w:r>
          </w:p>
        </w:tc>
      </w:tr>
      <w:tr w:rsidR="007B27A7" w:rsidRPr="00D53134" w14:paraId="7D22E152" w14:textId="77777777">
        <w:trPr>
          <w:trHeight w:val="11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92CF79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2.3.10 </w:t>
            </w:r>
            <w:r w:rsidRPr="00D53134">
              <w:rPr>
                <w:rFonts w:asciiTheme="minorBidi" w:hAnsiTheme="minorBidi" w:cstheme="minorBidi"/>
                <w:b/>
                <w:sz w:val="24"/>
                <w:szCs w:val="24"/>
              </w:rPr>
              <w:t>стадия Идея</w:t>
            </w:r>
            <w:r w:rsidRPr="00D53134">
              <w:rPr>
                <w:rFonts w:asciiTheme="minorBidi" w:hAnsiTheme="minorBidi" w:cstheme="minorBidi"/>
                <w:sz w:val="24"/>
                <w:szCs w:val="24"/>
              </w:rPr>
              <w:t xml:space="preserve"> (ИП) (idea stage): Стадия жизненного цикла, на которой формируется представление об объекте-системе: выбор цели объекта-системы, постановка задач.</w:t>
            </w:r>
          </w:p>
        </w:tc>
      </w:tr>
      <w:tr w:rsidR="007B27A7" w:rsidRPr="00D53134" w14:paraId="15365EBF" w14:textId="77777777">
        <w:trPr>
          <w:trHeight w:val="146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3E2B10F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2.3.11 </w:t>
            </w:r>
            <w:r w:rsidRPr="00D53134">
              <w:rPr>
                <w:rFonts w:asciiTheme="minorBidi" w:hAnsiTheme="minorBidi" w:cstheme="minorBidi"/>
                <w:b/>
                <w:sz w:val="24"/>
                <w:szCs w:val="24"/>
              </w:rPr>
              <w:t>стадия Концепция</w:t>
            </w:r>
            <w:r w:rsidRPr="00D53134">
              <w:rPr>
                <w:rFonts w:asciiTheme="minorBidi" w:hAnsiTheme="minorBidi" w:cstheme="minorBidi"/>
                <w:sz w:val="24"/>
                <w:szCs w:val="24"/>
              </w:rPr>
              <w:t xml:space="preserve"> (ИП) (conception stage): Стадия жизненного цикла, на которой определяются требования, свойства, характеристики и связи объекта-системы, разрабатывается концепция объекта-системы, её предварительное технико-экономическое обоснование и материализация идеи, то есть превращении идеи в вещь или товар (имущество, документ имущественного права, документ по операции).</w:t>
            </w:r>
          </w:p>
        </w:tc>
      </w:tr>
      <w:tr w:rsidR="007B27A7" w:rsidRPr="00D53134" w14:paraId="0C7A7988" w14:textId="77777777">
        <w:trPr>
          <w:trHeight w:val="90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1DD93C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2.3.12 </w:t>
            </w:r>
            <w:r w:rsidRPr="00D53134">
              <w:rPr>
                <w:rFonts w:asciiTheme="minorBidi" w:hAnsiTheme="minorBidi" w:cstheme="minorBidi"/>
                <w:b/>
                <w:sz w:val="24"/>
                <w:szCs w:val="24"/>
              </w:rPr>
              <w:t>стадия Планирование</w:t>
            </w:r>
            <w:r w:rsidRPr="00D53134">
              <w:rPr>
                <w:rFonts w:asciiTheme="minorBidi" w:hAnsiTheme="minorBidi" w:cstheme="minorBidi"/>
                <w:sz w:val="24"/>
                <w:szCs w:val="24"/>
              </w:rPr>
              <w:t xml:space="preserve"> (ИП) (planning stage): Стадия жизненного цикла, на которой определяются планы, формируются команда реализации проекта, проводится предварительная оценка совокупной стоимости владения объектом-системой.</w:t>
            </w:r>
          </w:p>
        </w:tc>
      </w:tr>
      <w:tr w:rsidR="007B27A7" w:rsidRPr="00D53134" w14:paraId="6018B8B5" w14:textId="77777777">
        <w:trPr>
          <w:trHeight w:val="106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51951A2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2.3.13</w:t>
            </w:r>
            <w:r w:rsidRPr="00D53134">
              <w:rPr>
                <w:rFonts w:asciiTheme="minorBidi" w:hAnsiTheme="minorBidi" w:cstheme="minorBidi"/>
                <w:b/>
                <w:sz w:val="24"/>
                <w:szCs w:val="24"/>
              </w:rPr>
              <w:t xml:space="preserve"> стадия Требования</w:t>
            </w:r>
            <w:r w:rsidRPr="00D53134">
              <w:rPr>
                <w:rFonts w:asciiTheme="minorBidi" w:hAnsiTheme="minorBidi" w:cstheme="minorBidi"/>
                <w:sz w:val="24"/>
                <w:szCs w:val="24"/>
              </w:rPr>
              <w:t xml:space="preserve"> (ИП) (justification stage): Стадия жизненного цикла, на которой разрабатывается техническое задание на построение информационной модели объекта-системы. На этой стадии происходит согласование требований и возможностей и окончательное утверждение требований.</w:t>
            </w:r>
          </w:p>
        </w:tc>
      </w:tr>
      <w:tr w:rsidR="007B27A7" w:rsidRPr="00D53134" w14:paraId="66C4F903" w14:textId="77777777">
        <w:trPr>
          <w:trHeight w:val="86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2F72EB9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2.3.14 </w:t>
            </w:r>
            <w:r w:rsidRPr="00D53134">
              <w:rPr>
                <w:rFonts w:asciiTheme="minorBidi" w:hAnsiTheme="minorBidi" w:cstheme="minorBidi"/>
                <w:b/>
                <w:sz w:val="24"/>
                <w:szCs w:val="24"/>
              </w:rPr>
              <w:t>стадия Разработка</w:t>
            </w:r>
            <w:r w:rsidRPr="00D53134">
              <w:rPr>
                <w:rFonts w:asciiTheme="minorBidi" w:hAnsiTheme="minorBidi" w:cstheme="minorBidi"/>
                <w:sz w:val="24"/>
                <w:szCs w:val="24"/>
              </w:rPr>
              <w:t xml:space="preserve"> (ИП) (development stage): Стадия жизненного цикла, на которой разрабатываются проектные документы, концептуальная архитектура, форматы данных, структуры и т.д.</w:t>
            </w:r>
          </w:p>
        </w:tc>
      </w:tr>
      <w:tr w:rsidR="007B27A7" w:rsidRPr="00D53134" w14:paraId="4FE2C9EE" w14:textId="77777777">
        <w:trPr>
          <w:trHeight w:val="90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2D91DD4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2.3.15 </w:t>
            </w:r>
            <w:r w:rsidRPr="00D53134">
              <w:rPr>
                <w:rFonts w:asciiTheme="minorBidi" w:hAnsiTheme="minorBidi" w:cstheme="minorBidi"/>
                <w:b/>
                <w:sz w:val="24"/>
                <w:szCs w:val="24"/>
              </w:rPr>
              <w:t xml:space="preserve">стадия Проверка на соответствие требованиям </w:t>
            </w:r>
            <w:r w:rsidRPr="00D53134">
              <w:rPr>
                <w:rFonts w:asciiTheme="minorBidi" w:hAnsiTheme="minorBidi" w:cstheme="minorBidi"/>
                <w:sz w:val="24"/>
                <w:szCs w:val="24"/>
              </w:rPr>
              <w:t>(ИП) (requirements check stage): Стадия жизненного цикла, на которой проводится проверка проекта, архитектуры на соответствие требованиям, техническому заданию.</w:t>
            </w:r>
          </w:p>
        </w:tc>
      </w:tr>
      <w:tr w:rsidR="007B27A7" w:rsidRPr="00D53134" w14:paraId="4C804F42" w14:textId="77777777">
        <w:trPr>
          <w:trHeight w:val="4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4A6980D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0F48AB32" w14:textId="77777777">
        <w:trPr>
          <w:trHeight w:val="8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716D75A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2.3.16 </w:t>
            </w:r>
            <w:r w:rsidRPr="00D53134">
              <w:rPr>
                <w:rFonts w:asciiTheme="minorBidi" w:hAnsiTheme="minorBidi" w:cstheme="minorBidi"/>
                <w:b/>
                <w:sz w:val="24"/>
                <w:szCs w:val="24"/>
              </w:rPr>
              <w:t>стадия Реализация</w:t>
            </w:r>
            <w:r w:rsidRPr="00D53134">
              <w:rPr>
                <w:rFonts w:asciiTheme="minorBidi" w:hAnsiTheme="minorBidi" w:cstheme="minorBidi"/>
                <w:sz w:val="24"/>
                <w:szCs w:val="24"/>
              </w:rPr>
              <w:t xml:space="preserve"> (ИП) (implementation stage): Стадия жизненного цикла, на которой реализуется объект.</w:t>
            </w:r>
          </w:p>
        </w:tc>
      </w:tr>
      <w:tr w:rsidR="007B27A7" w:rsidRPr="00D53134" w14:paraId="2C19F4BC" w14:textId="77777777">
        <w:trPr>
          <w:trHeight w:val="8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71DC50F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2.3.17 </w:t>
            </w:r>
            <w:r w:rsidRPr="00D53134">
              <w:rPr>
                <w:rFonts w:asciiTheme="minorBidi" w:hAnsiTheme="minorBidi" w:cstheme="minorBidi"/>
                <w:b/>
                <w:sz w:val="24"/>
                <w:szCs w:val="24"/>
              </w:rPr>
              <w:t>стадия Валидация и Верификация</w:t>
            </w:r>
            <w:r w:rsidRPr="00D53134">
              <w:rPr>
                <w:rFonts w:asciiTheme="minorBidi" w:hAnsiTheme="minorBidi" w:cstheme="minorBidi"/>
                <w:sz w:val="24"/>
                <w:szCs w:val="24"/>
              </w:rPr>
              <w:t xml:space="preserve"> (ИП) (validation and Verification stage): Стадия жизненного цикла, на которой производится проверка объекта на соответствие проекту, модели объекта-системы</w:t>
            </w:r>
          </w:p>
        </w:tc>
      </w:tr>
      <w:tr w:rsidR="007B27A7" w:rsidRPr="00D53134" w14:paraId="62DDEF5B" w14:textId="77777777">
        <w:trPr>
          <w:trHeight w:val="118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7ACE995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2.3.18 </w:t>
            </w:r>
            <w:r w:rsidRPr="00D53134">
              <w:rPr>
                <w:rFonts w:asciiTheme="minorBidi" w:hAnsiTheme="minorBidi" w:cstheme="minorBidi"/>
                <w:b/>
                <w:sz w:val="24"/>
                <w:szCs w:val="24"/>
              </w:rPr>
              <w:t>стадия Эксплуатация</w:t>
            </w:r>
            <w:r w:rsidRPr="00D53134">
              <w:rPr>
                <w:rFonts w:asciiTheme="minorBidi" w:hAnsiTheme="minorBidi" w:cstheme="minorBidi"/>
                <w:sz w:val="24"/>
                <w:szCs w:val="24"/>
              </w:rPr>
              <w:t xml:space="preserve"> (ИП) (operation and maintenance stage): Стадия жизненного цикла, на которой происходит регулярное использование (применение) объекта, поддерживаются и восстанавливаются свойства и характеристики объекта. Обеспечивается мониторинг и контроль за объектом-системой.</w:t>
            </w:r>
          </w:p>
        </w:tc>
      </w:tr>
      <w:tr w:rsidR="007B27A7" w:rsidRPr="00D53134" w14:paraId="2D3A789B" w14:textId="77777777">
        <w:trPr>
          <w:trHeight w:val="6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773451F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Эксплуатация изделия включает в себя в общем случае использование по назначению, транспортирование, хранение, техническое обслуживание и ремонт.</w:t>
            </w:r>
          </w:p>
        </w:tc>
      </w:tr>
      <w:tr w:rsidR="007B27A7" w:rsidRPr="00D53134" w14:paraId="078F0084" w14:textId="77777777">
        <w:trPr>
          <w:trHeight w:val="46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3731AB8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4992C6B8" w14:textId="77777777">
        <w:trPr>
          <w:trHeight w:val="90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1413759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2.3.19 </w:t>
            </w:r>
            <w:r w:rsidRPr="00D53134">
              <w:rPr>
                <w:rFonts w:asciiTheme="minorBidi" w:hAnsiTheme="minorBidi" w:cstheme="minorBidi"/>
                <w:b/>
                <w:sz w:val="24"/>
                <w:szCs w:val="24"/>
              </w:rPr>
              <w:t>стадия Накопление знаний</w:t>
            </w:r>
            <w:r w:rsidRPr="00D53134">
              <w:rPr>
                <w:rFonts w:asciiTheme="minorBidi" w:hAnsiTheme="minorBidi" w:cstheme="minorBidi"/>
                <w:sz w:val="24"/>
                <w:szCs w:val="24"/>
              </w:rPr>
              <w:t xml:space="preserve"> (ИП) (accumulation of knowledge stage): Процесс сбора, обработки и систематизации информации, полученной на каждом этапе жизненного цикла объекта-системы</w:t>
            </w:r>
          </w:p>
        </w:tc>
      </w:tr>
      <w:tr w:rsidR="007B27A7" w:rsidRPr="00D53134" w14:paraId="556624EF" w14:textId="77777777">
        <w:trPr>
          <w:trHeight w:val="9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1EDE68C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2.3.20 </w:t>
            </w:r>
            <w:r w:rsidRPr="00D53134">
              <w:rPr>
                <w:rFonts w:asciiTheme="minorBidi" w:hAnsiTheme="minorBidi" w:cstheme="minorBidi"/>
                <w:b/>
                <w:sz w:val="24"/>
                <w:szCs w:val="24"/>
              </w:rPr>
              <w:t>стадия Модернизация</w:t>
            </w:r>
            <w:r w:rsidRPr="00D53134">
              <w:rPr>
                <w:rFonts w:asciiTheme="minorBidi" w:hAnsiTheme="minorBidi" w:cstheme="minorBidi"/>
                <w:sz w:val="24"/>
                <w:szCs w:val="24"/>
              </w:rPr>
              <w:t xml:space="preserve"> (ИП) (renovation stage): Стадия жизненного цикла аналогичная стадии ИДЕЯ, на которой принимается решение о модернизации, модификации и обновлении объекта-системы.</w:t>
            </w:r>
          </w:p>
        </w:tc>
      </w:tr>
      <w:tr w:rsidR="007B27A7" w:rsidRPr="00D53134" w14:paraId="05A59F24" w14:textId="77777777">
        <w:trPr>
          <w:trHeight w:val="80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4AA3B6B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2.3.21 </w:t>
            </w:r>
            <w:r w:rsidRPr="00D53134">
              <w:rPr>
                <w:rFonts w:asciiTheme="minorBidi" w:hAnsiTheme="minorBidi" w:cstheme="minorBidi"/>
                <w:b/>
                <w:sz w:val="24"/>
                <w:szCs w:val="24"/>
              </w:rPr>
              <w:t>стадия Вывод из эксплуатации</w:t>
            </w:r>
            <w:r w:rsidRPr="00D53134">
              <w:rPr>
                <w:rFonts w:asciiTheme="minorBidi" w:hAnsiTheme="minorBidi" w:cstheme="minorBidi"/>
                <w:sz w:val="24"/>
                <w:szCs w:val="24"/>
              </w:rPr>
              <w:t xml:space="preserve"> (ИП) (exit stage): Стадия жизненного цикла, на которой объект-система выводится из регулярного использования.</w:t>
            </w:r>
          </w:p>
        </w:tc>
      </w:tr>
      <w:tr w:rsidR="007B27A7" w:rsidRPr="00D53134" w14:paraId="10781659" w14:textId="77777777">
        <w:trPr>
          <w:trHeight w:val="420"/>
        </w:trPr>
        <w:tc>
          <w:tcPr>
            <w:tcW w:w="1020" w:type="dxa"/>
            <w:tcBorders>
              <w:top w:val="nil"/>
              <w:left w:val="nil"/>
              <w:bottom w:val="single" w:sz="8" w:space="0" w:color="000000"/>
              <w:right w:val="nil"/>
            </w:tcBorders>
            <w:shd w:val="clear" w:color="auto" w:fill="auto"/>
            <w:tcMar>
              <w:top w:w="100" w:type="dxa"/>
              <w:left w:w="100" w:type="dxa"/>
              <w:bottom w:w="100" w:type="dxa"/>
              <w:right w:w="100" w:type="dxa"/>
            </w:tcMar>
          </w:tcPr>
          <w:p w14:paraId="3DD6E9F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2.3.22</w:t>
            </w:r>
          </w:p>
        </w:tc>
        <w:tc>
          <w:tcPr>
            <w:tcW w:w="2625" w:type="dxa"/>
            <w:tcBorders>
              <w:top w:val="nil"/>
              <w:left w:val="nil"/>
              <w:bottom w:val="single" w:sz="8" w:space="0" w:color="000000"/>
              <w:right w:val="nil"/>
            </w:tcBorders>
            <w:shd w:val="clear" w:color="auto" w:fill="auto"/>
            <w:tcMar>
              <w:top w:w="100" w:type="dxa"/>
              <w:left w:w="100" w:type="dxa"/>
              <w:bottom w:w="100" w:type="dxa"/>
              <w:right w:w="100" w:type="dxa"/>
            </w:tcMar>
          </w:tcPr>
          <w:p w14:paraId="78D98F6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3960" w:type="dxa"/>
            <w:tcBorders>
              <w:top w:val="nil"/>
              <w:left w:val="nil"/>
              <w:bottom w:val="single" w:sz="8" w:space="0" w:color="000000"/>
              <w:right w:val="nil"/>
            </w:tcBorders>
            <w:shd w:val="clear" w:color="auto" w:fill="auto"/>
            <w:tcMar>
              <w:top w:w="100" w:type="dxa"/>
              <w:left w:w="100" w:type="dxa"/>
              <w:bottom w:w="100" w:type="dxa"/>
              <w:right w:w="100" w:type="dxa"/>
            </w:tcMar>
          </w:tcPr>
          <w:p w14:paraId="4D60305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35" w:type="dxa"/>
            <w:tcBorders>
              <w:top w:val="nil"/>
              <w:left w:val="nil"/>
              <w:bottom w:val="single" w:sz="8" w:space="0" w:color="000000"/>
              <w:right w:val="nil"/>
            </w:tcBorders>
            <w:shd w:val="clear" w:color="auto" w:fill="auto"/>
            <w:tcMar>
              <w:top w:w="100" w:type="dxa"/>
              <w:left w:w="100" w:type="dxa"/>
              <w:bottom w:w="100" w:type="dxa"/>
              <w:right w:w="100" w:type="dxa"/>
            </w:tcMar>
          </w:tcPr>
          <w:p w14:paraId="7E2C9C6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11B38AAA" w14:textId="77777777">
        <w:trPr>
          <w:trHeight w:val="1100"/>
        </w:trPr>
        <w:tc>
          <w:tcPr>
            <w:tcW w:w="984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FE176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жизненный цикл инновации</w:t>
            </w:r>
            <w:r w:rsidRPr="00D53134">
              <w:rPr>
                <w:rFonts w:asciiTheme="minorBidi" w:hAnsiTheme="minorBidi" w:cstheme="minorBidi"/>
                <w:sz w:val="24"/>
                <w:szCs w:val="24"/>
              </w:rPr>
              <w:t xml:space="preserve"> (life cycle of innovation): Период времени от зарождения идеи у новатора до освоения и использования объекта-системы у потребителя инновации.</w:t>
            </w:r>
          </w:p>
          <w:p w14:paraId="53D446F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54147-2010, статья 3.1.5]</w:t>
            </w:r>
          </w:p>
        </w:tc>
      </w:tr>
      <w:tr w:rsidR="007B27A7" w:rsidRPr="00D53134" w14:paraId="7B6C3263" w14:textId="77777777">
        <w:trPr>
          <w:trHeight w:val="460"/>
        </w:trPr>
        <w:tc>
          <w:tcPr>
            <w:tcW w:w="1020" w:type="dxa"/>
            <w:tcBorders>
              <w:top w:val="nil"/>
              <w:left w:val="nil"/>
              <w:bottom w:val="nil"/>
              <w:right w:val="nil"/>
            </w:tcBorders>
            <w:shd w:val="clear" w:color="auto" w:fill="auto"/>
            <w:tcMar>
              <w:top w:w="100" w:type="dxa"/>
              <w:left w:w="100" w:type="dxa"/>
              <w:bottom w:w="100" w:type="dxa"/>
              <w:right w:w="100" w:type="dxa"/>
            </w:tcMar>
          </w:tcPr>
          <w:p w14:paraId="2FDB44D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625" w:type="dxa"/>
            <w:tcBorders>
              <w:top w:val="nil"/>
              <w:left w:val="nil"/>
              <w:bottom w:val="nil"/>
              <w:right w:val="nil"/>
            </w:tcBorders>
            <w:shd w:val="clear" w:color="auto" w:fill="auto"/>
            <w:tcMar>
              <w:top w:w="100" w:type="dxa"/>
              <w:left w:w="100" w:type="dxa"/>
              <w:bottom w:w="100" w:type="dxa"/>
              <w:right w:w="100" w:type="dxa"/>
            </w:tcMar>
          </w:tcPr>
          <w:p w14:paraId="09EBF47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3960" w:type="dxa"/>
            <w:tcBorders>
              <w:top w:val="nil"/>
              <w:left w:val="nil"/>
              <w:bottom w:val="nil"/>
              <w:right w:val="nil"/>
            </w:tcBorders>
            <w:shd w:val="clear" w:color="auto" w:fill="auto"/>
            <w:tcMar>
              <w:top w:w="100" w:type="dxa"/>
              <w:left w:w="100" w:type="dxa"/>
              <w:bottom w:w="100" w:type="dxa"/>
              <w:right w:w="100" w:type="dxa"/>
            </w:tcMar>
          </w:tcPr>
          <w:p w14:paraId="3C0D902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35" w:type="dxa"/>
            <w:tcBorders>
              <w:top w:val="nil"/>
              <w:left w:val="nil"/>
              <w:bottom w:val="nil"/>
              <w:right w:val="nil"/>
            </w:tcBorders>
            <w:shd w:val="clear" w:color="auto" w:fill="auto"/>
            <w:tcMar>
              <w:top w:w="100" w:type="dxa"/>
              <w:left w:w="100" w:type="dxa"/>
              <w:bottom w:w="100" w:type="dxa"/>
              <w:right w:w="100" w:type="dxa"/>
            </w:tcMar>
          </w:tcPr>
          <w:p w14:paraId="6F611B9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2E862FB6" w14:textId="77777777">
        <w:trPr>
          <w:trHeight w:val="104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00D60B8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2.3.23 </w:t>
            </w:r>
            <w:r w:rsidRPr="00D53134">
              <w:rPr>
                <w:rFonts w:asciiTheme="minorBidi" w:hAnsiTheme="minorBidi" w:cstheme="minorBidi"/>
                <w:b/>
                <w:sz w:val="24"/>
                <w:szCs w:val="24"/>
              </w:rPr>
              <w:t>жизненный цикл здания</w:t>
            </w:r>
            <w:r w:rsidRPr="00D53134">
              <w:rPr>
                <w:rFonts w:asciiTheme="minorBidi" w:hAnsiTheme="minorBidi" w:cstheme="minorBidi"/>
                <w:sz w:val="24"/>
                <w:szCs w:val="24"/>
              </w:rPr>
              <w:t xml:space="preserve"> (life cycle of building): Последовательность сменяющих друг друга </w:t>
            </w:r>
            <w:proofErr w:type="gramStart"/>
            <w:r w:rsidRPr="00D53134">
              <w:rPr>
                <w:rFonts w:asciiTheme="minorBidi" w:hAnsiTheme="minorBidi" w:cstheme="minorBidi"/>
                <w:sz w:val="24"/>
                <w:szCs w:val="24"/>
              </w:rPr>
              <w:t>стадий Пред</w:t>
            </w:r>
            <w:proofErr w:type="gramEnd"/>
            <w:r w:rsidRPr="00D53134">
              <w:rPr>
                <w:rFonts w:asciiTheme="minorBidi" w:hAnsiTheme="minorBidi" w:cstheme="minorBidi"/>
                <w:sz w:val="24"/>
                <w:szCs w:val="24"/>
              </w:rPr>
              <w:t xml:space="preserve"> инвестиционной, Пред проектной, Проектной, Строительства, Закрытия инвестиционного проекта, Эксплуатации, Модернизации, Снос (ликвидация).</w:t>
            </w:r>
          </w:p>
        </w:tc>
      </w:tr>
      <w:tr w:rsidR="007B27A7" w:rsidRPr="00D53134" w14:paraId="1583E8A8" w14:textId="77777777">
        <w:trPr>
          <w:trHeight w:val="2420"/>
        </w:trPr>
        <w:tc>
          <w:tcPr>
            <w:tcW w:w="9840" w:type="dxa"/>
            <w:gridSpan w:val="4"/>
            <w:tcBorders>
              <w:top w:val="nil"/>
              <w:left w:val="nil"/>
              <w:bottom w:val="nil"/>
              <w:right w:val="nil"/>
            </w:tcBorders>
            <w:shd w:val="clear" w:color="auto" w:fill="auto"/>
            <w:tcMar>
              <w:top w:w="100" w:type="dxa"/>
              <w:left w:w="100" w:type="dxa"/>
              <w:bottom w:w="100" w:type="dxa"/>
              <w:right w:w="100" w:type="dxa"/>
            </w:tcMar>
          </w:tcPr>
          <w:p w14:paraId="6CE12CE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2.3.24 </w:t>
            </w:r>
            <w:r w:rsidRPr="00D53134">
              <w:rPr>
                <w:rFonts w:asciiTheme="minorBidi" w:hAnsiTheme="minorBidi" w:cstheme="minorBidi"/>
                <w:b/>
                <w:sz w:val="24"/>
                <w:szCs w:val="24"/>
              </w:rPr>
              <w:t>жизненный цикл</w:t>
            </w:r>
            <w:r w:rsidRPr="00D53134">
              <w:rPr>
                <w:rFonts w:asciiTheme="minorBidi" w:hAnsiTheme="minorBidi" w:cstheme="minorBidi"/>
                <w:sz w:val="24"/>
                <w:szCs w:val="24"/>
              </w:rPr>
              <w:t xml:space="preserve"> города (life cycle of city): Последовательность сменяющих друг друга стадий зарождения, роста, зрелости и спада, движущей силой которых является цикличность развития функциональной специализации, обеспечивающей взаимодействие внешней среды и основных элементов городской экономики.</w:t>
            </w:r>
          </w:p>
        </w:tc>
      </w:tr>
    </w:tbl>
    <w:p w14:paraId="00812B5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6690FFB" w14:textId="77777777" w:rsidR="007B27A7" w:rsidRPr="00D53134" w:rsidRDefault="007B27A7" w:rsidP="00D53134">
      <w:pPr>
        <w:jc w:val="both"/>
        <w:rPr>
          <w:rFonts w:asciiTheme="minorBidi" w:hAnsiTheme="minorBidi" w:cstheme="minorBidi"/>
          <w:sz w:val="24"/>
          <w:szCs w:val="24"/>
        </w:rPr>
      </w:pPr>
    </w:p>
    <w:p w14:paraId="37970CCB" w14:textId="77777777" w:rsidR="007B27A7" w:rsidRPr="00D53134" w:rsidRDefault="00FF04AB" w:rsidP="00D53134">
      <w:pPr>
        <w:ind w:left="140" w:firstLine="88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8D28975" w14:textId="77777777" w:rsidR="007B27A7" w:rsidRPr="00D53134" w:rsidRDefault="00FF04AB" w:rsidP="00D53134">
      <w:pPr>
        <w:spacing w:before="200"/>
        <w:ind w:left="140" w:firstLine="860"/>
        <w:jc w:val="both"/>
        <w:rPr>
          <w:rFonts w:asciiTheme="minorBidi" w:hAnsiTheme="minorBidi" w:cstheme="minorBidi"/>
          <w:b/>
          <w:sz w:val="24"/>
          <w:szCs w:val="24"/>
        </w:rPr>
      </w:pPr>
      <w:r w:rsidRPr="00D53134">
        <w:rPr>
          <w:rFonts w:asciiTheme="minorBidi" w:hAnsiTheme="minorBidi" w:cstheme="minorBidi"/>
          <w:b/>
          <w:sz w:val="24"/>
          <w:szCs w:val="24"/>
        </w:rPr>
        <w:t>2.4 Интегрированный подход</w:t>
      </w:r>
    </w:p>
    <w:p w14:paraId="7FF032CE" w14:textId="77777777" w:rsidR="007B27A7" w:rsidRPr="00D53134" w:rsidRDefault="00FF04AB" w:rsidP="00D53134">
      <w:pPr>
        <w:ind w:left="140" w:firstLine="880"/>
        <w:jc w:val="both"/>
        <w:rPr>
          <w:rFonts w:asciiTheme="minorBidi" w:hAnsiTheme="minorBidi" w:cstheme="minorBidi"/>
          <w:sz w:val="24"/>
          <w:szCs w:val="24"/>
        </w:rPr>
      </w:pPr>
      <w:r w:rsidRPr="00D53134">
        <w:rPr>
          <w:rFonts w:asciiTheme="minorBidi" w:hAnsiTheme="minorBidi" w:cstheme="minorBidi"/>
          <w:sz w:val="24"/>
          <w:szCs w:val="24"/>
        </w:rPr>
        <w:t xml:space="preserve"> </w:t>
      </w:r>
    </w:p>
    <w:tbl>
      <w:tblPr>
        <w:tblStyle w:val="af9"/>
        <w:tblW w:w="985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35"/>
        <w:gridCol w:w="2595"/>
        <w:gridCol w:w="4050"/>
        <w:gridCol w:w="2175"/>
      </w:tblGrid>
      <w:tr w:rsidR="007B27A7" w:rsidRPr="00D53134" w14:paraId="112CB251" w14:textId="77777777">
        <w:trPr>
          <w:trHeight w:val="10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CD9F8D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2.4.</w:t>
            </w:r>
            <w:r w:rsidRPr="00D53134">
              <w:rPr>
                <w:rFonts w:asciiTheme="minorBidi" w:hAnsiTheme="minorBidi" w:cstheme="minorBidi"/>
                <w:b/>
                <w:sz w:val="24"/>
                <w:szCs w:val="24"/>
              </w:rPr>
              <w:t>1 интегрированный подход</w:t>
            </w:r>
            <w:r w:rsidRPr="00D53134">
              <w:rPr>
                <w:rFonts w:asciiTheme="minorBidi" w:hAnsiTheme="minorBidi" w:cstheme="minorBidi"/>
                <w:sz w:val="24"/>
                <w:szCs w:val="24"/>
              </w:rPr>
              <w:t xml:space="preserve"> (integrated approach): Методология организации исследования объекта-системы и управления информацией жизненного цикла объекта на основе системного подхода и информационного моделирования.</w:t>
            </w:r>
          </w:p>
        </w:tc>
      </w:tr>
      <w:tr w:rsidR="007B27A7" w:rsidRPr="00D53134" w14:paraId="09CF4E71" w14:textId="77777777">
        <w:trPr>
          <w:trHeight w:val="14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AC18F3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П р и м е ч а н и е — Предметная область рассматривается в соответствии с ГОСТ Р 43.0.2: Множество всех предметов, свойства которых и </w:t>
            </w:r>
            <w:proofErr w:type="gramStart"/>
            <w:r w:rsidRPr="00D53134">
              <w:rPr>
                <w:rFonts w:asciiTheme="minorBidi" w:hAnsiTheme="minorBidi" w:cstheme="minorBidi"/>
                <w:sz w:val="24"/>
                <w:szCs w:val="24"/>
              </w:rPr>
              <w:t>отношения</w:t>
            </w:r>
            <w:proofErr w:type="gramEnd"/>
            <w:r w:rsidRPr="00D53134">
              <w:rPr>
                <w:rFonts w:asciiTheme="minorBidi" w:hAnsiTheme="minorBidi" w:cstheme="minorBidi"/>
                <w:sz w:val="24"/>
                <w:szCs w:val="24"/>
              </w:rPr>
              <w:t xml:space="preserve"> между которыми рассматриваются в соответствующей информационной модели образца техники.</w:t>
            </w:r>
          </w:p>
          <w:p w14:paraId="6E9FF6E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Термин назначение трактуется как целесообразное применение, предполагаемая роль или действие кого-чего-нибудь.</w:t>
            </w:r>
          </w:p>
        </w:tc>
      </w:tr>
      <w:tr w:rsidR="007B27A7" w:rsidRPr="00D53134" w14:paraId="4BD57587" w14:textId="77777777">
        <w:trPr>
          <w:trHeight w:val="9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100EEC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2.4.2 </w:t>
            </w:r>
            <w:r w:rsidRPr="00D53134">
              <w:rPr>
                <w:rFonts w:asciiTheme="minorBidi" w:hAnsiTheme="minorBidi" w:cstheme="minorBidi"/>
                <w:b/>
                <w:sz w:val="24"/>
                <w:szCs w:val="24"/>
              </w:rPr>
              <w:t>точка зрения</w:t>
            </w:r>
            <w:r w:rsidRPr="00D53134">
              <w:rPr>
                <w:rFonts w:asciiTheme="minorBidi" w:hAnsiTheme="minorBidi" w:cstheme="minorBidi"/>
                <w:sz w:val="24"/>
                <w:szCs w:val="24"/>
              </w:rPr>
              <w:t xml:space="preserve"> (point of view): Специфически-системно определенная тройка основных категорий: Цель, Предметная область, Назначение; определяющая методы применения системного подхода к изучению объекта.</w:t>
            </w:r>
          </w:p>
        </w:tc>
      </w:tr>
      <w:tr w:rsidR="007B27A7" w:rsidRPr="00D53134" w14:paraId="4BDFD3E0" w14:textId="77777777">
        <w:trPr>
          <w:trHeight w:val="98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70A941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2.4.3 </w:t>
            </w:r>
            <w:r w:rsidRPr="00D53134">
              <w:rPr>
                <w:rFonts w:asciiTheme="minorBidi" w:hAnsiTheme="minorBidi" w:cstheme="minorBidi"/>
                <w:b/>
                <w:sz w:val="24"/>
                <w:szCs w:val="24"/>
              </w:rPr>
              <w:t>определение объекта</w:t>
            </w:r>
            <w:r w:rsidRPr="00D53134">
              <w:rPr>
                <w:rFonts w:asciiTheme="minorBidi" w:hAnsiTheme="minorBidi" w:cstheme="minorBidi"/>
                <w:sz w:val="24"/>
                <w:szCs w:val="24"/>
              </w:rPr>
              <w:t xml:space="preserve"> (object definition): Процесс формирования объекта-системы путем присвоения уникального идентификатора и определения свойств, характеристик и другой информации об объекте в соответствии с правилами описания метаданных и вычислимой среды.</w:t>
            </w:r>
          </w:p>
        </w:tc>
      </w:tr>
      <w:tr w:rsidR="007B27A7" w:rsidRPr="00D53134" w14:paraId="20993426" w14:textId="77777777">
        <w:trPr>
          <w:trHeight w:val="8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64D027F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2.4.4 </w:t>
            </w:r>
            <w:r w:rsidRPr="00D53134">
              <w:rPr>
                <w:rFonts w:asciiTheme="minorBidi" w:hAnsiTheme="minorBidi" w:cstheme="minorBidi"/>
                <w:b/>
                <w:sz w:val="24"/>
                <w:szCs w:val="24"/>
              </w:rPr>
              <w:t>информационное моделирование</w:t>
            </w:r>
            <w:r w:rsidRPr="00D53134">
              <w:rPr>
                <w:rFonts w:asciiTheme="minorBidi" w:hAnsiTheme="minorBidi" w:cstheme="minorBidi"/>
                <w:sz w:val="24"/>
                <w:szCs w:val="24"/>
              </w:rPr>
              <w:t xml:space="preserve"> (information modeling): Процесс изучение объекта-системы в соответствии с системным подходом с различных точек зрения, в результате которого формируется информационная модель объекта.</w:t>
            </w:r>
          </w:p>
        </w:tc>
      </w:tr>
      <w:tr w:rsidR="007B27A7" w:rsidRPr="00D53134" w14:paraId="3040697A" w14:textId="77777777">
        <w:trPr>
          <w:trHeight w:val="10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072695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В результате могут быть разработаны математическая модель, процессная модель, модели хранения и управления данными (входные данные, константы моделирования, результаты моделирования), модели обмена данными, правила трансформации модели, графическое представление объекта.</w:t>
            </w:r>
          </w:p>
        </w:tc>
      </w:tr>
      <w:tr w:rsidR="007B27A7" w:rsidRPr="00D53134" w14:paraId="5B9700CA" w14:textId="77777777">
        <w:trPr>
          <w:trHeight w:val="18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21B479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2.4.5 </w:t>
            </w:r>
            <w:r w:rsidRPr="00D53134">
              <w:rPr>
                <w:rFonts w:asciiTheme="minorBidi" w:hAnsiTheme="minorBidi" w:cstheme="minorBidi"/>
                <w:b/>
                <w:sz w:val="24"/>
                <w:szCs w:val="24"/>
              </w:rPr>
              <w:t>информационная модель объекта</w:t>
            </w:r>
            <w:r w:rsidRPr="00D53134">
              <w:rPr>
                <w:rFonts w:asciiTheme="minorBidi" w:hAnsiTheme="minorBidi" w:cstheme="minorBidi"/>
                <w:sz w:val="24"/>
                <w:szCs w:val="24"/>
              </w:rPr>
              <w:t xml:space="preserve"> (object information model): Комплексное стандартизированное цифровое представление свойств, параметров и связей объекта-системы в виде информационных наборов, которое содержит полную проектную информацию (текстовую, графическую, расчетную и вычислимую) о материальных и не материальных элементах объекта-системы. Может содержать математические модели, процессные модели, модели хранения и управления данными (входные данные, константы моделирования, результаты моделирования), модели обмена данными, правила трансформации модели, графическое представление объекта.</w:t>
            </w:r>
          </w:p>
        </w:tc>
      </w:tr>
      <w:tr w:rsidR="007B27A7" w:rsidRPr="00D53134" w14:paraId="46E2889E" w14:textId="77777777">
        <w:trPr>
          <w:trHeight w:val="9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B062C6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2.4.6 </w:t>
            </w:r>
            <w:r w:rsidRPr="00D53134">
              <w:rPr>
                <w:rFonts w:asciiTheme="minorBidi" w:hAnsiTheme="minorBidi" w:cstheme="minorBidi"/>
                <w:b/>
                <w:sz w:val="24"/>
                <w:szCs w:val="24"/>
              </w:rPr>
              <w:t>интегрированная среда</w:t>
            </w:r>
            <w:r w:rsidRPr="00D53134">
              <w:rPr>
                <w:rFonts w:asciiTheme="minorBidi" w:hAnsiTheme="minorBidi" w:cstheme="minorBidi"/>
                <w:sz w:val="24"/>
                <w:szCs w:val="24"/>
              </w:rPr>
              <w:t xml:space="preserve"> (integrated environment): Программно-аппаратный комплекс, обеспечивающий ЖЦ информационной модели объекта. Может включать в себя вычислимую среду для проведения имитационного моделирования.</w:t>
            </w:r>
          </w:p>
        </w:tc>
      </w:tr>
      <w:tr w:rsidR="007B27A7" w:rsidRPr="00D53134" w14:paraId="42228367" w14:textId="77777777">
        <w:trPr>
          <w:trHeight w:val="13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B9FF26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2.4.7 </w:t>
            </w:r>
            <w:r w:rsidRPr="00D53134">
              <w:rPr>
                <w:rFonts w:asciiTheme="minorBidi" w:hAnsiTheme="minorBidi" w:cstheme="minorBidi"/>
                <w:b/>
                <w:sz w:val="24"/>
                <w:szCs w:val="24"/>
              </w:rPr>
              <w:t>среда взаимодействия</w:t>
            </w:r>
            <w:r w:rsidRPr="00D53134">
              <w:rPr>
                <w:rFonts w:asciiTheme="minorBidi" w:hAnsiTheme="minorBidi" w:cstheme="minorBidi"/>
                <w:sz w:val="24"/>
                <w:szCs w:val="24"/>
              </w:rPr>
              <w:t xml:space="preserve"> (collaborative environment): Один или несколько сервисов взаимодействия, предоставляемых в рамках общего рабочего пространства в целях поддержки совместной деятельности в группе взаимодействия в рамках интегрированной среды на основе формализованных принципов описания данных и соответствующие элементы их обработки, трансформации и представления.</w:t>
            </w:r>
          </w:p>
        </w:tc>
      </w:tr>
      <w:tr w:rsidR="007B27A7" w:rsidRPr="00D53134" w14:paraId="4900B84F" w14:textId="77777777">
        <w:trPr>
          <w:trHeight w:val="9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117CC2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2.4.8 </w:t>
            </w:r>
            <w:r w:rsidRPr="00D53134">
              <w:rPr>
                <w:rFonts w:asciiTheme="minorBidi" w:hAnsiTheme="minorBidi" w:cstheme="minorBidi"/>
                <w:b/>
                <w:sz w:val="24"/>
                <w:szCs w:val="24"/>
              </w:rPr>
              <w:t>вычислительная инфраструктура</w:t>
            </w:r>
            <w:r w:rsidRPr="00D53134">
              <w:rPr>
                <w:rFonts w:asciiTheme="minorBidi" w:hAnsiTheme="minorBidi" w:cstheme="minorBidi"/>
                <w:sz w:val="24"/>
                <w:szCs w:val="24"/>
              </w:rPr>
              <w:t xml:space="preserve"> (computing infrastructure): Программно-аппаратная инфраструктура, обеспечивающая функционирование вычислимой среды для решение научных и инженерных проблем, а также развитие информационно-компьютерной науки.</w:t>
            </w:r>
          </w:p>
        </w:tc>
      </w:tr>
      <w:tr w:rsidR="007B27A7" w:rsidRPr="00D53134" w14:paraId="3D5A368C" w14:textId="77777777">
        <w:trPr>
          <w:trHeight w:val="7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BAB7FF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2.4.9 </w:t>
            </w:r>
            <w:r w:rsidRPr="00D53134">
              <w:rPr>
                <w:rFonts w:asciiTheme="minorBidi" w:hAnsiTheme="minorBidi" w:cstheme="minorBidi"/>
                <w:b/>
                <w:sz w:val="24"/>
                <w:szCs w:val="24"/>
              </w:rPr>
              <w:t>вычислимая среда</w:t>
            </w:r>
            <w:r w:rsidRPr="00D53134">
              <w:rPr>
                <w:rFonts w:asciiTheme="minorBidi" w:hAnsiTheme="minorBidi" w:cstheme="minorBidi"/>
                <w:sz w:val="24"/>
                <w:szCs w:val="24"/>
              </w:rPr>
              <w:t xml:space="preserve"> (calculative environment): Среда, в которой происходит выполнение информационной модели объекта-системы с целью расчета и имитации какого-либо сценария.</w:t>
            </w:r>
          </w:p>
        </w:tc>
      </w:tr>
      <w:tr w:rsidR="007B27A7" w:rsidRPr="00D53134" w14:paraId="0CF4FF2F" w14:textId="77777777">
        <w:trPr>
          <w:trHeight w:val="7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8EB7BB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2.4.10 </w:t>
            </w:r>
            <w:r w:rsidRPr="00D53134">
              <w:rPr>
                <w:rFonts w:asciiTheme="minorBidi" w:hAnsiTheme="minorBidi" w:cstheme="minorBidi"/>
                <w:b/>
                <w:sz w:val="24"/>
                <w:szCs w:val="24"/>
              </w:rPr>
              <w:t>вычислимый формат</w:t>
            </w:r>
            <w:r w:rsidRPr="00D53134">
              <w:rPr>
                <w:rFonts w:asciiTheme="minorBidi" w:hAnsiTheme="minorBidi" w:cstheme="minorBidi"/>
                <w:sz w:val="24"/>
                <w:szCs w:val="24"/>
              </w:rPr>
              <w:t xml:space="preserve"> (calculative format): </w:t>
            </w:r>
            <w:proofErr w:type="gramStart"/>
            <w:r w:rsidRPr="00D53134">
              <w:rPr>
                <w:rFonts w:asciiTheme="minorBidi" w:hAnsiTheme="minorBidi" w:cstheme="minorBidi"/>
                <w:sz w:val="24"/>
                <w:szCs w:val="24"/>
              </w:rPr>
              <w:t>Способ представления информационной модели</w:t>
            </w:r>
            <w:proofErr w:type="gramEnd"/>
            <w:r w:rsidRPr="00D53134">
              <w:rPr>
                <w:rFonts w:asciiTheme="minorBidi" w:hAnsiTheme="minorBidi" w:cstheme="minorBidi"/>
                <w:sz w:val="24"/>
                <w:szCs w:val="24"/>
              </w:rPr>
              <w:t xml:space="preserve"> основанный на использовании вычислимой среды</w:t>
            </w:r>
          </w:p>
        </w:tc>
      </w:tr>
      <w:tr w:rsidR="007B27A7" w:rsidRPr="00D53134" w14:paraId="04BBBE6A" w14:textId="77777777">
        <w:trPr>
          <w:trHeight w:val="460"/>
        </w:trPr>
        <w:tc>
          <w:tcPr>
            <w:tcW w:w="1035" w:type="dxa"/>
            <w:tcBorders>
              <w:top w:val="nil"/>
              <w:left w:val="nil"/>
              <w:bottom w:val="single" w:sz="8" w:space="0" w:color="000000"/>
              <w:right w:val="nil"/>
            </w:tcBorders>
            <w:shd w:val="clear" w:color="auto" w:fill="auto"/>
            <w:tcMar>
              <w:top w:w="100" w:type="dxa"/>
              <w:left w:w="100" w:type="dxa"/>
              <w:bottom w:w="100" w:type="dxa"/>
              <w:right w:w="100" w:type="dxa"/>
            </w:tcMar>
          </w:tcPr>
          <w:p w14:paraId="2DEE654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2.4.11</w:t>
            </w:r>
          </w:p>
        </w:tc>
        <w:tc>
          <w:tcPr>
            <w:tcW w:w="2595" w:type="dxa"/>
            <w:tcBorders>
              <w:top w:val="nil"/>
              <w:left w:val="nil"/>
              <w:bottom w:val="single" w:sz="8" w:space="0" w:color="000000"/>
              <w:right w:val="nil"/>
            </w:tcBorders>
            <w:shd w:val="clear" w:color="auto" w:fill="auto"/>
            <w:tcMar>
              <w:top w:w="100" w:type="dxa"/>
              <w:left w:w="100" w:type="dxa"/>
              <w:bottom w:w="100" w:type="dxa"/>
              <w:right w:w="100" w:type="dxa"/>
            </w:tcMar>
          </w:tcPr>
          <w:p w14:paraId="2DB0E96E"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50" w:type="dxa"/>
            <w:tcBorders>
              <w:top w:val="nil"/>
              <w:left w:val="nil"/>
              <w:bottom w:val="single" w:sz="8" w:space="0" w:color="000000"/>
              <w:right w:val="nil"/>
            </w:tcBorders>
            <w:shd w:val="clear" w:color="auto" w:fill="auto"/>
            <w:tcMar>
              <w:top w:w="100" w:type="dxa"/>
              <w:left w:w="100" w:type="dxa"/>
              <w:bottom w:w="100" w:type="dxa"/>
              <w:right w:w="100" w:type="dxa"/>
            </w:tcMar>
          </w:tcPr>
          <w:p w14:paraId="76F7EC1C"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175" w:type="dxa"/>
            <w:tcBorders>
              <w:top w:val="nil"/>
              <w:left w:val="nil"/>
              <w:bottom w:val="single" w:sz="8" w:space="0" w:color="000000"/>
              <w:right w:val="nil"/>
            </w:tcBorders>
            <w:shd w:val="clear" w:color="auto" w:fill="auto"/>
            <w:tcMar>
              <w:top w:w="100" w:type="dxa"/>
              <w:left w:w="100" w:type="dxa"/>
              <w:bottom w:w="100" w:type="dxa"/>
              <w:right w:w="100" w:type="dxa"/>
            </w:tcMar>
          </w:tcPr>
          <w:p w14:paraId="2029F57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9C11789" w14:textId="77777777">
        <w:trPr>
          <w:trHeight w:val="132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84A19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интерактивный (вычислимый) электронный документ</w:t>
            </w:r>
            <w:r w:rsidRPr="00D53134">
              <w:rPr>
                <w:rFonts w:asciiTheme="minorBidi" w:hAnsiTheme="minorBidi" w:cstheme="minorBidi"/>
                <w:sz w:val="24"/>
                <w:szCs w:val="24"/>
              </w:rPr>
              <w:t xml:space="preserve"> (calculative document): Электронный документ, информация содержательной части которого доступна в диалоговом режиме и хранится в вычислимом формате.</w:t>
            </w:r>
          </w:p>
          <w:p w14:paraId="48387A8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2.051:2013, статья 3.1.15]</w:t>
            </w:r>
          </w:p>
        </w:tc>
      </w:tr>
      <w:tr w:rsidR="007B27A7" w:rsidRPr="00D53134" w14:paraId="76F9241B" w14:textId="77777777">
        <w:trPr>
          <w:trHeight w:val="4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FB0A6BB" w14:textId="77777777" w:rsidR="007B27A7" w:rsidRPr="00D53134" w:rsidRDefault="00FF04AB" w:rsidP="00D53134">
            <w:pPr>
              <w:jc w:val="both"/>
              <w:rPr>
                <w:rFonts w:asciiTheme="minorBidi" w:hAnsiTheme="minorBidi" w:cstheme="minorBidi"/>
                <w:b/>
                <w:sz w:val="24"/>
                <w:szCs w:val="24"/>
              </w:rPr>
            </w:pPr>
            <w:r w:rsidRPr="00D53134">
              <w:rPr>
                <w:rFonts w:asciiTheme="minorBidi" w:hAnsiTheme="minorBidi" w:cstheme="minorBidi"/>
                <w:b/>
                <w:sz w:val="24"/>
                <w:szCs w:val="24"/>
              </w:rPr>
              <w:t xml:space="preserve"> </w:t>
            </w:r>
          </w:p>
        </w:tc>
      </w:tr>
      <w:tr w:rsidR="007B27A7" w:rsidRPr="00D53134" w14:paraId="29834F84" w14:textId="77777777">
        <w:trPr>
          <w:trHeight w:val="7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EEB074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2.4.12 </w:t>
            </w:r>
            <w:r w:rsidRPr="00D53134">
              <w:rPr>
                <w:rFonts w:asciiTheme="minorBidi" w:hAnsiTheme="minorBidi" w:cstheme="minorBidi"/>
                <w:b/>
                <w:sz w:val="24"/>
                <w:szCs w:val="24"/>
              </w:rPr>
              <w:t>стандартный алгоритм</w:t>
            </w:r>
            <w:r w:rsidRPr="00D53134">
              <w:rPr>
                <w:rFonts w:asciiTheme="minorBidi" w:hAnsiTheme="minorBidi" w:cstheme="minorBidi"/>
                <w:sz w:val="24"/>
                <w:szCs w:val="24"/>
              </w:rPr>
              <w:t xml:space="preserve"> (standard algorithm): Алгоритм вычисления информационной модели в рамках вычислимой среды и размещенный в библиотеке справочных данных(моделей)</w:t>
            </w:r>
          </w:p>
        </w:tc>
      </w:tr>
      <w:tr w:rsidR="007B27A7" w:rsidRPr="00D53134" w14:paraId="46273AA3" w14:textId="77777777">
        <w:trPr>
          <w:trHeight w:val="10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2D8E462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2.4.13 </w:t>
            </w:r>
            <w:r w:rsidRPr="00D53134">
              <w:rPr>
                <w:rFonts w:asciiTheme="minorBidi" w:hAnsiTheme="minorBidi" w:cstheme="minorBidi"/>
                <w:b/>
                <w:sz w:val="24"/>
                <w:szCs w:val="24"/>
              </w:rPr>
              <w:t>нестандартный алгоритм</w:t>
            </w:r>
            <w:r w:rsidRPr="00D53134">
              <w:rPr>
                <w:rFonts w:asciiTheme="minorBidi" w:hAnsiTheme="minorBidi" w:cstheme="minorBidi"/>
                <w:sz w:val="24"/>
                <w:szCs w:val="24"/>
              </w:rPr>
              <w:t xml:space="preserve"> (nonstandard algorithm): Алгоритм, разработанный исследователем для решения какой-либо задачи в рамках вычислимой среды, но не размещенный в библиотеке справочных данных(моделей).</w:t>
            </w:r>
          </w:p>
        </w:tc>
      </w:tr>
      <w:tr w:rsidR="007B27A7" w:rsidRPr="00D53134" w14:paraId="50636406" w14:textId="77777777">
        <w:trPr>
          <w:trHeight w:val="8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6A01569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2.4.14 </w:t>
            </w:r>
            <w:r w:rsidRPr="00D53134">
              <w:rPr>
                <w:rFonts w:asciiTheme="minorBidi" w:hAnsiTheme="minorBidi" w:cstheme="minorBidi"/>
                <w:b/>
                <w:sz w:val="24"/>
                <w:szCs w:val="24"/>
              </w:rPr>
              <w:t xml:space="preserve">трансформация данных </w:t>
            </w:r>
            <w:r w:rsidRPr="00D53134">
              <w:rPr>
                <w:rFonts w:asciiTheme="minorBidi" w:hAnsiTheme="minorBidi" w:cstheme="minorBidi"/>
                <w:sz w:val="24"/>
                <w:szCs w:val="24"/>
              </w:rPr>
              <w:t>(information transformation): Однозначное двунаправленное преобразование информационной модели в расчетную модель или какую-либо другую модель данных.</w:t>
            </w:r>
          </w:p>
        </w:tc>
      </w:tr>
      <w:tr w:rsidR="007B27A7" w:rsidRPr="00D53134" w14:paraId="177A922F" w14:textId="77777777">
        <w:trPr>
          <w:trHeight w:val="8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1001287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2.4.15 </w:t>
            </w:r>
            <w:r w:rsidRPr="00D53134">
              <w:rPr>
                <w:rFonts w:asciiTheme="minorBidi" w:hAnsiTheme="minorBidi" w:cstheme="minorBidi"/>
                <w:b/>
                <w:sz w:val="24"/>
                <w:szCs w:val="24"/>
              </w:rPr>
              <w:t>система моделирования</w:t>
            </w:r>
            <w:r w:rsidRPr="00D53134">
              <w:rPr>
                <w:rFonts w:asciiTheme="minorBidi" w:hAnsiTheme="minorBidi" w:cstheme="minorBidi"/>
                <w:sz w:val="24"/>
                <w:szCs w:val="24"/>
              </w:rPr>
              <w:t xml:space="preserve"> (simulation system): Конкретная реализация вычислимой среды для создания, анализа и представления расчетной модели объекта-системы.</w:t>
            </w:r>
          </w:p>
        </w:tc>
      </w:tr>
      <w:tr w:rsidR="007B27A7" w:rsidRPr="00D53134" w14:paraId="3E570F0E" w14:textId="77777777">
        <w:trPr>
          <w:trHeight w:val="8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446E1F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2.4.16 </w:t>
            </w:r>
            <w:r w:rsidRPr="00D53134">
              <w:rPr>
                <w:rFonts w:asciiTheme="minorBidi" w:hAnsiTheme="minorBidi" w:cstheme="minorBidi"/>
                <w:b/>
                <w:sz w:val="24"/>
                <w:szCs w:val="24"/>
              </w:rPr>
              <w:t>мета данные</w:t>
            </w:r>
            <w:r w:rsidRPr="00D53134">
              <w:rPr>
                <w:rFonts w:asciiTheme="minorBidi" w:hAnsiTheme="minorBidi" w:cstheme="minorBidi"/>
                <w:sz w:val="24"/>
                <w:szCs w:val="24"/>
              </w:rPr>
              <w:t xml:space="preserve"> (meta data): Данные, предназначенные для идентификации, описания или локализации (местоположения) информационных ресурсов, не зависимо от физической природы ресурса.</w:t>
            </w:r>
          </w:p>
        </w:tc>
      </w:tr>
      <w:tr w:rsidR="007B27A7" w:rsidRPr="00D53134" w14:paraId="44A39E8F" w14:textId="77777777">
        <w:trPr>
          <w:trHeight w:val="43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2CE9558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В настоящее время разработано множество схем описания метаданных, например:</w:t>
            </w:r>
          </w:p>
          <w:p w14:paraId="0E82831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Topic Maps (XMT) – стандарт [5] для представления и обмена знаниями с точки зрения поиска информации;</w:t>
            </w:r>
          </w:p>
          <w:p w14:paraId="3FEBF6E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Metadata Encoding and Transmission Standard (METS) – стандарт кодирования и передачи метаданных для описания сложных цифровых библиотечных объектов;</w:t>
            </w:r>
          </w:p>
          <w:p w14:paraId="5A6BC4D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Learning Object Metadata (LOM) – стандарт [6] метаданных объектов учебного процесса для повторного использования ресурсов учебного характера, таких как компьютерного и дистанционного обучения;</w:t>
            </w:r>
          </w:p>
          <w:p w14:paraId="736AA26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Description of a Project Description of a Project (DOAP) – документы, описывающие в сети проекты с открытым исходным кодом;</w:t>
            </w:r>
          </w:p>
          <w:p w14:paraId="5CE420E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Dublin </w:t>
            </w:r>
            <w:proofErr w:type="gramStart"/>
            <w:r w:rsidRPr="00D53134">
              <w:rPr>
                <w:rFonts w:asciiTheme="minorBidi" w:hAnsiTheme="minorBidi" w:cstheme="minorBidi"/>
                <w:sz w:val="24"/>
                <w:szCs w:val="24"/>
              </w:rPr>
              <w:t>Core  –</w:t>
            </w:r>
            <w:proofErr w:type="gramEnd"/>
            <w:r w:rsidRPr="00D53134">
              <w:rPr>
                <w:rFonts w:asciiTheme="minorBidi" w:hAnsiTheme="minorBidi" w:cstheme="minorBidi"/>
                <w:sz w:val="24"/>
                <w:szCs w:val="24"/>
              </w:rPr>
              <w:t xml:space="preserve"> набор элементов (свойств) для описания документов, обеспечивающий минимальный набор элементов описания, которые оказывают содействие внедрению описания и автоматической индексации документ подобных сетевых объектов по принципу, подобному карточкам библиотечного каталога.</w:t>
            </w:r>
          </w:p>
          <w:p w14:paraId="36CF2AA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В контексте Интегрированного подхода в качестве метаданных рассматривается Dublin Core, если не оговорено иное.</w:t>
            </w:r>
          </w:p>
        </w:tc>
      </w:tr>
      <w:tr w:rsidR="007B27A7" w:rsidRPr="00D53134" w14:paraId="1ECD357D" w14:textId="77777777">
        <w:trPr>
          <w:trHeight w:val="11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406AAA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2.4.17 </w:t>
            </w:r>
            <w:r w:rsidRPr="00D53134">
              <w:rPr>
                <w:rFonts w:asciiTheme="minorBidi" w:hAnsiTheme="minorBidi" w:cstheme="minorBidi"/>
                <w:b/>
                <w:sz w:val="24"/>
                <w:szCs w:val="24"/>
              </w:rPr>
              <w:t>атомарная модель</w:t>
            </w:r>
            <w:r w:rsidRPr="00D53134">
              <w:rPr>
                <w:rFonts w:asciiTheme="minorBidi" w:hAnsiTheme="minorBidi" w:cstheme="minorBidi"/>
                <w:sz w:val="24"/>
                <w:szCs w:val="24"/>
              </w:rPr>
              <w:t xml:space="preserve"> (atomic model): Модель объекта-системы дальше неделимая при исследовании и рассматривается как элемент системы в соответствии с уровнем проработки и точкой зрения. Содержит конкретную реализацию информационной модели для системы моделирования с использованием стандартного или нестандартного алгоритма.</w:t>
            </w:r>
          </w:p>
        </w:tc>
      </w:tr>
      <w:tr w:rsidR="007B27A7" w:rsidRPr="00D53134" w14:paraId="5D0D4807" w14:textId="77777777">
        <w:trPr>
          <w:trHeight w:val="7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189C31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2.4.18 </w:t>
            </w:r>
            <w:r w:rsidRPr="00D53134">
              <w:rPr>
                <w:rFonts w:asciiTheme="minorBidi" w:hAnsiTheme="minorBidi" w:cstheme="minorBidi"/>
                <w:b/>
                <w:sz w:val="24"/>
                <w:szCs w:val="24"/>
              </w:rPr>
              <w:t>библиотека справочных данных</w:t>
            </w:r>
            <w:r w:rsidRPr="00D53134">
              <w:rPr>
                <w:rFonts w:asciiTheme="minorBidi" w:hAnsiTheme="minorBidi" w:cstheme="minorBidi"/>
                <w:sz w:val="24"/>
                <w:szCs w:val="24"/>
              </w:rPr>
              <w:t xml:space="preserve"> (reference data library)</w:t>
            </w:r>
            <w:proofErr w:type="gramStart"/>
            <w:r w:rsidRPr="00D53134">
              <w:rPr>
                <w:rFonts w:asciiTheme="minorBidi" w:hAnsiTheme="minorBidi" w:cstheme="minorBidi"/>
                <w:sz w:val="24"/>
                <w:szCs w:val="24"/>
              </w:rPr>
              <w:t>: Онтологически</w:t>
            </w:r>
            <w:proofErr w:type="gramEnd"/>
            <w:r w:rsidRPr="00D53134">
              <w:rPr>
                <w:rFonts w:asciiTheme="minorBidi" w:hAnsiTheme="minorBidi" w:cstheme="minorBidi"/>
                <w:sz w:val="24"/>
                <w:szCs w:val="24"/>
              </w:rPr>
              <w:t xml:space="preserve"> организованный репозиторий эталонных моделей по определенной тематике.</w:t>
            </w:r>
          </w:p>
        </w:tc>
      </w:tr>
      <w:tr w:rsidR="007B27A7" w:rsidRPr="00D53134" w14:paraId="17B036F2" w14:textId="77777777">
        <w:trPr>
          <w:trHeight w:val="9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6191211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2.4.19 </w:t>
            </w:r>
            <w:r w:rsidRPr="00D53134">
              <w:rPr>
                <w:rFonts w:asciiTheme="minorBidi" w:hAnsiTheme="minorBidi" w:cstheme="minorBidi"/>
                <w:b/>
                <w:sz w:val="24"/>
                <w:szCs w:val="24"/>
              </w:rPr>
              <w:t>элемент системы библиотечный</w:t>
            </w:r>
            <w:r w:rsidRPr="00D53134">
              <w:rPr>
                <w:rFonts w:asciiTheme="minorBidi" w:hAnsiTheme="minorBidi" w:cstheme="minorBidi"/>
                <w:sz w:val="24"/>
                <w:szCs w:val="24"/>
              </w:rPr>
              <w:t xml:space="preserve"> (library system element): Верифицированный и валидированный элемент системы, предназначенный для повторного использования в рамках процесса информационного моделирования</w:t>
            </w:r>
          </w:p>
        </w:tc>
      </w:tr>
      <w:tr w:rsidR="007B27A7" w:rsidRPr="00D53134" w14:paraId="3C8B6635" w14:textId="77777777">
        <w:trPr>
          <w:trHeight w:val="12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E389A7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2.4.20 </w:t>
            </w:r>
            <w:r w:rsidRPr="00D53134">
              <w:rPr>
                <w:rFonts w:asciiTheme="minorBidi" w:hAnsiTheme="minorBidi" w:cstheme="minorBidi"/>
                <w:b/>
                <w:sz w:val="24"/>
                <w:szCs w:val="24"/>
              </w:rPr>
              <w:t>библиотечная атомарная модель</w:t>
            </w:r>
            <w:r w:rsidRPr="00D53134">
              <w:rPr>
                <w:rFonts w:asciiTheme="minorBidi" w:hAnsiTheme="minorBidi" w:cstheme="minorBidi"/>
                <w:sz w:val="24"/>
                <w:szCs w:val="24"/>
              </w:rPr>
              <w:t xml:space="preserve"> (library atomic model): Верифицированная и валидированная атомарная модель объекта-системы, предназначенная для повторного использования в рамках процесса информационного моделирования. Модель реализована с использованием стандартного алгоритма.</w:t>
            </w:r>
          </w:p>
        </w:tc>
      </w:tr>
      <w:tr w:rsidR="007B27A7" w:rsidRPr="00D53134" w14:paraId="13AF9458" w14:textId="77777777">
        <w:trPr>
          <w:trHeight w:val="7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ADCCCF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2.4.21 </w:t>
            </w:r>
            <w:r w:rsidRPr="00D53134">
              <w:rPr>
                <w:rFonts w:asciiTheme="minorBidi" w:hAnsiTheme="minorBidi" w:cstheme="minorBidi"/>
                <w:b/>
                <w:sz w:val="24"/>
                <w:szCs w:val="24"/>
              </w:rPr>
              <w:t>справочные данные</w:t>
            </w:r>
            <w:r w:rsidRPr="00D53134">
              <w:rPr>
                <w:rFonts w:asciiTheme="minorBidi" w:hAnsiTheme="minorBidi" w:cstheme="minorBidi"/>
                <w:sz w:val="24"/>
                <w:szCs w:val="24"/>
              </w:rPr>
              <w:t xml:space="preserve"> (reference data): </w:t>
            </w:r>
            <w:proofErr w:type="gramStart"/>
            <w:r w:rsidRPr="00D53134">
              <w:rPr>
                <w:rFonts w:asciiTheme="minorBidi" w:hAnsiTheme="minorBidi" w:cstheme="minorBidi"/>
                <w:sz w:val="24"/>
                <w:szCs w:val="24"/>
              </w:rPr>
              <w:t>Данные</w:t>
            </w:r>
            <w:proofErr w:type="gramEnd"/>
            <w:r w:rsidRPr="00D53134">
              <w:rPr>
                <w:rFonts w:asciiTheme="minorBidi" w:hAnsiTheme="minorBidi" w:cstheme="minorBidi"/>
                <w:sz w:val="24"/>
                <w:szCs w:val="24"/>
              </w:rPr>
              <w:t xml:space="preserve"> регулярно используемые организацией или отраслью в рамках процесса информационного моделирования</w:t>
            </w:r>
          </w:p>
        </w:tc>
      </w:tr>
      <w:tr w:rsidR="007B27A7" w:rsidRPr="00D53134" w14:paraId="4E957838" w14:textId="77777777">
        <w:trPr>
          <w:trHeight w:val="11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1DAB66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2.4.22 </w:t>
            </w:r>
            <w:r w:rsidRPr="00D53134">
              <w:rPr>
                <w:rFonts w:asciiTheme="minorBidi" w:hAnsiTheme="minorBidi" w:cstheme="minorBidi"/>
                <w:b/>
                <w:sz w:val="24"/>
                <w:szCs w:val="24"/>
              </w:rPr>
              <w:t>международная платформа для построения каталогов</w:t>
            </w:r>
            <w:r w:rsidRPr="00D53134">
              <w:rPr>
                <w:rFonts w:asciiTheme="minorBidi" w:hAnsiTheme="minorBidi" w:cstheme="minorBidi"/>
                <w:sz w:val="24"/>
                <w:szCs w:val="24"/>
              </w:rPr>
              <w:t xml:space="preserve"> (international framework for dictionaries (IFD): Международный стандарт терминологии/семантики для построения каталогов промышленных данных.</w:t>
            </w:r>
          </w:p>
        </w:tc>
      </w:tr>
      <w:tr w:rsidR="007B27A7" w:rsidRPr="00D53134" w14:paraId="30D83962" w14:textId="77777777">
        <w:trPr>
          <w:trHeight w:val="8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731E98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2.4.23 </w:t>
            </w:r>
            <w:r w:rsidRPr="00D53134">
              <w:rPr>
                <w:rFonts w:asciiTheme="minorBidi" w:hAnsiTheme="minorBidi" w:cstheme="minorBidi"/>
                <w:b/>
                <w:sz w:val="24"/>
                <w:szCs w:val="24"/>
              </w:rPr>
              <w:t>правила трансформации данных</w:t>
            </w:r>
            <w:r w:rsidRPr="00D53134">
              <w:rPr>
                <w:rFonts w:asciiTheme="minorBidi" w:hAnsiTheme="minorBidi" w:cstheme="minorBidi"/>
                <w:sz w:val="24"/>
                <w:szCs w:val="24"/>
              </w:rPr>
              <w:t xml:space="preserve"> (data transformation rules): Формальный алгоритм преобразования информационных наборов и графического представления из одной точки зрения в другую.</w:t>
            </w:r>
          </w:p>
        </w:tc>
      </w:tr>
      <w:tr w:rsidR="007B27A7" w:rsidRPr="00D53134" w14:paraId="50AA216B" w14:textId="77777777">
        <w:trPr>
          <w:trHeight w:val="12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21E229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Например, при анализе трубопровода формируется принципиальная схема, аксонометрическая схема, BIM модель трубопровода, для которых должно существовать однозначное двунаправленное преобразование.</w:t>
            </w:r>
          </w:p>
          <w:p w14:paraId="0920F6D6"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4F989E77" w14:textId="77777777">
        <w:trPr>
          <w:trHeight w:val="8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29D0F01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2.4.24 </w:t>
            </w:r>
            <w:r w:rsidRPr="00D53134">
              <w:rPr>
                <w:rFonts w:asciiTheme="minorBidi" w:hAnsiTheme="minorBidi" w:cstheme="minorBidi"/>
                <w:b/>
                <w:sz w:val="24"/>
                <w:szCs w:val="24"/>
              </w:rPr>
              <w:t>информационная модель здания</w:t>
            </w:r>
            <w:r w:rsidRPr="00D53134">
              <w:rPr>
                <w:rFonts w:asciiTheme="minorBidi" w:hAnsiTheme="minorBidi" w:cstheme="minorBidi"/>
                <w:sz w:val="24"/>
                <w:szCs w:val="24"/>
              </w:rPr>
              <w:t xml:space="preserve"> (building Information model (BIM)): Цифровая информационная модель объекта капитального строительства.</w:t>
            </w:r>
          </w:p>
        </w:tc>
      </w:tr>
      <w:tr w:rsidR="007B27A7" w:rsidRPr="00D53134" w14:paraId="13526690" w14:textId="77777777">
        <w:trPr>
          <w:trHeight w:val="9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2D0426D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2.4.25 </w:t>
            </w:r>
            <w:r w:rsidRPr="00D53134">
              <w:rPr>
                <w:rFonts w:asciiTheme="minorBidi" w:hAnsiTheme="minorBidi" w:cstheme="minorBidi"/>
                <w:b/>
                <w:sz w:val="24"/>
                <w:szCs w:val="24"/>
              </w:rPr>
              <w:t>информационное моделирование здания</w:t>
            </w:r>
            <w:r w:rsidRPr="00D53134">
              <w:rPr>
                <w:rFonts w:asciiTheme="minorBidi" w:hAnsiTheme="minorBidi" w:cstheme="minorBidi"/>
                <w:sz w:val="24"/>
                <w:szCs w:val="24"/>
              </w:rPr>
              <w:t xml:space="preserve"> (building Information modeling (BIM)): Информационное моделирование объектов капитального строительства.</w:t>
            </w:r>
          </w:p>
        </w:tc>
      </w:tr>
      <w:tr w:rsidR="007B27A7" w:rsidRPr="00D53134" w14:paraId="2B33F502" w14:textId="77777777">
        <w:trPr>
          <w:trHeight w:val="7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B356A1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2.4.26 </w:t>
            </w:r>
            <w:r w:rsidRPr="00D53134">
              <w:rPr>
                <w:rFonts w:asciiTheme="minorBidi" w:hAnsiTheme="minorBidi" w:cstheme="minorBidi"/>
                <w:b/>
                <w:sz w:val="24"/>
                <w:szCs w:val="24"/>
              </w:rPr>
              <w:t>открытый формат обмена данными</w:t>
            </w:r>
            <w:r w:rsidRPr="00D53134">
              <w:rPr>
                <w:rFonts w:asciiTheme="minorBidi" w:hAnsiTheme="minorBidi" w:cstheme="minorBidi"/>
                <w:sz w:val="24"/>
                <w:szCs w:val="24"/>
              </w:rPr>
              <w:t xml:space="preserve"> (open data exchange format): Формат с открытой спецификацией.</w:t>
            </w:r>
          </w:p>
        </w:tc>
      </w:tr>
      <w:tr w:rsidR="007B27A7" w:rsidRPr="00D53134" w14:paraId="74849F7E" w14:textId="77777777">
        <w:trPr>
          <w:trHeight w:val="98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034B22D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2.4.27 </w:t>
            </w:r>
            <w:r w:rsidRPr="00D53134">
              <w:rPr>
                <w:rFonts w:asciiTheme="minorBidi" w:hAnsiTheme="minorBidi" w:cstheme="minorBidi"/>
                <w:b/>
                <w:sz w:val="24"/>
                <w:szCs w:val="24"/>
              </w:rPr>
              <w:t>международная платформа для построения словарей</w:t>
            </w:r>
            <w:r w:rsidRPr="00D53134">
              <w:rPr>
                <w:rFonts w:asciiTheme="minorBidi" w:hAnsiTheme="minorBidi" w:cstheme="minorBidi"/>
                <w:sz w:val="24"/>
                <w:szCs w:val="24"/>
              </w:rPr>
              <w:t xml:space="preserve"> (international framework for dictionaries, IFD): «Международное программное основание/фреймворк для словарей» стандарт терминологии/семантики для библиотек и онтологий.</w:t>
            </w:r>
          </w:p>
        </w:tc>
      </w:tr>
      <w:tr w:rsidR="007B27A7" w:rsidRPr="00D53134" w14:paraId="3649A3BD" w14:textId="77777777">
        <w:trPr>
          <w:trHeight w:val="12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1EE79B9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2.4.28 </w:t>
            </w:r>
            <w:r w:rsidRPr="00D53134">
              <w:rPr>
                <w:rFonts w:asciiTheme="minorBidi" w:hAnsiTheme="minorBidi" w:cstheme="minorBidi"/>
                <w:b/>
                <w:sz w:val="24"/>
                <w:szCs w:val="24"/>
              </w:rPr>
              <w:t>эталонная модель</w:t>
            </w:r>
            <w:r w:rsidRPr="00D53134">
              <w:rPr>
                <w:rFonts w:asciiTheme="minorBidi" w:hAnsiTheme="minorBidi" w:cstheme="minorBidi"/>
                <w:sz w:val="24"/>
                <w:szCs w:val="24"/>
              </w:rPr>
              <w:t xml:space="preserve"> (reference model): Структурированный комплект взаимосвязанных информационных наборов информационной модели объекта, охватывающий данный объект в целом исходя из определенной точки зрения, упрощающий разбиение связей в соответствии с предметной областью, который может быть представлен посредством обычного описания.</w:t>
            </w:r>
          </w:p>
        </w:tc>
      </w:tr>
      <w:tr w:rsidR="007B27A7" w:rsidRPr="00D53134" w14:paraId="2C190177" w14:textId="77777777">
        <w:trPr>
          <w:trHeight w:val="5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21B4AF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2.4.29 </w:t>
            </w:r>
            <w:r w:rsidRPr="00D53134">
              <w:rPr>
                <w:rFonts w:asciiTheme="minorBidi" w:hAnsiTheme="minorBidi" w:cstheme="minorBidi"/>
                <w:b/>
                <w:sz w:val="24"/>
                <w:szCs w:val="24"/>
              </w:rPr>
              <w:t>аналитическая модель</w:t>
            </w:r>
            <w:r w:rsidRPr="00D53134">
              <w:rPr>
                <w:rFonts w:asciiTheme="minorBidi" w:hAnsiTheme="minorBidi" w:cstheme="minorBidi"/>
                <w:sz w:val="24"/>
                <w:szCs w:val="24"/>
              </w:rPr>
              <w:t xml:space="preserve"> (analytical model): Модель, состоящая из набора решаемых уравнений.</w:t>
            </w:r>
          </w:p>
        </w:tc>
      </w:tr>
      <w:tr w:rsidR="007B27A7" w:rsidRPr="00D53134" w14:paraId="5277BACB" w14:textId="77777777">
        <w:trPr>
          <w:trHeight w:val="6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659EA2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2.4.30 </w:t>
            </w:r>
            <w:r w:rsidRPr="00D53134">
              <w:rPr>
                <w:rFonts w:asciiTheme="minorBidi" w:hAnsiTheme="minorBidi" w:cstheme="minorBidi"/>
                <w:b/>
                <w:sz w:val="24"/>
                <w:szCs w:val="24"/>
              </w:rPr>
              <w:t>расчетная модель</w:t>
            </w:r>
            <w:r w:rsidRPr="00D53134">
              <w:rPr>
                <w:rFonts w:asciiTheme="minorBidi" w:hAnsiTheme="minorBidi" w:cstheme="minorBidi"/>
                <w:sz w:val="24"/>
                <w:szCs w:val="24"/>
              </w:rPr>
              <w:t xml:space="preserve"> (computational model): Проекция информационной модели объекта-системы в системе моделирования.</w:t>
            </w:r>
          </w:p>
        </w:tc>
      </w:tr>
      <w:tr w:rsidR="007B27A7" w:rsidRPr="00D53134" w14:paraId="54299C19" w14:textId="77777777">
        <w:trPr>
          <w:trHeight w:val="5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645F08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Может быть применен синоним «design model».</w:t>
            </w:r>
          </w:p>
        </w:tc>
      </w:tr>
      <w:tr w:rsidR="007B27A7" w:rsidRPr="00D53134" w14:paraId="18DDF50E" w14:textId="77777777">
        <w:trPr>
          <w:trHeight w:val="10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B564D3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2.4.31 </w:t>
            </w:r>
            <w:r w:rsidRPr="00D53134">
              <w:rPr>
                <w:rFonts w:asciiTheme="minorBidi" w:hAnsiTheme="minorBidi" w:cstheme="minorBidi"/>
                <w:b/>
                <w:sz w:val="24"/>
                <w:szCs w:val="24"/>
              </w:rPr>
              <w:t>детерминированная модель</w:t>
            </w:r>
            <w:r w:rsidRPr="00D53134">
              <w:rPr>
                <w:rFonts w:asciiTheme="minorBidi" w:hAnsiTheme="minorBidi" w:cstheme="minorBidi"/>
                <w:sz w:val="24"/>
                <w:szCs w:val="24"/>
              </w:rPr>
              <w:t xml:space="preserve"> (deterministic model): Модель, в которой результаты определяются через известные отношений между состоянием и событием и в которой, входные данные всегда будет производить одинаковые данные на выходе.</w:t>
            </w:r>
          </w:p>
        </w:tc>
      </w:tr>
      <w:tr w:rsidR="007B27A7" w:rsidRPr="00D53134" w14:paraId="514FBAB7" w14:textId="77777777">
        <w:trPr>
          <w:trHeight w:val="8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160ED00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2.4.32 </w:t>
            </w:r>
            <w:r w:rsidRPr="00D53134">
              <w:rPr>
                <w:rFonts w:asciiTheme="minorBidi" w:hAnsiTheme="minorBidi" w:cstheme="minorBidi"/>
                <w:b/>
                <w:sz w:val="24"/>
                <w:szCs w:val="24"/>
              </w:rPr>
              <w:t>динамическая модель</w:t>
            </w:r>
            <w:r w:rsidRPr="00D53134">
              <w:rPr>
                <w:rFonts w:asciiTheme="minorBidi" w:hAnsiTheme="minorBidi" w:cstheme="minorBidi"/>
                <w:sz w:val="24"/>
                <w:szCs w:val="24"/>
              </w:rPr>
              <w:t xml:space="preserve"> (dynamic model): Модель системы, в которой есть изменения, такие, как возникновение событий во времени или движения объектов через пространство.</w:t>
            </w:r>
          </w:p>
        </w:tc>
      </w:tr>
      <w:tr w:rsidR="007B27A7" w:rsidRPr="00D53134" w14:paraId="6F96161A" w14:textId="77777777">
        <w:trPr>
          <w:trHeight w:val="11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ABAE95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2.4.33 </w:t>
            </w:r>
            <w:r w:rsidRPr="00D53134">
              <w:rPr>
                <w:rFonts w:asciiTheme="minorBidi" w:hAnsiTheme="minorBidi" w:cstheme="minorBidi"/>
                <w:b/>
                <w:sz w:val="24"/>
                <w:szCs w:val="24"/>
              </w:rPr>
              <w:t>дискретная модель</w:t>
            </w:r>
            <w:r w:rsidRPr="00D53134">
              <w:rPr>
                <w:rFonts w:asciiTheme="minorBidi" w:hAnsiTheme="minorBidi" w:cstheme="minorBidi"/>
                <w:sz w:val="24"/>
                <w:szCs w:val="24"/>
              </w:rPr>
              <w:t xml:space="preserve"> (discrete model): Математическая или вычислительная модель, у которой на выходе переменные принимают лишь дискретные значения; то есть при переходе от одного значения к другому, они не принимают промежуточных значений.</w:t>
            </w:r>
          </w:p>
        </w:tc>
      </w:tr>
      <w:tr w:rsidR="007B27A7" w:rsidRPr="00D53134" w14:paraId="4517832D" w14:textId="77777777">
        <w:trPr>
          <w:trHeight w:val="9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6BDAD48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2.4.34 </w:t>
            </w:r>
            <w:r w:rsidRPr="00D53134">
              <w:rPr>
                <w:rFonts w:asciiTheme="minorBidi" w:hAnsiTheme="minorBidi" w:cstheme="minorBidi"/>
                <w:b/>
                <w:sz w:val="24"/>
                <w:szCs w:val="24"/>
              </w:rPr>
              <w:t>иерархическая модель</w:t>
            </w:r>
            <w:r w:rsidRPr="00D53134">
              <w:rPr>
                <w:rFonts w:asciiTheme="minorBidi" w:hAnsiTheme="minorBidi" w:cstheme="minorBidi"/>
                <w:sz w:val="24"/>
                <w:szCs w:val="24"/>
              </w:rPr>
              <w:t xml:space="preserve"> (hierarchical model): Модель информации, в которой данные представлены в виде древ записей, связанных с указателями.</w:t>
            </w:r>
          </w:p>
        </w:tc>
      </w:tr>
      <w:tr w:rsidR="007B27A7" w:rsidRPr="00D53134" w14:paraId="31315EA5" w14:textId="77777777">
        <w:trPr>
          <w:trHeight w:val="10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2102A3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2.4.35 </w:t>
            </w:r>
            <w:r w:rsidRPr="00D53134">
              <w:rPr>
                <w:rFonts w:asciiTheme="minorBidi" w:hAnsiTheme="minorBidi" w:cstheme="minorBidi"/>
                <w:b/>
                <w:sz w:val="24"/>
                <w:szCs w:val="24"/>
              </w:rPr>
              <w:t>имитационная модель</w:t>
            </w:r>
            <w:r w:rsidRPr="00D53134">
              <w:rPr>
                <w:rFonts w:asciiTheme="minorBidi" w:hAnsiTheme="minorBidi" w:cstheme="minorBidi"/>
                <w:sz w:val="24"/>
                <w:szCs w:val="24"/>
              </w:rPr>
              <w:t xml:space="preserve"> (simulation model): Логико-математическое описание объекта/системы для экспериментирования на компьютере при проектировании, анализе и оценке функционирования объекта/системы.</w:t>
            </w:r>
          </w:p>
        </w:tc>
      </w:tr>
      <w:tr w:rsidR="007B27A7" w:rsidRPr="00D53134" w14:paraId="403EFA28" w14:textId="77777777">
        <w:trPr>
          <w:trHeight w:val="5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E08BCC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2.4.36 и</w:t>
            </w:r>
            <w:r w:rsidRPr="00D53134">
              <w:rPr>
                <w:rFonts w:asciiTheme="minorBidi" w:hAnsiTheme="minorBidi" w:cstheme="minorBidi"/>
                <w:b/>
                <w:sz w:val="24"/>
                <w:szCs w:val="24"/>
              </w:rPr>
              <w:t>нтерактивная модель</w:t>
            </w:r>
            <w:r w:rsidRPr="00D53134">
              <w:rPr>
                <w:rFonts w:asciiTheme="minorBidi" w:hAnsiTheme="minorBidi" w:cstheme="minorBidi"/>
                <w:sz w:val="24"/>
                <w:szCs w:val="24"/>
              </w:rPr>
              <w:t xml:space="preserve"> (interactive model): Модель, которая требует участия человека.</w:t>
            </w:r>
          </w:p>
        </w:tc>
      </w:tr>
      <w:tr w:rsidR="007B27A7" w:rsidRPr="00D53134" w14:paraId="3141A49E" w14:textId="77777777">
        <w:trPr>
          <w:trHeight w:val="78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B0F9E8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2.4.37 </w:t>
            </w:r>
            <w:r w:rsidRPr="00D53134">
              <w:rPr>
                <w:rFonts w:asciiTheme="minorBidi" w:hAnsiTheme="minorBidi" w:cstheme="minorBidi"/>
                <w:b/>
                <w:sz w:val="24"/>
                <w:szCs w:val="24"/>
              </w:rPr>
              <w:t>информационная модель</w:t>
            </w:r>
            <w:r w:rsidRPr="00D53134">
              <w:rPr>
                <w:rFonts w:asciiTheme="minorBidi" w:hAnsiTheme="minorBidi" w:cstheme="minorBidi"/>
                <w:sz w:val="24"/>
                <w:szCs w:val="24"/>
              </w:rPr>
              <w:t xml:space="preserve"> (information model): Модель, которая представляет процессы, объекты, информационные потоки и </w:t>
            </w:r>
            <w:proofErr w:type="gramStart"/>
            <w:r w:rsidRPr="00D53134">
              <w:rPr>
                <w:rFonts w:asciiTheme="minorBidi" w:hAnsiTheme="minorBidi" w:cstheme="minorBidi"/>
                <w:sz w:val="24"/>
                <w:szCs w:val="24"/>
              </w:rPr>
              <w:t>элементы организации</w:t>
            </w:r>
            <w:proofErr w:type="gramEnd"/>
            <w:r w:rsidRPr="00D53134">
              <w:rPr>
                <w:rFonts w:asciiTheme="minorBidi" w:hAnsiTheme="minorBidi" w:cstheme="minorBidi"/>
                <w:sz w:val="24"/>
                <w:szCs w:val="24"/>
              </w:rPr>
              <w:t xml:space="preserve"> и все отношения между этими факторами.</w:t>
            </w:r>
          </w:p>
        </w:tc>
      </w:tr>
      <w:tr w:rsidR="007B27A7" w:rsidRPr="00D53134" w14:paraId="61C9476B" w14:textId="77777777">
        <w:trPr>
          <w:trHeight w:val="9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E5519B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2.4.38 </w:t>
            </w:r>
            <w:r w:rsidRPr="00D53134">
              <w:rPr>
                <w:rFonts w:asciiTheme="minorBidi" w:hAnsiTheme="minorBidi" w:cstheme="minorBidi"/>
                <w:b/>
                <w:sz w:val="24"/>
                <w:szCs w:val="24"/>
              </w:rPr>
              <w:t>концептуальная модель</w:t>
            </w:r>
            <w:r w:rsidRPr="00D53134">
              <w:rPr>
                <w:rFonts w:asciiTheme="minorBidi" w:hAnsiTheme="minorBidi" w:cstheme="minorBidi"/>
                <w:sz w:val="24"/>
                <w:szCs w:val="24"/>
              </w:rPr>
              <w:t xml:space="preserve"> conceptual model: Компактное изложение сущности и внутренних представлений о ней пользователей и разработчиков; концептуальная модель включает в себя логику и алгоритмы и явно признает допущения и ограничения.</w:t>
            </w:r>
          </w:p>
        </w:tc>
      </w:tr>
      <w:tr w:rsidR="007B27A7" w:rsidRPr="00D53134" w14:paraId="186F27BD" w14:textId="77777777">
        <w:trPr>
          <w:trHeight w:val="7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01C5B2F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2.4.39 </w:t>
            </w:r>
            <w:r w:rsidRPr="00D53134">
              <w:rPr>
                <w:rFonts w:asciiTheme="minorBidi" w:hAnsiTheme="minorBidi" w:cstheme="minorBidi"/>
                <w:b/>
                <w:sz w:val="24"/>
                <w:szCs w:val="24"/>
              </w:rPr>
              <w:t>конкретная модель</w:t>
            </w:r>
            <w:r w:rsidRPr="00D53134">
              <w:rPr>
                <w:rFonts w:asciiTheme="minorBidi" w:hAnsiTheme="minorBidi" w:cstheme="minorBidi"/>
                <w:sz w:val="24"/>
                <w:szCs w:val="24"/>
              </w:rPr>
              <w:t xml:space="preserve"> (concrete model): Модель, в которой, по меньшей мере, один компонент имеет </w:t>
            </w:r>
            <w:proofErr w:type="gramStart"/>
            <w:r w:rsidRPr="00D53134">
              <w:rPr>
                <w:rFonts w:asciiTheme="minorBidi" w:hAnsiTheme="minorBidi" w:cstheme="minorBidi"/>
                <w:sz w:val="24"/>
                <w:szCs w:val="24"/>
              </w:rPr>
              <w:t>уровень проработки</w:t>
            </w:r>
            <w:proofErr w:type="gramEnd"/>
            <w:r w:rsidRPr="00D53134">
              <w:rPr>
                <w:rFonts w:asciiTheme="minorBidi" w:hAnsiTheme="minorBidi" w:cstheme="minorBidi"/>
                <w:sz w:val="24"/>
                <w:szCs w:val="24"/>
              </w:rPr>
              <w:t xml:space="preserve"> соответствующий материальному объекту.</w:t>
            </w:r>
          </w:p>
        </w:tc>
      </w:tr>
      <w:tr w:rsidR="007B27A7" w:rsidRPr="00D53134" w14:paraId="6A9FD559" w14:textId="77777777">
        <w:trPr>
          <w:trHeight w:val="9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B54431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2.4.40 </w:t>
            </w:r>
            <w:r w:rsidRPr="00D53134">
              <w:rPr>
                <w:rFonts w:asciiTheme="minorBidi" w:hAnsiTheme="minorBidi" w:cstheme="minorBidi"/>
                <w:b/>
                <w:sz w:val="24"/>
                <w:szCs w:val="24"/>
              </w:rPr>
              <w:t>линейные математические модели</w:t>
            </w:r>
            <w:r w:rsidRPr="00D53134">
              <w:rPr>
                <w:rFonts w:asciiTheme="minorBidi" w:hAnsiTheme="minorBidi" w:cstheme="minorBidi"/>
                <w:sz w:val="24"/>
                <w:szCs w:val="24"/>
              </w:rPr>
              <w:t xml:space="preserve"> (linear mathematical models): Модели, для которых справедлив принцип суперпозиции, т. е. любая линейная комбинация решений также является решением задачи, для нелинейных моделей принцип суперпозиции неприменим.</w:t>
            </w:r>
          </w:p>
        </w:tc>
      </w:tr>
      <w:tr w:rsidR="007B27A7" w:rsidRPr="00D53134" w14:paraId="7F0D9640" w14:textId="77777777">
        <w:trPr>
          <w:trHeight w:val="18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10C8B67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2.4.41 </w:t>
            </w:r>
            <w:r w:rsidRPr="00D53134">
              <w:rPr>
                <w:rFonts w:asciiTheme="minorBidi" w:hAnsiTheme="minorBidi" w:cstheme="minorBidi"/>
                <w:b/>
                <w:sz w:val="24"/>
                <w:szCs w:val="24"/>
              </w:rPr>
              <w:t>транспортная модель</w:t>
            </w:r>
            <w:r w:rsidRPr="00D53134">
              <w:rPr>
                <w:rFonts w:asciiTheme="minorBidi" w:hAnsiTheme="minorBidi" w:cstheme="minorBidi"/>
                <w:sz w:val="24"/>
                <w:szCs w:val="24"/>
              </w:rPr>
              <w:t xml:space="preserve"> (transportation model): Информационная модель, предназначенная для моделирования транспортных, пассажирских и пешеходных потоков. Транспортная модель включает, пространственную математическую модель загрузки транспортной сети и предназначена для моделирования и прогнозирования транспортных потоков в транспортных сетях. Под транспортной сетью подразумевается сеть улиц, дорог, линии внеуличного транспорта (метро, монорельс, трамвай, железнодорожный транспорт) и другие виды выделенных трасс движения транспортных или пешеходных потоков, а также маршруты общественного транспорта.</w:t>
            </w:r>
          </w:p>
        </w:tc>
      </w:tr>
      <w:tr w:rsidR="007B27A7" w:rsidRPr="00D53134" w14:paraId="4EC33C30" w14:textId="77777777">
        <w:trPr>
          <w:trHeight w:val="31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74A01F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Модель применяется для моделирования транспортных, пассажирских и пешеходных потоков, создания трехмерных имитационных транспортных моделей дорог, развязок и иных транспортных сооружений, оптимизация маршрутных сетей и расписания общественного транспорта, создание прогнозных транспортных моделей индивидуального, пассажирского и грузового транспорта, моделирование массовых мероприятий и разработки схем эвакуации при чрезвычайных ситуациях.</w:t>
            </w:r>
          </w:p>
          <w:p w14:paraId="7D3A768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При моделировании городской среды на основе транспортных моделей решаются задачи транспортного планирования микрорайонов, городов и регионов, развития транспортных систем, разрабатываются программы развития улично-дорожной сети, разрабатываются комплексные транспортные схемы (КТС), разрабатываются комплексные схемы организации дорожного движения (КСОДД) и программы координирования светофорных объектов для создания «зеленых волн». Так же транспортные модели используются для планирования транспортного обеспечения массовых мероприятий.</w:t>
            </w:r>
          </w:p>
          <w:p w14:paraId="46E15D40"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6AD1BBA" w14:textId="77777777">
        <w:trPr>
          <w:trHeight w:val="15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2E8D26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2.4.42 </w:t>
            </w:r>
            <w:r w:rsidRPr="00D53134">
              <w:rPr>
                <w:rFonts w:asciiTheme="minorBidi" w:hAnsiTheme="minorBidi" w:cstheme="minorBidi"/>
                <w:b/>
                <w:sz w:val="24"/>
                <w:szCs w:val="24"/>
              </w:rPr>
              <w:t>социально-экономическая модель(и)</w:t>
            </w:r>
            <w:r w:rsidRPr="00D53134">
              <w:rPr>
                <w:rFonts w:asciiTheme="minorBidi" w:hAnsiTheme="minorBidi" w:cstheme="minorBidi"/>
                <w:sz w:val="24"/>
                <w:szCs w:val="24"/>
              </w:rPr>
              <w:t xml:space="preserve"> (social and Economic model): Информационная(ые) модель(и) предназначенная(ые) для моделирования социальных, экономических, демографических особенностей изменения состояний антропогенной среды с привязкой к пространственным характеристикам.</w:t>
            </w:r>
          </w:p>
          <w:p w14:paraId="28DCB8D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 </w:t>
            </w:r>
          </w:p>
        </w:tc>
      </w:tr>
      <w:tr w:rsidR="007B27A7" w:rsidRPr="00D53134" w14:paraId="6492F1AD" w14:textId="77777777">
        <w:trPr>
          <w:trHeight w:val="13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2A0D8AC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2.4.43 </w:t>
            </w:r>
            <w:r w:rsidRPr="00D53134">
              <w:rPr>
                <w:rFonts w:asciiTheme="minorBidi" w:hAnsiTheme="minorBidi" w:cstheme="minorBidi"/>
                <w:b/>
                <w:sz w:val="24"/>
                <w:szCs w:val="24"/>
              </w:rPr>
              <w:t>модель инженерных сетей</w:t>
            </w:r>
            <w:r w:rsidRPr="00D53134">
              <w:rPr>
                <w:rFonts w:asciiTheme="minorBidi" w:hAnsiTheme="minorBidi" w:cstheme="minorBidi"/>
                <w:sz w:val="24"/>
                <w:szCs w:val="24"/>
              </w:rPr>
              <w:t xml:space="preserve"> (model of engineering networks): Информационная модель, предназначенная для моделирования районных и городских систем водоснабжения и водоотведения, центрального отопления, сетей связи и других городских инженерных коммуникаций в пространственной привязке. Может быть реализована как объединенная модель всех инженерных сетей, так и виде отдельных моделей для соответствующей инженерной системы.</w:t>
            </w:r>
          </w:p>
        </w:tc>
      </w:tr>
      <w:tr w:rsidR="007B27A7" w:rsidRPr="00D53134" w14:paraId="30D54C15" w14:textId="77777777">
        <w:trPr>
          <w:trHeight w:val="37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44E68D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П р и м е ч а н и е — Модель позволяет производить расчеты систем тепло-, водоснабжения и водоотведения, газовых сетей и паропроводов, а </w:t>
            </w:r>
            <w:proofErr w:type="gramStart"/>
            <w:r w:rsidRPr="00D53134">
              <w:rPr>
                <w:rFonts w:asciiTheme="minorBidi" w:hAnsiTheme="minorBidi" w:cstheme="minorBidi"/>
                <w:sz w:val="24"/>
                <w:szCs w:val="24"/>
              </w:rPr>
              <w:t>так же</w:t>
            </w:r>
            <w:proofErr w:type="gramEnd"/>
            <w:r w:rsidRPr="00D53134">
              <w:rPr>
                <w:rFonts w:asciiTheme="minorBidi" w:hAnsiTheme="minorBidi" w:cstheme="minorBidi"/>
                <w:sz w:val="24"/>
                <w:szCs w:val="24"/>
              </w:rPr>
              <w:t>, позволяет произвести расчет следующих задач:</w:t>
            </w:r>
          </w:p>
          <w:p w14:paraId="7F17F42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конструкторский гидравлический расчет;</w:t>
            </w:r>
          </w:p>
          <w:p w14:paraId="54FDD73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поверочный гидравлический расчет;</w:t>
            </w:r>
          </w:p>
          <w:p w14:paraId="2936B74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наладочный расчет;</w:t>
            </w:r>
          </w:p>
          <w:p w14:paraId="33228F5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расчет надежности сетей;</w:t>
            </w:r>
          </w:p>
          <w:p w14:paraId="4FE0CC7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построение пьезометрических графиков;</w:t>
            </w:r>
          </w:p>
          <w:p w14:paraId="7E10303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паспортизация; коммутационные задачи.</w:t>
            </w:r>
          </w:p>
          <w:p w14:paraId="4E15AE87"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5299D092" w14:textId="77777777">
        <w:trPr>
          <w:trHeight w:val="9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01D48FB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2.4.44 </w:t>
            </w:r>
            <w:r w:rsidRPr="00D53134">
              <w:rPr>
                <w:rFonts w:asciiTheme="minorBidi" w:hAnsiTheme="minorBidi" w:cstheme="minorBidi"/>
                <w:b/>
                <w:sz w:val="24"/>
                <w:szCs w:val="24"/>
              </w:rPr>
              <w:t>цифровой макет</w:t>
            </w:r>
            <w:r w:rsidRPr="00D53134">
              <w:rPr>
                <w:rFonts w:asciiTheme="minorBidi" w:hAnsiTheme="minorBidi" w:cstheme="minorBidi"/>
                <w:sz w:val="24"/>
                <w:szCs w:val="24"/>
              </w:rPr>
              <w:t xml:space="preserve"> (digital mock-up): Цифровая полноразмерная структурная, но не обязательно функциональная, модель, построенная в точном масштабе, используемая, в основном, в исследованиях, испытаниях или демонстрациях.</w:t>
            </w:r>
          </w:p>
        </w:tc>
      </w:tr>
      <w:tr w:rsidR="007B27A7" w:rsidRPr="00D53134" w14:paraId="36E4EC1D" w14:textId="77777777">
        <w:trPr>
          <w:trHeight w:val="6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1E3454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2.4.45</w:t>
            </w:r>
            <w:r w:rsidRPr="00D53134">
              <w:rPr>
                <w:rFonts w:asciiTheme="minorBidi" w:hAnsiTheme="minorBidi" w:cstheme="minorBidi"/>
                <w:b/>
                <w:sz w:val="24"/>
                <w:szCs w:val="24"/>
              </w:rPr>
              <w:t xml:space="preserve"> метамодель</w:t>
            </w:r>
            <w:r w:rsidRPr="00D53134">
              <w:rPr>
                <w:rFonts w:asciiTheme="minorBidi" w:hAnsiTheme="minorBidi" w:cstheme="minorBidi"/>
                <w:sz w:val="24"/>
                <w:szCs w:val="24"/>
              </w:rPr>
              <w:t xml:space="preserve"> (meta </w:t>
            </w:r>
            <w:proofErr w:type="gramStart"/>
            <w:r w:rsidRPr="00D53134">
              <w:rPr>
                <w:rFonts w:asciiTheme="minorBidi" w:hAnsiTheme="minorBidi" w:cstheme="minorBidi"/>
                <w:sz w:val="24"/>
                <w:szCs w:val="24"/>
              </w:rPr>
              <w:t>mode)l</w:t>
            </w:r>
            <w:proofErr w:type="gramEnd"/>
            <w:r w:rsidRPr="00D53134">
              <w:rPr>
                <w:rFonts w:asciiTheme="minorBidi" w:hAnsiTheme="minorBidi" w:cstheme="minorBidi"/>
                <w:sz w:val="24"/>
                <w:szCs w:val="24"/>
              </w:rPr>
              <w:t>: Модель модели; метамодели являются абстракциями.</w:t>
            </w:r>
          </w:p>
        </w:tc>
      </w:tr>
      <w:tr w:rsidR="007B27A7" w:rsidRPr="00D53134" w14:paraId="2CABB6F7" w14:textId="77777777">
        <w:trPr>
          <w:trHeight w:val="9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0742E72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2.4.46 </w:t>
            </w:r>
            <w:r w:rsidRPr="00D53134">
              <w:rPr>
                <w:rFonts w:asciiTheme="minorBidi" w:hAnsiTheme="minorBidi" w:cstheme="minorBidi"/>
                <w:b/>
                <w:sz w:val="24"/>
                <w:szCs w:val="24"/>
              </w:rPr>
              <w:t>многомасштабное моделирование</w:t>
            </w:r>
            <w:r w:rsidRPr="00D53134">
              <w:rPr>
                <w:rFonts w:asciiTheme="minorBidi" w:hAnsiTheme="minorBidi" w:cstheme="minorBidi"/>
                <w:sz w:val="24"/>
                <w:szCs w:val="24"/>
              </w:rPr>
              <w:t xml:space="preserve"> (multiscale modelling): Моделирование объекта-системы, при котором для каждого масштаба или уровня иерархии используется свой метод или формулируется своя система уравнений, описывающая процессы для каждого масштаба в отдельности.</w:t>
            </w:r>
          </w:p>
        </w:tc>
      </w:tr>
      <w:tr w:rsidR="007B27A7" w:rsidRPr="00D53134" w14:paraId="0138D004" w14:textId="77777777">
        <w:trPr>
          <w:trHeight w:val="8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296E0B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2.4.47 </w:t>
            </w:r>
            <w:r w:rsidRPr="00D53134">
              <w:rPr>
                <w:rFonts w:asciiTheme="minorBidi" w:hAnsiTheme="minorBidi" w:cstheme="minorBidi"/>
                <w:b/>
                <w:sz w:val="24"/>
                <w:szCs w:val="24"/>
              </w:rPr>
              <w:t>модель «прозрачного ящика»</w:t>
            </w:r>
            <w:r w:rsidRPr="00D53134">
              <w:rPr>
                <w:rFonts w:asciiTheme="minorBidi" w:hAnsiTheme="minorBidi" w:cstheme="minorBidi"/>
                <w:sz w:val="24"/>
                <w:szCs w:val="24"/>
              </w:rPr>
              <w:t xml:space="preserve"> (white box model): Модель у которой внутренняя реализация известна и полностью видима.</w:t>
            </w:r>
          </w:p>
        </w:tc>
      </w:tr>
      <w:tr w:rsidR="007B27A7" w:rsidRPr="00D53134" w14:paraId="7C480CDC" w14:textId="77777777">
        <w:trPr>
          <w:trHeight w:val="8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B90C7A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2.4.48 </w:t>
            </w:r>
            <w:r w:rsidRPr="00D53134">
              <w:rPr>
                <w:rFonts w:asciiTheme="minorBidi" w:hAnsiTheme="minorBidi" w:cstheme="minorBidi"/>
                <w:b/>
                <w:sz w:val="24"/>
                <w:szCs w:val="24"/>
              </w:rPr>
              <w:t>модель «черного ящика»</w:t>
            </w:r>
            <w:r w:rsidRPr="00D53134">
              <w:rPr>
                <w:rFonts w:asciiTheme="minorBidi" w:hAnsiTheme="minorBidi" w:cstheme="minorBidi"/>
                <w:sz w:val="24"/>
                <w:szCs w:val="24"/>
              </w:rPr>
              <w:t xml:space="preserve"> (black box model): Модель, входы, выходы и функциональные характеристики которой известны, но чья внутренняя реализация неизвестна или не имеет значения.</w:t>
            </w:r>
          </w:p>
        </w:tc>
      </w:tr>
      <w:tr w:rsidR="007B27A7" w:rsidRPr="00D53134" w14:paraId="05D72ED3" w14:textId="77777777">
        <w:trPr>
          <w:trHeight w:val="12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3224C5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 xml:space="preserve">2.4.49 </w:t>
            </w:r>
            <w:r w:rsidRPr="00D53134">
              <w:rPr>
                <w:rFonts w:asciiTheme="minorBidi" w:hAnsiTheme="minorBidi" w:cstheme="minorBidi"/>
                <w:b/>
                <w:sz w:val="24"/>
                <w:szCs w:val="24"/>
              </w:rPr>
              <w:t>параметрическая модель</w:t>
            </w:r>
            <w:r w:rsidRPr="00D53134">
              <w:rPr>
                <w:rFonts w:asciiTheme="minorBidi" w:hAnsiTheme="minorBidi" w:cstheme="minorBidi"/>
                <w:sz w:val="24"/>
                <w:szCs w:val="24"/>
              </w:rPr>
              <w:t xml:space="preserve"> (parametric model): Модель, использующая параметрические уравнения, которые могут быть основаны на выходных данных числовой модели или соответствовать </w:t>
            </w:r>
            <w:proofErr w:type="gramStart"/>
            <w:r w:rsidRPr="00D53134">
              <w:rPr>
                <w:rFonts w:asciiTheme="minorBidi" w:hAnsiTheme="minorBidi" w:cstheme="minorBidi"/>
                <w:sz w:val="24"/>
                <w:szCs w:val="24"/>
              </w:rPr>
              <w:t>полу-эмпирическим</w:t>
            </w:r>
            <w:proofErr w:type="gramEnd"/>
            <w:r w:rsidRPr="00D53134">
              <w:rPr>
                <w:rFonts w:asciiTheme="minorBidi" w:hAnsiTheme="minorBidi" w:cstheme="minorBidi"/>
                <w:sz w:val="24"/>
                <w:szCs w:val="24"/>
              </w:rPr>
              <w:t xml:space="preserve"> данным, служит для компактного описания конкретного процесса, свойства или эффекта.</w:t>
            </w:r>
          </w:p>
        </w:tc>
      </w:tr>
      <w:tr w:rsidR="007B27A7" w:rsidRPr="00D53134" w14:paraId="553A94E6" w14:textId="77777777">
        <w:trPr>
          <w:trHeight w:val="8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2B2C155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2.4.50 </w:t>
            </w:r>
            <w:r w:rsidRPr="00D53134">
              <w:rPr>
                <w:rFonts w:asciiTheme="minorBidi" w:hAnsiTheme="minorBidi" w:cstheme="minorBidi"/>
                <w:b/>
                <w:sz w:val="24"/>
                <w:szCs w:val="24"/>
              </w:rPr>
              <w:t>предсказательная модель</w:t>
            </w:r>
            <w:r w:rsidRPr="00D53134">
              <w:rPr>
                <w:rFonts w:asciiTheme="minorBidi" w:hAnsiTheme="minorBidi" w:cstheme="minorBidi"/>
                <w:sz w:val="24"/>
                <w:szCs w:val="24"/>
              </w:rPr>
              <w:t xml:space="preserve"> (predictive model): Модель, в которой значения будущих состояний может быть гипотетизировано или предсказано.</w:t>
            </w:r>
          </w:p>
        </w:tc>
      </w:tr>
      <w:tr w:rsidR="007B27A7" w:rsidRPr="00D53134" w14:paraId="180D4FEF" w14:textId="77777777">
        <w:trPr>
          <w:trHeight w:val="8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36F188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2.4.51 </w:t>
            </w:r>
            <w:r w:rsidRPr="00D53134">
              <w:rPr>
                <w:rFonts w:asciiTheme="minorBidi" w:hAnsiTheme="minorBidi" w:cstheme="minorBidi"/>
                <w:b/>
                <w:sz w:val="24"/>
                <w:szCs w:val="24"/>
              </w:rPr>
              <w:t>природная модель</w:t>
            </w:r>
            <w:r w:rsidRPr="00D53134">
              <w:rPr>
                <w:rFonts w:asciiTheme="minorBidi" w:hAnsiTheme="minorBidi" w:cstheme="minorBidi"/>
                <w:sz w:val="24"/>
                <w:szCs w:val="24"/>
              </w:rPr>
              <w:t xml:space="preserve"> (natural model): Модель, представляющая систему как объект-систему в природной среде.</w:t>
            </w:r>
          </w:p>
        </w:tc>
      </w:tr>
      <w:tr w:rsidR="007B27A7" w:rsidRPr="00D53134" w14:paraId="58D3B716" w14:textId="77777777">
        <w:trPr>
          <w:trHeight w:val="6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1C0499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2.4.52 </w:t>
            </w:r>
            <w:r w:rsidRPr="00D53134">
              <w:rPr>
                <w:rFonts w:asciiTheme="minorBidi" w:hAnsiTheme="minorBidi" w:cstheme="minorBidi"/>
                <w:b/>
                <w:sz w:val="24"/>
                <w:szCs w:val="24"/>
              </w:rPr>
              <w:t>словесно-описательная модель</w:t>
            </w:r>
            <w:r w:rsidRPr="00D53134">
              <w:rPr>
                <w:rFonts w:asciiTheme="minorBidi" w:hAnsiTheme="minorBidi" w:cstheme="minorBidi"/>
                <w:sz w:val="24"/>
                <w:szCs w:val="24"/>
              </w:rPr>
              <w:t xml:space="preserve"> (verbal descriptive model): Символическая модель, свойства которых выражена в словах.</w:t>
            </w:r>
          </w:p>
        </w:tc>
      </w:tr>
      <w:tr w:rsidR="007B27A7" w:rsidRPr="00D53134" w14:paraId="6F55E994" w14:textId="77777777">
        <w:trPr>
          <w:trHeight w:val="5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D23BEA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Может быть использован синоним “Нарративная модель»</w:t>
            </w:r>
          </w:p>
        </w:tc>
      </w:tr>
      <w:tr w:rsidR="007B27A7" w:rsidRPr="00D53134" w14:paraId="59B97889" w14:textId="77777777">
        <w:trPr>
          <w:trHeight w:val="118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DEEB59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2.4.53 </w:t>
            </w:r>
            <w:r w:rsidRPr="00D53134">
              <w:rPr>
                <w:rFonts w:asciiTheme="minorBidi" w:hAnsiTheme="minorBidi" w:cstheme="minorBidi"/>
                <w:b/>
                <w:sz w:val="24"/>
                <w:szCs w:val="24"/>
              </w:rPr>
              <w:t>стохастическая модель</w:t>
            </w:r>
            <w:r w:rsidRPr="00D53134">
              <w:rPr>
                <w:rFonts w:asciiTheme="minorBidi" w:hAnsiTheme="minorBidi" w:cstheme="minorBidi"/>
                <w:sz w:val="24"/>
                <w:szCs w:val="24"/>
              </w:rPr>
              <w:t xml:space="preserve"> (stochastic model): Модель, в которой результаты определяются с использованием одной или более случайных величин, представляющая неопределенность процесса или в которых входные данные будет производить выходные данные по некоторому статистическому распределению.</w:t>
            </w:r>
          </w:p>
        </w:tc>
      </w:tr>
      <w:tr w:rsidR="007B27A7" w:rsidRPr="00D53134" w14:paraId="547CB4D9" w14:textId="77777777">
        <w:trPr>
          <w:trHeight w:val="6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B52045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2.4.54 </w:t>
            </w:r>
            <w:r w:rsidRPr="00D53134">
              <w:rPr>
                <w:rFonts w:asciiTheme="minorBidi" w:hAnsiTheme="minorBidi" w:cstheme="minorBidi"/>
                <w:b/>
                <w:sz w:val="24"/>
                <w:szCs w:val="24"/>
              </w:rPr>
              <w:t>структурная модель</w:t>
            </w:r>
            <w:r w:rsidRPr="00D53134">
              <w:rPr>
                <w:rFonts w:asciiTheme="minorBidi" w:hAnsiTheme="minorBidi" w:cstheme="minorBidi"/>
                <w:sz w:val="24"/>
                <w:szCs w:val="24"/>
              </w:rPr>
              <w:t xml:space="preserve"> (structural model): Представление физической или логической структуре системы.</w:t>
            </w:r>
          </w:p>
        </w:tc>
      </w:tr>
      <w:tr w:rsidR="007B27A7" w:rsidRPr="00D53134" w14:paraId="17FF36FE" w14:textId="77777777">
        <w:trPr>
          <w:trHeight w:val="238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F32DAB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Документированная информация может быть любого формата и на любом носителе, и может быть получена из любого источника.</w:t>
            </w:r>
          </w:p>
          <w:p w14:paraId="6CFDC8A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Документированная информация может относиться:</w:t>
            </w:r>
          </w:p>
          <w:p w14:paraId="5F0728D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к системе менеджмента, включая соответствующие процессы;</w:t>
            </w:r>
          </w:p>
          <w:p w14:paraId="30B5FA3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к информации, созданной для функционирования организации (документация);</w:t>
            </w:r>
          </w:p>
          <w:p w14:paraId="504C3E4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к свидетельствам достигнутых результатов.</w:t>
            </w:r>
          </w:p>
        </w:tc>
      </w:tr>
      <w:tr w:rsidR="007B27A7" w:rsidRPr="00D53134" w14:paraId="4EE05C33" w14:textId="77777777">
        <w:trPr>
          <w:trHeight w:val="420"/>
        </w:trPr>
        <w:tc>
          <w:tcPr>
            <w:tcW w:w="1035" w:type="dxa"/>
            <w:tcBorders>
              <w:top w:val="nil"/>
              <w:left w:val="nil"/>
              <w:bottom w:val="single" w:sz="8" w:space="0" w:color="000000"/>
              <w:right w:val="nil"/>
            </w:tcBorders>
            <w:shd w:val="clear" w:color="auto" w:fill="auto"/>
            <w:tcMar>
              <w:top w:w="100" w:type="dxa"/>
              <w:left w:w="100" w:type="dxa"/>
              <w:bottom w:w="100" w:type="dxa"/>
              <w:right w:w="100" w:type="dxa"/>
            </w:tcMar>
          </w:tcPr>
          <w:p w14:paraId="34ED5D0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2.4.55</w:t>
            </w:r>
          </w:p>
        </w:tc>
        <w:tc>
          <w:tcPr>
            <w:tcW w:w="2595" w:type="dxa"/>
            <w:tcBorders>
              <w:top w:val="nil"/>
              <w:left w:val="nil"/>
              <w:bottom w:val="single" w:sz="8" w:space="0" w:color="000000"/>
              <w:right w:val="nil"/>
            </w:tcBorders>
            <w:shd w:val="clear" w:color="auto" w:fill="auto"/>
            <w:tcMar>
              <w:top w:w="100" w:type="dxa"/>
              <w:left w:w="100" w:type="dxa"/>
              <w:bottom w:w="100" w:type="dxa"/>
              <w:right w:w="100" w:type="dxa"/>
            </w:tcMar>
          </w:tcPr>
          <w:p w14:paraId="1116BC9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50" w:type="dxa"/>
            <w:tcBorders>
              <w:top w:val="nil"/>
              <w:left w:val="nil"/>
              <w:bottom w:val="single" w:sz="8" w:space="0" w:color="000000"/>
              <w:right w:val="nil"/>
            </w:tcBorders>
            <w:shd w:val="clear" w:color="auto" w:fill="auto"/>
            <w:tcMar>
              <w:top w:w="100" w:type="dxa"/>
              <w:left w:w="100" w:type="dxa"/>
              <w:bottom w:w="100" w:type="dxa"/>
              <w:right w:w="100" w:type="dxa"/>
            </w:tcMar>
          </w:tcPr>
          <w:p w14:paraId="304CFD8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175" w:type="dxa"/>
            <w:tcBorders>
              <w:top w:val="nil"/>
              <w:left w:val="nil"/>
              <w:bottom w:val="single" w:sz="8" w:space="0" w:color="000000"/>
              <w:right w:val="nil"/>
            </w:tcBorders>
            <w:shd w:val="clear" w:color="auto" w:fill="auto"/>
            <w:tcMar>
              <w:top w:w="100" w:type="dxa"/>
              <w:left w:w="100" w:type="dxa"/>
              <w:bottom w:w="100" w:type="dxa"/>
              <w:right w:w="100" w:type="dxa"/>
            </w:tcMar>
          </w:tcPr>
          <w:p w14:paraId="14A66794"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19B7E401" w14:textId="77777777">
        <w:trPr>
          <w:trHeight w:val="116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3DFCA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документированная информация</w:t>
            </w:r>
            <w:r w:rsidRPr="00D53134">
              <w:rPr>
                <w:rFonts w:asciiTheme="minorBidi" w:hAnsiTheme="minorBidi" w:cstheme="minorBidi"/>
                <w:sz w:val="24"/>
                <w:szCs w:val="24"/>
              </w:rPr>
              <w:t xml:space="preserve"> (documented information): Информация, которая должна управляться и поддерживаться организацией, и носитель, который ее содержит.</w:t>
            </w:r>
          </w:p>
          <w:p w14:paraId="35124A4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ИСО 9000:2015, статья 3.8.6]</w:t>
            </w:r>
          </w:p>
        </w:tc>
      </w:tr>
      <w:tr w:rsidR="007B27A7" w:rsidRPr="00D53134" w14:paraId="6839BD79" w14:textId="77777777">
        <w:trPr>
          <w:trHeight w:val="4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EB2B0E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0AE8711E" w14:textId="77777777">
        <w:trPr>
          <w:trHeight w:val="8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0A26BB3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2.4.56 </w:t>
            </w:r>
            <w:r w:rsidRPr="00D53134">
              <w:rPr>
                <w:rFonts w:asciiTheme="minorBidi" w:hAnsiTheme="minorBidi" w:cstheme="minorBidi"/>
                <w:b/>
                <w:sz w:val="24"/>
                <w:szCs w:val="24"/>
              </w:rPr>
              <w:t>информационный набор</w:t>
            </w:r>
            <w:r w:rsidRPr="00D53134">
              <w:rPr>
                <w:rFonts w:asciiTheme="minorBidi" w:hAnsiTheme="minorBidi" w:cstheme="minorBidi"/>
                <w:sz w:val="24"/>
                <w:szCs w:val="24"/>
              </w:rPr>
              <w:t xml:space="preserve"> (information dataset): Часть стандартизованного описания свойств или параметров, или связей объекта-системы или процесса исходя из точки зрения и этапа жизненного цикла</w:t>
            </w:r>
          </w:p>
        </w:tc>
      </w:tr>
      <w:tr w:rsidR="007B27A7" w:rsidRPr="00D53134" w14:paraId="538A7893" w14:textId="77777777">
        <w:trPr>
          <w:trHeight w:val="10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12483A5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П р и м е ч а н и е — Например, для насоса это может быть перечень технических характеристик, перечень характеристик для оценки стоимости и перечень характеристик для построения модели.</w:t>
            </w:r>
          </w:p>
          <w:p w14:paraId="77F38035"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7EBD0E17" w14:textId="77777777">
        <w:trPr>
          <w:trHeight w:val="98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02407B0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2.4.57 </w:t>
            </w:r>
            <w:r w:rsidRPr="00D53134">
              <w:rPr>
                <w:rFonts w:asciiTheme="minorBidi" w:hAnsiTheme="minorBidi" w:cstheme="minorBidi"/>
                <w:b/>
                <w:sz w:val="24"/>
                <w:szCs w:val="24"/>
              </w:rPr>
              <w:t>информационное пространство</w:t>
            </w:r>
            <w:r w:rsidRPr="00D53134">
              <w:rPr>
                <w:rFonts w:asciiTheme="minorBidi" w:hAnsiTheme="minorBidi" w:cstheme="minorBidi"/>
                <w:sz w:val="24"/>
                <w:szCs w:val="24"/>
              </w:rPr>
              <w:t xml:space="preserve"> (information environment): Цифровая электронная среда, к которой относятся цифровая информация, цифровые данные, компьютерные коды концептов и форм представления выраженных знаний.</w:t>
            </w:r>
          </w:p>
        </w:tc>
      </w:tr>
      <w:tr w:rsidR="007B27A7" w:rsidRPr="00D53134" w14:paraId="7A40FD97" w14:textId="77777777">
        <w:trPr>
          <w:trHeight w:val="23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5D271E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Создание нового поколения интеллектуальных информационных систем, которые должны обеспечить семантическую интероперабельность в процессе совместной̆ работы пользователей̆ этих систем.</w:t>
            </w:r>
          </w:p>
          <w:p w14:paraId="6569A5A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Степень новизны интеллектуальных систем, поддерживающих процессы выявления и экспликации стадий генерации и эволюции нового знания, предлагается оценивать, сравнивая их с традиционными системами управления знаниями (Knowledge Management Systems - KMS), основанными на гипотезе стабильности ментального знания человека. Согласно этой̆ гипотезе, в процессе создания и применения KMS можно не учитывать эволюцию во времени ментального знания, представленного в KMS.</w:t>
            </w:r>
          </w:p>
          <w:p w14:paraId="2105E578"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77FEBDED" w14:textId="77777777">
        <w:trPr>
          <w:trHeight w:val="8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2A4D714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2.4.58 </w:t>
            </w:r>
            <w:r w:rsidRPr="00D53134">
              <w:rPr>
                <w:rFonts w:asciiTheme="minorBidi" w:hAnsiTheme="minorBidi" w:cstheme="minorBidi"/>
                <w:b/>
                <w:sz w:val="24"/>
                <w:szCs w:val="24"/>
              </w:rPr>
              <w:t>информационное поле</w:t>
            </w:r>
            <w:r w:rsidRPr="00D53134">
              <w:rPr>
                <w:rFonts w:asciiTheme="minorBidi" w:hAnsiTheme="minorBidi" w:cstheme="minorBidi"/>
                <w:sz w:val="24"/>
                <w:szCs w:val="24"/>
              </w:rPr>
              <w:t xml:space="preserve"> (information field): Совокупность информации, требований, документов Проекта, накапливаемых в процессе жизненного цикла объекта или проекта</w:t>
            </w:r>
          </w:p>
        </w:tc>
      </w:tr>
      <w:tr w:rsidR="007B27A7" w:rsidRPr="00D53134" w14:paraId="783DF2ED" w14:textId="77777777">
        <w:trPr>
          <w:trHeight w:val="9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02C91BD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2.4.59 </w:t>
            </w:r>
            <w:r w:rsidRPr="00D53134">
              <w:rPr>
                <w:rFonts w:asciiTheme="minorBidi" w:hAnsiTheme="minorBidi" w:cstheme="minorBidi"/>
                <w:b/>
                <w:sz w:val="24"/>
                <w:szCs w:val="24"/>
              </w:rPr>
              <w:t>качество информации</w:t>
            </w:r>
            <w:r w:rsidRPr="00D53134">
              <w:rPr>
                <w:rFonts w:asciiTheme="minorBidi" w:hAnsiTheme="minorBidi" w:cstheme="minorBidi"/>
                <w:sz w:val="24"/>
                <w:szCs w:val="24"/>
              </w:rPr>
              <w:t xml:space="preserve"> (information quality): Совокупность свойств, отражающих степень пригодности конкретной информации об объектах и их взаимосвязях для достижения целей, стоящих перед пользователем, при реализации тех или иных видов деятельности.</w:t>
            </w:r>
          </w:p>
        </w:tc>
      </w:tr>
      <w:tr w:rsidR="007B27A7" w:rsidRPr="00D53134" w14:paraId="5E0E31B8" w14:textId="77777777">
        <w:trPr>
          <w:trHeight w:val="78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B9D568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В состав наиболее общих параметров входят: достоверность, своевременность, новизна, ценность, полезность, доступность.</w:t>
            </w:r>
          </w:p>
        </w:tc>
      </w:tr>
      <w:tr w:rsidR="007B27A7" w:rsidRPr="00D53134" w14:paraId="5B1E8105" w14:textId="77777777">
        <w:trPr>
          <w:trHeight w:val="118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6196393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2.4.60 </w:t>
            </w:r>
            <w:r w:rsidRPr="00D53134">
              <w:rPr>
                <w:rFonts w:asciiTheme="minorBidi" w:hAnsiTheme="minorBidi" w:cstheme="minorBidi"/>
                <w:b/>
                <w:sz w:val="24"/>
                <w:szCs w:val="24"/>
              </w:rPr>
              <w:t>информационная модель объекта</w:t>
            </w:r>
            <w:r w:rsidRPr="00D53134">
              <w:rPr>
                <w:rFonts w:asciiTheme="minorBidi" w:hAnsiTheme="minorBidi" w:cstheme="minorBidi"/>
                <w:sz w:val="24"/>
                <w:szCs w:val="24"/>
              </w:rPr>
              <w:t xml:space="preserve"> (information model): Комплексное стандартизованное описание объекта в виде информационных наборов, которое содержит полную проектную информацию (текстовую, графическую, расчетную и вычислимую) о материальных и не материальных элементах объекта.</w:t>
            </w:r>
          </w:p>
        </w:tc>
      </w:tr>
      <w:tr w:rsidR="007B27A7" w:rsidRPr="00D53134" w14:paraId="46A032CD" w14:textId="77777777">
        <w:trPr>
          <w:trHeight w:val="128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C488EE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2.4.61 </w:t>
            </w:r>
            <w:r w:rsidRPr="00D53134">
              <w:rPr>
                <w:rFonts w:asciiTheme="minorBidi" w:hAnsiTheme="minorBidi" w:cstheme="minorBidi"/>
                <w:b/>
                <w:sz w:val="24"/>
                <w:szCs w:val="24"/>
              </w:rPr>
              <w:t>уровень проработки</w:t>
            </w:r>
            <w:r w:rsidRPr="00D53134">
              <w:rPr>
                <w:rFonts w:asciiTheme="minorBidi" w:hAnsiTheme="minorBidi" w:cstheme="minorBidi"/>
                <w:sz w:val="24"/>
                <w:szCs w:val="24"/>
              </w:rPr>
              <w:t xml:space="preserve"> (level of development)</w:t>
            </w:r>
            <w:proofErr w:type="gramStart"/>
            <w:r w:rsidRPr="00D53134">
              <w:rPr>
                <w:rFonts w:asciiTheme="minorBidi" w:hAnsiTheme="minorBidi" w:cstheme="minorBidi"/>
                <w:sz w:val="24"/>
                <w:szCs w:val="24"/>
              </w:rPr>
              <w:t>: Определяет</w:t>
            </w:r>
            <w:proofErr w:type="gramEnd"/>
            <w:r w:rsidRPr="00D53134">
              <w:rPr>
                <w:rFonts w:asciiTheme="minorBidi" w:hAnsiTheme="minorBidi" w:cstheme="minorBidi"/>
                <w:sz w:val="24"/>
                <w:szCs w:val="24"/>
              </w:rPr>
              <w:t xml:space="preserve"> полноту проработки информационной модели объекта-системы в соответствии со стадией жизненного цикла объекта и точкой зрения. Уровень проработки задает минимальную структуру, методы представления информации и минимальный объем информации, необходимой и достаточной для решения задач в соответствии с точкой зрения.</w:t>
            </w:r>
          </w:p>
        </w:tc>
      </w:tr>
      <w:tr w:rsidR="007B27A7" w:rsidRPr="00D53134" w14:paraId="5331DC4C" w14:textId="77777777">
        <w:trPr>
          <w:trHeight w:val="19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0AC9C35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П р и м е ч а н и я — Уровень проработки определяет геометрическую, пространственную, количественную, а также любую другую информацию, необходимую и достаточную для решения задач моделирования конкретного этапа жизненного цикла объекта.</w:t>
            </w:r>
          </w:p>
          <w:p w14:paraId="79584E9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Отдельно необходимо отметить, что уровень проработки должен содержать Уровень обслуживания - качественную меру, используемую, чтобы связать качество обслуживания объекта-системы.</w:t>
            </w:r>
          </w:p>
          <w:p w14:paraId="4BCB5969"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529D062A" w14:textId="77777777">
        <w:trPr>
          <w:trHeight w:val="19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ADD309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2.4.62 </w:t>
            </w:r>
            <w:r w:rsidRPr="00D53134">
              <w:rPr>
                <w:rFonts w:asciiTheme="minorBidi" w:hAnsiTheme="minorBidi" w:cstheme="minorBidi"/>
                <w:b/>
                <w:sz w:val="24"/>
                <w:szCs w:val="24"/>
              </w:rPr>
              <w:t>репозиторий моделей</w:t>
            </w:r>
            <w:r w:rsidRPr="00D53134">
              <w:rPr>
                <w:rFonts w:asciiTheme="minorBidi" w:hAnsiTheme="minorBidi" w:cstheme="minorBidi"/>
                <w:sz w:val="24"/>
                <w:szCs w:val="24"/>
              </w:rPr>
              <w:t xml:space="preserve"> (repository): Замкнутая совокупность эталонных моделей и метаинформации о них. Репозиторий называется замкнутым, если для каждой эталонной модели можно вычислить его замыкание, т.е. При моделировании системы можно применить эталонную модель в системе моделирования с соблюдением всех её зависимостей.</w:t>
            </w:r>
          </w:p>
        </w:tc>
      </w:tr>
    </w:tbl>
    <w:p w14:paraId="6D024AC7" w14:textId="77777777" w:rsidR="007B27A7" w:rsidRPr="00D53134" w:rsidRDefault="007B27A7" w:rsidP="00D53134">
      <w:pPr>
        <w:jc w:val="both"/>
        <w:rPr>
          <w:rFonts w:asciiTheme="minorBidi" w:hAnsiTheme="minorBidi" w:cstheme="minorBidi"/>
          <w:sz w:val="24"/>
          <w:szCs w:val="24"/>
        </w:rPr>
      </w:pPr>
    </w:p>
    <w:p w14:paraId="0BFBA61D" w14:textId="77777777" w:rsidR="007B27A7" w:rsidRPr="00D53134" w:rsidRDefault="00FF04AB" w:rsidP="00D53134">
      <w:pPr>
        <w:spacing w:before="200"/>
        <w:jc w:val="both"/>
        <w:rPr>
          <w:rFonts w:asciiTheme="minorBidi" w:hAnsiTheme="minorBidi" w:cstheme="minorBidi"/>
          <w:b/>
          <w:sz w:val="24"/>
          <w:szCs w:val="24"/>
        </w:rPr>
      </w:pPr>
      <w:r w:rsidRPr="00D53134">
        <w:rPr>
          <w:rFonts w:asciiTheme="minorBidi" w:hAnsiTheme="minorBidi" w:cstheme="minorBidi"/>
          <w:b/>
          <w:sz w:val="24"/>
          <w:szCs w:val="24"/>
        </w:rPr>
        <w:t xml:space="preserve"> </w:t>
      </w:r>
    </w:p>
    <w:p w14:paraId="502056B7" w14:textId="77777777" w:rsidR="007B27A7" w:rsidRPr="00D53134" w:rsidRDefault="00FF04AB" w:rsidP="00D53134">
      <w:pPr>
        <w:spacing w:before="200"/>
        <w:ind w:firstLine="700"/>
        <w:jc w:val="both"/>
        <w:rPr>
          <w:rFonts w:asciiTheme="minorBidi" w:hAnsiTheme="minorBidi" w:cstheme="minorBidi"/>
          <w:b/>
          <w:sz w:val="24"/>
          <w:szCs w:val="24"/>
        </w:rPr>
      </w:pPr>
      <w:r w:rsidRPr="00D53134">
        <w:rPr>
          <w:rFonts w:asciiTheme="minorBidi" w:hAnsiTheme="minorBidi" w:cstheme="minorBidi"/>
          <w:b/>
          <w:sz w:val="24"/>
          <w:szCs w:val="24"/>
        </w:rPr>
        <w:t>2.5 Термины в области дизайн менеджмента</w:t>
      </w:r>
    </w:p>
    <w:p w14:paraId="03AB7C75" w14:textId="77777777" w:rsidR="007B27A7" w:rsidRPr="00D53134" w:rsidRDefault="00FF04AB" w:rsidP="00D53134">
      <w:pPr>
        <w:ind w:left="140" w:firstLine="880"/>
        <w:jc w:val="both"/>
        <w:rPr>
          <w:rFonts w:asciiTheme="minorBidi" w:hAnsiTheme="minorBidi" w:cstheme="minorBidi"/>
          <w:sz w:val="24"/>
          <w:szCs w:val="24"/>
        </w:rPr>
      </w:pPr>
      <w:r w:rsidRPr="00D53134">
        <w:rPr>
          <w:rFonts w:asciiTheme="minorBidi" w:hAnsiTheme="minorBidi" w:cstheme="minorBidi"/>
          <w:sz w:val="24"/>
          <w:szCs w:val="24"/>
        </w:rPr>
        <w:t xml:space="preserve"> </w:t>
      </w:r>
    </w:p>
    <w:tbl>
      <w:tblPr>
        <w:tblStyle w:val="afa"/>
        <w:tblW w:w="985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125"/>
        <w:gridCol w:w="2460"/>
        <w:gridCol w:w="4065"/>
        <w:gridCol w:w="2205"/>
      </w:tblGrid>
      <w:tr w:rsidR="007B27A7" w:rsidRPr="00D53134" w14:paraId="707C8CBC" w14:textId="77777777">
        <w:trPr>
          <w:trHeight w:val="8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64D23D0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2.5.1 </w:t>
            </w:r>
            <w:r w:rsidRPr="00D53134">
              <w:rPr>
                <w:rFonts w:asciiTheme="minorBidi" w:hAnsiTheme="minorBidi" w:cstheme="minorBidi"/>
                <w:b/>
                <w:sz w:val="24"/>
                <w:szCs w:val="24"/>
              </w:rPr>
              <w:t>проектирование</w:t>
            </w:r>
            <w:r w:rsidRPr="00D53134">
              <w:rPr>
                <w:rFonts w:asciiTheme="minorBidi" w:hAnsiTheme="minorBidi" w:cstheme="minorBidi"/>
                <w:sz w:val="24"/>
                <w:szCs w:val="24"/>
              </w:rPr>
              <w:t xml:space="preserve"> (design process): Деятельность и совокупность процессов, преобразующих требования к объекту-системе в более детальные требования к этому объекту.</w:t>
            </w:r>
          </w:p>
        </w:tc>
      </w:tr>
      <w:tr w:rsidR="007B27A7" w:rsidRPr="00D53134" w14:paraId="4CDFFDF9" w14:textId="77777777">
        <w:trPr>
          <w:trHeight w:val="84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52FFBE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2.5.2 </w:t>
            </w:r>
            <w:r w:rsidRPr="00D53134">
              <w:rPr>
                <w:rFonts w:asciiTheme="minorBidi" w:hAnsiTheme="minorBidi" w:cstheme="minorBidi"/>
                <w:b/>
                <w:sz w:val="24"/>
                <w:szCs w:val="24"/>
              </w:rPr>
              <w:t>проектная документация</w:t>
            </w:r>
            <w:r w:rsidRPr="00D53134">
              <w:rPr>
                <w:rFonts w:asciiTheme="minorBidi" w:hAnsiTheme="minorBidi" w:cstheme="minorBidi"/>
                <w:sz w:val="24"/>
                <w:szCs w:val="24"/>
              </w:rPr>
              <w:t xml:space="preserve"> (design documents): </w:t>
            </w:r>
            <w:proofErr w:type="gramStart"/>
            <w:r w:rsidRPr="00D53134">
              <w:rPr>
                <w:rFonts w:asciiTheme="minorBidi" w:hAnsiTheme="minorBidi" w:cstheme="minorBidi"/>
                <w:sz w:val="24"/>
                <w:szCs w:val="24"/>
              </w:rPr>
              <w:t>Результат проектирования</w:t>
            </w:r>
            <w:proofErr w:type="gramEnd"/>
            <w:r w:rsidRPr="00D53134">
              <w:rPr>
                <w:rFonts w:asciiTheme="minorBidi" w:hAnsiTheme="minorBidi" w:cstheme="minorBidi"/>
                <w:sz w:val="24"/>
                <w:szCs w:val="24"/>
              </w:rPr>
              <w:t xml:space="preserve"> представленный в виде записей и информационных моделей.</w:t>
            </w:r>
          </w:p>
        </w:tc>
      </w:tr>
      <w:tr w:rsidR="007B27A7" w:rsidRPr="00D53134" w14:paraId="6C760DCB" w14:textId="77777777">
        <w:trPr>
          <w:trHeight w:val="70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81F1BB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2.5.3 </w:t>
            </w:r>
            <w:r w:rsidRPr="00D53134">
              <w:rPr>
                <w:rFonts w:asciiTheme="minorBidi" w:hAnsiTheme="minorBidi" w:cstheme="minorBidi"/>
                <w:b/>
                <w:sz w:val="24"/>
                <w:szCs w:val="24"/>
              </w:rPr>
              <w:t>дизайн</w:t>
            </w:r>
            <w:r w:rsidRPr="00D53134">
              <w:rPr>
                <w:rFonts w:asciiTheme="minorBidi" w:hAnsiTheme="minorBidi" w:cstheme="minorBidi"/>
                <w:sz w:val="24"/>
                <w:szCs w:val="24"/>
              </w:rPr>
              <w:t xml:space="preserve"> (design): Совокупность проектирования и деятельности экстатической деятельности преобразующих требования к объекту-системе в Проектную документацию.</w:t>
            </w:r>
          </w:p>
        </w:tc>
      </w:tr>
      <w:tr w:rsidR="007B27A7" w:rsidRPr="00D53134" w14:paraId="78F851C6" w14:textId="77777777">
        <w:trPr>
          <w:trHeight w:val="148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07FC234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В соответствии с ГОСТ Р 56645.5-2015 п.3.101 под дизайном в различном контексте понимается:</w:t>
            </w:r>
          </w:p>
          <w:p w14:paraId="6EE312D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w:t>
            </w:r>
            <w:r w:rsidRPr="00D53134">
              <w:rPr>
                <w:rFonts w:asciiTheme="minorBidi" w:hAnsiTheme="minorBidi" w:cstheme="minorBidi"/>
                <w:sz w:val="24"/>
                <w:szCs w:val="24"/>
              </w:rPr>
              <w:t xml:space="preserve"> (design): (существительное) Сам продукт, дизайн конечного продукта;</w:t>
            </w:r>
          </w:p>
          <w:p w14:paraId="1857BCF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w:t>
            </w:r>
            <w:r w:rsidRPr="00D53134">
              <w:rPr>
                <w:rFonts w:asciiTheme="minorBidi" w:hAnsiTheme="minorBidi" w:cstheme="minorBidi"/>
                <w:sz w:val="24"/>
                <w:szCs w:val="24"/>
              </w:rPr>
              <w:t xml:space="preserve"> (design): (глагол) Производство информации, посредством которой дизайн реализуется в продукт.</w:t>
            </w:r>
          </w:p>
        </w:tc>
      </w:tr>
      <w:tr w:rsidR="007B27A7" w:rsidRPr="00D53134" w14:paraId="0AEDB58D" w14:textId="77777777">
        <w:trPr>
          <w:trHeight w:val="52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69660C2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2.5.4</w:t>
            </w:r>
          </w:p>
        </w:tc>
      </w:tr>
      <w:tr w:rsidR="007B27A7" w:rsidRPr="00D53134" w14:paraId="31F29707" w14:textId="77777777">
        <w:trPr>
          <w:trHeight w:val="154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5A933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универсальный дизайн</w:t>
            </w:r>
            <w:r w:rsidRPr="00D53134">
              <w:rPr>
                <w:rFonts w:asciiTheme="minorBidi" w:hAnsiTheme="minorBidi" w:cstheme="minorBidi"/>
                <w:sz w:val="24"/>
                <w:szCs w:val="24"/>
              </w:rPr>
              <w:t xml:space="preserve"> (universal design): Дизайн продукции, сред, программ и сервисов, которыми могут пользоваться все люди в максимально возможной степени без необходимости адаптации или специального дизайна. «Универсальный дизайн» не исключает вспомогательные устройства для конкретных групп людей с ограничениями, там, где это необходимо.</w:t>
            </w:r>
          </w:p>
          <w:p w14:paraId="19CEE9F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[7]</w:t>
            </w:r>
          </w:p>
        </w:tc>
      </w:tr>
      <w:tr w:rsidR="007B27A7" w:rsidRPr="00D53134" w14:paraId="75A7C7A8" w14:textId="77777777">
        <w:trPr>
          <w:trHeight w:val="7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4298A96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2.5.5 </w:t>
            </w:r>
            <w:r w:rsidRPr="00D53134">
              <w:rPr>
                <w:rFonts w:asciiTheme="minorBidi" w:hAnsiTheme="minorBidi" w:cstheme="minorBidi"/>
                <w:b/>
                <w:sz w:val="24"/>
                <w:szCs w:val="24"/>
              </w:rPr>
              <w:t>система строительной классификации</w:t>
            </w:r>
            <w:r w:rsidRPr="00D53134">
              <w:rPr>
                <w:rFonts w:asciiTheme="minorBidi" w:hAnsiTheme="minorBidi" w:cstheme="minorBidi"/>
                <w:sz w:val="24"/>
                <w:szCs w:val="24"/>
              </w:rPr>
              <w:t xml:space="preserve"> (construction classification system): Система классификации информации о строительных работах.</w:t>
            </w:r>
          </w:p>
        </w:tc>
      </w:tr>
      <w:tr w:rsidR="007B27A7" w:rsidRPr="00D53134" w14:paraId="0323A999" w14:textId="77777777">
        <w:trPr>
          <w:trHeight w:val="42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40A35FC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2.5.6</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569F51B4"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390E4780"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73D9BC8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20A5D667" w14:textId="77777777">
        <w:trPr>
          <w:trHeight w:val="84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DF89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дизайн-анализ</w:t>
            </w:r>
            <w:r w:rsidRPr="00D53134">
              <w:rPr>
                <w:rFonts w:asciiTheme="minorBidi" w:hAnsiTheme="minorBidi" w:cstheme="minorBidi"/>
                <w:sz w:val="24"/>
                <w:szCs w:val="24"/>
              </w:rPr>
              <w:t xml:space="preserve"> (design analysis): Детальное исследование возможных последствий того или иного дизайна. [ГОСТ Р 56645.5-2015, статья 3.103]</w:t>
            </w:r>
          </w:p>
        </w:tc>
      </w:tr>
      <w:tr w:rsidR="007B27A7" w:rsidRPr="00D53134" w14:paraId="00EAD93C" w14:textId="77777777">
        <w:trPr>
          <w:trHeight w:val="52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151F045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2.5.7</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61F5C9B7"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2D4866B5"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4D98FB3B"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45A6E55F" w14:textId="77777777">
        <w:trPr>
          <w:trHeight w:val="132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4C9C7B4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оценка дизайна</w:t>
            </w:r>
            <w:r w:rsidRPr="00D53134">
              <w:rPr>
                <w:rFonts w:asciiTheme="minorBidi" w:hAnsiTheme="minorBidi" w:cstheme="minorBidi"/>
                <w:sz w:val="24"/>
                <w:szCs w:val="24"/>
              </w:rPr>
              <w:t xml:space="preserve"> (design appraisal): Систематическая проверка результатов дизайн-процессов (в основном, по завершении этапов) на соответствие заявленным и согласованным требованиям и с целью определения степени выполнения первоначально поставленных целей.</w:t>
            </w:r>
          </w:p>
          <w:p w14:paraId="2A31701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3.104]</w:t>
            </w:r>
          </w:p>
        </w:tc>
      </w:tr>
      <w:tr w:rsidR="007B27A7" w:rsidRPr="00D53134" w14:paraId="2C572F96" w14:textId="77777777">
        <w:trPr>
          <w:trHeight w:val="152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BA496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Данный термин, как правило, связан с определенным видом деятельности, например, оценка системы, оценка проекта. Результаты обычно представлены в мерах времени, стоимости и достижений.</w:t>
            </w:r>
          </w:p>
          <w:p w14:paraId="3B9DB5E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Оценка, как правило, происходит на завершающем этапе деятельности, но прогресс можно оценивать посредством осуществления промежуточной или этапной оценки, особенно в тех случаях, когда по итогам выполнения промежуточных этапов запланированы определенные результаты.</w:t>
            </w:r>
          </w:p>
        </w:tc>
      </w:tr>
      <w:tr w:rsidR="007B27A7" w:rsidRPr="00D53134" w14:paraId="2CE6EA96" w14:textId="77777777">
        <w:trPr>
          <w:trHeight w:val="50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27C965D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2.5.8</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74547C22"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682B29CC"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5AEF6447"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5403749" w14:textId="77777777">
        <w:trPr>
          <w:trHeight w:val="88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C23A7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атрибуты дизайна</w:t>
            </w:r>
            <w:r w:rsidRPr="00D53134">
              <w:rPr>
                <w:rFonts w:asciiTheme="minorBidi" w:hAnsiTheme="minorBidi" w:cstheme="minorBidi"/>
                <w:sz w:val="24"/>
                <w:szCs w:val="24"/>
              </w:rPr>
              <w:t xml:space="preserve"> (design attributes): Особенности и характеристики дизайна.</w:t>
            </w:r>
          </w:p>
          <w:p w14:paraId="03497CA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[ГОСТ Р 56645.5-2015, статья </w:t>
            </w:r>
            <w:proofErr w:type="gramStart"/>
            <w:r w:rsidRPr="00D53134">
              <w:rPr>
                <w:rFonts w:asciiTheme="minorBidi" w:hAnsiTheme="minorBidi" w:cstheme="minorBidi"/>
                <w:sz w:val="24"/>
                <w:szCs w:val="24"/>
              </w:rPr>
              <w:t>3.105 ]</w:t>
            </w:r>
            <w:proofErr w:type="gramEnd"/>
          </w:p>
        </w:tc>
      </w:tr>
      <w:tr w:rsidR="007B27A7" w:rsidRPr="00D53134" w14:paraId="6D4F3803" w14:textId="77777777">
        <w:trPr>
          <w:trHeight w:val="56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7B95C7D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2.5.9</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3C201ED4"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374B8CF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686B094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76D501A5" w14:textId="77777777">
        <w:trPr>
          <w:trHeight w:val="116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1324C1C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аудит дизайна</w:t>
            </w:r>
            <w:r w:rsidRPr="00D53134">
              <w:rPr>
                <w:rFonts w:asciiTheme="minorBidi" w:hAnsiTheme="minorBidi" w:cstheme="minorBidi"/>
                <w:sz w:val="24"/>
                <w:szCs w:val="24"/>
              </w:rPr>
              <w:t xml:space="preserve"> (design audit): Систематическая оценка результата деятельности на соответствие заявленным ранее целям.</w:t>
            </w:r>
          </w:p>
          <w:p w14:paraId="042ABE5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3.106]</w:t>
            </w:r>
          </w:p>
        </w:tc>
      </w:tr>
      <w:tr w:rsidR="007B27A7" w:rsidRPr="00D53134" w14:paraId="459EF2D4" w14:textId="77777777">
        <w:trPr>
          <w:trHeight w:val="488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AD025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П р и м е ч а н и е — Обычно аудит связан с конкретной задачей, например оценкой системы или проекта. Результаты оценки обычно выражаются в единицах времени, затрат и достижений.</w:t>
            </w:r>
          </w:p>
          <w:p w14:paraId="5C3E9C2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Как правило, аудит проводится в конце выполнения работ, хотя работа может сопровождаться выполнением промежуточных или этапных оценок, в частности, если были запланированы промежуточные этапные достижения.</w:t>
            </w:r>
          </w:p>
          <w:p w14:paraId="68F8EC3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Внутренние аудиты, иногда называемые «аудитом первой стороны», проводятся самой организацией или от ее имени с целью проверки системы управления и для решения других внутренних задач. Аудит может стать основой для самостоятельного провозглашения организацией соответствия требованиям. Во многих случаях, особенно в малых организациях, независимость может проявляться в свободе от ответственности за проверяемую работу.</w:t>
            </w:r>
          </w:p>
          <w:p w14:paraId="3089E8D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Внешние аудиты включают в себя аудиты второй и третьей стороны. Аудиты второй стороны проводятся сторонами, имеющими свои интересы в данной организации, например, потребителями, или другими лицами, действующими в их интересах. Аудиты третьей стороны проводятся внешними независимыми аудиторскими организациями.</w:t>
            </w:r>
          </w:p>
          <w:p w14:paraId="35B6868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Информация, полученная в результате дизайн-аудита, может служить исходными данными для соответствующего обзора дизайна. См. также «аудит дизайн-менеджмента» и «аудит технологии дизайна».</w:t>
            </w:r>
          </w:p>
          <w:p w14:paraId="3653BDA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2778ABD3" w14:textId="77777777">
        <w:trPr>
          <w:trHeight w:val="4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7DD675F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7B0CC86" w14:textId="77777777">
        <w:trPr>
          <w:trHeight w:val="7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B64738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2.5.10 </w:t>
            </w:r>
            <w:r w:rsidRPr="00D53134">
              <w:rPr>
                <w:rFonts w:asciiTheme="minorBidi" w:hAnsiTheme="minorBidi" w:cstheme="minorBidi"/>
                <w:b/>
                <w:sz w:val="24"/>
                <w:szCs w:val="24"/>
              </w:rPr>
              <w:t>требования заказчика</w:t>
            </w:r>
            <w:r w:rsidRPr="00D53134">
              <w:rPr>
                <w:rFonts w:asciiTheme="minorBidi" w:hAnsiTheme="minorBidi" w:cstheme="minorBidi"/>
                <w:sz w:val="24"/>
                <w:szCs w:val="24"/>
              </w:rPr>
              <w:t xml:space="preserve"> (employer’s information requirements): Совокупность требований, нормативно-технических документов и протоколов обмена данных к проекту.</w:t>
            </w:r>
          </w:p>
        </w:tc>
      </w:tr>
      <w:tr w:rsidR="007B27A7" w:rsidRPr="00D53134" w14:paraId="4B423FBC" w14:textId="77777777">
        <w:trPr>
          <w:trHeight w:val="44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14A2F94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2.5.11</w:t>
            </w:r>
          </w:p>
        </w:tc>
      </w:tr>
      <w:tr w:rsidR="007B27A7" w:rsidRPr="00D53134" w14:paraId="2949E96A" w14:textId="77777777">
        <w:trPr>
          <w:trHeight w:val="110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4793DD7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техническое задание на дизайн (дизайн бриф)</w:t>
            </w:r>
            <w:r w:rsidRPr="00D53134">
              <w:rPr>
                <w:rFonts w:asciiTheme="minorBidi" w:hAnsiTheme="minorBidi" w:cstheme="minorBidi"/>
                <w:sz w:val="24"/>
                <w:szCs w:val="24"/>
              </w:rPr>
              <w:t xml:space="preserve"> (design brief): Документация, которая информирует о главной цели, контексте и требованиях к выполнению проектных работ.</w:t>
            </w:r>
          </w:p>
          <w:p w14:paraId="0EA3499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3.108]</w:t>
            </w:r>
          </w:p>
        </w:tc>
      </w:tr>
      <w:tr w:rsidR="007B27A7" w:rsidRPr="00D53134" w14:paraId="593B2491" w14:textId="77777777">
        <w:trPr>
          <w:trHeight w:val="212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8C41A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С этой документацией могут быть связаны рекомендации по стилю, категориям, показателям, внешнему виду, состояниям (включая соображения по охране здоровья и безопасности), характеристикам, упаковке, соответствию требованиям, надежности и техническому обслуживанию.</w:t>
            </w:r>
          </w:p>
          <w:p w14:paraId="06BF7BB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Техническое задание зачастую является результатом анализа реализуемости и дает основу для формирования проекта.</w:t>
            </w:r>
          </w:p>
          <w:p w14:paraId="7AF9B90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За исключением строительной отрасли техническое задание включает в себя время и затраты, необходимые для выполнения проекта. Кроме того, в него включены цели по затратам и инвестициям в продукт.</w:t>
            </w:r>
          </w:p>
        </w:tc>
      </w:tr>
      <w:tr w:rsidR="007B27A7" w:rsidRPr="00D53134" w14:paraId="31DAC27E" w14:textId="77777777">
        <w:trPr>
          <w:trHeight w:val="42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4CF6BA59"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lastRenderedPageBreak/>
              <w:t>2.5.12</w:t>
            </w:r>
          </w:p>
        </w:tc>
        <w:tc>
          <w:tcPr>
            <w:tcW w:w="8730" w:type="dxa"/>
            <w:gridSpan w:val="3"/>
            <w:tcBorders>
              <w:top w:val="nil"/>
              <w:left w:val="nil"/>
              <w:bottom w:val="single" w:sz="8" w:space="0" w:color="000000"/>
              <w:right w:val="nil"/>
            </w:tcBorders>
            <w:shd w:val="clear" w:color="auto" w:fill="auto"/>
            <w:tcMar>
              <w:top w:w="100" w:type="dxa"/>
              <w:left w:w="100" w:type="dxa"/>
              <w:bottom w:w="100" w:type="dxa"/>
              <w:right w:w="100" w:type="dxa"/>
            </w:tcMar>
          </w:tcPr>
          <w:p w14:paraId="3057C2D9"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1E411AF1" w14:textId="77777777">
        <w:trPr>
          <w:trHeight w:val="110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3064367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изменение дизайна</w:t>
            </w:r>
            <w:r w:rsidRPr="00D53134">
              <w:rPr>
                <w:rFonts w:asciiTheme="minorBidi" w:hAnsiTheme="minorBidi" w:cstheme="minorBidi"/>
                <w:sz w:val="24"/>
                <w:szCs w:val="24"/>
              </w:rPr>
              <w:t xml:space="preserve"> (design change):</w:t>
            </w:r>
          </w:p>
          <w:p w14:paraId="0F89384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Изменения в спецификации продукта, приводящие к изменению конструкции, но не к появлению нового продукта. [ГОСТ Р 56645.5-2015, статья 3.109]</w:t>
            </w:r>
          </w:p>
        </w:tc>
      </w:tr>
      <w:tr w:rsidR="007B27A7" w:rsidRPr="00D53134" w14:paraId="2B9BC353" w14:textId="77777777">
        <w:trPr>
          <w:trHeight w:val="104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B361E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Подобные изменения могут включать в себя, например, введение резьбы другой формы в конкретное изделие или изменение допусков на обрабатываемую деталь.</w:t>
            </w:r>
          </w:p>
          <w:p w14:paraId="76BF7FEE"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0B263DD5" w14:textId="77777777">
        <w:trPr>
          <w:trHeight w:val="42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11A1165B"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2.5.13</w:t>
            </w:r>
          </w:p>
        </w:tc>
        <w:tc>
          <w:tcPr>
            <w:tcW w:w="8730" w:type="dxa"/>
            <w:gridSpan w:val="3"/>
            <w:tcBorders>
              <w:top w:val="nil"/>
              <w:left w:val="nil"/>
              <w:bottom w:val="single" w:sz="8" w:space="0" w:color="000000"/>
              <w:right w:val="nil"/>
            </w:tcBorders>
            <w:shd w:val="clear" w:color="auto" w:fill="auto"/>
            <w:tcMar>
              <w:top w:w="100" w:type="dxa"/>
              <w:left w:w="100" w:type="dxa"/>
              <w:bottom w:w="100" w:type="dxa"/>
              <w:right w:w="100" w:type="dxa"/>
            </w:tcMar>
          </w:tcPr>
          <w:p w14:paraId="6BE3544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3F35555" w14:textId="77777777">
        <w:trPr>
          <w:trHeight w:val="110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1ED3D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управление дизайном</w:t>
            </w:r>
            <w:r w:rsidRPr="00D53134">
              <w:rPr>
                <w:rFonts w:asciiTheme="minorBidi" w:hAnsiTheme="minorBidi" w:cstheme="minorBidi"/>
                <w:sz w:val="24"/>
                <w:szCs w:val="24"/>
              </w:rPr>
              <w:t xml:space="preserve"> (design control): Компонент системы качества, гарантирующий целостность и согласованность дизайна на протяжении его жизненного цикла.</w:t>
            </w:r>
          </w:p>
          <w:p w14:paraId="1AB1D98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3.113]</w:t>
            </w:r>
          </w:p>
        </w:tc>
      </w:tr>
      <w:tr w:rsidR="007B27A7" w:rsidRPr="00D53134" w14:paraId="16453088" w14:textId="77777777">
        <w:trPr>
          <w:trHeight w:val="42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191D5B5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2.5.14</w:t>
            </w:r>
          </w:p>
        </w:tc>
      </w:tr>
      <w:tr w:rsidR="007B27A7" w:rsidRPr="00D53134" w14:paraId="43F59558" w14:textId="77777777">
        <w:trPr>
          <w:trHeight w:val="94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639FC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 xml:space="preserve">оценка качества </w:t>
            </w:r>
            <w:r w:rsidRPr="00D53134">
              <w:rPr>
                <w:rFonts w:asciiTheme="minorBidi" w:hAnsiTheme="minorBidi" w:cstheme="minorBidi"/>
                <w:sz w:val="24"/>
                <w:szCs w:val="24"/>
              </w:rPr>
              <w:t>дизайна (design evaluation): Оценка конфигурации, соответствия, эффективности и результативности, как правило, по согласованной спецификации. [ГОСТ Р 56645.5-2015, статья 3.114]</w:t>
            </w:r>
          </w:p>
        </w:tc>
      </w:tr>
      <w:tr w:rsidR="007B27A7" w:rsidRPr="00D53134" w14:paraId="72A6F122" w14:textId="77777777">
        <w:trPr>
          <w:trHeight w:val="42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3F6F3B2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2.5.15</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293CBCAE"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1A1F2892"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386415D9"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561DD29F" w14:textId="77777777">
        <w:trPr>
          <w:trHeight w:val="110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7D944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средства дизайна</w:t>
            </w:r>
            <w:r w:rsidRPr="00D53134">
              <w:rPr>
                <w:rFonts w:asciiTheme="minorBidi" w:hAnsiTheme="minorBidi" w:cstheme="minorBidi"/>
                <w:sz w:val="24"/>
                <w:szCs w:val="24"/>
              </w:rPr>
              <w:t xml:space="preserve"> (design facility): Ресурсы, оборудование, процедуры, менеджмент, инфраструктура, расположение, предоставляющие возможность предприятия проектных работ.</w:t>
            </w:r>
          </w:p>
          <w:p w14:paraId="31AD082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3.116]</w:t>
            </w:r>
          </w:p>
        </w:tc>
      </w:tr>
      <w:tr w:rsidR="007B27A7" w:rsidRPr="00D53134" w14:paraId="31308AD2" w14:textId="77777777">
        <w:trPr>
          <w:trHeight w:val="48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5126088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2.5.16</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3B224364"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2C802214"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4AA82F6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21D9EE22" w14:textId="77777777">
        <w:trPr>
          <w:trHeight w:val="222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4A576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«лидер» дизайна</w:t>
            </w:r>
            <w:r w:rsidRPr="00D53134">
              <w:rPr>
                <w:rFonts w:asciiTheme="minorBidi" w:hAnsiTheme="minorBidi" w:cstheme="minorBidi"/>
                <w:sz w:val="24"/>
                <w:szCs w:val="24"/>
              </w:rPr>
              <w:t xml:space="preserve"> (design leader):</w:t>
            </w:r>
          </w:p>
          <w:p w14:paraId="7508F93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&lt;организация&gt; Тренд-сеттер, определяющий тенденции в стиле или подходе к дизайну, признанный лидер в области методик проектирования и их выполнения;</w:t>
            </w:r>
          </w:p>
          <w:p w14:paraId="744CABA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&lt;лицо&gt; Человек, который берет на себя инициативу в дизайн-деятельности или признается ключевым авторитетом, который использует компетенции дизайна и инфраструктуру, чтобы задействовать весь потенциал дизайна в деятельности организации.</w:t>
            </w:r>
          </w:p>
          <w:p w14:paraId="3C624AB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3.122]</w:t>
            </w:r>
          </w:p>
        </w:tc>
      </w:tr>
      <w:tr w:rsidR="007B27A7" w:rsidRPr="00D53134" w14:paraId="216BBE9C" w14:textId="77777777">
        <w:trPr>
          <w:trHeight w:val="48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40914E0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2.5.17</w:t>
            </w:r>
          </w:p>
        </w:tc>
      </w:tr>
      <w:tr w:rsidR="007B27A7" w:rsidRPr="00D53134" w14:paraId="055079ED" w14:textId="77777777">
        <w:trPr>
          <w:trHeight w:val="110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7C2C8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дизайн менеджмент</w:t>
            </w:r>
            <w:r w:rsidRPr="00D53134">
              <w:rPr>
                <w:rFonts w:asciiTheme="minorBidi" w:hAnsiTheme="minorBidi" w:cstheme="minorBidi"/>
                <w:sz w:val="24"/>
                <w:szCs w:val="24"/>
              </w:rPr>
              <w:t xml:space="preserve"> (design management): Совокупность дизайн-деятельностей, их администрирование и интегрирование в деятельность организации.</w:t>
            </w:r>
          </w:p>
          <w:p w14:paraId="5FC435C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3.123]</w:t>
            </w:r>
          </w:p>
        </w:tc>
      </w:tr>
      <w:tr w:rsidR="007B27A7" w:rsidRPr="00D53134" w14:paraId="00D90F21" w14:textId="77777777">
        <w:trPr>
          <w:trHeight w:val="42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7B62300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2.5.18</w:t>
            </w:r>
          </w:p>
        </w:tc>
      </w:tr>
      <w:tr w:rsidR="007B27A7" w:rsidRPr="00D53134" w14:paraId="30309630" w14:textId="77777777">
        <w:trPr>
          <w:trHeight w:val="110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22261A4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аудит дизайн-менеджмента</w:t>
            </w:r>
            <w:r w:rsidRPr="00D53134">
              <w:rPr>
                <w:rFonts w:asciiTheme="minorBidi" w:hAnsiTheme="minorBidi" w:cstheme="minorBidi"/>
                <w:sz w:val="24"/>
                <w:szCs w:val="24"/>
              </w:rPr>
              <w:t xml:space="preserve"> (design management audit): Детальная экспертиза дизайн деятельностей и практик дизайн-менеджмента на корпоративном и проектных уровнях.</w:t>
            </w:r>
          </w:p>
          <w:p w14:paraId="2ACA5BC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3.124]</w:t>
            </w:r>
          </w:p>
        </w:tc>
      </w:tr>
      <w:tr w:rsidR="007B27A7" w:rsidRPr="00D53134" w14:paraId="4E507A39" w14:textId="77777777">
        <w:trPr>
          <w:trHeight w:val="236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FE6EF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Данный аудит обычно проводится для облегчения определения:</w:t>
            </w:r>
          </w:p>
          <w:p w14:paraId="05F2D7E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вклада средств проектирования в корпоративные показатели и рентабельность организации;</w:t>
            </w:r>
          </w:p>
          <w:p w14:paraId="50525C1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пригодности и эффективности задач и методик для выполнения корпоративных проектных требований;</w:t>
            </w:r>
          </w:p>
          <w:p w14:paraId="02A3B2A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соответствия корпоративной политике, стандартам и рекомендациям.</w:t>
            </w:r>
          </w:p>
          <w:p w14:paraId="5D09716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Данный аудит может включать все операции, средства и конечные результаты, а также все основные категории дизайна.</w:t>
            </w:r>
          </w:p>
        </w:tc>
      </w:tr>
      <w:tr w:rsidR="007B27A7" w:rsidRPr="00D53134" w14:paraId="0F4E0483" w14:textId="77777777">
        <w:trPr>
          <w:trHeight w:val="52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006DCC9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2.5.19</w:t>
            </w:r>
          </w:p>
        </w:tc>
      </w:tr>
      <w:tr w:rsidR="007B27A7" w:rsidRPr="00D53134" w14:paraId="5DF75373" w14:textId="77777777">
        <w:trPr>
          <w:trHeight w:val="74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0FD8A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дизайн-метод</w:t>
            </w:r>
            <w:r w:rsidRPr="00D53134">
              <w:rPr>
                <w:rFonts w:asciiTheme="minorBidi" w:hAnsiTheme="minorBidi" w:cstheme="minorBidi"/>
                <w:sz w:val="24"/>
                <w:szCs w:val="24"/>
              </w:rPr>
              <w:t xml:space="preserve"> (design method): Способ улучшения, увеличения количества концепций или сокращение времени на их разработку. [ГОСТ Р 56645.5-2015, статья 3.125]</w:t>
            </w:r>
          </w:p>
        </w:tc>
      </w:tr>
      <w:tr w:rsidR="007B27A7" w:rsidRPr="00D53134" w14:paraId="7EB3B760" w14:textId="77777777">
        <w:trPr>
          <w:trHeight w:val="50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74493D9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2.5.20</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38CCA964"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1E8B2B96"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5C13CD31"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2D8F346" w14:textId="77777777">
        <w:trPr>
          <w:trHeight w:val="110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8ED14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дизайн-модель</w:t>
            </w:r>
            <w:r w:rsidRPr="00D53134">
              <w:rPr>
                <w:rFonts w:asciiTheme="minorBidi" w:hAnsiTheme="minorBidi" w:cstheme="minorBidi"/>
                <w:sz w:val="24"/>
                <w:szCs w:val="24"/>
              </w:rPr>
              <w:t xml:space="preserve"> (design model): Цифровое представление ожидаемых результатов дизайна в виде информационной модели.</w:t>
            </w:r>
          </w:p>
          <w:p w14:paraId="34FEED0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3.126]</w:t>
            </w:r>
          </w:p>
        </w:tc>
      </w:tr>
      <w:tr w:rsidR="007B27A7" w:rsidRPr="00D53134" w14:paraId="4E61CCED" w14:textId="77777777">
        <w:trPr>
          <w:trHeight w:val="42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47F99F5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2.5.21</w:t>
            </w:r>
          </w:p>
        </w:tc>
      </w:tr>
      <w:tr w:rsidR="007B27A7" w:rsidRPr="00D53134" w14:paraId="1EBE9DCA" w14:textId="77777777">
        <w:trPr>
          <w:trHeight w:val="70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18FF8C8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философия дизайна</w:t>
            </w:r>
            <w:r w:rsidRPr="00D53134">
              <w:rPr>
                <w:rFonts w:asciiTheme="minorBidi" w:hAnsiTheme="minorBidi" w:cstheme="minorBidi"/>
                <w:sz w:val="24"/>
                <w:szCs w:val="24"/>
              </w:rPr>
              <w:t xml:space="preserve"> (design philosophy): Артикуляция позиции организации по отношению к дизайну и его вкладу в корпоративную деятельность. [ГОСТ Р 56645.5-2015, статья 3.127]</w:t>
            </w:r>
          </w:p>
        </w:tc>
      </w:tr>
      <w:tr w:rsidR="007B27A7" w:rsidRPr="00D53134" w14:paraId="5D2BCF92" w14:textId="77777777">
        <w:trPr>
          <w:trHeight w:val="60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B80F3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Эквивалент деловой миссии, отражающей основные убеждения, ценности и перспективы, а также накопленные знания организации в отношении дизайна.</w:t>
            </w:r>
          </w:p>
        </w:tc>
      </w:tr>
      <w:tr w:rsidR="007B27A7" w:rsidRPr="00D53134" w14:paraId="139CE8FE" w14:textId="77777777">
        <w:trPr>
          <w:trHeight w:val="52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74C70F2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2.5.22</w:t>
            </w:r>
          </w:p>
        </w:tc>
      </w:tr>
      <w:tr w:rsidR="007B27A7" w:rsidRPr="00D53134" w14:paraId="20946602" w14:textId="77777777">
        <w:trPr>
          <w:trHeight w:val="110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05A3172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политика дизайна</w:t>
            </w:r>
            <w:r w:rsidRPr="00D53134">
              <w:rPr>
                <w:rFonts w:asciiTheme="minorBidi" w:hAnsiTheme="minorBidi" w:cstheme="minorBidi"/>
                <w:sz w:val="24"/>
                <w:szCs w:val="24"/>
              </w:rPr>
              <w:t xml:space="preserve"> (design policy): Основные правила касательно дизайн-дисциплины внутри организации.</w:t>
            </w:r>
          </w:p>
          <w:p w14:paraId="5CBB82C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3.128]</w:t>
            </w:r>
          </w:p>
        </w:tc>
      </w:tr>
      <w:tr w:rsidR="007B27A7" w:rsidRPr="00D53134" w14:paraId="1BAB068A" w14:textId="77777777">
        <w:trPr>
          <w:trHeight w:val="86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1A152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Политика может способствовать управлению корпоративным поведением при обстоятельствах, которые могут повторяться, но не может использоваться в качестве руководства для каждого непредвиденного обстоятельства.</w:t>
            </w:r>
          </w:p>
        </w:tc>
      </w:tr>
      <w:tr w:rsidR="007B27A7" w:rsidRPr="00D53134" w14:paraId="2017510F" w14:textId="77777777">
        <w:trPr>
          <w:trHeight w:val="42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0B268F9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2.5.23</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61602558"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40857A5C"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5BB3E9A5"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746B1933" w14:textId="77777777">
        <w:trPr>
          <w:trHeight w:val="132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398D786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дизайн-процесс</w:t>
            </w:r>
            <w:r w:rsidRPr="00D53134">
              <w:rPr>
                <w:rFonts w:asciiTheme="minorBidi" w:hAnsiTheme="minorBidi" w:cstheme="minorBidi"/>
                <w:sz w:val="24"/>
                <w:szCs w:val="24"/>
              </w:rPr>
              <w:t xml:space="preserve"> (design process): Действия, необходимые для конвертации дизайн-входа в дизайн-выход, включая специальные последовательности событий, действий, методов или наборов процедур.</w:t>
            </w:r>
          </w:p>
          <w:p w14:paraId="0351CE7C"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3.129]</w:t>
            </w:r>
          </w:p>
        </w:tc>
      </w:tr>
      <w:tr w:rsidR="007B27A7" w:rsidRPr="00D53134" w14:paraId="21EB2ADA" w14:textId="77777777">
        <w:trPr>
          <w:trHeight w:val="66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B2B58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Как правило, этапы проекта отражаются в хронологическом порядке, однако на практике процесс проектирования бывает крайне итеративным.</w:t>
            </w:r>
          </w:p>
        </w:tc>
      </w:tr>
      <w:tr w:rsidR="007B27A7" w:rsidRPr="00D53134" w14:paraId="50A56555" w14:textId="77777777">
        <w:trPr>
          <w:trHeight w:val="42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55D7BE1E"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2.5.24</w:t>
            </w:r>
          </w:p>
        </w:tc>
      </w:tr>
      <w:tr w:rsidR="007B27A7" w:rsidRPr="00D53134" w14:paraId="2F6E4F36" w14:textId="77777777">
        <w:trPr>
          <w:trHeight w:val="132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2D3EF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дизайн-программа</w:t>
            </w:r>
            <w:r w:rsidRPr="00D53134">
              <w:rPr>
                <w:rFonts w:asciiTheme="minorBidi" w:hAnsiTheme="minorBidi" w:cstheme="minorBidi"/>
                <w:sz w:val="24"/>
                <w:szCs w:val="24"/>
              </w:rPr>
              <w:t xml:space="preserve"> (design programme): Конкретные действия и инвестиции должны быть предприняты в определенный период, разбитый на этапы, с указанием привлекаемых ресурсов и привязкой к временной шкале.</w:t>
            </w:r>
          </w:p>
          <w:p w14:paraId="06D4DEA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3.130]</w:t>
            </w:r>
          </w:p>
        </w:tc>
      </w:tr>
      <w:tr w:rsidR="007B27A7" w:rsidRPr="00D53134" w14:paraId="2AEADFA3" w14:textId="77777777">
        <w:trPr>
          <w:trHeight w:val="46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35E19A5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2.5.25</w:t>
            </w:r>
          </w:p>
        </w:tc>
      </w:tr>
      <w:tr w:rsidR="007B27A7" w:rsidRPr="00D53134" w14:paraId="29051268" w14:textId="77777777">
        <w:trPr>
          <w:trHeight w:val="110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0F92368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дизайн-проектное предложение</w:t>
            </w:r>
            <w:r w:rsidRPr="00D53134">
              <w:rPr>
                <w:rFonts w:asciiTheme="minorBidi" w:hAnsiTheme="minorBidi" w:cstheme="minorBidi"/>
                <w:sz w:val="24"/>
                <w:szCs w:val="24"/>
              </w:rPr>
              <w:t xml:space="preserve"> (design project proposal): Референтный документ, устанавливающий основу для инициации проекта.</w:t>
            </w:r>
          </w:p>
          <w:p w14:paraId="77418E8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3.131]</w:t>
            </w:r>
          </w:p>
        </w:tc>
      </w:tr>
      <w:tr w:rsidR="007B27A7" w:rsidRPr="00D53134" w14:paraId="6C87556D" w14:textId="77777777">
        <w:trPr>
          <w:trHeight w:val="282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9FD8F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Предложения позволяют установить:</w:t>
            </w:r>
          </w:p>
          <w:p w14:paraId="0952D2D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коммерческое задание на проектирование;</w:t>
            </w:r>
          </w:p>
          <w:p w14:paraId="496E956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техническое задание на проектирование;</w:t>
            </w:r>
          </w:p>
          <w:p w14:paraId="3265BB4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программу проектирования с указанием этапов и сроков их выполнения;</w:t>
            </w:r>
          </w:p>
          <w:p w14:paraId="03CF45A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лиц, которые будут привлекаться к проекту, и меры ответственности, которые будут закрепляться за различными аспектами работы;</w:t>
            </w:r>
          </w:p>
          <w:p w14:paraId="41AEDDF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выделение финансовых и других видов ресурсов.</w:t>
            </w:r>
          </w:p>
        </w:tc>
      </w:tr>
      <w:tr w:rsidR="007B27A7" w:rsidRPr="00D53134" w14:paraId="41B94614" w14:textId="77777777">
        <w:trPr>
          <w:trHeight w:val="54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1EE535F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2.5.26</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5A548991"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782E6008"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26270360"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23C6D159" w14:textId="77777777">
        <w:trPr>
          <w:trHeight w:val="132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7BC23CB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обзор дизайна</w:t>
            </w:r>
            <w:r w:rsidRPr="00D53134">
              <w:rPr>
                <w:rFonts w:asciiTheme="minorBidi" w:hAnsiTheme="minorBidi" w:cstheme="minorBidi"/>
                <w:sz w:val="24"/>
                <w:szCs w:val="24"/>
              </w:rPr>
              <w:t xml:space="preserve"> (design review): Формальная, документируемая, всесторонняя, систематическая и периодическая проверка дизайна, на всех ключевых стадиях дизайн-процесса на соответствие требований дизайн-спецификаций.</w:t>
            </w:r>
          </w:p>
          <w:p w14:paraId="659F1A7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3.132]</w:t>
            </w:r>
          </w:p>
        </w:tc>
      </w:tr>
      <w:tr w:rsidR="007B27A7" w:rsidRPr="00D53134" w14:paraId="57A6AF7B" w14:textId="77777777">
        <w:trPr>
          <w:trHeight w:val="540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5A0AD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Обзор может проходить в форме совещаний специалистов, в наибольшей степени связанных с соответствующими проекту областями знаний (маркетингом, проектированием, финансированием, производством, продажами, упаковкой и т. п.), и в идеальном случае — под руководством специалиста, напрямую не связанного с разрабатываемым проектом.</w:t>
            </w:r>
          </w:p>
          <w:p w14:paraId="225DB25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Обзор предназначена для анализа возможности выполнения требований к качеству продукции и ее соответствия своему назначению, идентификации проблем (при их появлении) и составления предложений относительно проработки принятых решений.</w:t>
            </w:r>
          </w:p>
          <w:p w14:paraId="7F8F993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Обзор может проводиться неоднократно по ходу разработки проекта. Его основными задачами являются:</w:t>
            </w:r>
          </w:p>
          <w:p w14:paraId="42F56BC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обеспечение соответствия дизайна техническому заданию на проектирование;</w:t>
            </w:r>
          </w:p>
          <w:p w14:paraId="5C34B64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изменение технического задания на проектирование (при необходимости);</w:t>
            </w:r>
          </w:p>
          <w:p w14:paraId="6D421E87"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идентификация проблем (при их возникновении) и составление предложений относительно разработки принятых решений;</w:t>
            </w:r>
          </w:p>
          <w:p w14:paraId="1C9A2598"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принятие решений по переходу к следующему этапу проектирования, переработке или даже полному прекращению проекта.</w:t>
            </w:r>
          </w:p>
          <w:p w14:paraId="60A0F82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Данная оценка может проводиться на любом этапе процесса проектирования и обязательно по его завершении.</w:t>
            </w:r>
          </w:p>
          <w:p w14:paraId="1A5C07D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0E150046" w14:textId="77777777">
        <w:trPr>
          <w:trHeight w:val="42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30A6E7B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2.5.27</w:t>
            </w:r>
          </w:p>
        </w:tc>
      </w:tr>
      <w:tr w:rsidR="007B27A7" w:rsidRPr="00D53134" w14:paraId="7709923D" w14:textId="77777777">
        <w:trPr>
          <w:trHeight w:val="110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56B8434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дизайн-спецификация</w:t>
            </w:r>
            <w:r w:rsidRPr="00D53134">
              <w:rPr>
                <w:rFonts w:asciiTheme="minorBidi" w:hAnsiTheme="minorBidi" w:cstheme="minorBidi"/>
                <w:sz w:val="24"/>
                <w:szCs w:val="24"/>
              </w:rPr>
              <w:t xml:space="preserve"> (design specification): Спецификация, определяющая требования к дизайну и его ограничения.</w:t>
            </w:r>
          </w:p>
          <w:p w14:paraId="75F9464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3.134]</w:t>
            </w:r>
          </w:p>
        </w:tc>
      </w:tr>
      <w:tr w:rsidR="007B27A7" w:rsidRPr="00D53134" w14:paraId="31557153" w14:textId="77777777">
        <w:trPr>
          <w:trHeight w:val="84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3C31F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Данный термин отличается от термина «техническое задание на дизайн» тем, что он содержит точно определенные требования к дизайну, тогда как второй термин помимо прочего содержит требования к проекту, например, временные рамки, и потому менее директивен.</w:t>
            </w:r>
          </w:p>
        </w:tc>
      </w:tr>
      <w:tr w:rsidR="007B27A7" w:rsidRPr="00D53134" w14:paraId="53CF3F0A" w14:textId="77777777">
        <w:trPr>
          <w:trHeight w:val="56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35E9578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2.5.28</w:t>
            </w:r>
          </w:p>
        </w:tc>
      </w:tr>
      <w:tr w:rsidR="007B27A7" w:rsidRPr="00D53134" w14:paraId="62FA69A5" w14:textId="77777777">
        <w:trPr>
          <w:trHeight w:val="110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B2458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дизайн-стандарт</w:t>
            </w:r>
            <w:r w:rsidRPr="00D53134">
              <w:rPr>
                <w:rFonts w:asciiTheme="minorBidi" w:hAnsiTheme="minorBidi" w:cstheme="minorBidi"/>
                <w:sz w:val="24"/>
                <w:szCs w:val="24"/>
              </w:rPr>
              <w:t xml:space="preserve"> (design standard): Общепринятый критерий, набор принципов, установленный уровень качества и достижений, ориентир для достижения приемлемого результата.</w:t>
            </w:r>
          </w:p>
          <w:p w14:paraId="62228FF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3.135]</w:t>
            </w:r>
          </w:p>
        </w:tc>
      </w:tr>
      <w:tr w:rsidR="007B27A7" w:rsidRPr="00D53134" w14:paraId="112415E7" w14:textId="77777777">
        <w:trPr>
          <w:trHeight w:val="46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3BB3DA8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lastRenderedPageBreak/>
              <w:t>2.5.29</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7DD22821"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025A6CB5"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620912D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47A321C8" w14:textId="77777777">
        <w:trPr>
          <w:trHeight w:val="74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6902F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дизайн-стратегия</w:t>
            </w:r>
            <w:r w:rsidRPr="00D53134">
              <w:rPr>
                <w:rFonts w:asciiTheme="minorBidi" w:hAnsiTheme="minorBidi" w:cstheme="minorBidi"/>
                <w:sz w:val="24"/>
                <w:szCs w:val="24"/>
              </w:rPr>
              <w:t xml:space="preserve"> (design strategy): Формализованный путь достижения бизнес и дизайн-задач, с указанием необходимых ресурсов. [ГОСТ Р 56645.5-2015, статья 3.136]</w:t>
            </w:r>
          </w:p>
        </w:tc>
      </w:tr>
      <w:tr w:rsidR="007B27A7" w:rsidRPr="00D53134" w14:paraId="23B91C63" w14:textId="77777777">
        <w:trPr>
          <w:trHeight w:val="42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5853D903"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2.5.30</w:t>
            </w:r>
          </w:p>
        </w:tc>
      </w:tr>
      <w:tr w:rsidR="007B27A7" w:rsidRPr="00D53134" w14:paraId="5667A63E" w14:textId="77777777">
        <w:trPr>
          <w:trHeight w:val="110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82C2B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 xml:space="preserve">дизайн команда </w:t>
            </w:r>
            <w:r w:rsidRPr="00D53134">
              <w:rPr>
                <w:rFonts w:asciiTheme="minorBidi" w:hAnsiTheme="minorBidi" w:cstheme="minorBidi"/>
                <w:sz w:val="24"/>
                <w:szCs w:val="24"/>
              </w:rPr>
              <w:t>(design team): Формализованная группа лиц, выполняющая конкретную работу по дизайну.</w:t>
            </w:r>
          </w:p>
          <w:p w14:paraId="26744AD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3.137]</w:t>
            </w:r>
          </w:p>
        </w:tc>
      </w:tr>
      <w:tr w:rsidR="007B27A7" w:rsidRPr="00D53134" w14:paraId="2D005DF0" w14:textId="77777777">
        <w:trPr>
          <w:trHeight w:val="500"/>
        </w:trPr>
        <w:tc>
          <w:tcPr>
            <w:tcW w:w="1125" w:type="dxa"/>
            <w:tcBorders>
              <w:top w:val="nil"/>
              <w:left w:val="nil"/>
              <w:bottom w:val="single" w:sz="8" w:space="0" w:color="000000"/>
              <w:right w:val="nil"/>
            </w:tcBorders>
            <w:shd w:val="clear" w:color="auto" w:fill="auto"/>
            <w:tcMar>
              <w:top w:w="100" w:type="dxa"/>
              <w:left w:w="100" w:type="dxa"/>
              <w:bottom w:w="100" w:type="dxa"/>
              <w:right w:w="100" w:type="dxa"/>
            </w:tcMar>
          </w:tcPr>
          <w:p w14:paraId="616182B2"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2.5.31</w:t>
            </w:r>
          </w:p>
        </w:tc>
        <w:tc>
          <w:tcPr>
            <w:tcW w:w="2460" w:type="dxa"/>
            <w:tcBorders>
              <w:top w:val="nil"/>
              <w:left w:val="nil"/>
              <w:bottom w:val="single" w:sz="8" w:space="0" w:color="000000"/>
              <w:right w:val="nil"/>
            </w:tcBorders>
            <w:shd w:val="clear" w:color="auto" w:fill="auto"/>
            <w:tcMar>
              <w:top w:w="100" w:type="dxa"/>
              <w:left w:w="100" w:type="dxa"/>
              <w:bottom w:w="100" w:type="dxa"/>
              <w:right w:w="100" w:type="dxa"/>
            </w:tcMar>
          </w:tcPr>
          <w:p w14:paraId="74DFCF43"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4065" w:type="dxa"/>
            <w:tcBorders>
              <w:top w:val="nil"/>
              <w:left w:val="nil"/>
              <w:bottom w:val="single" w:sz="8" w:space="0" w:color="000000"/>
              <w:right w:val="nil"/>
            </w:tcBorders>
            <w:shd w:val="clear" w:color="auto" w:fill="auto"/>
            <w:tcMar>
              <w:top w:w="100" w:type="dxa"/>
              <w:left w:w="100" w:type="dxa"/>
              <w:bottom w:w="100" w:type="dxa"/>
              <w:right w:w="100" w:type="dxa"/>
            </w:tcMar>
          </w:tcPr>
          <w:p w14:paraId="491F2D0F"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c>
          <w:tcPr>
            <w:tcW w:w="2205" w:type="dxa"/>
            <w:tcBorders>
              <w:top w:val="nil"/>
              <w:left w:val="nil"/>
              <w:bottom w:val="single" w:sz="8" w:space="0" w:color="000000"/>
              <w:right w:val="nil"/>
            </w:tcBorders>
            <w:shd w:val="clear" w:color="auto" w:fill="auto"/>
            <w:tcMar>
              <w:top w:w="100" w:type="dxa"/>
              <w:left w:w="100" w:type="dxa"/>
              <w:bottom w:w="100" w:type="dxa"/>
              <w:right w:w="100" w:type="dxa"/>
            </w:tcMar>
          </w:tcPr>
          <w:p w14:paraId="4C106BB2"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6EB35AA4" w14:textId="77777777">
        <w:trPr>
          <w:trHeight w:val="154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0220849A"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проект</w:t>
            </w:r>
            <w:r w:rsidRPr="00D53134">
              <w:rPr>
                <w:rFonts w:asciiTheme="minorBidi" w:hAnsiTheme="minorBidi" w:cstheme="minorBidi"/>
                <w:sz w:val="24"/>
                <w:szCs w:val="24"/>
              </w:rPr>
              <w:t xml:space="preserve"> (project): Координируемая и управляемая деятельность, состоящая из этапов: предпроектных исследований, начальной стадии дизайн-концепции, стадии детального дизайна, стадии разработки и стадии воплощения; предпринятая для достижения конкретных требований, включая ограничения по времени, стоимости и ресурсам.</w:t>
            </w:r>
          </w:p>
          <w:p w14:paraId="348BB53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[ГОСТ Р 56645.5-2015, статья 3.273]</w:t>
            </w:r>
          </w:p>
        </w:tc>
      </w:tr>
      <w:tr w:rsidR="007B27A7" w:rsidRPr="00D53134" w14:paraId="5429ACCB" w14:textId="77777777">
        <w:trPr>
          <w:trHeight w:val="236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A932BF"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Отдельные проекты могут быть частью более крупных проектов.</w:t>
            </w:r>
          </w:p>
          <w:p w14:paraId="030CBC4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Иногда цели проекта уточняются, а характеристики продукции определяются постепенно по мере выполнения проекта.</w:t>
            </w:r>
          </w:p>
          <w:p w14:paraId="1A9ECEA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Результатом проекта может быть один или несколько видов продукции.</w:t>
            </w:r>
          </w:p>
          <w:p w14:paraId="59698EC4"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Этапы могут выполняться непоследовательно, могут быть рекурсивными или частично параллельными.</w:t>
            </w:r>
          </w:p>
          <w:p w14:paraId="4196E05A" w14:textId="77777777" w:rsidR="007B27A7" w:rsidRPr="00D53134" w:rsidRDefault="00FF04AB" w:rsidP="00D53134">
            <w:pPr>
              <w:ind w:left="140"/>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13CD3DA8" w14:textId="77777777">
        <w:trPr>
          <w:trHeight w:val="50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5DD6C84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2.5.32</w:t>
            </w:r>
          </w:p>
        </w:tc>
      </w:tr>
      <w:tr w:rsidR="007B27A7" w:rsidRPr="00D53134" w14:paraId="2EC61594" w14:textId="77777777">
        <w:trPr>
          <w:trHeight w:val="84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43C319EB"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t>проектное задание</w:t>
            </w:r>
            <w:r w:rsidRPr="00D53134">
              <w:rPr>
                <w:rFonts w:asciiTheme="minorBidi" w:hAnsiTheme="minorBidi" w:cstheme="minorBidi"/>
                <w:sz w:val="24"/>
                <w:szCs w:val="24"/>
              </w:rPr>
              <w:t xml:space="preserve"> (project brief): Спецификация конфигурации проекта для его воплощения согласно дизайн-брифу. [ГОСТ Р 56645.5-2015, статья 3.274]</w:t>
            </w:r>
          </w:p>
        </w:tc>
      </w:tr>
      <w:tr w:rsidR="007B27A7" w:rsidRPr="00D53134" w14:paraId="48D8978B" w14:textId="77777777">
        <w:trPr>
          <w:trHeight w:val="122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369401"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Также называется «предложением по реализации проекта». Проектное задание обычно включает в себя коммерческое предложение, техническое задание на проектирование и рабочую программу, разбитую на этапы с контрольными точками и сроками выполнения, необходимые компетенции и ресурсы, а также распределения обязанностей. Иногда включает и краткую информацию о решениях (особенно в случае, когда некоторые подходы и решения необходимо исключить).</w:t>
            </w:r>
          </w:p>
        </w:tc>
      </w:tr>
      <w:tr w:rsidR="007B27A7" w:rsidRPr="00D53134" w14:paraId="3BBE8541" w14:textId="77777777">
        <w:trPr>
          <w:trHeight w:val="480"/>
        </w:trPr>
        <w:tc>
          <w:tcPr>
            <w:tcW w:w="9855" w:type="dxa"/>
            <w:gridSpan w:val="4"/>
            <w:tcBorders>
              <w:top w:val="nil"/>
              <w:left w:val="nil"/>
              <w:bottom w:val="single" w:sz="8" w:space="0" w:color="000000"/>
              <w:right w:val="nil"/>
            </w:tcBorders>
            <w:shd w:val="clear" w:color="auto" w:fill="auto"/>
            <w:tcMar>
              <w:top w:w="100" w:type="dxa"/>
              <w:left w:w="100" w:type="dxa"/>
              <w:bottom w:w="100" w:type="dxa"/>
              <w:right w:w="100" w:type="dxa"/>
            </w:tcMar>
          </w:tcPr>
          <w:p w14:paraId="383A9DA5"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2.5.33</w:t>
            </w:r>
          </w:p>
        </w:tc>
      </w:tr>
      <w:tr w:rsidR="007B27A7" w:rsidRPr="00D53134" w14:paraId="17176C3D" w14:textId="77777777">
        <w:trPr>
          <w:trHeight w:val="880"/>
        </w:trPr>
        <w:tc>
          <w:tcPr>
            <w:tcW w:w="98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170ADEF0"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b/>
                <w:sz w:val="24"/>
                <w:szCs w:val="24"/>
              </w:rPr>
              <w:lastRenderedPageBreak/>
              <w:t>план работ проекта</w:t>
            </w:r>
            <w:r w:rsidRPr="00D53134">
              <w:rPr>
                <w:rFonts w:asciiTheme="minorBidi" w:hAnsiTheme="minorBidi" w:cstheme="minorBidi"/>
                <w:sz w:val="24"/>
                <w:szCs w:val="24"/>
              </w:rPr>
              <w:t xml:space="preserve"> (project plan): Документация, определяющая программу работы и последовательность проводимых мероприятий. [ГОСТ Р 56645.5-2015 статья 3.275]</w:t>
            </w:r>
          </w:p>
        </w:tc>
      </w:tr>
      <w:tr w:rsidR="007B27A7" w:rsidRPr="00D53134" w14:paraId="33BE9C1E" w14:textId="77777777">
        <w:trPr>
          <w:trHeight w:val="860"/>
        </w:trPr>
        <w:tc>
          <w:tcPr>
            <w:tcW w:w="985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A02BD6"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П р и м е ч а н и е — Также известен как «план работ», который может использоваться для обозначения цели каждого этапа работ, принимаемых решений и задач, и может содержать рекомендации о том, кто будет нести ответственность за выполнение данных этапов.</w:t>
            </w:r>
          </w:p>
        </w:tc>
      </w:tr>
      <w:tr w:rsidR="007B27A7" w:rsidRPr="00D53134" w14:paraId="3D4A0726" w14:textId="77777777">
        <w:trPr>
          <w:trHeight w:val="42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3277E99D"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 </w:t>
            </w:r>
          </w:p>
        </w:tc>
      </w:tr>
      <w:tr w:rsidR="007B27A7" w:rsidRPr="00D53134" w14:paraId="301691E4" w14:textId="77777777">
        <w:trPr>
          <w:trHeight w:val="1160"/>
        </w:trPr>
        <w:tc>
          <w:tcPr>
            <w:tcW w:w="9855" w:type="dxa"/>
            <w:gridSpan w:val="4"/>
            <w:tcBorders>
              <w:top w:val="nil"/>
              <w:left w:val="nil"/>
              <w:bottom w:val="nil"/>
              <w:right w:val="nil"/>
            </w:tcBorders>
            <w:shd w:val="clear" w:color="auto" w:fill="auto"/>
            <w:tcMar>
              <w:top w:w="100" w:type="dxa"/>
              <w:left w:w="100" w:type="dxa"/>
              <w:bottom w:w="100" w:type="dxa"/>
              <w:right w:w="100" w:type="dxa"/>
            </w:tcMar>
          </w:tcPr>
          <w:p w14:paraId="5C0111D9" w14:textId="77777777" w:rsidR="007B27A7" w:rsidRPr="00D53134" w:rsidRDefault="00FF04AB" w:rsidP="00D53134">
            <w:pPr>
              <w:jc w:val="both"/>
              <w:rPr>
                <w:rFonts w:asciiTheme="minorBidi" w:hAnsiTheme="minorBidi" w:cstheme="minorBidi"/>
                <w:sz w:val="24"/>
                <w:szCs w:val="24"/>
              </w:rPr>
            </w:pPr>
            <w:r w:rsidRPr="00D53134">
              <w:rPr>
                <w:rFonts w:asciiTheme="minorBidi" w:hAnsiTheme="minorBidi" w:cstheme="minorBidi"/>
                <w:sz w:val="24"/>
                <w:szCs w:val="24"/>
              </w:rPr>
              <w:t xml:space="preserve">2.5.43 </w:t>
            </w:r>
            <w:r w:rsidRPr="00D53134">
              <w:rPr>
                <w:rFonts w:asciiTheme="minorBidi" w:hAnsiTheme="minorBidi" w:cstheme="minorBidi"/>
                <w:b/>
                <w:sz w:val="24"/>
                <w:szCs w:val="24"/>
              </w:rPr>
              <w:t>доступность</w:t>
            </w:r>
            <w:r w:rsidRPr="00D53134">
              <w:rPr>
                <w:rFonts w:asciiTheme="minorBidi" w:hAnsiTheme="minorBidi" w:cstheme="minorBidi"/>
                <w:sz w:val="24"/>
                <w:szCs w:val="24"/>
              </w:rPr>
              <w:t xml:space="preserve"> </w:t>
            </w:r>
            <w:r w:rsidRPr="00D53134">
              <w:rPr>
                <w:rFonts w:asciiTheme="minorBidi" w:hAnsiTheme="minorBidi" w:cstheme="minorBidi"/>
                <w:b/>
                <w:sz w:val="24"/>
                <w:szCs w:val="24"/>
              </w:rPr>
              <w:t xml:space="preserve">(безбарьерность) антропогенной среды </w:t>
            </w:r>
            <w:r w:rsidRPr="00D53134">
              <w:rPr>
                <w:rFonts w:asciiTheme="minorBidi" w:hAnsiTheme="minorBidi" w:cstheme="minorBidi"/>
                <w:sz w:val="24"/>
                <w:szCs w:val="24"/>
              </w:rPr>
              <w:t>(availability (accessibility) of the anthropogenic environment)</w:t>
            </w:r>
            <w:proofErr w:type="gramStart"/>
            <w:r w:rsidRPr="00D53134">
              <w:rPr>
                <w:rFonts w:asciiTheme="minorBidi" w:hAnsiTheme="minorBidi" w:cstheme="minorBidi"/>
                <w:sz w:val="24"/>
                <w:szCs w:val="24"/>
              </w:rPr>
              <w:t>: Нормативно</w:t>
            </w:r>
            <w:proofErr w:type="gramEnd"/>
            <w:r w:rsidRPr="00D53134">
              <w:rPr>
                <w:rFonts w:asciiTheme="minorBidi" w:hAnsiTheme="minorBidi" w:cstheme="minorBidi"/>
                <w:sz w:val="24"/>
                <w:szCs w:val="24"/>
              </w:rPr>
              <w:t xml:space="preserve"> установленные минимальные требования к антропогенной среде, направленные на конкретных пользователей, особенно с ограниченными физическими возможностями, распространяющиеся на определённые части среды.</w:t>
            </w:r>
          </w:p>
        </w:tc>
      </w:tr>
    </w:tbl>
    <w:p w14:paraId="6CE7AC6B" w14:textId="77777777" w:rsidR="007B27A7" w:rsidRPr="00D53134" w:rsidRDefault="007B27A7" w:rsidP="00D53134">
      <w:pPr>
        <w:jc w:val="both"/>
        <w:rPr>
          <w:rFonts w:asciiTheme="minorBidi" w:hAnsiTheme="minorBidi" w:cstheme="minorBidi"/>
          <w:sz w:val="24"/>
          <w:szCs w:val="24"/>
        </w:rPr>
      </w:pPr>
    </w:p>
    <w:p w14:paraId="0ECE87D9" w14:textId="77777777" w:rsidR="00264AF8" w:rsidRDefault="00264AF8" w:rsidP="00264AF8">
      <w:pPr>
        <w:pStyle w:val="2"/>
      </w:pPr>
      <w:r>
        <w:br w:type="page"/>
      </w:r>
    </w:p>
    <w:p w14:paraId="243E56CB" w14:textId="77777777" w:rsidR="007B27A7" w:rsidRPr="00D53134" w:rsidRDefault="00FF04AB" w:rsidP="00264AF8">
      <w:pPr>
        <w:pStyle w:val="2"/>
      </w:pPr>
      <w:bookmarkStart w:id="1001" w:name="_Toc508698264"/>
      <w:r w:rsidRPr="00D53134">
        <w:lastRenderedPageBreak/>
        <w:t>Алфавитный указатель терминов на русском языке</w:t>
      </w:r>
      <w:bookmarkEnd w:id="1001"/>
    </w:p>
    <w:p w14:paraId="06945DC0" w14:textId="77777777" w:rsidR="007B27A7" w:rsidRPr="00D53134" w:rsidRDefault="00FF04AB" w:rsidP="00D53134">
      <w:pPr>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tbl>
      <w:tblPr>
        <w:tblStyle w:val="afb"/>
        <w:tblW w:w="90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7560"/>
        <w:gridCol w:w="1500"/>
      </w:tblGrid>
      <w:tr w:rsidR="007B27A7" w:rsidRPr="00D53134" w14:paraId="78F8C72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4DD447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"лидер" дизайна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798B8D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2.5.15</w:t>
            </w:r>
          </w:p>
        </w:tc>
      </w:tr>
      <w:tr w:rsidR="007B27A7" w:rsidRPr="00D53134" w14:paraId="144273B6"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AFC3CD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адаптация естественной среды</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9B5F34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2.1.26</w:t>
            </w:r>
          </w:p>
        </w:tc>
      </w:tr>
      <w:tr w:rsidR="007B27A7" w:rsidRPr="00D53134" w14:paraId="24AD47C7"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45DD83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алгоритм нестандартный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F3BD02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2.4.13</w:t>
            </w:r>
          </w:p>
        </w:tc>
      </w:tr>
      <w:tr w:rsidR="007B27A7" w:rsidRPr="00D53134" w14:paraId="66BB354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6A76E7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алгоритм стандартный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044B40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2.4.12</w:t>
            </w:r>
          </w:p>
        </w:tc>
      </w:tr>
      <w:tr w:rsidR="007B27A7" w:rsidRPr="00D53134" w14:paraId="70CFCD8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6F6C7B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анализ</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459B70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2.1.45</w:t>
            </w:r>
          </w:p>
        </w:tc>
      </w:tr>
      <w:tr w:rsidR="007B27A7" w:rsidRPr="00D53134" w14:paraId="013FA70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F0BA3A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антропогенной среды доступность (безбарьерность)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C923D1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2.5.33</w:t>
            </w:r>
          </w:p>
        </w:tc>
      </w:tr>
      <w:tr w:rsidR="007B27A7" w:rsidRPr="00D53134" w14:paraId="2F017CC5"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1F880E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ассимиляционный потенциал</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576F0D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2.1.28</w:t>
            </w:r>
          </w:p>
        </w:tc>
      </w:tr>
      <w:tr w:rsidR="007B27A7" w:rsidRPr="00D53134" w14:paraId="08F3604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71C5FF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ассимиляционный потенциал окружающей среды</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6997A3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2.1.29</w:t>
            </w:r>
          </w:p>
        </w:tc>
      </w:tr>
      <w:tr w:rsidR="007B27A7" w:rsidRPr="00D53134" w14:paraId="551DC7C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BC0A59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атрибуты дизайна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89E1F2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2.5.8</w:t>
            </w:r>
          </w:p>
        </w:tc>
      </w:tr>
      <w:tr w:rsidR="007B27A7" w:rsidRPr="00D53134" w14:paraId="27C55A3F"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284ED8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аудит дизайна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0988F7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2.5.9</w:t>
            </w:r>
          </w:p>
        </w:tc>
      </w:tr>
      <w:tr w:rsidR="007B27A7" w:rsidRPr="00D53134" w14:paraId="4178F23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923E06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аудит дизайн-менеджмента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5064AE2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2.5.17</w:t>
            </w:r>
          </w:p>
        </w:tc>
      </w:tr>
      <w:tr w:rsidR="007B27A7" w:rsidRPr="00D53134" w14:paraId="6AB2BA9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7F20E9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библиотека справочных данных</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C26771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2.4.18</w:t>
            </w:r>
          </w:p>
        </w:tc>
      </w:tr>
      <w:tr w:rsidR="007B27A7" w:rsidRPr="00D53134" w14:paraId="446855D2"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5AC1C0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валидация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6BBF9B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2.1.49</w:t>
            </w:r>
          </w:p>
        </w:tc>
      </w:tr>
      <w:tr w:rsidR="007B27A7" w:rsidRPr="00D53134" w14:paraId="03CFF66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1B13FC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верификация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7E914C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2.1.48</w:t>
            </w:r>
          </w:p>
        </w:tc>
      </w:tr>
      <w:tr w:rsidR="007B27A7" w:rsidRPr="00D53134" w14:paraId="303101F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C2BD56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версия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8A5EAE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2.1.47</w:t>
            </w:r>
          </w:p>
        </w:tc>
      </w:tr>
      <w:tr w:rsidR="007B27A7" w:rsidRPr="00D53134" w14:paraId="4781382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32487F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градация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B7FF90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2.1.8</w:t>
            </w:r>
          </w:p>
        </w:tc>
      </w:tr>
      <w:tr w:rsidR="007B27A7" w:rsidRPr="00D53134" w14:paraId="26C35537"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3548D0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данные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DB43E3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w:t>
            </w:r>
          </w:p>
        </w:tc>
      </w:tr>
      <w:tr w:rsidR="007B27A7" w:rsidRPr="00D53134" w14:paraId="5B85CC3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EA8F04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данные справочные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216B0B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2.4.21</w:t>
            </w:r>
          </w:p>
        </w:tc>
      </w:tr>
      <w:tr w:rsidR="007B27A7" w:rsidRPr="00D53134" w14:paraId="59B6BC15"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6F8709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деятельность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404081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w:t>
            </w:r>
          </w:p>
        </w:tc>
      </w:tr>
      <w:tr w:rsidR="007B27A7" w:rsidRPr="00D53134" w14:paraId="6DE41B8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25A632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деятельность автоматизированная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09A636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2.3.3</w:t>
            </w:r>
          </w:p>
        </w:tc>
      </w:tr>
      <w:tr w:rsidR="007B27A7" w:rsidRPr="00D53134" w14:paraId="7A73D34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301751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деятельность не автоматизированная деятельность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9F5EC3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2.3.4</w:t>
            </w:r>
          </w:p>
        </w:tc>
      </w:tr>
      <w:tr w:rsidR="007B27A7" w:rsidRPr="00D53134" w14:paraId="0EEF1D2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87DD1D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DE9019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2.5.3</w:t>
            </w:r>
          </w:p>
        </w:tc>
      </w:tr>
      <w:tr w:rsidR="007B27A7" w:rsidRPr="00D53134" w14:paraId="4A66EE0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63E417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дизайн-анализ</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D61C24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2.5.6</w:t>
            </w:r>
          </w:p>
        </w:tc>
      </w:tr>
      <w:tr w:rsidR="007B27A7" w:rsidRPr="00D53134" w14:paraId="480487CF"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9C6E41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дизайн-команда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E28A31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2.5.29</w:t>
            </w:r>
          </w:p>
        </w:tc>
      </w:tr>
      <w:tr w:rsidR="007B27A7" w:rsidRPr="00D53134" w14:paraId="4DDEC372"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0DAF8B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дизайн-менеджмент</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B84B9F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2.5.16</w:t>
            </w:r>
          </w:p>
        </w:tc>
      </w:tr>
      <w:tr w:rsidR="007B27A7" w:rsidRPr="00D53134" w14:paraId="2D95D26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5FCC54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дизайн-метод</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D291EF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2.5.18</w:t>
            </w:r>
          </w:p>
        </w:tc>
      </w:tr>
      <w:tr w:rsidR="007B27A7" w:rsidRPr="00D53134" w14:paraId="3F868F7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7B5B02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дизайн-модель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034AAB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2.5.19</w:t>
            </w:r>
          </w:p>
        </w:tc>
      </w:tr>
      <w:tr w:rsidR="007B27A7" w:rsidRPr="00D53134" w14:paraId="3BA6A2F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83B9A2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дизайн-программа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195D20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2.5.23</w:t>
            </w:r>
          </w:p>
        </w:tc>
      </w:tr>
      <w:tr w:rsidR="007B27A7" w:rsidRPr="00D53134" w14:paraId="47808EE5"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2C7C55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дизайн-процесс</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4E95C2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2.5.22</w:t>
            </w:r>
          </w:p>
        </w:tc>
      </w:tr>
      <w:tr w:rsidR="007B27A7" w:rsidRPr="00D53134" w14:paraId="11DCFAC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9F6D26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дизайн-спецификация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CF3039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2.5.26</w:t>
            </w:r>
          </w:p>
        </w:tc>
      </w:tr>
      <w:tr w:rsidR="007B27A7" w:rsidRPr="00D53134" w14:paraId="32F19599"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58DEFD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дизайн-стандарт</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1382BB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2.5.27</w:t>
            </w:r>
          </w:p>
        </w:tc>
      </w:tr>
      <w:tr w:rsidR="007B27A7" w:rsidRPr="00D53134" w14:paraId="75776E8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904D60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дизайн-стратегия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995089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2.5.28</w:t>
            </w:r>
          </w:p>
        </w:tc>
      </w:tr>
      <w:tr w:rsidR="007B27A7" w:rsidRPr="00D53134" w14:paraId="206CB91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1D843E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документ</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0B1CF5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2.1.39</w:t>
            </w:r>
          </w:p>
        </w:tc>
      </w:tr>
      <w:tr w:rsidR="007B27A7" w:rsidRPr="00D53134" w14:paraId="7865E077"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606835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документ референтный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2E8CF4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2.1.40</w:t>
            </w:r>
          </w:p>
        </w:tc>
      </w:tr>
      <w:tr w:rsidR="007B27A7" w:rsidRPr="00D53134" w14:paraId="457684E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7611C1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документ электронный интерактивный (вычислимый)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38020C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2.4.11</w:t>
            </w:r>
          </w:p>
        </w:tc>
      </w:tr>
      <w:tr w:rsidR="007B27A7" w:rsidRPr="00D53134" w14:paraId="38F2C209"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ED663F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документация проектная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1C6F6B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w:t>
            </w:r>
          </w:p>
        </w:tc>
      </w:tr>
      <w:tr w:rsidR="007B27A7" w:rsidRPr="00D53134" w14:paraId="2AA35CD9"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40AB60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задание на дизайн техническое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9F5ED7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2.5.10</w:t>
            </w:r>
          </w:p>
        </w:tc>
      </w:tr>
      <w:tr w:rsidR="007B27A7" w:rsidRPr="00D53134" w14:paraId="6EEFE1C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82DC54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задание проектное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EF6037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2.5.31</w:t>
            </w:r>
          </w:p>
        </w:tc>
      </w:tr>
      <w:tr w:rsidR="007B27A7" w:rsidRPr="00D53134" w14:paraId="1F055EB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3B6027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запись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888467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2.1.42</w:t>
            </w:r>
          </w:p>
        </w:tc>
      </w:tr>
      <w:tr w:rsidR="007B27A7" w:rsidRPr="00D53134" w14:paraId="448AD36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C10420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знания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6C166A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2.1.6</w:t>
            </w:r>
          </w:p>
        </w:tc>
      </w:tr>
      <w:tr w:rsidR="007B27A7" w:rsidRPr="00D53134" w14:paraId="002CD61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CDDEB7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изменение дизайна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8A0140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2.5.11</w:t>
            </w:r>
          </w:p>
        </w:tc>
      </w:tr>
      <w:tr w:rsidR="007B27A7" w:rsidRPr="00D53134" w14:paraId="289539C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31DF4C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инженерия системная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F43D6D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2.2.3</w:t>
            </w:r>
          </w:p>
        </w:tc>
      </w:tr>
      <w:tr w:rsidR="007B27A7" w:rsidRPr="00D53134" w14:paraId="16A1851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FD6CBC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инновация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E538EF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2.1.34</w:t>
            </w:r>
          </w:p>
        </w:tc>
      </w:tr>
      <w:tr w:rsidR="007B27A7" w:rsidRPr="00D53134" w14:paraId="2F457B7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D7A61B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информации (данных) обработка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B04B94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w:t>
            </w:r>
          </w:p>
        </w:tc>
      </w:tr>
      <w:tr w:rsidR="007B27A7" w:rsidRPr="00D53134" w14:paraId="36C75212"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79D680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информация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CABD2E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w:t>
            </w:r>
          </w:p>
        </w:tc>
      </w:tr>
      <w:tr w:rsidR="007B27A7" w:rsidRPr="00D53134" w14:paraId="4A77FAE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7A4481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информация документированная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46D919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2.4.55</w:t>
            </w:r>
          </w:p>
        </w:tc>
      </w:tr>
      <w:tr w:rsidR="007B27A7" w:rsidRPr="00D53134" w14:paraId="42913DA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7E1DCC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информация о конфигурации объекта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EDF2B6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2.1.46</w:t>
            </w:r>
          </w:p>
        </w:tc>
      </w:tr>
      <w:tr w:rsidR="007B27A7" w:rsidRPr="00D53134" w14:paraId="0EB07C0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8F7EA3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инфраструктура вычислительная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9E12E0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2.4.8</w:t>
            </w:r>
          </w:p>
        </w:tc>
      </w:tr>
      <w:tr w:rsidR="007B27A7" w:rsidRPr="00D53134" w14:paraId="436106C6"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3938B3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качество</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E51637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2.1.11</w:t>
            </w:r>
          </w:p>
        </w:tc>
      </w:tr>
      <w:tr w:rsidR="007B27A7" w:rsidRPr="00D53134" w14:paraId="342DE4C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C4DA53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качество информации</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9C8B75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2.4.59</w:t>
            </w:r>
          </w:p>
        </w:tc>
      </w:tr>
      <w:tr w:rsidR="007B27A7" w:rsidRPr="00D53134" w14:paraId="58B75A8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FADDF1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коммуникация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C551FF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2.1.7</w:t>
            </w:r>
          </w:p>
        </w:tc>
      </w:tr>
      <w:tr w:rsidR="007B27A7" w:rsidRPr="00D53134" w14:paraId="0EADE68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D19088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конфигурация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468AC7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2.1.43</w:t>
            </w:r>
          </w:p>
        </w:tc>
      </w:tr>
      <w:tr w:rsidR="007B27A7" w:rsidRPr="00D53134" w14:paraId="7CE2FE45"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0721FA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менеджмент знаний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534927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2.1.33</w:t>
            </w:r>
          </w:p>
        </w:tc>
      </w:tr>
      <w:tr w:rsidR="007B27A7" w:rsidRPr="00D53134" w14:paraId="4F72931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B419BC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метаданные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F01B46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2.4.16</w:t>
            </w:r>
          </w:p>
        </w:tc>
      </w:tr>
      <w:tr w:rsidR="007B27A7" w:rsidRPr="00D53134" w14:paraId="6122D71F"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9825BC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метамодель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907F3D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2.4.45</w:t>
            </w:r>
          </w:p>
        </w:tc>
      </w:tr>
      <w:tr w:rsidR="007B27A7" w:rsidRPr="00D53134" w14:paraId="6ACB9DC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0A3B3C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модели математические линейные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3359CC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2.4.40</w:t>
            </w:r>
          </w:p>
        </w:tc>
      </w:tr>
      <w:tr w:rsidR="007B27A7" w:rsidRPr="00D53134" w14:paraId="42AF3BD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07103A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моделирование здания информационное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AA6239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2.4.25</w:t>
            </w:r>
          </w:p>
        </w:tc>
      </w:tr>
      <w:tr w:rsidR="007B27A7" w:rsidRPr="00D53134" w14:paraId="53175AC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79813A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моделирование многомасштабное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036D85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2.4.46</w:t>
            </w:r>
          </w:p>
        </w:tc>
      </w:tr>
      <w:tr w:rsidR="007B27A7" w:rsidRPr="00D53134" w14:paraId="0E17AF07"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2033D5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моделирование информационное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1553D2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w:t>
            </w:r>
          </w:p>
        </w:tc>
      </w:tr>
      <w:tr w:rsidR="007B27A7" w:rsidRPr="00D53134" w14:paraId="4A682B9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DA2595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8492DA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2.1.9</w:t>
            </w:r>
          </w:p>
        </w:tc>
      </w:tr>
      <w:tr w:rsidR="007B27A7" w:rsidRPr="00D53134" w14:paraId="158E70C7"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95E13B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«прозрачного ящика»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927C3C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2.4.47</w:t>
            </w:r>
          </w:p>
        </w:tc>
      </w:tr>
      <w:tr w:rsidR="007B27A7" w:rsidRPr="00D53134" w14:paraId="1D659997"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48940B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«черного ящика»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084455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2.4.48</w:t>
            </w:r>
          </w:p>
        </w:tc>
      </w:tr>
      <w:tr w:rsidR="007B27A7" w:rsidRPr="00D53134" w14:paraId="6D5DFA9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DC1EE2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аналитическая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3D92B4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2.4.29</w:t>
            </w:r>
          </w:p>
        </w:tc>
      </w:tr>
      <w:tr w:rsidR="007B27A7" w:rsidRPr="00D53134" w14:paraId="45DB687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9643F5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атомарная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5DDB7A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2.4.17</w:t>
            </w:r>
          </w:p>
        </w:tc>
      </w:tr>
      <w:tr w:rsidR="007B27A7" w:rsidRPr="00D53134" w14:paraId="51ABC83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D43A58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атомарная библиотечная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731EF0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2.4.20</w:t>
            </w:r>
          </w:p>
        </w:tc>
      </w:tr>
      <w:tr w:rsidR="007B27A7" w:rsidRPr="00D53134" w14:paraId="766EDC8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62CDCB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детерминированная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21D3B0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2.4.31</w:t>
            </w:r>
          </w:p>
        </w:tc>
      </w:tr>
      <w:tr w:rsidR="007B27A7" w:rsidRPr="00D53134" w14:paraId="0E9A640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60FF8F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динамическая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DCF23B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2.4.32</w:t>
            </w:r>
          </w:p>
        </w:tc>
      </w:tr>
      <w:tr w:rsidR="007B27A7" w:rsidRPr="00D53134" w14:paraId="15EB97F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3FCF34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дискретная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A0ED41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2.4.33</w:t>
            </w:r>
          </w:p>
        </w:tc>
      </w:tr>
      <w:tr w:rsidR="007B27A7" w:rsidRPr="00D53134" w14:paraId="6336FED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A3223F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жизненного цикла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099B16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2.3.7</w:t>
            </w:r>
          </w:p>
        </w:tc>
      </w:tr>
      <w:tr w:rsidR="007B27A7" w:rsidRPr="00D53134" w14:paraId="1A97911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FDAD90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здания информационная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9C44BA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2.4.24</w:t>
            </w:r>
          </w:p>
        </w:tc>
      </w:tr>
      <w:tr w:rsidR="007B27A7" w:rsidRPr="00D53134" w14:paraId="03CF5C89"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3A64BD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иерархическая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5DB8563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2.4.34</w:t>
            </w:r>
          </w:p>
        </w:tc>
      </w:tr>
      <w:tr w:rsidR="007B27A7" w:rsidRPr="00D53134" w14:paraId="639AA619"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51DB93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имитационная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057CE8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2.4.35</w:t>
            </w:r>
          </w:p>
        </w:tc>
      </w:tr>
      <w:tr w:rsidR="007B27A7" w:rsidRPr="00D53134" w14:paraId="2C52C7E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EE2E87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инженерных сетей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1FE1AB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2.4.43</w:t>
            </w:r>
          </w:p>
        </w:tc>
      </w:tr>
      <w:tr w:rsidR="007B27A7" w:rsidRPr="00D53134" w14:paraId="07CC8A87"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ECAB27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интерактивная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12D741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2.4.36</w:t>
            </w:r>
          </w:p>
        </w:tc>
      </w:tr>
      <w:tr w:rsidR="007B27A7" w:rsidRPr="00D53134" w14:paraId="493FF89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CEB188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информационная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219222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2.4.37</w:t>
            </w:r>
          </w:p>
        </w:tc>
      </w:tr>
      <w:tr w:rsidR="007B27A7" w:rsidRPr="00D53134" w14:paraId="753FE31F"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630FBE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модель конкретная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03C52C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2.4.39</w:t>
            </w:r>
          </w:p>
        </w:tc>
      </w:tr>
      <w:tr w:rsidR="007B27A7" w:rsidRPr="00D53134" w14:paraId="2BE16C7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EF905C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объекта информационная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25EDA1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w:t>
            </w:r>
          </w:p>
        </w:tc>
      </w:tr>
      <w:tr w:rsidR="007B27A7" w:rsidRPr="00D53134" w14:paraId="29BB8286"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209D47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объекта информационная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E29840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2.4.60</w:t>
            </w:r>
          </w:p>
        </w:tc>
      </w:tr>
      <w:tr w:rsidR="007B27A7" w:rsidRPr="00D53134" w14:paraId="5F9612F4"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98B281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концептуальная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A8D08C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2.4.38</w:t>
            </w:r>
          </w:p>
        </w:tc>
      </w:tr>
      <w:tr w:rsidR="007B27A7" w:rsidRPr="00D53134" w14:paraId="51F292B2"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B620CF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параметрическая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B98DA1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2.4.49</w:t>
            </w:r>
          </w:p>
        </w:tc>
      </w:tr>
      <w:tr w:rsidR="007B27A7" w:rsidRPr="00D53134" w14:paraId="07CF1549"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1F28C4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предсказательная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0FD7DC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2.4.50</w:t>
            </w:r>
          </w:p>
        </w:tc>
      </w:tr>
      <w:tr w:rsidR="007B27A7" w:rsidRPr="00D53134" w14:paraId="4F59D5A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E704AC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природная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4F1125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2.4.51</w:t>
            </w:r>
          </w:p>
        </w:tc>
      </w:tr>
      <w:tr w:rsidR="007B27A7" w:rsidRPr="00D53134" w14:paraId="390B38E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466EC3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расчетная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B80034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2.4.30</w:t>
            </w:r>
          </w:p>
        </w:tc>
      </w:tr>
      <w:tr w:rsidR="007B27A7" w:rsidRPr="00D53134" w14:paraId="0E756F4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E91C10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словесно-описательная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8A78A6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2.4.52</w:t>
            </w:r>
          </w:p>
        </w:tc>
      </w:tr>
      <w:tr w:rsidR="007B27A7" w:rsidRPr="00D53134" w14:paraId="0BC2CED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A3BCDA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социально-экономическая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34DD3C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2.4.42</w:t>
            </w:r>
          </w:p>
        </w:tc>
      </w:tr>
      <w:tr w:rsidR="007B27A7" w:rsidRPr="00D53134" w14:paraId="20A77DD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B85DBA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стохастическая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94895C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2.4.53</w:t>
            </w:r>
          </w:p>
        </w:tc>
      </w:tr>
      <w:tr w:rsidR="007B27A7" w:rsidRPr="00D53134" w14:paraId="55A28B6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492721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структурная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12F10C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2.4.54</w:t>
            </w:r>
          </w:p>
        </w:tc>
      </w:tr>
      <w:tr w:rsidR="007B27A7" w:rsidRPr="00D53134" w14:paraId="3E949CC7"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7CA358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транспортная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3751AD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2.4.41</w:t>
            </w:r>
          </w:p>
        </w:tc>
      </w:tr>
      <w:tr w:rsidR="007B27A7" w:rsidRPr="00D53134" w14:paraId="2FE0174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64F47D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модель эталонная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A851E1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2.4.28</w:t>
            </w:r>
          </w:p>
        </w:tc>
      </w:tr>
      <w:tr w:rsidR="007B27A7" w:rsidRPr="00D53134" w14:paraId="03F6CDC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2EA884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набор информационный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A7A616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2.4.56</w:t>
            </w:r>
          </w:p>
        </w:tc>
      </w:tr>
      <w:tr w:rsidR="007B27A7" w:rsidRPr="00D53134" w14:paraId="536117A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E41620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накопление знаний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D5B51E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2.3.6</w:t>
            </w:r>
          </w:p>
        </w:tc>
      </w:tr>
      <w:tr w:rsidR="007B27A7" w:rsidRPr="00D53134" w14:paraId="52CEC86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ED63A1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обзор дизайна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B80447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2.5.25</w:t>
            </w:r>
          </w:p>
        </w:tc>
      </w:tr>
      <w:tr w:rsidR="007B27A7" w:rsidRPr="00D53134" w14:paraId="622F987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1EB862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объект</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385E1A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w:t>
            </w:r>
          </w:p>
        </w:tc>
      </w:tr>
      <w:tr w:rsidR="007B27A7" w:rsidRPr="00D53134" w14:paraId="3B9F1634"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6F804C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определение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3DC75C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2.1.44</w:t>
            </w:r>
          </w:p>
        </w:tc>
      </w:tr>
      <w:tr w:rsidR="007B27A7" w:rsidRPr="00D53134" w14:paraId="3559CF3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123AA9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определение объекта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054840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w:t>
            </w:r>
          </w:p>
        </w:tc>
      </w:tr>
      <w:tr w:rsidR="007B27A7" w:rsidRPr="00D53134" w14:paraId="3EE6614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16F668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отношение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9BDBC1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2.1.31</w:t>
            </w:r>
          </w:p>
        </w:tc>
      </w:tr>
      <w:tr w:rsidR="007B27A7" w:rsidRPr="00D53134" w14:paraId="4CDF24C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72FACB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оценка дизайна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B0228A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2.5.7</w:t>
            </w:r>
          </w:p>
        </w:tc>
      </w:tr>
      <w:tr w:rsidR="007B27A7" w:rsidRPr="00D53134" w14:paraId="337023B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793AFE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оценка качества дизайна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7D00C2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2.5.13</w:t>
            </w:r>
          </w:p>
        </w:tc>
      </w:tr>
      <w:tr w:rsidR="007B27A7" w:rsidRPr="00D53134" w14:paraId="7CB1212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016151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параметр</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A34F53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2.1.10</w:t>
            </w:r>
          </w:p>
        </w:tc>
      </w:tr>
      <w:tr w:rsidR="007B27A7" w:rsidRPr="00D53134" w14:paraId="19CED2C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25239B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параметр</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77C622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2.1.32</w:t>
            </w:r>
          </w:p>
        </w:tc>
      </w:tr>
      <w:tr w:rsidR="007B27A7" w:rsidRPr="00D53134" w14:paraId="6D83E46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E79F1B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план работ проекта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73BD5C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2.5.32</w:t>
            </w:r>
          </w:p>
        </w:tc>
      </w:tr>
      <w:tr w:rsidR="007B27A7" w:rsidRPr="00D53134" w14:paraId="529C2A2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7DEA32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платформа для построения каталогов международная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325F7B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2.4.22</w:t>
            </w:r>
          </w:p>
        </w:tc>
      </w:tr>
      <w:tr w:rsidR="007B27A7" w:rsidRPr="00D53134" w14:paraId="0AB88BD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C08EBE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платформа для построения словарей международная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D4E2A4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2.4.27</w:t>
            </w:r>
          </w:p>
        </w:tc>
      </w:tr>
      <w:tr w:rsidR="007B27A7" w:rsidRPr="00D53134" w14:paraId="05090DA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4DA34E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подсистема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22BCAA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2.2.4</w:t>
            </w:r>
          </w:p>
        </w:tc>
      </w:tr>
      <w:tr w:rsidR="007B27A7" w:rsidRPr="00D53134" w14:paraId="41B8B456"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75D9BF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подход интегрированный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D35BDA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w:t>
            </w:r>
          </w:p>
        </w:tc>
      </w:tr>
      <w:tr w:rsidR="007B27A7" w:rsidRPr="00D53134" w14:paraId="35D5FE0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5EB21F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подход системный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88372C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2.2.1</w:t>
            </w:r>
          </w:p>
        </w:tc>
      </w:tr>
      <w:tr w:rsidR="007B27A7" w:rsidRPr="00D53134" w14:paraId="1A662467"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D800B7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поле информационное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443DC4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2.4.58</w:t>
            </w:r>
          </w:p>
        </w:tc>
      </w:tr>
      <w:tr w:rsidR="007B27A7" w:rsidRPr="00D53134" w14:paraId="1DC86069"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B8F350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политика дизайна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FF1E41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2.5.21</w:t>
            </w:r>
          </w:p>
        </w:tc>
      </w:tr>
      <w:tr w:rsidR="007B27A7" w:rsidRPr="00D53134" w14:paraId="2FEB6A59"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B27610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правила трансформации данных</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0C13A6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2.4.23</w:t>
            </w:r>
          </w:p>
        </w:tc>
      </w:tr>
      <w:tr w:rsidR="007B27A7" w:rsidRPr="00D53134" w14:paraId="48F8119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55BB0B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предложение дизайн-проектное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5998761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2.5.24</w:t>
            </w:r>
          </w:p>
        </w:tc>
      </w:tr>
      <w:tr w:rsidR="007B27A7" w:rsidRPr="00D53134" w14:paraId="43B590C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FC7027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представление информации</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0B6E68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2.1.5</w:t>
            </w:r>
          </w:p>
        </w:tc>
      </w:tr>
      <w:tr w:rsidR="007B27A7" w:rsidRPr="00D53134" w14:paraId="0FD2F44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780A2D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проект</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CF4364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2.5.30</w:t>
            </w:r>
          </w:p>
        </w:tc>
      </w:tr>
      <w:tr w:rsidR="007B27A7" w:rsidRPr="00D53134" w14:paraId="2DE8DB5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AF2CB6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проектирование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F72B07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w:t>
            </w:r>
          </w:p>
        </w:tc>
      </w:tr>
      <w:tr w:rsidR="007B27A7" w:rsidRPr="00D53134" w14:paraId="478049F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9325F3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прослеживаемость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C7C4C1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2.1.37</w:t>
            </w:r>
          </w:p>
        </w:tc>
      </w:tr>
      <w:tr w:rsidR="007B27A7" w:rsidRPr="00D53134" w14:paraId="324EAD3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FA2CF1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пространство информационное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3EE917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2.4.57</w:t>
            </w:r>
          </w:p>
        </w:tc>
      </w:tr>
      <w:tr w:rsidR="007B27A7" w:rsidRPr="00D53134" w14:paraId="7ABADEB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F56DE1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репозиторий моделей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291B43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2.4.62</w:t>
            </w:r>
          </w:p>
        </w:tc>
      </w:tr>
      <w:tr w:rsidR="007B27A7" w:rsidRPr="00D53134" w14:paraId="168E9D7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DFE282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свойство</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A576A1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2.1.13</w:t>
            </w:r>
          </w:p>
        </w:tc>
      </w:tr>
      <w:tr w:rsidR="007B27A7" w:rsidRPr="00D53134" w14:paraId="7DC9E38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83B001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свойство зависимое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A8079B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2.1.16</w:t>
            </w:r>
          </w:p>
        </w:tc>
      </w:tr>
      <w:tr w:rsidR="007B27A7" w:rsidRPr="00D53134" w14:paraId="6CB5064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529A20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свойство независимое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939E28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2.1.17</w:t>
            </w:r>
          </w:p>
        </w:tc>
      </w:tr>
      <w:tr w:rsidR="007B27A7" w:rsidRPr="00D53134" w14:paraId="00A44CE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7BF91F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свойство простое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B4F6A0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2.1.15</w:t>
            </w:r>
          </w:p>
        </w:tc>
      </w:tr>
      <w:tr w:rsidR="007B27A7" w:rsidRPr="00D53134" w14:paraId="6EE46B6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A277ED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свойство сложное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839725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2.1.14</w:t>
            </w:r>
          </w:p>
        </w:tc>
      </w:tr>
      <w:tr w:rsidR="007B27A7" w:rsidRPr="00D53134" w14:paraId="315CDFA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BF9AC5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система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455F9C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2.2.2</w:t>
            </w:r>
          </w:p>
        </w:tc>
      </w:tr>
      <w:tr w:rsidR="007B27A7" w:rsidRPr="00D53134" w14:paraId="70F324E6"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2FDBE2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система моделирования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B748A8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2.4.15</w:t>
            </w:r>
          </w:p>
        </w:tc>
      </w:tr>
      <w:tr w:rsidR="007B27A7" w:rsidRPr="00D53134" w14:paraId="38D1F71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ADB6CE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система строительной классификации</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EED188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2.5.5</w:t>
            </w:r>
          </w:p>
        </w:tc>
      </w:tr>
      <w:tr w:rsidR="007B27A7" w:rsidRPr="00D53134" w14:paraId="5727F985"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A01DCB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спецификация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47E2A4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2.1.41</w:t>
            </w:r>
          </w:p>
        </w:tc>
      </w:tr>
      <w:tr w:rsidR="007B27A7" w:rsidRPr="00D53134" w14:paraId="5A0931A6"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39C517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среда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EEDF62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2.1.22</w:t>
            </w:r>
          </w:p>
        </w:tc>
      </w:tr>
      <w:tr w:rsidR="007B27A7" w:rsidRPr="00D53134" w14:paraId="3F5AC6AF"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DC2945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среда антропогенная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CC1515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2.1.25</w:t>
            </w:r>
          </w:p>
        </w:tc>
      </w:tr>
      <w:tr w:rsidR="007B27A7" w:rsidRPr="00D53134" w14:paraId="1C263DC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884EB0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среда взаимодействия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E3897D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2.4.7</w:t>
            </w:r>
          </w:p>
        </w:tc>
      </w:tr>
      <w:tr w:rsidR="007B27A7" w:rsidRPr="00D53134" w14:paraId="0E23F71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21D660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среда вычислимая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CE090E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2.4.9</w:t>
            </w:r>
          </w:p>
        </w:tc>
      </w:tr>
      <w:tr w:rsidR="007B27A7" w:rsidRPr="00D53134" w14:paraId="30ACAEF9"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4CBF46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среда естественная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F6C816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2.1.24</w:t>
            </w:r>
          </w:p>
        </w:tc>
      </w:tr>
      <w:tr w:rsidR="007B27A7" w:rsidRPr="00D53134" w14:paraId="1B8C322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BC1519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среда интегрированная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264AEA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2.4.6</w:t>
            </w:r>
          </w:p>
        </w:tc>
      </w:tr>
      <w:tr w:rsidR="007B27A7" w:rsidRPr="00D53134" w14:paraId="6855BC25"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C6BD528" w14:textId="77777777" w:rsidR="007B27A7" w:rsidRPr="00D53134" w:rsidRDefault="00FF04AB" w:rsidP="00D53134">
            <w:pPr>
              <w:ind w:left="100"/>
              <w:jc w:val="both"/>
              <w:rPr>
                <w:rFonts w:asciiTheme="minorBidi" w:hAnsiTheme="minorBidi" w:cstheme="minorBidi"/>
                <w:sz w:val="24"/>
                <w:szCs w:val="24"/>
              </w:rPr>
            </w:pPr>
            <w:proofErr w:type="gramStart"/>
            <w:r w:rsidRPr="00D53134">
              <w:rPr>
                <w:rFonts w:asciiTheme="minorBidi" w:hAnsiTheme="minorBidi" w:cstheme="minorBidi"/>
                <w:sz w:val="24"/>
                <w:szCs w:val="24"/>
              </w:rPr>
              <w:t>среда</w:t>
            </w:r>
            <w:proofErr w:type="gramEnd"/>
            <w:r w:rsidRPr="00D53134">
              <w:rPr>
                <w:rFonts w:asciiTheme="minorBidi" w:hAnsiTheme="minorBidi" w:cstheme="minorBidi"/>
                <w:sz w:val="24"/>
                <w:szCs w:val="24"/>
              </w:rPr>
              <w:t xml:space="preserve"> окружающая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FDD501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2.1.23</w:t>
            </w:r>
          </w:p>
        </w:tc>
      </w:tr>
      <w:tr w:rsidR="007B27A7" w:rsidRPr="00D53134" w14:paraId="16A3515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C1FD02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среда производственная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B81338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2.1.27</w:t>
            </w:r>
          </w:p>
        </w:tc>
      </w:tr>
      <w:tr w:rsidR="007B27A7" w:rsidRPr="00D53134" w14:paraId="1867A21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275058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средства дизайна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E629E8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2.5.14</w:t>
            </w:r>
          </w:p>
        </w:tc>
      </w:tr>
      <w:tr w:rsidR="007B27A7" w:rsidRPr="00D53134" w14:paraId="0B17D76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AC317E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Валидация и Верификация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9793CA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2.3.17</w:t>
            </w:r>
          </w:p>
        </w:tc>
      </w:tr>
      <w:tr w:rsidR="007B27A7" w:rsidRPr="00D53134" w14:paraId="77C9297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CAFB8B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Вывод из эксплуатации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C4D97E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2.3.21</w:t>
            </w:r>
          </w:p>
        </w:tc>
      </w:tr>
      <w:tr w:rsidR="007B27A7" w:rsidRPr="00D53134" w14:paraId="2A6BA99D"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B48D56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жизненного цикла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42FD78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2.3.8</w:t>
            </w:r>
          </w:p>
        </w:tc>
      </w:tr>
      <w:tr w:rsidR="007B27A7" w:rsidRPr="00D53134" w14:paraId="28C74FB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F56AA8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Идея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AD8C34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2.3.10</w:t>
            </w:r>
          </w:p>
        </w:tc>
      </w:tr>
      <w:tr w:rsidR="007B27A7" w:rsidRPr="00D53134" w14:paraId="21C090B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14A9ED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Концепция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6BC52C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2.3.11</w:t>
            </w:r>
          </w:p>
        </w:tc>
      </w:tr>
      <w:tr w:rsidR="007B27A7" w:rsidRPr="00D53134" w14:paraId="034BD08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37D459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Модернизация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7E47AE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2.3.20</w:t>
            </w:r>
          </w:p>
        </w:tc>
      </w:tr>
      <w:tr w:rsidR="007B27A7" w:rsidRPr="00D53134" w14:paraId="280205A5"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E8A9D8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Накопление знаний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6C96A5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2.3.19</w:t>
            </w:r>
          </w:p>
        </w:tc>
      </w:tr>
      <w:tr w:rsidR="007B27A7" w:rsidRPr="00D53134" w14:paraId="2407823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09F43A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Планирование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8F3977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2.3.12</w:t>
            </w:r>
          </w:p>
        </w:tc>
      </w:tr>
      <w:tr w:rsidR="007B27A7" w:rsidRPr="00D53134" w14:paraId="764F9D8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F1BF9E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Проверка на соответствие требованиям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F4E34E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2.3.15</w:t>
            </w:r>
          </w:p>
        </w:tc>
      </w:tr>
      <w:tr w:rsidR="007B27A7" w:rsidRPr="00D53134" w14:paraId="7078036F"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75A9B8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Разработка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A0C99E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2.3.14</w:t>
            </w:r>
          </w:p>
        </w:tc>
      </w:tr>
      <w:tr w:rsidR="007B27A7" w:rsidRPr="00D53134" w14:paraId="17D98D44"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728AA1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Реализация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E121C6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2.3.16</w:t>
            </w:r>
          </w:p>
        </w:tc>
      </w:tr>
      <w:tr w:rsidR="007B27A7" w:rsidRPr="00D53134" w14:paraId="4B67DBA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00D335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Требования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578191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2.3.13</w:t>
            </w:r>
          </w:p>
        </w:tc>
      </w:tr>
      <w:tr w:rsidR="007B27A7" w:rsidRPr="00D53134" w14:paraId="146F1CE6"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A61798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стадия Эксплуатация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87FA87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2.3.18</w:t>
            </w:r>
          </w:p>
        </w:tc>
      </w:tr>
      <w:tr w:rsidR="007B27A7" w:rsidRPr="00D53134" w14:paraId="7950A282"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5B46F7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статус версии</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624B56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2.1.50</w:t>
            </w:r>
          </w:p>
        </w:tc>
      </w:tr>
      <w:tr w:rsidR="007B27A7" w:rsidRPr="00D53134" w14:paraId="652CE4A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57750EF" w14:textId="77777777" w:rsidR="007B27A7" w:rsidRPr="00D53134" w:rsidRDefault="00FF04AB" w:rsidP="00D53134">
            <w:pPr>
              <w:ind w:left="100"/>
              <w:jc w:val="both"/>
              <w:rPr>
                <w:rFonts w:asciiTheme="minorBidi" w:hAnsiTheme="minorBidi" w:cstheme="minorBidi"/>
                <w:sz w:val="24"/>
                <w:szCs w:val="24"/>
              </w:rPr>
            </w:pPr>
            <w:proofErr w:type="gramStart"/>
            <w:r w:rsidRPr="00D53134">
              <w:rPr>
                <w:rFonts w:asciiTheme="minorBidi" w:hAnsiTheme="minorBidi" w:cstheme="minorBidi"/>
                <w:sz w:val="24"/>
                <w:szCs w:val="24"/>
              </w:rPr>
              <w:t>сторона</w:t>
            </w:r>
            <w:proofErr w:type="gramEnd"/>
            <w:r w:rsidRPr="00D53134">
              <w:rPr>
                <w:rFonts w:asciiTheme="minorBidi" w:hAnsiTheme="minorBidi" w:cstheme="minorBidi"/>
                <w:sz w:val="24"/>
                <w:szCs w:val="24"/>
              </w:rPr>
              <w:t xml:space="preserve"> приобретающая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D68B67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w:t>
            </w:r>
          </w:p>
        </w:tc>
      </w:tr>
      <w:tr w:rsidR="007B27A7" w:rsidRPr="00D53134" w14:paraId="198CD09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64D74A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точка зрения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47FE54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w:t>
            </w:r>
          </w:p>
        </w:tc>
      </w:tr>
      <w:tr w:rsidR="007B27A7" w:rsidRPr="00D53134" w14:paraId="5980A57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A2B9A0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трансформация данных</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5C108F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2.4.14</w:t>
            </w:r>
          </w:p>
        </w:tc>
      </w:tr>
      <w:tr w:rsidR="007B27A7" w:rsidRPr="00D53134" w14:paraId="1E358BD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758D4F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требование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5EF08E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2.1.12</w:t>
            </w:r>
          </w:p>
        </w:tc>
      </w:tr>
      <w:tr w:rsidR="007B27A7" w:rsidRPr="00D53134" w14:paraId="3835E19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7419B1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требование законодательное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AE82DE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2.1.35</w:t>
            </w:r>
          </w:p>
        </w:tc>
      </w:tr>
      <w:tr w:rsidR="007B27A7" w:rsidRPr="00D53134" w14:paraId="084A5D04"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061D370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требование технико-нормативное</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9D5C09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2.1.36</w:t>
            </w:r>
          </w:p>
        </w:tc>
      </w:tr>
      <w:tr w:rsidR="007B27A7" w:rsidRPr="00D53134" w14:paraId="1CB8EDF2"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7DF151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требования заказчика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34397E8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2.5.9</w:t>
            </w:r>
          </w:p>
        </w:tc>
      </w:tr>
      <w:tr w:rsidR="007B27A7" w:rsidRPr="00D53134" w14:paraId="545D2A5E"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D8D270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универсальный дизайн</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B1EB6F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2.5.4</w:t>
            </w:r>
          </w:p>
        </w:tc>
      </w:tr>
      <w:tr w:rsidR="007B27A7" w:rsidRPr="00D53134" w14:paraId="21987F54"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52F4AC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управление дизайном</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5254FDC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2.5.12</w:t>
            </w:r>
          </w:p>
        </w:tc>
      </w:tr>
      <w:tr w:rsidR="007B27A7" w:rsidRPr="00D53134" w14:paraId="75F18A6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25990A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уровень проработки</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10F606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2.4.61</w:t>
            </w:r>
          </w:p>
        </w:tc>
      </w:tr>
      <w:tr w:rsidR="007B27A7" w:rsidRPr="00D53134" w14:paraId="0BDAB5C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E57ACE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устойчивость системы (ИП)</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490A37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2.1.30</w:t>
            </w:r>
          </w:p>
        </w:tc>
      </w:tr>
      <w:tr w:rsidR="007B27A7" w:rsidRPr="00D53134" w14:paraId="04788285"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07CBF6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философия дизайна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2CC7B50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2.5.20</w:t>
            </w:r>
          </w:p>
        </w:tc>
      </w:tr>
      <w:tr w:rsidR="007B27A7" w:rsidRPr="00D53134" w14:paraId="6668ECC0"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E33EBE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формат вычислимый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8EDD09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2.4.10</w:t>
            </w:r>
          </w:p>
        </w:tc>
      </w:tr>
      <w:tr w:rsidR="007B27A7" w:rsidRPr="00D53134" w14:paraId="25A3B4D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24F7A2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формат обмена данными открытый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E0E4CC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2.4.26</w:t>
            </w:r>
          </w:p>
        </w:tc>
      </w:tr>
      <w:tr w:rsidR="007B27A7" w:rsidRPr="00D53134" w14:paraId="22B345A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45CD04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функциональность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7AF148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2.1.18</w:t>
            </w:r>
          </w:p>
        </w:tc>
      </w:tr>
      <w:tr w:rsidR="007B27A7" w:rsidRPr="00D53134" w14:paraId="2BC803E8"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282E90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характеристика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331E26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2.1.21</w:t>
            </w:r>
          </w:p>
        </w:tc>
      </w:tr>
      <w:tr w:rsidR="007B27A7" w:rsidRPr="00D53134" w14:paraId="0095E6EC"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334A976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цель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F9E224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2.1.38</w:t>
            </w:r>
          </w:p>
        </w:tc>
      </w:tr>
      <w:tr w:rsidR="007B27A7" w:rsidRPr="00D53134" w14:paraId="5CE6F6A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11C8992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цикл жизненный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57A7D6C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2.3.5</w:t>
            </w:r>
          </w:p>
        </w:tc>
      </w:tr>
      <w:tr w:rsidR="007B27A7" w:rsidRPr="00D53134" w14:paraId="307AB8C1"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390635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цикл жизненный города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53FED2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2.3.24</w:t>
            </w:r>
          </w:p>
        </w:tc>
      </w:tr>
      <w:tr w:rsidR="007B27A7" w:rsidRPr="00D53134" w14:paraId="3AABD62B"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F0EA30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цикл жизненный здания</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F91E28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2.3.23</w:t>
            </w:r>
          </w:p>
        </w:tc>
      </w:tr>
      <w:tr w:rsidR="007B27A7" w:rsidRPr="00D53134" w14:paraId="7B7DC603"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6D43FEE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цикл жизненный инновации</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49677C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2.3.22</w:t>
            </w:r>
          </w:p>
        </w:tc>
      </w:tr>
      <w:tr w:rsidR="007B27A7" w:rsidRPr="00D53134" w14:paraId="0378D5A5"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23224E3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Цифровой макет</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761E4CE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2.4.44</w:t>
            </w:r>
          </w:p>
        </w:tc>
      </w:tr>
      <w:tr w:rsidR="007B27A7" w:rsidRPr="00D53134" w14:paraId="0E4D4A15"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DA8D68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экономичность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613A229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2.1.20</w:t>
            </w:r>
          </w:p>
        </w:tc>
      </w:tr>
      <w:tr w:rsidR="007B27A7" w:rsidRPr="00D53134" w14:paraId="3D17DBF6"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461FB19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элемент системы</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48ECBCE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2.2.5</w:t>
            </w:r>
          </w:p>
        </w:tc>
      </w:tr>
      <w:tr w:rsidR="007B27A7" w:rsidRPr="00D53134" w14:paraId="32C2CFE2"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75E316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элемент системы библиотечный</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539914E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2.4.19</w:t>
            </w:r>
          </w:p>
        </w:tc>
      </w:tr>
      <w:tr w:rsidR="007B27A7" w:rsidRPr="00D53134" w14:paraId="092B3829"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76ADEA4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эстетичность</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0901126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2.1.19</w:t>
            </w:r>
          </w:p>
        </w:tc>
      </w:tr>
      <w:tr w:rsidR="007B27A7" w:rsidRPr="00D53134" w14:paraId="4D69682A" w14:textId="77777777">
        <w:trPr>
          <w:trHeight w:val="500"/>
        </w:trPr>
        <w:tc>
          <w:tcPr>
            <w:tcW w:w="7560" w:type="dxa"/>
            <w:tcBorders>
              <w:top w:val="nil"/>
              <w:left w:val="nil"/>
              <w:bottom w:val="nil"/>
              <w:right w:val="nil"/>
            </w:tcBorders>
            <w:shd w:val="clear" w:color="auto" w:fill="auto"/>
            <w:tcMar>
              <w:top w:w="100" w:type="dxa"/>
              <w:left w:w="100" w:type="dxa"/>
              <w:bottom w:w="100" w:type="dxa"/>
              <w:right w:w="100" w:type="dxa"/>
            </w:tcMar>
            <w:vAlign w:val="bottom"/>
          </w:tcPr>
          <w:p w14:paraId="5A16285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этап жизненного цикла</w:t>
            </w:r>
          </w:p>
        </w:tc>
        <w:tc>
          <w:tcPr>
            <w:tcW w:w="1500" w:type="dxa"/>
            <w:tcBorders>
              <w:top w:val="nil"/>
              <w:left w:val="nil"/>
              <w:bottom w:val="nil"/>
              <w:right w:val="nil"/>
            </w:tcBorders>
            <w:shd w:val="clear" w:color="auto" w:fill="auto"/>
            <w:tcMar>
              <w:top w:w="100" w:type="dxa"/>
              <w:left w:w="100" w:type="dxa"/>
              <w:bottom w:w="100" w:type="dxa"/>
              <w:right w:w="100" w:type="dxa"/>
            </w:tcMar>
            <w:vAlign w:val="bottom"/>
          </w:tcPr>
          <w:p w14:paraId="1F16EC0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2.3.9</w:t>
            </w:r>
          </w:p>
        </w:tc>
      </w:tr>
    </w:tbl>
    <w:p w14:paraId="5FCDDFC2" w14:textId="77777777" w:rsidR="007B27A7" w:rsidRPr="00D53134" w:rsidRDefault="00FF04AB" w:rsidP="00D53134">
      <w:pPr>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780E00C5" w14:textId="77777777" w:rsidR="00264AF8" w:rsidRDefault="00264AF8" w:rsidP="00D53134">
      <w:pPr>
        <w:jc w:val="both"/>
        <w:rPr>
          <w:rFonts w:asciiTheme="minorBidi" w:hAnsiTheme="minorBidi" w:cstheme="minorBidi"/>
          <w:b/>
          <w:sz w:val="24"/>
          <w:szCs w:val="24"/>
        </w:rPr>
      </w:pPr>
      <w:r>
        <w:rPr>
          <w:rFonts w:asciiTheme="minorBidi" w:hAnsiTheme="minorBidi" w:cstheme="minorBidi"/>
          <w:b/>
          <w:sz w:val="24"/>
          <w:szCs w:val="24"/>
        </w:rPr>
        <w:br w:type="page"/>
      </w:r>
    </w:p>
    <w:p w14:paraId="4C4089F7" w14:textId="77777777" w:rsidR="007B27A7" w:rsidRPr="00D53134" w:rsidRDefault="00FF04AB" w:rsidP="00264AF8">
      <w:pPr>
        <w:pStyle w:val="2"/>
      </w:pPr>
      <w:bookmarkStart w:id="1002" w:name="_Toc508698265"/>
      <w:r w:rsidRPr="00D53134">
        <w:lastRenderedPageBreak/>
        <w:t>Алфавитный указатель терминов на английском языке</w:t>
      </w:r>
      <w:bookmarkEnd w:id="1002"/>
    </w:p>
    <w:p w14:paraId="62F9A112" w14:textId="77777777" w:rsidR="007B27A7" w:rsidRPr="00D53134" w:rsidRDefault="00FF04AB" w:rsidP="00D53134">
      <w:pPr>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tbl>
      <w:tblPr>
        <w:tblStyle w:val="afc"/>
        <w:tblW w:w="837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7080"/>
        <w:gridCol w:w="1290"/>
      </w:tblGrid>
      <w:tr w:rsidR="007B27A7" w:rsidRPr="00D53134" w14:paraId="606F346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DA50F4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accumulation of knowledge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048B5B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2.3.6</w:t>
            </w:r>
          </w:p>
        </w:tc>
      </w:tr>
      <w:tr w:rsidR="007B27A7" w:rsidRPr="00D53134" w14:paraId="5A85856A"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539F28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accumulation of knowledge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B19740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2.3.19</w:t>
            </w:r>
          </w:p>
        </w:tc>
      </w:tr>
      <w:tr w:rsidR="007B27A7" w:rsidRPr="00D53134" w14:paraId="59236C7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F5C0EE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acquirer</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9B53E4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w:t>
            </w:r>
          </w:p>
        </w:tc>
      </w:tr>
      <w:tr w:rsidR="007B27A7" w:rsidRPr="00D53134" w14:paraId="0B43297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F049A9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activity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EABAE1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w:t>
            </w:r>
          </w:p>
        </w:tc>
      </w:tr>
      <w:tr w:rsidR="007B27A7" w:rsidRPr="00D53134" w14:paraId="6CC21B2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A99692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adoptation of natural enviroment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A64EC1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2.1.26</w:t>
            </w:r>
          </w:p>
        </w:tc>
      </w:tr>
      <w:tr w:rsidR="007B27A7" w:rsidRPr="00D53134" w14:paraId="680297D2"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D98771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aesthetics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D1E8C8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2.1.19</w:t>
            </w:r>
          </w:p>
        </w:tc>
      </w:tr>
      <w:tr w:rsidR="007B27A7" w:rsidRPr="00D53134" w14:paraId="38D783C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6873FA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analytical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DA11CB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2.4.29</w:t>
            </w:r>
          </w:p>
        </w:tc>
      </w:tr>
      <w:tr w:rsidR="007B27A7" w:rsidRPr="00D53134" w14:paraId="55BD8672"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EE7475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assimilation capacity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9A839C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2.1.28</w:t>
            </w:r>
          </w:p>
        </w:tc>
      </w:tr>
      <w:tr w:rsidR="007B27A7" w:rsidRPr="00D53134" w14:paraId="083CB63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2DBA69E" w14:textId="77777777" w:rsidR="007B27A7" w:rsidRPr="00D53134" w:rsidRDefault="00FF04AB" w:rsidP="00D53134">
            <w:pPr>
              <w:ind w:left="100"/>
              <w:jc w:val="both"/>
              <w:rPr>
                <w:rFonts w:asciiTheme="minorBidi" w:hAnsiTheme="minorBidi" w:cstheme="minorBidi"/>
                <w:sz w:val="24"/>
                <w:szCs w:val="24"/>
                <w:lang w:val="en-US"/>
              </w:rPr>
            </w:pPr>
            <w:r w:rsidRPr="00D53134">
              <w:rPr>
                <w:rFonts w:asciiTheme="minorBidi" w:hAnsiTheme="minorBidi" w:cstheme="minorBidi"/>
                <w:sz w:val="24"/>
                <w:szCs w:val="24"/>
                <w:lang w:val="en-US"/>
              </w:rPr>
              <w:t>assimilation capacity of the environment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F93E81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2.1.29</w:t>
            </w:r>
          </w:p>
        </w:tc>
      </w:tr>
      <w:tr w:rsidR="007B27A7" w:rsidRPr="00D53134" w14:paraId="6744F17C"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C283F3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atomic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F0E00E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2.4.17</w:t>
            </w:r>
          </w:p>
        </w:tc>
      </w:tr>
      <w:tr w:rsidR="007B27A7" w:rsidRPr="00D53134" w14:paraId="56CCB70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AF106E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automated Activity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BA2922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2.3.3</w:t>
            </w:r>
          </w:p>
        </w:tc>
      </w:tr>
      <w:tr w:rsidR="007B27A7" w:rsidRPr="00D53134" w14:paraId="7172456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6968CD8" w14:textId="77777777" w:rsidR="007B27A7" w:rsidRPr="00D53134" w:rsidRDefault="00FF04AB" w:rsidP="00D53134">
            <w:pPr>
              <w:ind w:left="100"/>
              <w:jc w:val="both"/>
              <w:rPr>
                <w:rFonts w:asciiTheme="minorBidi" w:hAnsiTheme="minorBidi" w:cstheme="minorBidi"/>
                <w:sz w:val="24"/>
                <w:szCs w:val="24"/>
                <w:lang w:val="en-US"/>
              </w:rPr>
            </w:pPr>
            <w:r w:rsidRPr="00D53134">
              <w:rPr>
                <w:rFonts w:asciiTheme="minorBidi" w:hAnsiTheme="minorBidi" w:cstheme="minorBidi"/>
                <w:sz w:val="24"/>
                <w:szCs w:val="24"/>
                <w:lang w:val="en-US"/>
              </w:rPr>
              <w:t>availability (accessibility) of the anthropogenic environment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8A5F34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2.5.33</w:t>
            </w:r>
          </w:p>
        </w:tc>
      </w:tr>
      <w:tr w:rsidR="007B27A7" w:rsidRPr="00D53134" w14:paraId="0063AA79"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7DD681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black box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3F02FB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2.4.48</w:t>
            </w:r>
          </w:p>
        </w:tc>
      </w:tr>
      <w:tr w:rsidR="007B27A7" w:rsidRPr="00D53134" w14:paraId="6053642C"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A8F846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building Information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ED72FD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2.4.24</w:t>
            </w:r>
          </w:p>
        </w:tc>
      </w:tr>
      <w:tr w:rsidR="007B27A7" w:rsidRPr="00D53134" w14:paraId="5DF47DCD"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A36E06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building Information Modeling</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64C736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2.4.25</w:t>
            </w:r>
          </w:p>
        </w:tc>
      </w:tr>
      <w:tr w:rsidR="007B27A7" w:rsidRPr="00D53134" w14:paraId="2CDD255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78B089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calculative document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BD4C6D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2.4.11</w:t>
            </w:r>
          </w:p>
        </w:tc>
      </w:tr>
      <w:tr w:rsidR="007B27A7" w:rsidRPr="00D53134" w14:paraId="75367449"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AEE183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calculative environment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B23531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2.4.9</w:t>
            </w:r>
          </w:p>
        </w:tc>
      </w:tr>
      <w:tr w:rsidR="007B27A7" w:rsidRPr="00D53134" w14:paraId="6855B9C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5180EC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calculative format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6FCB91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2.4.10</w:t>
            </w:r>
          </w:p>
        </w:tc>
      </w:tr>
      <w:tr w:rsidR="007B27A7" w:rsidRPr="00D53134" w14:paraId="3B0E5AAA"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BC46B3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characteristic</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951329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2.1.21</w:t>
            </w:r>
          </w:p>
        </w:tc>
      </w:tr>
      <w:tr w:rsidR="007B27A7" w:rsidRPr="00D53134" w14:paraId="389864A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0B9123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collaborative environment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6FB7A8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2.4.7</w:t>
            </w:r>
          </w:p>
        </w:tc>
      </w:tr>
      <w:tr w:rsidR="007B27A7" w:rsidRPr="00D53134" w14:paraId="02DC67E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95981A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communication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9CFC59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2.1.7</w:t>
            </w:r>
          </w:p>
        </w:tc>
      </w:tr>
      <w:tr w:rsidR="007B27A7" w:rsidRPr="00D53134" w14:paraId="254846B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C8BFE2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complex property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1A1550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2.1.14</w:t>
            </w:r>
          </w:p>
        </w:tc>
      </w:tr>
      <w:tr w:rsidR="007B27A7" w:rsidRPr="00D53134" w14:paraId="7750351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0CC908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computational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2D2428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2.4.30</w:t>
            </w:r>
          </w:p>
        </w:tc>
      </w:tr>
      <w:tr w:rsidR="007B27A7" w:rsidRPr="00D53134" w14:paraId="6244422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B12E9E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computing infrastructure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FA46F0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2.4.8</w:t>
            </w:r>
          </w:p>
        </w:tc>
      </w:tr>
      <w:tr w:rsidR="007B27A7" w:rsidRPr="00D53134" w14:paraId="73FD926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FAA872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conception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C0F5A0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2.3.11</w:t>
            </w:r>
          </w:p>
        </w:tc>
      </w:tr>
      <w:tr w:rsidR="007B27A7" w:rsidRPr="00D53134" w14:paraId="5063FF0E"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1E5C3B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conceptual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691548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2.4.38</w:t>
            </w:r>
          </w:p>
        </w:tc>
      </w:tr>
      <w:tr w:rsidR="007B27A7" w:rsidRPr="00D53134" w14:paraId="26DB97BD"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73C914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concrete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99E3EC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2.4.39</w:t>
            </w:r>
          </w:p>
        </w:tc>
      </w:tr>
      <w:tr w:rsidR="007B27A7" w:rsidRPr="00D53134" w14:paraId="39DE993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158E4A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configuration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A48E74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2.1.43</w:t>
            </w:r>
          </w:p>
        </w:tc>
      </w:tr>
      <w:tr w:rsidR="007B27A7" w:rsidRPr="00D53134" w14:paraId="258A5F0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BA8B2D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construction Classification System</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1E0BB9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2.5.5</w:t>
            </w:r>
          </w:p>
        </w:tc>
      </w:tr>
      <w:tr w:rsidR="007B27A7" w:rsidRPr="00D53134" w14:paraId="13918C3C"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86BBBE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context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81548A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2.1.22</w:t>
            </w:r>
          </w:p>
        </w:tc>
      </w:tr>
      <w:tr w:rsidR="007B27A7" w:rsidRPr="00D53134" w14:paraId="47DCBA9A"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1BD918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data</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08560B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w:t>
            </w:r>
          </w:p>
        </w:tc>
      </w:tr>
      <w:tr w:rsidR="007B27A7" w:rsidRPr="00D53134" w14:paraId="047CE069"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9EF89A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data transformation rules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581829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2.4.23</w:t>
            </w:r>
          </w:p>
        </w:tc>
      </w:tr>
      <w:tr w:rsidR="007B27A7" w:rsidRPr="00D53134" w14:paraId="4F24680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5B9DD1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dependent property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664412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2.1.16</w:t>
            </w:r>
          </w:p>
        </w:tc>
      </w:tr>
      <w:tr w:rsidR="007B27A7" w:rsidRPr="00D53134" w14:paraId="43D2FA5D"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2B7E63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40736E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2.5.3</w:t>
            </w:r>
          </w:p>
        </w:tc>
      </w:tr>
      <w:tr w:rsidR="007B27A7" w:rsidRPr="00D53134" w14:paraId="1FAD130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FDB9A9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analysis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6C5DC9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2.5.6</w:t>
            </w:r>
          </w:p>
        </w:tc>
      </w:tr>
      <w:tr w:rsidR="007B27A7" w:rsidRPr="00D53134" w14:paraId="3163495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DBFE2F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appraisal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572D50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2.5.7</w:t>
            </w:r>
          </w:p>
        </w:tc>
      </w:tr>
      <w:tr w:rsidR="007B27A7" w:rsidRPr="00D53134" w14:paraId="206855CA"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90108E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attributes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7BFB3F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2.5.8</w:t>
            </w:r>
          </w:p>
        </w:tc>
      </w:tr>
      <w:tr w:rsidR="007B27A7" w:rsidRPr="00D53134" w14:paraId="568A24D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DAFE34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design audit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FAFCE4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2.5.9</w:t>
            </w:r>
          </w:p>
        </w:tc>
      </w:tr>
      <w:tr w:rsidR="007B27A7" w:rsidRPr="00D53134" w14:paraId="4F0323E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CB3D67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brief</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A36AFC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2.5.10</w:t>
            </w:r>
          </w:p>
        </w:tc>
      </w:tr>
      <w:tr w:rsidR="007B27A7" w:rsidRPr="00D53134" w14:paraId="18A9825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684A23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change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94F0CC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2.5.11</w:t>
            </w:r>
          </w:p>
        </w:tc>
      </w:tr>
      <w:tr w:rsidR="007B27A7" w:rsidRPr="00D53134" w14:paraId="71786A1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9F8F90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control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F7548D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2.5.12</w:t>
            </w:r>
          </w:p>
        </w:tc>
      </w:tr>
      <w:tr w:rsidR="007B27A7" w:rsidRPr="00D53134" w14:paraId="5DF1BF9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38C176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documents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06BADA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w:t>
            </w:r>
          </w:p>
        </w:tc>
      </w:tr>
      <w:tr w:rsidR="007B27A7" w:rsidRPr="00D53134" w14:paraId="0E1ECB91"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E4F576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evaluation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4D9AF1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2.5.13</w:t>
            </w:r>
          </w:p>
        </w:tc>
      </w:tr>
      <w:tr w:rsidR="007B27A7" w:rsidRPr="00D53134" w14:paraId="2942927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E7434B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facility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B1755C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2.5.14</w:t>
            </w:r>
          </w:p>
        </w:tc>
      </w:tr>
      <w:tr w:rsidR="007B27A7" w:rsidRPr="00D53134" w14:paraId="77ECCBA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9F939D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leader</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92CD4C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2.5.15</w:t>
            </w:r>
          </w:p>
        </w:tc>
      </w:tr>
      <w:tr w:rsidR="007B27A7" w:rsidRPr="00D53134" w14:paraId="536F7B4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24DF0A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management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31623F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2.5.16</w:t>
            </w:r>
          </w:p>
        </w:tc>
      </w:tr>
      <w:tr w:rsidR="007B27A7" w:rsidRPr="00D53134" w14:paraId="5296D2C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6D9088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management audit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F2892D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2.5.17</w:t>
            </w:r>
          </w:p>
        </w:tc>
      </w:tr>
      <w:tr w:rsidR="007B27A7" w:rsidRPr="00D53134" w14:paraId="7709B01D"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F20A91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method</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3044CF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2.5.18</w:t>
            </w:r>
          </w:p>
        </w:tc>
      </w:tr>
      <w:tr w:rsidR="007B27A7" w:rsidRPr="00D53134" w14:paraId="7CB67ECE"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9B6499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130EB0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2.5.19</w:t>
            </w:r>
          </w:p>
        </w:tc>
      </w:tr>
      <w:tr w:rsidR="007B27A7" w:rsidRPr="00D53134" w14:paraId="6C345A5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02B957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philosophy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3115D4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2.5.20</w:t>
            </w:r>
          </w:p>
        </w:tc>
      </w:tr>
      <w:tr w:rsidR="007B27A7" w:rsidRPr="00D53134" w14:paraId="321FDCF9"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F7A92E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policy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C624C9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2.5.21</w:t>
            </w:r>
          </w:p>
        </w:tc>
      </w:tr>
      <w:tr w:rsidR="007B27A7" w:rsidRPr="00D53134" w14:paraId="461FFC1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B6CF9D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procces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EB8E46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2.5.1</w:t>
            </w:r>
          </w:p>
        </w:tc>
      </w:tr>
      <w:tr w:rsidR="007B27A7" w:rsidRPr="00D53134" w14:paraId="77DC82CE"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416FE1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process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11F466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2.5.22</w:t>
            </w:r>
          </w:p>
        </w:tc>
      </w:tr>
      <w:tr w:rsidR="007B27A7" w:rsidRPr="00D53134" w14:paraId="3B68D1B2"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1930B2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programme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1209E6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2.5.23</w:t>
            </w:r>
          </w:p>
        </w:tc>
      </w:tr>
      <w:tr w:rsidR="007B27A7" w:rsidRPr="00D53134" w14:paraId="0314D05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F41671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project proposal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B1BC30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2.5.24</w:t>
            </w:r>
          </w:p>
        </w:tc>
      </w:tr>
      <w:tr w:rsidR="007B27A7" w:rsidRPr="00D53134" w14:paraId="4E2553F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088437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review</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690DAC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2.5.25</w:t>
            </w:r>
          </w:p>
        </w:tc>
      </w:tr>
      <w:tr w:rsidR="007B27A7" w:rsidRPr="00D53134" w14:paraId="5EC96C5D"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912FE8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design specifiation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8BA513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2.5.26</w:t>
            </w:r>
          </w:p>
        </w:tc>
      </w:tr>
      <w:tr w:rsidR="007B27A7" w:rsidRPr="00D53134" w14:paraId="00333CE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04F020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standard</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20DA30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2.5.27</w:t>
            </w:r>
          </w:p>
        </w:tc>
      </w:tr>
      <w:tr w:rsidR="007B27A7" w:rsidRPr="00D53134" w14:paraId="44D1CD6A"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8B40DB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strategy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E7FB86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2.5.28</w:t>
            </w:r>
          </w:p>
        </w:tc>
      </w:tr>
      <w:tr w:rsidR="007B27A7" w:rsidRPr="00D53134" w14:paraId="6F16DEFE"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FC2235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design team</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5D3880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2.5.29</w:t>
            </w:r>
          </w:p>
        </w:tc>
      </w:tr>
      <w:tr w:rsidR="007B27A7" w:rsidRPr="00D53134" w14:paraId="7EF3FADA"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B759DA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determination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A2EC2C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2.1.44</w:t>
            </w:r>
          </w:p>
        </w:tc>
      </w:tr>
      <w:tr w:rsidR="007B27A7" w:rsidRPr="00D53134" w14:paraId="600DD9DD"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0EB68D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deterministic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222E73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2.4.31</w:t>
            </w:r>
          </w:p>
        </w:tc>
      </w:tr>
      <w:tr w:rsidR="007B27A7" w:rsidRPr="00D53134" w14:paraId="05437FA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E6BD0C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development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935EFF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2.3.14</w:t>
            </w:r>
          </w:p>
        </w:tc>
      </w:tr>
      <w:tr w:rsidR="007B27A7" w:rsidRPr="00D53134" w14:paraId="491F2A0C"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984972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digital mock-up</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EA7DEE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2.4.44</w:t>
            </w:r>
          </w:p>
        </w:tc>
      </w:tr>
      <w:tr w:rsidR="007B27A7" w:rsidRPr="00D53134" w14:paraId="4ED1C1A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B9CD7F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discrete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B14FA4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2.4.33</w:t>
            </w:r>
          </w:p>
        </w:tc>
      </w:tr>
      <w:tr w:rsidR="007B27A7" w:rsidRPr="00D53134" w14:paraId="7F1FA98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FFEA09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document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663D64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2.1.39</w:t>
            </w:r>
          </w:p>
        </w:tc>
      </w:tr>
      <w:tr w:rsidR="007B27A7" w:rsidRPr="00D53134" w14:paraId="1FA00A72"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CB743B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documented information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DAD624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2.4.55</w:t>
            </w:r>
          </w:p>
        </w:tc>
      </w:tr>
      <w:tr w:rsidR="007B27A7" w:rsidRPr="00D53134" w14:paraId="54D31E1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9BD8A4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dynamic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76EE85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2.4.32</w:t>
            </w:r>
          </w:p>
        </w:tc>
      </w:tr>
      <w:tr w:rsidR="007B27A7" w:rsidRPr="00D53134" w14:paraId="168EDBE2"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235B70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employer’s Information Requirements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1BACE7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2.5.9</w:t>
            </w:r>
          </w:p>
        </w:tc>
      </w:tr>
      <w:tr w:rsidR="007B27A7" w:rsidRPr="00D53134" w14:paraId="55AB7B1B"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196393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environment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B1E54E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2.1.23</w:t>
            </w:r>
          </w:p>
        </w:tc>
      </w:tr>
      <w:tr w:rsidR="007B27A7" w:rsidRPr="00D53134" w14:paraId="2FA47D6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E9E9CB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exit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5EFE80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2.3.21</w:t>
            </w:r>
          </w:p>
        </w:tc>
      </w:tr>
      <w:tr w:rsidR="007B27A7" w:rsidRPr="00D53134" w14:paraId="354DB49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46BA8B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functionality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135501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2.1.18</w:t>
            </w:r>
          </w:p>
        </w:tc>
      </w:tr>
      <w:tr w:rsidR="007B27A7" w:rsidRPr="00D53134" w14:paraId="1C1942FE"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1157D2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governing parameter</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06E8CB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2.1.32</w:t>
            </w:r>
          </w:p>
        </w:tc>
      </w:tr>
      <w:tr w:rsidR="007B27A7" w:rsidRPr="00D53134" w14:paraId="64420DD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02BC89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grade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ABA9DB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2.1.8</w:t>
            </w:r>
          </w:p>
        </w:tc>
      </w:tr>
      <w:tr w:rsidR="007B27A7" w:rsidRPr="00D53134" w14:paraId="428F98AE"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51935B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hierarchical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32D793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2.4.34</w:t>
            </w:r>
          </w:p>
        </w:tc>
      </w:tr>
      <w:tr w:rsidR="007B27A7" w:rsidRPr="00D53134" w14:paraId="1E09F16B"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9E12E6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idea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EBE853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2.3.10</w:t>
            </w:r>
          </w:p>
        </w:tc>
      </w:tr>
      <w:tr w:rsidR="007B27A7" w:rsidRPr="00D53134" w14:paraId="5C524D4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E7F465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implimentation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3BAB22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2.3.16</w:t>
            </w:r>
          </w:p>
        </w:tc>
      </w:tr>
      <w:tr w:rsidR="007B27A7" w:rsidRPr="00D53134" w14:paraId="0B72CE71"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C6B6A0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iIndependent property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FD00C4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2.1.17</w:t>
            </w:r>
          </w:p>
        </w:tc>
      </w:tr>
      <w:tr w:rsidR="007B27A7" w:rsidRPr="00D53134" w14:paraId="18F7D8B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E667AB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information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C7E00F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w:t>
            </w:r>
          </w:p>
        </w:tc>
      </w:tr>
      <w:tr w:rsidR="007B27A7" w:rsidRPr="00D53134" w14:paraId="1914424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741241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information dataset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9136B9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2.4.56</w:t>
            </w:r>
          </w:p>
        </w:tc>
      </w:tr>
      <w:tr w:rsidR="007B27A7" w:rsidRPr="00D53134" w14:paraId="34A3817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93F41E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information environment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AD0504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2.4.57</w:t>
            </w:r>
          </w:p>
        </w:tc>
      </w:tr>
      <w:tr w:rsidR="007B27A7" w:rsidRPr="00D53134" w14:paraId="24AB4A3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FAA806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information field</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B0BF46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2.4.58</w:t>
            </w:r>
          </w:p>
        </w:tc>
      </w:tr>
      <w:tr w:rsidR="007B27A7" w:rsidRPr="00D53134" w14:paraId="7BA0B4AB"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A4AE80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information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6B57D9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2.4.37</w:t>
            </w:r>
          </w:p>
        </w:tc>
      </w:tr>
      <w:tr w:rsidR="007B27A7" w:rsidRPr="00D53134" w14:paraId="1C4E637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F3FECA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information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2665EC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2.4.60</w:t>
            </w:r>
          </w:p>
        </w:tc>
      </w:tr>
      <w:tr w:rsidR="007B27A7" w:rsidRPr="00D53134" w14:paraId="3A9D2AC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64A930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information modeling</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5F7B30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w:t>
            </w:r>
          </w:p>
        </w:tc>
      </w:tr>
      <w:tr w:rsidR="007B27A7" w:rsidRPr="00D53134" w14:paraId="0D78F35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A7EF68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iInformation processing</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3C4518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w:t>
            </w:r>
          </w:p>
        </w:tc>
      </w:tr>
      <w:tr w:rsidR="007B27A7" w:rsidRPr="00D53134" w14:paraId="6598A81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41B88F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iInformation quality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F629FC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2.4.59</w:t>
            </w:r>
          </w:p>
        </w:tc>
      </w:tr>
      <w:tr w:rsidR="007B27A7" w:rsidRPr="00D53134" w14:paraId="648E115D"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C74DAB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information representation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9F8457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2.1.5</w:t>
            </w:r>
          </w:p>
        </w:tc>
      </w:tr>
      <w:tr w:rsidR="007B27A7" w:rsidRPr="00D53134" w14:paraId="2C45F7F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93D17E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information transformation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7CA706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2.4.14</w:t>
            </w:r>
          </w:p>
        </w:tc>
      </w:tr>
      <w:tr w:rsidR="007B27A7" w:rsidRPr="00D53134" w14:paraId="604C3B7A"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34626D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innovation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54C6F0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2.1.34</w:t>
            </w:r>
          </w:p>
        </w:tc>
      </w:tr>
      <w:tr w:rsidR="007B27A7" w:rsidRPr="00D53134" w14:paraId="049DB032"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792B2A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integrated approach</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1DC89C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w:t>
            </w:r>
          </w:p>
        </w:tc>
      </w:tr>
      <w:tr w:rsidR="007B27A7" w:rsidRPr="00D53134" w14:paraId="6385637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07D240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integrated environment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BDC751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2.4.6</w:t>
            </w:r>
          </w:p>
        </w:tc>
      </w:tr>
      <w:tr w:rsidR="007B27A7" w:rsidRPr="00D53134" w14:paraId="4DC3D12B"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F45958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interactive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B858EC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2.4.36</w:t>
            </w:r>
          </w:p>
        </w:tc>
      </w:tr>
      <w:tr w:rsidR="007B27A7" w:rsidRPr="00D53134" w14:paraId="18C0297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C3C4D23" w14:textId="77777777" w:rsidR="007B27A7" w:rsidRPr="00D53134" w:rsidRDefault="00FF04AB" w:rsidP="00D53134">
            <w:pPr>
              <w:ind w:left="100"/>
              <w:jc w:val="both"/>
              <w:rPr>
                <w:rFonts w:asciiTheme="minorBidi" w:hAnsiTheme="minorBidi" w:cstheme="minorBidi"/>
                <w:sz w:val="24"/>
                <w:szCs w:val="24"/>
              </w:rPr>
            </w:pPr>
            <w:proofErr w:type="gramStart"/>
            <w:r w:rsidRPr="00D53134">
              <w:rPr>
                <w:rFonts w:asciiTheme="minorBidi" w:hAnsiTheme="minorBidi" w:cstheme="minorBidi"/>
                <w:sz w:val="24"/>
                <w:szCs w:val="24"/>
              </w:rPr>
              <w:t>international  framework</w:t>
            </w:r>
            <w:proofErr w:type="gramEnd"/>
            <w:r w:rsidRPr="00D53134">
              <w:rPr>
                <w:rFonts w:asciiTheme="minorBidi" w:hAnsiTheme="minorBidi" w:cstheme="minorBidi"/>
                <w:sz w:val="24"/>
                <w:szCs w:val="24"/>
              </w:rPr>
              <w:t xml:space="preserve"> for dictionaries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06834D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2.4.22</w:t>
            </w:r>
          </w:p>
        </w:tc>
      </w:tr>
      <w:tr w:rsidR="007B27A7" w:rsidRPr="00D53134" w14:paraId="359FA4D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F04BD9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international framework for dictionaries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3EAE6A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2.4.27</w:t>
            </w:r>
          </w:p>
        </w:tc>
      </w:tr>
      <w:tr w:rsidR="007B27A7" w:rsidRPr="00D53134" w14:paraId="74E5172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883452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justification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F002DA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2.3.13</w:t>
            </w:r>
          </w:p>
        </w:tc>
      </w:tr>
      <w:tr w:rsidR="007B27A7" w:rsidRPr="00D53134" w14:paraId="73C5ECAE"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3B5C36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knowledge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F17167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2.1.6</w:t>
            </w:r>
          </w:p>
        </w:tc>
      </w:tr>
      <w:tr w:rsidR="007B27A7" w:rsidRPr="00D53134" w14:paraId="762E88F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B15CF6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knowledge management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EC2E74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2.1.33</w:t>
            </w:r>
          </w:p>
        </w:tc>
      </w:tr>
      <w:tr w:rsidR="007B27A7" w:rsidRPr="00D53134" w14:paraId="0F8E897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249828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level of Development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9229A8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2.4.61</w:t>
            </w:r>
          </w:p>
        </w:tc>
      </w:tr>
      <w:tr w:rsidR="007B27A7" w:rsidRPr="00D53134" w14:paraId="149A7A9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A3BF64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library atomic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963615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2.4.20</w:t>
            </w:r>
          </w:p>
        </w:tc>
      </w:tr>
      <w:tr w:rsidR="007B27A7" w:rsidRPr="00D53134" w14:paraId="3C1BD1C1"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55D8B8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library system element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0BDCAD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2.4.19</w:t>
            </w:r>
          </w:p>
        </w:tc>
      </w:tr>
      <w:tr w:rsidR="007B27A7" w:rsidRPr="00D53134" w14:paraId="6D40371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24ABAB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life cycle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7EAFED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2.3.5</w:t>
            </w:r>
          </w:p>
        </w:tc>
      </w:tr>
      <w:tr w:rsidR="007B27A7" w:rsidRPr="00D53134" w14:paraId="2751FF2B"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38DEF7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life cycle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728124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2.3.7</w:t>
            </w:r>
          </w:p>
        </w:tc>
      </w:tr>
      <w:tr w:rsidR="007B27A7" w:rsidRPr="00D53134" w14:paraId="1E948ADB"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FB6D22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life cycle of building</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3A8676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2.3.23</w:t>
            </w:r>
          </w:p>
        </w:tc>
      </w:tr>
      <w:tr w:rsidR="007B27A7" w:rsidRPr="00D53134" w14:paraId="5250FF81"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39FA75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life cycle of city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EE3556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2.3.24</w:t>
            </w:r>
          </w:p>
        </w:tc>
      </w:tr>
      <w:tr w:rsidR="007B27A7" w:rsidRPr="00D53134" w14:paraId="298B3FF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866C79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life cycle of innovation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A03A98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2.3.22</w:t>
            </w:r>
          </w:p>
        </w:tc>
      </w:tr>
      <w:tr w:rsidR="007B27A7" w:rsidRPr="00D53134" w14:paraId="34F7004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E21A8B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linear mathematical models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C535BD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2.4.40</w:t>
            </w:r>
          </w:p>
        </w:tc>
      </w:tr>
      <w:tr w:rsidR="007B27A7" w:rsidRPr="00D53134" w14:paraId="523B57EC"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2D26DF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man-made enviroment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DD1BC8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2.1.25</w:t>
            </w:r>
          </w:p>
        </w:tc>
      </w:tr>
      <w:tr w:rsidR="007B27A7" w:rsidRPr="00D53134" w14:paraId="378D98F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9A8DC6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manual Activity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E1BB22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2.3.4</w:t>
            </w:r>
          </w:p>
        </w:tc>
      </w:tr>
      <w:tr w:rsidR="007B27A7" w:rsidRPr="00D53134" w14:paraId="088917D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E323B0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meta data</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80F930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2.4.16</w:t>
            </w:r>
          </w:p>
        </w:tc>
      </w:tr>
      <w:tr w:rsidR="007B27A7" w:rsidRPr="00D53134" w14:paraId="1ACE3C4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E645CE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metamodel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B4D2D4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2.4.45</w:t>
            </w:r>
          </w:p>
        </w:tc>
      </w:tr>
      <w:tr w:rsidR="007B27A7" w:rsidRPr="00D53134" w14:paraId="69569B2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4EB60E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4F2954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2.1.9</w:t>
            </w:r>
          </w:p>
        </w:tc>
      </w:tr>
      <w:tr w:rsidR="007B27A7" w:rsidRPr="00D53134" w14:paraId="0AE5B01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A8A8AB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model of engineering networks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FF7A79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2.4.43</w:t>
            </w:r>
          </w:p>
        </w:tc>
      </w:tr>
      <w:tr w:rsidR="007B27A7" w:rsidRPr="00D53134" w14:paraId="23F3825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8A1209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multiscale modelling</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86D4B6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2.4.46</w:t>
            </w:r>
          </w:p>
        </w:tc>
      </w:tr>
      <w:tr w:rsidR="007B27A7" w:rsidRPr="00D53134" w14:paraId="6BD139B9"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FDD2DF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natural environment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338F9B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2.1.24</w:t>
            </w:r>
          </w:p>
        </w:tc>
      </w:tr>
      <w:tr w:rsidR="007B27A7" w:rsidRPr="00D53134" w14:paraId="58A32DEB"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4A0507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natural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53AB7A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2.4.51</w:t>
            </w:r>
          </w:p>
        </w:tc>
      </w:tr>
      <w:tr w:rsidR="007B27A7" w:rsidRPr="00D53134" w14:paraId="222D9502"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725847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nonstandart algorithm</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5567E0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2.4.13</w:t>
            </w:r>
          </w:p>
        </w:tc>
      </w:tr>
      <w:tr w:rsidR="007B27A7" w:rsidRPr="00D53134" w14:paraId="57826A4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9BA259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object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54231F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w:t>
            </w:r>
          </w:p>
        </w:tc>
      </w:tr>
      <w:tr w:rsidR="007B27A7" w:rsidRPr="00D53134" w14:paraId="43F84DA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132FD9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object configuration information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C36F8E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2.1.46</w:t>
            </w:r>
          </w:p>
        </w:tc>
      </w:tr>
      <w:tr w:rsidR="007B27A7" w:rsidRPr="00D53134" w14:paraId="4C9A7C3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7C6CF7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object definition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110CD2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w:t>
            </w:r>
          </w:p>
        </w:tc>
      </w:tr>
      <w:tr w:rsidR="007B27A7" w:rsidRPr="00D53134" w14:paraId="0AFDB99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D9B8B1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object information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334C88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w:t>
            </w:r>
          </w:p>
        </w:tc>
      </w:tr>
      <w:tr w:rsidR="007B27A7" w:rsidRPr="00D53134" w14:paraId="7DDAB31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2C5817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objective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E04812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2.1.38</w:t>
            </w:r>
          </w:p>
        </w:tc>
      </w:tr>
      <w:tr w:rsidR="007B27A7" w:rsidRPr="00D53134" w14:paraId="79EDF36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A156CF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open data exchange format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3024A6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2.4.26</w:t>
            </w:r>
          </w:p>
        </w:tc>
      </w:tr>
      <w:tr w:rsidR="007B27A7" w:rsidRPr="00D53134" w14:paraId="2A3C515A"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89F1B3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operation and Maintenance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AE40FB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2.3.18</w:t>
            </w:r>
          </w:p>
        </w:tc>
      </w:tr>
      <w:tr w:rsidR="007B27A7" w:rsidRPr="00D53134" w14:paraId="0C8D959E"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709AA0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parameter</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8CDDC6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2.1.10</w:t>
            </w:r>
          </w:p>
        </w:tc>
      </w:tr>
      <w:tr w:rsidR="007B27A7" w:rsidRPr="00D53134" w14:paraId="63922489"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EB1906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parametric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CFDE6F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2.4.49</w:t>
            </w:r>
          </w:p>
        </w:tc>
      </w:tr>
      <w:tr w:rsidR="007B27A7" w:rsidRPr="00D53134" w14:paraId="6516CF4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8908C6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planning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C668C0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2.3.12</w:t>
            </w:r>
          </w:p>
        </w:tc>
      </w:tr>
      <w:tr w:rsidR="007B27A7" w:rsidRPr="00D53134" w14:paraId="1D877A6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71A650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point of view</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AA2AB0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w:t>
            </w:r>
          </w:p>
        </w:tc>
      </w:tr>
      <w:tr w:rsidR="007B27A7" w:rsidRPr="00D53134" w14:paraId="4FD6BE8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16F222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predictive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F7ED5A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2.4.50</w:t>
            </w:r>
          </w:p>
        </w:tc>
      </w:tr>
      <w:tr w:rsidR="007B27A7" w:rsidRPr="00D53134" w14:paraId="21A170C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C584BF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profitability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266ED1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2.1.20</w:t>
            </w:r>
          </w:p>
        </w:tc>
      </w:tr>
      <w:tr w:rsidR="007B27A7" w:rsidRPr="00D53134" w14:paraId="1738502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97066B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project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820A3C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2.5.30</w:t>
            </w:r>
          </w:p>
        </w:tc>
      </w:tr>
      <w:tr w:rsidR="007B27A7" w:rsidRPr="00D53134" w14:paraId="5C05E612"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667C50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project brief</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5FD933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2.5.31</w:t>
            </w:r>
          </w:p>
        </w:tc>
      </w:tr>
      <w:tr w:rsidR="007B27A7" w:rsidRPr="00D53134" w14:paraId="0D3A7D1E"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9581DB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project plan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47A271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2.5.32</w:t>
            </w:r>
          </w:p>
        </w:tc>
      </w:tr>
      <w:tr w:rsidR="007B27A7" w:rsidRPr="00D53134" w14:paraId="3CC03361"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7DEA0C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 xml:space="preserve">property </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2CA7A3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2.1.13</w:t>
            </w:r>
          </w:p>
        </w:tc>
      </w:tr>
      <w:tr w:rsidR="007B27A7" w:rsidRPr="00D53134" w14:paraId="488F1E2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47FD31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quality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6D15AA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2.1.11</w:t>
            </w:r>
          </w:p>
        </w:tc>
      </w:tr>
      <w:tr w:rsidR="007B27A7" w:rsidRPr="00D53134" w14:paraId="42A41D3E"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5843FB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record</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D8E2EB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2.1.42</w:t>
            </w:r>
          </w:p>
        </w:tc>
      </w:tr>
      <w:tr w:rsidR="007B27A7" w:rsidRPr="00D53134" w14:paraId="758A4711"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D02B4C8" w14:textId="77777777" w:rsidR="007B27A7" w:rsidRPr="00D53134" w:rsidRDefault="00FF04AB" w:rsidP="00D53134">
            <w:pPr>
              <w:ind w:left="100"/>
              <w:jc w:val="both"/>
              <w:rPr>
                <w:rFonts w:asciiTheme="minorBidi" w:hAnsiTheme="minorBidi" w:cstheme="minorBidi"/>
                <w:sz w:val="24"/>
                <w:szCs w:val="24"/>
              </w:rPr>
            </w:pPr>
            <w:proofErr w:type="gramStart"/>
            <w:r w:rsidRPr="00D53134">
              <w:rPr>
                <w:rFonts w:asciiTheme="minorBidi" w:hAnsiTheme="minorBidi" w:cstheme="minorBidi"/>
                <w:sz w:val="24"/>
                <w:szCs w:val="24"/>
              </w:rPr>
              <w:t>reference  model</w:t>
            </w:r>
            <w:proofErr w:type="gramEnd"/>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BDE2DA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2.4.28</w:t>
            </w:r>
          </w:p>
        </w:tc>
      </w:tr>
      <w:tr w:rsidR="007B27A7" w:rsidRPr="00D53134" w14:paraId="71EB7FB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4D54A7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reference data</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5978C3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2.4.21</w:t>
            </w:r>
          </w:p>
        </w:tc>
      </w:tr>
      <w:tr w:rsidR="007B27A7" w:rsidRPr="00D53134" w14:paraId="79E5D93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28F3F8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reference data library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C8448B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2.4.18</w:t>
            </w:r>
          </w:p>
        </w:tc>
      </w:tr>
      <w:tr w:rsidR="007B27A7" w:rsidRPr="00D53134" w14:paraId="4E85497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1CAD2E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reference document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D0972C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2.1.40</w:t>
            </w:r>
          </w:p>
        </w:tc>
      </w:tr>
      <w:tr w:rsidR="007B27A7" w:rsidRPr="00D53134" w14:paraId="3FBAD19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A60067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regulatory requirement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0E3D6F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2.1.36</w:t>
            </w:r>
          </w:p>
        </w:tc>
      </w:tr>
      <w:tr w:rsidR="007B27A7" w:rsidRPr="00D53134" w14:paraId="3B5803E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D07847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relations</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471C32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2.1.31</w:t>
            </w:r>
          </w:p>
        </w:tc>
      </w:tr>
      <w:tr w:rsidR="007B27A7" w:rsidRPr="00D53134" w14:paraId="4D2B108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A9BC91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renovation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57DFBA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2.3.20</w:t>
            </w:r>
          </w:p>
        </w:tc>
      </w:tr>
      <w:tr w:rsidR="007B27A7" w:rsidRPr="00D53134" w14:paraId="4CDEF72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825D80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repository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EDC1A0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2.4.62</w:t>
            </w:r>
          </w:p>
        </w:tc>
      </w:tr>
      <w:tr w:rsidR="007B27A7" w:rsidRPr="00D53134" w14:paraId="0B6DDE5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0BB612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requirement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F8A65B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2.1.12</w:t>
            </w:r>
          </w:p>
        </w:tc>
      </w:tr>
      <w:tr w:rsidR="007B27A7" w:rsidRPr="00D53134" w14:paraId="1926015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0F6E7C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requirements check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B25832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2.3.15</w:t>
            </w:r>
          </w:p>
        </w:tc>
      </w:tr>
      <w:tr w:rsidR="007B27A7" w:rsidRPr="00D53134" w14:paraId="5930555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20DE55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review</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A23C45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2.1.45</w:t>
            </w:r>
          </w:p>
        </w:tc>
      </w:tr>
      <w:tr w:rsidR="007B27A7" w:rsidRPr="00D53134" w14:paraId="759F884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E46974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simple property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525C91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2.1.15</w:t>
            </w:r>
          </w:p>
        </w:tc>
      </w:tr>
      <w:tr w:rsidR="007B27A7" w:rsidRPr="00D53134" w14:paraId="1BC2D1D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43D379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simulation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B89425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2.4.35</w:t>
            </w:r>
          </w:p>
        </w:tc>
      </w:tr>
      <w:tr w:rsidR="007B27A7" w:rsidRPr="00D53134" w14:paraId="7BBE0F6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BF8A42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simulation system</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CBD785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2.4.15</w:t>
            </w:r>
          </w:p>
        </w:tc>
      </w:tr>
      <w:tr w:rsidR="007B27A7" w:rsidRPr="00D53134" w14:paraId="1470F071"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561909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social and ecomonic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AF42D0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2.4.42</w:t>
            </w:r>
          </w:p>
        </w:tc>
      </w:tr>
      <w:tr w:rsidR="007B27A7" w:rsidRPr="00D53134" w14:paraId="351157A7"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BC4D2A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specification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8D3167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2.1.41</w:t>
            </w:r>
          </w:p>
        </w:tc>
      </w:tr>
      <w:tr w:rsidR="007B27A7" w:rsidRPr="00D53134" w14:paraId="7CBC85D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55C70A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stability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65A2EA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2.1.30</w:t>
            </w:r>
          </w:p>
        </w:tc>
      </w:tr>
      <w:tr w:rsidR="007B27A7" w:rsidRPr="00D53134" w14:paraId="52B378E3"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768A7A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stage of life cycle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4F5BF2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2.3.8</w:t>
            </w:r>
          </w:p>
        </w:tc>
      </w:tr>
      <w:tr w:rsidR="007B27A7" w:rsidRPr="00D53134" w14:paraId="7119D2ED"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A31730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standart algorithm</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615E5B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2.4.12</w:t>
            </w:r>
          </w:p>
        </w:tc>
      </w:tr>
      <w:tr w:rsidR="007B27A7" w:rsidRPr="00D53134" w14:paraId="2578435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6BDB23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status of version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66A422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2.1.50</w:t>
            </w:r>
          </w:p>
        </w:tc>
      </w:tr>
      <w:tr w:rsidR="007B27A7" w:rsidRPr="00D53134" w14:paraId="361E7C6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1BBEF12"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statutory requirement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1CF3B2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2.1.35</w:t>
            </w:r>
          </w:p>
        </w:tc>
      </w:tr>
      <w:tr w:rsidR="007B27A7" w:rsidRPr="00D53134" w14:paraId="1B71468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A9643E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step of life cycle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1B86E6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2.3.9</w:t>
            </w:r>
          </w:p>
        </w:tc>
      </w:tr>
      <w:tr w:rsidR="007B27A7" w:rsidRPr="00D53134" w14:paraId="152768B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3AC923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stochastic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E718C7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2.4.53</w:t>
            </w:r>
          </w:p>
        </w:tc>
      </w:tr>
      <w:tr w:rsidR="007B27A7" w:rsidRPr="00D53134" w14:paraId="5E7724A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3E8C4B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structural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3D0707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2.4.54</w:t>
            </w:r>
          </w:p>
        </w:tc>
      </w:tr>
      <w:tr w:rsidR="007B27A7" w:rsidRPr="00D53134" w14:paraId="1819C8CC"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1BC4EC1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subsystem</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CA1D94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2.2.4</w:t>
            </w:r>
          </w:p>
        </w:tc>
      </w:tr>
      <w:tr w:rsidR="007B27A7" w:rsidRPr="00D53134" w14:paraId="1BDA7888"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038F69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system</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145855A6"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2.2.2</w:t>
            </w:r>
          </w:p>
        </w:tc>
      </w:tr>
      <w:tr w:rsidR="007B27A7" w:rsidRPr="00D53134" w14:paraId="526D6DA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74EA7D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system element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0F8A947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2.2.5</w:t>
            </w:r>
          </w:p>
        </w:tc>
      </w:tr>
      <w:tr w:rsidR="007B27A7" w:rsidRPr="00D53134" w14:paraId="7900777F"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B142E6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system engineering</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6046037B"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2.2.3</w:t>
            </w:r>
          </w:p>
        </w:tc>
      </w:tr>
      <w:tr w:rsidR="007B27A7" w:rsidRPr="00D53134" w14:paraId="20ABC9D9"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21F53FF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systems thinking</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8A3D83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2.2.1</w:t>
            </w:r>
          </w:p>
        </w:tc>
      </w:tr>
      <w:tr w:rsidR="007B27A7" w:rsidRPr="00D53134" w14:paraId="1A491C8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796B3EF4"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traceability</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25B0E87"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2.1.37</w:t>
            </w:r>
          </w:p>
        </w:tc>
      </w:tr>
      <w:tr w:rsidR="007B27A7" w:rsidRPr="00D53134" w14:paraId="7A257B1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1D70A9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transportation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1BEA750"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2.4.41</w:t>
            </w:r>
          </w:p>
        </w:tc>
      </w:tr>
      <w:tr w:rsidR="007B27A7" w:rsidRPr="00D53134" w14:paraId="7E2076D5"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0AEFCF5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validation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CF2EAA5"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2.1.49</w:t>
            </w:r>
          </w:p>
        </w:tc>
      </w:tr>
      <w:tr w:rsidR="007B27A7" w:rsidRPr="00D53134" w14:paraId="4391E4A2"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3E7BC0BD"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validation and Verification stage</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2C9DFA2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2.3.17</w:t>
            </w:r>
          </w:p>
        </w:tc>
      </w:tr>
      <w:tr w:rsidR="007B27A7" w:rsidRPr="00D53134" w14:paraId="1DC3005C"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EFD0579"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verbal descriptive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5BC7DF0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2.4.52</w:t>
            </w:r>
          </w:p>
        </w:tc>
      </w:tr>
      <w:tr w:rsidR="007B27A7" w:rsidRPr="00D53134" w14:paraId="5C0503E9"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5CF1787A"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lastRenderedPageBreak/>
              <w:t>verification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6A7BCDC"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2.1.48</w:t>
            </w:r>
          </w:p>
        </w:tc>
      </w:tr>
      <w:tr w:rsidR="007B27A7" w:rsidRPr="00D53134" w14:paraId="5B681274"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773E021"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version</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436A2DB3"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2.1.47</w:t>
            </w:r>
          </w:p>
        </w:tc>
      </w:tr>
      <w:tr w:rsidR="007B27A7" w:rsidRPr="00D53134" w14:paraId="4BD96B00"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4298D198"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white box model</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7BAD8BC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2.4.47</w:t>
            </w:r>
          </w:p>
        </w:tc>
      </w:tr>
      <w:tr w:rsidR="007B27A7" w:rsidRPr="00D53134" w14:paraId="57B41506" w14:textId="77777777">
        <w:trPr>
          <w:trHeight w:val="500"/>
        </w:trPr>
        <w:tc>
          <w:tcPr>
            <w:tcW w:w="7080" w:type="dxa"/>
            <w:tcBorders>
              <w:top w:val="nil"/>
              <w:left w:val="nil"/>
              <w:bottom w:val="nil"/>
              <w:right w:val="nil"/>
            </w:tcBorders>
            <w:shd w:val="clear" w:color="auto" w:fill="auto"/>
            <w:tcMar>
              <w:top w:w="100" w:type="dxa"/>
              <w:left w:w="100" w:type="dxa"/>
              <w:bottom w:w="100" w:type="dxa"/>
              <w:right w:w="100" w:type="dxa"/>
            </w:tcMar>
            <w:vAlign w:val="bottom"/>
          </w:tcPr>
          <w:p w14:paraId="6EEAC0EE"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work environment</w:t>
            </w:r>
          </w:p>
        </w:tc>
        <w:tc>
          <w:tcPr>
            <w:tcW w:w="1290" w:type="dxa"/>
            <w:tcBorders>
              <w:top w:val="nil"/>
              <w:left w:val="nil"/>
              <w:bottom w:val="nil"/>
              <w:right w:val="nil"/>
            </w:tcBorders>
            <w:shd w:val="clear" w:color="auto" w:fill="auto"/>
            <w:tcMar>
              <w:top w:w="100" w:type="dxa"/>
              <w:left w:w="100" w:type="dxa"/>
              <w:bottom w:w="100" w:type="dxa"/>
              <w:right w:w="100" w:type="dxa"/>
            </w:tcMar>
            <w:vAlign w:val="bottom"/>
          </w:tcPr>
          <w:p w14:paraId="3EF853CF" w14:textId="77777777" w:rsidR="007B27A7" w:rsidRPr="00D53134" w:rsidRDefault="00FF04AB" w:rsidP="00D53134">
            <w:pPr>
              <w:ind w:left="100"/>
              <w:jc w:val="both"/>
              <w:rPr>
                <w:rFonts w:asciiTheme="minorBidi" w:hAnsiTheme="minorBidi" w:cstheme="minorBidi"/>
                <w:sz w:val="24"/>
                <w:szCs w:val="24"/>
              </w:rPr>
            </w:pPr>
            <w:r w:rsidRPr="00D53134">
              <w:rPr>
                <w:rFonts w:asciiTheme="minorBidi" w:hAnsiTheme="minorBidi" w:cstheme="minorBidi"/>
                <w:sz w:val="24"/>
                <w:szCs w:val="24"/>
              </w:rPr>
              <w:t>2.1.27</w:t>
            </w:r>
          </w:p>
        </w:tc>
      </w:tr>
    </w:tbl>
    <w:p w14:paraId="32976571" w14:textId="77777777" w:rsidR="007B27A7" w:rsidRPr="00D53134" w:rsidRDefault="007B27A7" w:rsidP="00D53134">
      <w:pPr>
        <w:jc w:val="both"/>
        <w:rPr>
          <w:rFonts w:asciiTheme="minorBidi" w:hAnsiTheme="minorBidi" w:cstheme="minorBidi"/>
          <w:sz w:val="24"/>
          <w:szCs w:val="24"/>
        </w:rPr>
      </w:pPr>
    </w:p>
    <w:p w14:paraId="751B66DB" w14:textId="77777777" w:rsidR="007B27A7" w:rsidRPr="00D53134" w:rsidRDefault="00FF04AB" w:rsidP="00D53134">
      <w:pPr>
        <w:ind w:firstLine="700"/>
        <w:jc w:val="both"/>
        <w:rPr>
          <w:rFonts w:asciiTheme="minorBidi" w:hAnsiTheme="minorBidi" w:cstheme="minorBidi"/>
          <w:sz w:val="24"/>
          <w:szCs w:val="24"/>
        </w:rPr>
      </w:pPr>
      <w:r w:rsidRPr="00D53134">
        <w:rPr>
          <w:rFonts w:asciiTheme="minorBidi" w:hAnsiTheme="minorBidi" w:cstheme="minorBidi"/>
          <w:sz w:val="24"/>
          <w:szCs w:val="24"/>
        </w:rPr>
        <w:t xml:space="preserve"> </w:t>
      </w:r>
    </w:p>
    <w:p w14:paraId="3745D259" w14:textId="77777777" w:rsidR="007B27A7" w:rsidRPr="00D53134" w:rsidRDefault="00FF04AB" w:rsidP="00D53134">
      <w:pPr>
        <w:spacing w:before="200"/>
        <w:jc w:val="both"/>
        <w:rPr>
          <w:rFonts w:asciiTheme="minorBidi" w:hAnsiTheme="minorBidi" w:cstheme="minorBidi"/>
          <w:b/>
          <w:sz w:val="24"/>
          <w:szCs w:val="24"/>
        </w:rPr>
      </w:pPr>
      <w:r w:rsidRPr="00D53134">
        <w:rPr>
          <w:rFonts w:asciiTheme="minorBidi" w:hAnsiTheme="minorBidi" w:cstheme="minorBidi"/>
          <w:b/>
          <w:sz w:val="24"/>
          <w:szCs w:val="24"/>
        </w:rPr>
        <w:t>Библиография</w:t>
      </w:r>
    </w:p>
    <w:p w14:paraId="0CA384AA" w14:textId="77777777" w:rsidR="007B27A7" w:rsidRPr="00D53134" w:rsidRDefault="00FF04AB" w:rsidP="00D53134">
      <w:pPr>
        <w:ind w:left="840" w:right="140" w:hanging="420"/>
        <w:jc w:val="both"/>
        <w:rPr>
          <w:rFonts w:asciiTheme="minorBidi" w:hAnsiTheme="minorBidi" w:cstheme="minorBidi"/>
          <w:sz w:val="24"/>
          <w:szCs w:val="24"/>
        </w:rPr>
      </w:pPr>
      <w:r w:rsidRPr="00D53134">
        <w:rPr>
          <w:rFonts w:asciiTheme="minorBidi" w:hAnsiTheme="minorBidi" w:cstheme="minorBidi"/>
          <w:sz w:val="24"/>
          <w:szCs w:val="24"/>
        </w:rPr>
        <w:t>[1] ISO 1087-1:2000. Терминологическая работа. Словарь. Часть 1. Теория и применение</w:t>
      </w:r>
    </w:p>
    <w:p w14:paraId="7825298C" w14:textId="77777777" w:rsidR="007B27A7" w:rsidRPr="00D06867" w:rsidRDefault="00FF04AB" w:rsidP="00D53134">
      <w:pPr>
        <w:ind w:left="840" w:right="140" w:hanging="420"/>
        <w:jc w:val="both"/>
        <w:rPr>
          <w:rFonts w:asciiTheme="minorBidi" w:hAnsiTheme="minorBidi" w:cstheme="minorBidi"/>
          <w:sz w:val="24"/>
          <w:szCs w:val="24"/>
          <w:lang w:val="en-US"/>
        </w:rPr>
      </w:pPr>
      <w:r w:rsidRPr="00D06867">
        <w:rPr>
          <w:rFonts w:asciiTheme="minorBidi" w:hAnsiTheme="minorBidi" w:cstheme="minorBidi"/>
          <w:sz w:val="24"/>
          <w:szCs w:val="24"/>
          <w:lang w:val="en-US"/>
        </w:rPr>
        <w:t>[2] ISO/IEC 10746-2:2009 Information technology -- Open Distributed Processing -- Reference Model: Foundations</w:t>
      </w:r>
    </w:p>
    <w:p w14:paraId="44B7DE1D" w14:textId="77777777" w:rsidR="007B27A7" w:rsidRPr="00D53134" w:rsidRDefault="00FF04AB" w:rsidP="00D53134">
      <w:pPr>
        <w:ind w:left="840" w:right="140" w:hanging="420"/>
        <w:jc w:val="both"/>
        <w:rPr>
          <w:rFonts w:asciiTheme="minorBidi" w:hAnsiTheme="minorBidi" w:cstheme="minorBidi"/>
          <w:sz w:val="24"/>
          <w:szCs w:val="24"/>
          <w:lang w:val="en-US"/>
        </w:rPr>
      </w:pPr>
      <w:r w:rsidRPr="00D53134">
        <w:rPr>
          <w:rFonts w:asciiTheme="minorBidi" w:hAnsiTheme="minorBidi" w:cstheme="minorBidi"/>
          <w:sz w:val="24"/>
          <w:szCs w:val="24"/>
          <w:lang w:val="en-US"/>
        </w:rPr>
        <w:t>[3] ASME V&amp;V 10-2006 Guide for Verification and Validation in Computational Solid Mechanics Revision PINS submitted 09/29/10</w:t>
      </w:r>
    </w:p>
    <w:p w14:paraId="5CD0DAEC" w14:textId="77777777" w:rsidR="007B27A7" w:rsidRPr="00D53134" w:rsidRDefault="00FF04AB" w:rsidP="00D53134">
      <w:pPr>
        <w:ind w:left="425"/>
        <w:jc w:val="both"/>
        <w:rPr>
          <w:rFonts w:asciiTheme="minorBidi" w:hAnsiTheme="minorBidi" w:cstheme="minorBidi"/>
          <w:sz w:val="24"/>
          <w:szCs w:val="24"/>
          <w:lang w:val="en-US"/>
        </w:rPr>
      </w:pPr>
      <w:r w:rsidRPr="00D53134">
        <w:rPr>
          <w:rFonts w:asciiTheme="minorBidi" w:hAnsiTheme="minorBidi" w:cstheme="minorBidi"/>
          <w:sz w:val="24"/>
          <w:szCs w:val="24"/>
          <w:lang w:val="en-US"/>
        </w:rPr>
        <w:t>[4] WFMC-TC-1011 Terminology &amp; Glossary (WFMC-TC-1011, Feb-1999, 3.0)</w:t>
      </w:r>
    </w:p>
    <w:p w14:paraId="536B6826" w14:textId="77777777" w:rsidR="007B27A7" w:rsidRPr="00D53134" w:rsidRDefault="00FF04AB" w:rsidP="00D53134">
      <w:pPr>
        <w:ind w:left="425"/>
        <w:jc w:val="both"/>
        <w:rPr>
          <w:rFonts w:asciiTheme="minorBidi" w:hAnsiTheme="minorBidi" w:cstheme="minorBidi"/>
          <w:sz w:val="24"/>
          <w:szCs w:val="24"/>
          <w:lang w:val="en-US"/>
        </w:rPr>
      </w:pPr>
      <w:r w:rsidRPr="00D53134">
        <w:rPr>
          <w:rFonts w:asciiTheme="minorBidi" w:hAnsiTheme="minorBidi" w:cstheme="minorBidi"/>
          <w:sz w:val="24"/>
          <w:szCs w:val="24"/>
        </w:rPr>
        <w:t>[5] ISO/IEC 13250:2003 Информационные технологии. Применение типового обобщенного языка разметки (SGML). Тематические</w:t>
      </w:r>
      <w:r w:rsidRPr="00D53134">
        <w:rPr>
          <w:rFonts w:asciiTheme="minorBidi" w:hAnsiTheme="minorBidi" w:cstheme="minorBidi"/>
          <w:sz w:val="24"/>
          <w:szCs w:val="24"/>
          <w:lang w:val="en-US"/>
        </w:rPr>
        <w:t xml:space="preserve"> </w:t>
      </w:r>
      <w:r w:rsidRPr="00D53134">
        <w:rPr>
          <w:rFonts w:asciiTheme="minorBidi" w:hAnsiTheme="minorBidi" w:cstheme="minorBidi"/>
          <w:sz w:val="24"/>
          <w:szCs w:val="24"/>
        </w:rPr>
        <w:t>планы</w:t>
      </w:r>
      <w:r w:rsidRPr="00D53134">
        <w:rPr>
          <w:rFonts w:asciiTheme="minorBidi" w:hAnsiTheme="minorBidi" w:cstheme="minorBidi"/>
          <w:sz w:val="24"/>
          <w:szCs w:val="24"/>
          <w:lang w:val="en-US"/>
        </w:rPr>
        <w:t>.</w:t>
      </w:r>
    </w:p>
    <w:p w14:paraId="5A876088" w14:textId="77777777" w:rsidR="007B27A7" w:rsidRPr="00D53134" w:rsidRDefault="00FF04AB" w:rsidP="00D53134">
      <w:pPr>
        <w:ind w:left="425" w:right="140"/>
        <w:jc w:val="both"/>
        <w:rPr>
          <w:rFonts w:asciiTheme="minorBidi" w:hAnsiTheme="minorBidi" w:cstheme="minorBidi"/>
          <w:sz w:val="24"/>
          <w:szCs w:val="24"/>
          <w:lang w:val="en-US"/>
        </w:rPr>
      </w:pPr>
      <w:r w:rsidRPr="00D53134">
        <w:rPr>
          <w:rFonts w:asciiTheme="minorBidi" w:hAnsiTheme="minorBidi" w:cstheme="minorBidi"/>
          <w:sz w:val="24"/>
          <w:szCs w:val="24"/>
          <w:lang w:val="en-US"/>
        </w:rPr>
        <w:t>[6] IEEE 1484.12.1-2002 IEEE Standard for Learning Object Metadata.</w:t>
      </w:r>
    </w:p>
    <w:p w14:paraId="168F1C5F" w14:textId="77777777" w:rsidR="007B27A7" w:rsidRPr="00D53134" w:rsidRDefault="00FF04AB" w:rsidP="00D53134">
      <w:pPr>
        <w:ind w:left="425" w:right="140"/>
        <w:jc w:val="both"/>
        <w:rPr>
          <w:rFonts w:asciiTheme="minorBidi" w:hAnsiTheme="minorBidi" w:cstheme="minorBidi"/>
          <w:sz w:val="24"/>
          <w:szCs w:val="24"/>
          <w:lang w:val="en-US"/>
        </w:rPr>
      </w:pPr>
      <w:r w:rsidRPr="00D53134">
        <w:rPr>
          <w:rFonts w:asciiTheme="minorBidi" w:hAnsiTheme="minorBidi" w:cstheme="minorBidi"/>
          <w:sz w:val="24"/>
          <w:szCs w:val="24"/>
          <w:lang w:val="en-US"/>
        </w:rPr>
        <w:t>[7] CWA 14661: 2003 «Guidelines to standardisers of ICT products and services in the CEN ICT domain»</w:t>
      </w:r>
    </w:p>
    <w:p w14:paraId="0B402F9F" w14:textId="77777777" w:rsidR="00D53134" w:rsidRPr="00D53134" w:rsidRDefault="00D53134" w:rsidP="00D53134">
      <w:pPr>
        <w:jc w:val="both"/>
        <w:rPr>
          <w:rFonts w:asciiTheme="minorBidi" w:hAnsiTheme="minorBidi" w:cstheme="minorBidi"/>
          <w:sz w:val="24"/>
          <w:szCs w:val="24"/>
          <w:lang w:val="en-US"/>
        </w:rPr>
      </w:pPr>
      <w:r w:rsidRPr="00D06867">
        <w:rPr>
          <w:rFonts w:asciiTheme="minorBidi" w:hAnsiTheme="minorBidi" w:cstheme="minorBidi"/>
          <w:sz w:val="24"/>
          <w:szCs w:val="24"/>
          <w:lang w:val="en-US"/>
        </w:rPr>
        <w:br w:type="page"/>
      </w:r>
    </w:p>
    <w:p w14:paraId="386FA8B3" w14:textId="77777777" w:rsidR="00D53134" w:rsidRPr="00D06867" w:rsidRDefault="00D53134" w:rsidP="00D53134">
      <w:pPr>
        <w:pStyle w:val="3"/>
        <w:widowControl w:val="0"/>
        <w:spacing w:line="276" w:lineRule="auto"/>
        <w:ind w:left="0" w:firstLine="0"/>
        <w:contextualSpacing w:val="0"/>
        <w:jc w:val="both"/>
        <w:rPr>
          <w:rFonts w:asciiTheme="minorBidi" w:hAnsiTheme="minorBidi" w:cstheme="minorBidi"/>
          <w:sz w:val="24"/>
          <w:szCs w:val="24"/>
          <w:lang w:val="en-US"/>
        </w:rPr>
        <w:sectPr w:rsidR="00D53134" w:rsidRPr="00D06867" w:rsidSect="00A3475D">
          <w:footerReference w:type="even" r:id="rId47"/>
          <w:footerReference w:type="default" r:id="rId48"/>
          <w:footerReference w:type="first" r:id="rId49"/>
          <w:pgSz w:w="11909" w:h="16834"/>
          <w:pgMar w:top="1440" w:right="1440" w:bottom="1440" w:left="992" w:header="0" w:footer="720" w:gutter="0"/>
          <w:pgNumType w:start="0"/>
          <w:cols w:space="720"/>
          <w:titlePg/>
        </w:sectPr>
      </w:pPr>
    </w:p>
    <w:p w14:paraId="2EA7AEE0" w14:textId="77777777" w:rsidR="007B27A7" w:rsidRPr="00D53134" w:rsidRDefault="00D53134" w:rsidP="00D53134">
      <w:pPr>
        <w:pStyle w:val="3"/>
        <w:widowControl w:val="0"/>
        <w:spacing w:line="276" w:lineRule="auto"/>
        <w:ind w:left="0" w:firstLine="0"/>
        <w:contextualSpacing w:val="0"/>
        <w:jc w:val="both"/>
        <w:rPr>
          <w:rFonts w:asciiTheme="minorBidi" w:hAnsiTheme="minorBidi" w:cstheme="minorBidi"/>
          <w:sz w:val="24"/>
          <w:szCs w:val="24"/>
        </w:rPr>
      </w:pPr>
      <w:bookmarkStart w:id="1005" w:name="_Toc508698266"/>
      <w:r w:rsidRPr="00D53134">
        <w:rPr>
          <w:rFonts w:asciiTheme="minorBidi" w:hAnsiTheme="minorBidi" w:cstheme="minorBidi"/>
          <w:sz w:val="24"/>
          <w:szCs w:val="24"/>
        </w:rPr>
        <w:lastRenderedPageBreak/>
        <w:t>Приложение 2 Требования к детализации элементов информационной модели по стадиям жизненного цикла зданий и сооружений</w:t>
      </w:r>
      <w:bookmarkEnd w:id="1005"/>
    </w:p>
    <w:p w14:paraId="71EC84AA" w14:textId="77777777" w:rsidR="007B27A7" w:rsidRPr="00D53134" w:rsidRDefault="007B27A7" w:rsidP="00D53134">
      <w:pPr>
        <w:jc w:val="both"/>
        <w:rPr>
          <w:rFonts w:asciiTheme="minorBidi" w:hAnsiTheme="minorBidi" w:cstheme="minorBidi"/>
          <w:sz w:val="24"/>
          <w:szCs w:val="24"/>
        </w:rPr>
      </w:pPr>
    </w:p>
    <w:tbl>
      <w:tblPr>
        <w:tblStyle w:val="aff5"/>
        <w:tblW w:w="5000" w:type="pct"/>
        <w:tblLook w:val="04A0" w:firstRow="1" w:lastRow="0" w:firstColumn="1" w:lastColumn="0" w:noHBand="0" w:noVBand="1"/>
      </w:tblPr>
      <w:tblGrid>
        <w:gridCol w:w="2088"/>
        <w:gridCol w:w="2257"/>
        <w:gridCol w:w="2001"/>
        <w:gridCol w:w="2001"/>
        <w:gridCol w:w="2001"/>
        <w:gridCol w:w="1798"/>
        <w:gridCol w:w="1798"/>
      </w:tblGrid>
      <w:tr w:rsidR="00D53134" w:rsidRPr="00D53134" w14:paraId="10E8956C" w14:textId="77777777" w:rsidTr="00CF1767">
        <w:tc>
          <w:tcPr>
            <w:tcW w:w="749" w:type="pct"/>
          </w:tcPr>
          <w:p w14:paraId="19AA5DEE"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Наименование группы данных</w:t>
            </w:r>
          </w:p>
        </w:tc>
        <w:tc>
          <w:tcPr>
            <w:tcW w:w="810" w:type="pct"/>
          </w:tcPr>
          <w:p w14:paraId="37E223CA"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Наименование элементов</w:t>
            </w:r>
          </w:p>
        </w:tc>
        <w:tc>
          <w:tcPr>
            <w:tcW w:w="718" w:type="pct"/>
          </w:tcPr>
          <w:p w14:paraId="7983DC4A"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Предпроект</w:t>
            </w:r>
          </w:p>
          <w:p w14:paraId="52A6EFE7" w14:textId="77777777" w:rsidR="00D53134" w:rsidRPr="00D53134" w:rsidRDefault="00D53134" w:rsidP="00D53134">
            <w:pPr>
              <w:spacing w:line="276" w:lineRule="auto"/>
              <w:jc w:val="both"/>
              <w:rPr>
                <w:rFonts w:asciiTheme="minorBidi" w:hAnsiTheme="minorBidi"/>
                <w:b/>
                <w:bCs/>
                <w:sz w:val="20"/>
                <w:szCs w:val="20"/>
                <w:lang w:val="en-US"/>
              </w:rPr>
            </w:pPr>
            <w:r w:rsidRPr="00D53134">
              <w:rPr>
                <w:rFonts w:asciiTheme="minorBidi" w:hAnsiTheme="minorBidi"/>
                <w:b/>
                <w:bCs/>
                <w:sz w:val="20"/>
                <w:szCs w:val="20"/>
                <w:lang w:val="en-US"/>
              </w:rPr>
              <w:t>LOD 200</w:t>
            </w:r>
          </w:p>
        </w:tc>
        <w:tc>
          <w:tcPr>
            <w:tcW w:w="718" w:type="pct"/>
          </w:tcPr>
          <w:p w14:paraId="694E55D8"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Проект</w:t>
            </w:r>
          </w:p>
          <w:p w14:paraId="7D403301" w14:textId="77777777" w:rsidR="00D53134" w:rsidRPr="00D53134" w:rsidRDefault="00D53134" w:rsidP="00D53134">
            <w:pPr>
              <w:spacing w:line="276" w:lineRule="auto"/>
              <w:jc w:val="both"/>
              <w:rPr>
                <w:rFonts w:asciiTheme="minorBidi" w:hAnsiTheme="minorBidi"/>
                <w:b/>
                <w:bCs/>
                <w:sz w:val="20"/>
                <w:szCs w:val="20"/>
                <w:lang w:val="en-US"/>
              </w:rPr>
            </w:pPr>
            <w:r w:rsidRPr="00D53134">
              <w:rPr>
                <w:rFonts w:asciiTheme="minorBidi" w:hAnsiTheme="minorBidi"/>
                <w:b/>
                <w:bCs/>
                <w:sz w:val="20"/>
                <w:szCs w:val="20"/>
                <w:lang w:val="en-US"/>
              </w:rPr>
              <w:t>LOD 300</w:t>
            </w:r>
          </w:p>
        </w:tc>
        <w:tc>
          <w:tcPr>
            <w:tcW w:w="718" w:type="pct"/>
          </w:tcPr>
          <w:p w14:paraId="22F1B104"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Строительство</w:t>
            </w:r>
          </w:p>
          <w:p w14:paraId="2D209F7A" w14:textId="77777777" w:rsidR="00D53134" w:rsidRPr="00D53134" w:rsidRDefault="00D53134" w:rsidP="00D53134">
            <w:pPr>
              <w:spacing w:line="276" w:lineRule="auto"/>
              <w:jc w:val="both"/>
              <w:rPr>
                <w:rFonts w:asciiTheme="minorBidi" w:hAnsiTheme="minorBidi"/>
                <w:b/>
                <w:bCs/>
                <w:sz w:val="20"/>
                <w:szCs w:val="20"/>
                <w:lang w:val="en-US"/>
              </w:rPr>
            </w:pPr>
            <w:r w:rsidRPr="00D53134">
              <w:rPr>
                <w:rFonts w:asciiTheme="minorBidi" w:hAnsiTheme="minorBidi"/>
                <w:b/>
                <w:bCs/>
                <w:sz w:val="20"/>
                <w:szCs w:val="20"/>
                <w:lang w:val="en-US"/>
              </w:rPr>
              <w:t>LOD 400</w:t>
            </w:r>
          </w:p>
        </w:tc>
        <w:tc>
          <w:tcPr>
            <w:tcW w:w="644" w:type="pct"/>
          </w:tcPr>
          <w:p w14:paraId="5792C790"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Сдача в эксплуатацию</w:t>
            </w:r>
          </w:p>
          <w:p w14:paraId="34FEBAA7" w14:textId="77777777" w:rsidR="00D53134" w:rsidRPr="00D53134" w:rsidRDefault="00D53134" w:rsidP="00D53134">
            <w:pPr>
              <w:spacing w:line="276" w:lineRule="auto"/>
              <w:jc w:val="both"/>
              <w:rPr>
                <w:rFonts w:asciiTheme="minorBidi" w:hAnsiTheme="minorBidi"/>
                <w:b/>
                <w:bCs/>
                <w:sz w:val="20"/>
                <w:szCs w:val="20"/>
                <w:lang w:val="en-US"/>
              </w:rPr>
            </w:pPr>
            <w:r w:rsidRPr="00D53134">
              <w:rPr>
                <w:rFonts w:asciiTheme="minorBidi" w:hAnsiTheme="minorBidi"/>
                <w:b/>
                <w:bCs/>
                <w:sz w:val="20"/>
                <w:szCs w:val="20"/>
                <w:lang w:val="en-US"/>
              </w:rPr>
              <w:t>LOD 300</w:t>
            </w:r>
          </w:p>
        </w:tc>
        <w:tc>
          <w:tcPr>
            <w:tcW w:w="644" w:type="pct"/>
          </w:tcPr>
          <w:p w14:paraId="2B4B5C41"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Эксплуатация</w:t>
            </w:r>
          </w:p>
          <w:p w14:paraId="051EFD50" w14:textId="77777777" w:rsidR="00D53134" w:rsidRPr="00D53134" w:rsidRDefault="00D53134" w:rsidP="00D53134">
            <w:pPr>
              <w:spacing w:line="276" w:lineRule="auto"/>
              <w:jc w:val="both"/>
              <w:rPr>
                <w:rFonts w:asciiTheme="minorBidi" w:hAnsiTheme="minorBidi"/>
                <w:b/>
                <w:bCs/>
                <w:sz w:val="20"/>
                <w:szCs w:val="20"/>
                <w:lang w:val="en-US"/>
              </w:rPr>
            </w:pPr>
            <w:r w:rsidRPr="00D53134">
              <w:rPr>
                <w:rFonts w:asciiTheme="minorBidi" w:hAnsiTheme="minorBidi"/>
                <w:b/>
                <w:bCs/>
                <w:sz w:val="20"/>
                <w:szCs w:val="20"/>
                <w:lang w:val="en-US"/>
              </w:rPr>
              <w:t>LOD 500</w:t>
            </w:r>
          </w:p>
        </w:tc>
      </w:tr>
      <w:tr w:rsidR="00D53134" w:rsidRPr="00D53134" w14:paraId="1B2ACF3A" w14:textId="77777777" w:rsidTr="00CF1767">
        <w:tc>
          <w:tcPr>
            <w:tcW w:w="749" w:type="pct"/>
            <w:vMerge w:val="restart"/>
          </w:tcPr>
          <w:p w14:paraId="45B8FBE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Архитектурные решения</w:t>
            </w:r>
          </w:p>
        </w:tc>
        <w:tc>
          <w:tcPr>
            <w:tcW w:w="810" w:type="pct"/>
          </w:tcPr>
          <w:p w14:paraId="64A53C3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Стена</w:t>
            </w:r>
          </w:p>
        </w:tc>
        <w:tc>
          <w:tcPr>
            <w:tcW w:w="718" w:type="pct"/>
          </w:tcPr>
          <w:p w14:paraId="3204D025"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Точный габарит, положение, Граница помещения</w:t>
            </w:r>
          </w:p>
        </w:tc>
        <w:tc>
          <w:tcPr>
            <w:tcW w:w="718" w:type="pct"/>
          </w:tcPr>
          <w:p w14:paraId="7DB1E91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 xml:space="preserve">Внешний образ/вид, Цветовое решение (для фасадов), Конструкция, Материал, Уклоны, Маркировка, Огнестойкость, </w:t>
            </w:r>
          </w:p>
        </w:tc>
        <w:tc>
          <w:tcPr>
            <w:tcW w:w="718" w:type="pct"/>
          </w:tcPr>
          <w:p w14:paraId="2D4711E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Внешний образ/вид, Цветовое решение (для фасадов), Конструкция, Материал, Уклоны, Маркировка, Огнестойкость, Производитель, Наименование по каталогу, Артикул по каталогу, Сроки выполнения монтажа</w:t>
            </w:r>
          </w:p>
        </w:tc>
        <w:tc>
          <w:tcPr>
            <w:tcW w:w="644" w:type="pct"/>
          </w:tcPr>
          <w:p w14:paraId="1A86DE4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Внешний образ/вид, Цветовое решение (для фасадов), Конструкция, Материал, Уклоны, Маркировка, Огнестойкость</w:t>
            </w:r>
          </w:p>
        </w:tc>
        <w:tc>
          <w:tcPr>
            <w:tcW w:w="644" w:type="pct"/>
          </w:tcPr>
          <w:p w14:paraId="430B14D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Внешний образ/вид, Цветовое решение (для фасадов), Конструкция, Материал, Уклоны, Маркировка, Огнестойкость, Сроки выполнения проверок и контролируемые параметры, Сроки проведения плановых замен и заменяемые элементы</w:t>
            </w:r>
          </w:p>
        </w:tc>
      </w:tr>
      <w:tr w:rsidR="00D53134" w:rsidRPr="00D53134" w14:paraId="20B8300F" w14:textId="77777777" w:rsidTr="00CF1767">
        <w:tc>
          <w:tcPr>
            <w:tcW w:w="749" w:type="pct"/>
            <w:vMerge/>
          </w:tcPr>
          <w:p w14:paraId="545C9F1D"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0050FA7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Перекрытие</w:t>
            </w:r>
          </w:p>
        </w:tc>
        <w:tc>
          <w:tcPr>
            <w:tcW w:w="718" w:type="pct"/>
          </w:tcPr>
          <w:p w14:paraId="3DA5ACC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Точный габарит, положение, Граница помещения</w:t>
            </w:r>
          </w:p>
        </w:tc>
        <w:tc>
          <w:tcPr>
            <w:tcW w:w="718" w:type="pct"/>
          </w:tcPr>
          <w:p w14:paraId="17E135D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Внешний образ/вид, Конструкция, Материал, Уклоны, Маркировка, Огнестойкость</w:t>
            </w:r>
          </w:p>
        </w:tc>
        <w:tc>
          <w:tcPr>
            <w:tcW w:w="718" w:type="pct"/>
          </w:tcPr>
          <w:p w14:paraId="35DA62A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 xml:space="preserve">Внешний образ/вид, Конструкция, Материал, Уклоны, Маркировка, Огнестойкость, </w:t>
            </w:r>
            <w:r w:rsidRPr="00D53134">
              <w:rPr>
                <w:rFonts w:asciiTheme="minorBidi" w:hAnsiTheme="minorBidi"/>
                <w:color w:val="000000"/>
                <w:sz w:val="20"/>
                <w:szCs w:val="20"/>
              </w:rPr>
              <w:lastRenderedPageBreak/>
              <w:t>Сроки выполнения монтажа</w:t>
            </w:r>
          </w:p>
        </w:tc>
        <w:tc>
          <w:tcPr>
            <w:tcW w:w="644" w:type="pct"/>
          </w:tcPr>
          <w:p w14:paraId="16075E5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lastRenderedPageBreak/>
              <w:t>Внешний образ/вид, Конструкция, Материал, Уклоны, Маркировка, Огнестойкость</w:t>
            </w:r>
          </w:p>
        </w:tc>
        <w:tc>
          <w:tcPr>
            <w:tcW w:w="644" w:type="pct"/>
          </w:tcPr>
          <w:p w14:paraId="33BACF8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 xml:space="preserve">Внешний образ/вид, Конструкция, Материал, Уклоны, Маркировка, Огнестойкость, </w:t>
            </w:r>
            <w:r w:rsidRPr="00D53134">
              <w:rPr>
                <w:rFonts w:asciiTheme="minorBidi" w:hAnsiTheme="minorBidi"/>
                <w:color w:val="000000"/>
                <w:sz w:val="20"/>
                <w:szCs w:val="20"/>
              </w:rPr>
              <w:lastRenderedPageBreak/>
              <w:t>Сроки выполнения проверок и контролируемые параметры, Сроки проведения плановых замен и заменяемые элементы</w:t>
            </w:r>
          </w:p>
        </w:tc>
      </w:tr>
      <w:tr w:rsidR="00D53134" w:rsidRPr="00D53134" w14:paraId="16C335DA" w14:textId="77777777" w:rsidTr="00CF1767">
        <w:tc>
          <w:tcPr>
            <w:tcW w:w="749" w:type="pct"/>
            <w:vMerge/>
          </w:tcPr>
          <w:p w14:paraId="551863E6"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3BD4E1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Пол</w:t>
            </w:r>
          </w:p>
        </w:tc>
        <w:tc>
          <w:tcPr>
            <w:tcW w:w="718" w:type="pct"/>
          </w:tcPr>
          <w:p w14:paraId="3069928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w:t>
            </w:r>
          </w:p>
        </w:tc>
        <w:tc>
          <w:tcPr>
            <w:tcW w:w="718" w:type="pct"/>
          </w:tcPr>
          <w:p w14:paraId="5D2764D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 Точный габарит, Внешний образ/вид, Конструкция, Положение, Материал, Уклоны, Граница помещения, Маркировка</w:t>
            </w:r>
          </w:p>
        </w:tc>
        <w:tc>
          <w:tcPr>
            <w:tcW w:w="718" w:type="pct"/>
          </w:tcPr>
          <w:p w14:paraId="4B555CF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 Точный габарит, Внешний образ/вид, Конструкция, Положение, Материал, Уклоны, Граница помещения, Маркировка, Производитель, Наименование по каталогу, Артикул по каталогу, Сроки выполнения монтажа</w:t>
            </w:r>
          </w:p>
        </w:tc>
        <w:tc>
          <w:tcPr>
            <w:tcW w:w="644" w:type="pct"/>
          </w:tcPr>
          <w:p w14:paraId="24DCFC3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 Точный габарит, Внешний образ/вид, Конструкция, Положение, Материал, Уклоны, Граница помещения, Маркировка</w:t>
            </w:r>
          </w:p>
        </w:tc>
        <w:tc>
          <w:tcPr>
            <w:tcW w:w="644" w:type="pct"/>
          </w:tcPr>
          <w:p w14:paraId="4CC4036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 Точный габарит, Внешний образ/вид, Конструкция, Положение, Материал, Уклоны, Граница помещения,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332208AF" w14:textId="77777777" w:rsidTr="00CF1767">
        <w:tc>
          <w:tcPr>
            <w:tcW w:w="749" w:type="pct"/>
            <w:vMerge/>
          </w:tcPr>
          <w:p w14:paraId="59F59ED8"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EDBBC9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Колонна</w:t>
            </w:r>
          </w:p>
        </w:tc>
        <w:tc>
          <w:tcPr>
            <w:tcW w:w="718" w:type="pct"/>
          </w:tcPr>
          <w:p w14:paraId="0EDE5A2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положение</w:t>
            </w:r>
          </w:p>
        </w:tc>
        <w:tc>
          <w:tcPr>
            <w:tcW w:w="718" w:type="pct"/>
          </w:tcPr>
          <w:p w14:paraId="033447B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Внешний образ/вид, Сечение/ Профиль, </w:t>
            </w:r>
            <w:r w:rsidRPr="00D53134">
              <w:rPr>
                <w:rFonts w:asciiTheme="minorBidi" w:hAnsiTheme="minorBidi"/>
                <w:color w:val="000000"/>
                <w:sz w:val="20"/>
                <w:szCs w:val="20"/>
              </w:rPr>
              <w:lastRenderedPageBreak/>
              <w:t>Конструкция, Материал, Граница помещения, Маркировка</w:t>
            </w:r>
          </w:p>
        </w:tc>
        <w:tc>
          <w:tcPr>
            <w:tcW w:w="718" w:type="pct"/>
          </w:tcPr>
          <w:p w14:paraId="07B09D1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Внешний образ/вид, Сечение/ Профиль, </w:t>
            </w:r>
            <w:r w:rsidRPr="00D53134">
              <w:rPr>
                <w:rFonts w:asciiTheme="minorBidi" w:hAnsiTheme="minorBidi"/>
                <w:color w:val="000000"/>
                <w:sz w:val="20"/>
                <w:szCs w:val="20"/>
              </w:rPr>
              <w:lastRenderedPageBreak/>
              <w:t>Конструкция, Материал, Граница помещения, Маркировка, Сроки выполнения монтажа</w:t>
            </w:r>
          </w:p>
        </w:tc>
        <w:tc>
          <w:tcPr>
            <w:tcW w:w="644" w:type="pct"/>
          </w:tcPr>
          <w:p w14:paraId="1D86374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Внешний образ/вид, Сечение/ Профиль, </w:t>
            </w:r>
            <w:r w:rsidRPr="00D53134">
              <w:rPr>
                <w:rFonts w:asciiTheme="minorBidi" w:hAnsiTheme="minorBidi"/>
                <w:color w:val="000000"/>
                <w:sz w:val="20"/>
                <w:szCs w:val="20"/>
              </w:rPr>
              <w:lastRenderedPageBreak/>
              <w:t>Конструкция, Материал, Граница помещения, Маркировка</w:t>
            </w:r>
          </w:p>
        </w:tc>
        <w:tc>
          <w:tcPr>
            <w:tcW w:w="644" w:type="pct"/>
          </w:tcPr>
          <w:p w14:paraId="4103355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Внешний образ/вид, Сечение/ Профиль, </w:t>
            </w:r>
            <w:r w:rsidRPr="00D53134">
              <w:rPr>
                <w:rFonts w:asciiTheme="minorBidi" w:hAnsiTheme="minorBidi"/>
                <w:color w:val="000000"/>
                <w:sz w:val="20"/>
                <w:szCs w:val="20"/>
              </w:rPr>
              <w:lastRenderedPageBreak/>
              <w:t>Конструкция, Материал, Граница помещения,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67F50BB" w14:textId="77777777" w:rsidTr="00CF1767">
        <w:tc>
          <w:tcPr>
            <w:tcW w:w="749" w:type="pct"/>
            <w:vMerge/>
          </w:tcPr>
          <w:p w14:paraId="3BB3FB0A"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02B283D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Потолок</w:t>
            </w:r>
          </w:p>
        </w:tc>
        <w:tc>
          <w:tcPr>
            <w:tcW w:w="718" w:type="pct"/>
          </w:tcPr>
          <w:p w14:paraId="157823A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3CFC63A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Условный габарит, Точный габарит, Внешний образ/вид, Конструкция, Положение, Материал, Уклоны, Граница помещения, Маркировка, Производитель</w:t>
            </w:r>
          </w:p>
        </w:tc>
        <w:tc>
          <w:tcPr>
            <w:tcW w:w="718" w:type="pct"/>
          </w:tcPr>
          <w:p w14:paraId="3988186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Условный габарит, Точный габарит, Внешний образ/вид, Конструкция, Положение, Материал, Уклоны, Граница помещения, Маркировка, Производитель, Производитель, Наименование по каталогу, Артикул по каталогу, Сроки выполнения монтажа</w:t>
            </w:r>
          </w:p>
        </w:tc>
        <w:tc>
          <w:tcPr>
            <w:tcW w:w="644" w:type="pct"/>
          </w:tcPr>
          <w:p w14:paraId="351CB7E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Условный габарит, Точный габарит, Внешний образ/вид, Конструкция, Положение, Материал, Уклоны, Граница помещения, Маркировка, Производитель</w:t>
            </w:r>
          </w:p>
        </w:tc>
        <w:tc>
          <w:tcPr>
            <w:tcW w:w="644" w:type="pct"/>
          </w:tcPr>
          <w:p w14:paraId="29C7F14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Условный габарит, Точный габарит, Внешний образ/вид, Конструкция, Положение, Материал, Уклоны, Граница помещения, Маркировка, Производитель,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2CA1D40D" w14:textId="77777777" w:rsidTr="00CF1767">
        <w:tc>
          <w:tcPr>
            <w:tcW w:w="749" w:type="pct"/>
            <w:vMerge/>
          </w:tcPr>
          <w:p w14:paraId="0D491B6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8AC456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Окно</w:t>
            </w:r>
          </w:p>
        </w:tc>
        <w:tc>
          <w:tcPr>
            <w:tcW w:w="718" w:type="pct"/>
          </w:tcPr>
          <w:p w14:paraId="13EF999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положение</w:t>
            </w:r>
          </w:p>
        </w:tc>
        <w:tc>
          <w:tcPr>
            <w:tcW w:w="718" w:type="pct"/>
          </w:tcPr>
          <w:p w14:paraId="69E35A5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Конструкция, Фурнитура/ Оснастка, Материал, Маркировка</w:t>
            </w:r>
          </w:p>
        </w:tc>
        <w:tc>
          <w:tcPr>
            <w:tcW w:w="718" w:type="pct"/>
          </w:tcPr>
          <w:p w14:paraId="520EAA4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Конструкция, Фурнитура/ Оснастка, Материал, Маркировка, Сроки выполнения монтажа</w:t>
            </w:r>
          </w:p>
        </w:tc>
        <w:tc>
          <w:tcPr>
            <w:tcW w:w="644" w:type="pct"/>
          </w:tcPr>
          <w:p w14:paraId="17A84A3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Конструкция, Фурнитура/ Оснастка, Материал, Маркировка</w:t>
            </w:r>
          </w:p>
        </w:tc>
        <w:tc>
          <w:tcPr>
            <w:tcW w:w="644" w:type="pct"/>
          </w:tcPr>
          <w:p w14:paraId="2E346F6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Конструкция, Фурнитура/ Оснастка, Материал,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3B7A3622" w14:textId="77777777" w:rsidTr="00CF1767">
        <w:tc>
          <w:tcPr>
            <w:tcW w:w="749" w:type="pct"/>
            <w:vMerge/>
          </w:tcPr>
          <w:p w14:paraId="5750BB3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F2ABAD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Дверь</w:t>
            </w:r>
          </w:p>
        </w:tc>
        <w:tc>
          <w:tcPr>
            <w:tcW w:w="718" w:type="pct"/>
          </w:tcPr>
          <w:p w14:paraId="354EBB1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положение</w:t>
            </w:r>
          </w:p>
        </w:tc>
        <w:tc>
          <w:tcPr>
            <w:tcW w:w="718" w:type="pct"/>
          </w:tcPr>
          <w:p w14:paraId="286C84A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Конструкция, Фурнитура/ Оснастка, Материал, Маркировка, Производитель, Огнестойкость</w:t>
            </w:r>
          </w:p>
        </w:tc>
        <w:tc>
          <w:tcPr>
            <w:tcW w:w="718" w:type="pct"/>
          </w:tcPr>
          <w:p w14:paraId="6628C01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Конструкция, Фурнитура/ Оснастка, Материал, Маркировка, Производитель, Огнестойкость, Сроки выполнения монтажа</w:t>
            </w:r>
          </w:p>
        </w:tc>
        <w:tc>
          <w:tcPr>
            <w:tcW w:w="644" w:type="pct"/>
          </w:tcPr>
          <w:p w14:paraId="445E4DF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Конструкция, Фурнитура/ Оснастка, Материал, Маркировка, Производитель, Огнестойкость</w:t>
            </w:r>
          </w:p>
        </w:tc>
        <w:tc>
          <w:tcPr>
            <w:tcW w:w="644" w:type="pct"/>
          </w:tcPr>
          <w:p w14:paraId="70E27A4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Внешний образ/вид, Конструкция, Фурнитура/ Оснастка, Материал, Маркировка, Производитель, Огнестойкость, Сроки выполнения проверок и контролируемые параметры, </w:t>
            </w:r>
            <w:r w:rsidRPr="00D53134">
              <w:rPr>
                <w:rFonts w:asciiTheme="minorBidi" w:hAnsiTheme="minorBidi"/>
                <w:color w:val="000000"/>
                <w:sz w:val="20"/>
                <w:szCs w:val="20"/>
              </w:rPr>
              <w:lastRenderedPageBreak/>
              <w:t>Сроки проведения плановых замен и заменяемые элементы</w:t>
            </w:r>
          </w:p>
        </w:tc>
      </w:tr>
      <w:tr w:rsidR="00D53134" w:rsidRPr="00D53134" w14:paraId="65A4B1A8" w14:textId="77777777" w:rsidTr="00CF1767">
        <w:tc>
          <w:tcPr>
            <w:tcW w:w="749" w:type="pct"/>
            <w:vMerge/>
          </w:tcPr>
          <w:p w14:paraId="5A7B9AAE"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2E9E75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Лестничный марш</w:t>
            </w:r>
          </w:p>
        </w:tc>
        <w:tc>
          <w:tcPr>
            <w:tcW w:w="718" w:type="pct"/>
          </w:tcPr>
          <w:p w14:paraId="725DD90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155C30F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Конструкция, Материал, Уклоны, Маркировка</w:t>
            </w:r>
          </w:p>
        </w:tc>
        <w:tc>
          <w:tcPr>
            <w:tcW w:w="718" w:type="pct"/>
          </w:tcPr>
          <w:p w14:paraId="0CCE855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Конструкция, Материал, Уклоны, Маркировка, Сроки выполнения монтажа</w:t>
            </w:r>
          </w:p>
        </w:tc>
        <w:tc>
          <w:tcPr>
            <w:tcW w:w="644" w:type="pct"/>
          </w:tcPr>
          <w:p w14:paraId="69DF054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Конструкция, Материал, Уклоны, Маркировка</w:t>
            </w:r>
          </w:p>
        </w:tc>
        <w:tc>
          <w:tcPr>
            <w:tcW w:w="644" w:type="pct"/>
          </w:tcPr>
          <w:p w14:paraId="2BDA02A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Конструкция, Материал, Уклоны,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2B0D8587" w14:textId="77777777" w:rsidTr="00CF1767">
        <w:tc>
          <w:tcPr>
            <w:tcW w:w="749" w:type="pct"/>
            <w:vMerge/>
          </w:tcPr>
          <w:p w14:paraId="7A4076EF"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61FA72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Лестничная площадка</w:t>
            </w:r>
          </w:p>
        </w:tc>
        <w:tc>
          <w:tcPr>
            <w:tcW w:w="718" w:type="pct"/>
          </w:tcPr>
          <w:p w14:paraId="575C9EF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положение</w:t>
            </w:r>
          </w:p>
        </w:tc>
        <w:tc>
          <w:tcPr>
            <w:tcW w:w="718" w:type="pct"/>
          </w:tcPr>
          <w:p w14:paraId="174A759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Конструкция, Материал, Маркировка</w:t>
            </w:r>
          </w:p>
        </w:tc>
        <w:tc>
          <w:tcPr>
            <w:tcW w:w="718" w:type="pct"/>
          </w:tcPr>
          <w:p w14:paraId="1E8E0D3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Конструкция, Материал, Маркировка, Сроки выполнения монтажа</w:t>
            </w:r>
          </w:p>
        </w:tc>
        <w:tc>
          <w:tcPr>
            <w:tcW w:w="644" w:type="pct"/>
          </w:tcPr>
          <w:p w14:paraId="4A9E4F1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Конструкция, Материал, Маркировка</w:t>
            </w:r>
          </w:p>
        </w:tc>
        <w:tc>
          <w:tcPr>
            <w:tcW w:w="644" w:type="pct"/>
          </w:tcPr>
          <w:p w14:paraId="364C600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Конструкция, Материал,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643E1E51" w14:textId="77777777" w:rsidTr="00CF1767">
        <w:tc>
          <w:tcPr>
            <w:tcW w:w="749" w:type="pct"/>
            <w:vMerge/>
          </w:tcPr>
          <w:p w14:paraId="40C8455D"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E19D8E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Ограждение</w:t>
            </w:r>
          </w:p>
        </w:tc>
        <w:tc>
          <w:tcPr>
            <w:tcW w:w="718" w:type="pct"/>
          </w:tcPr>
          <w:p w14:paraId="20A2E0C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Условный габарит</w:t>
            </w:r>
          </w:p>
        </w:tc>
        <w:tc>
          <w:tcPr>
            <w:tcW w:w="718" w:type="pct"/>
          </w:tcPr>
          <w:p w14:paraId="2395D10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Фурнитура/ Оснастка, Материал, Маркировка</w:t>
            </w:r>
          </w:p>
        </w:tc>
        <w:tc>
          <w:tcPr>
            <w:tcW w:w="718" w:type="pct"/>
          </w:tcPr>
          <w:p w14:paraId="45804C1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Фурнитура/ Оснастка, Материал, Маркировка, Сечение/ Профиль, Производитель, Наименование по каталогу, Артикул по каталогу, Сроки выполнения монтажа</w:t>
            </w:r>
          </w:p>
        </w:tc>
        <w:tc>
          <w:tcPr>
            <w:tcW w:w="644" w:type="pct"/>
          </w:tcPr>
          <w:p w14:paraId="65F2D1D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Фурнитура/ Оснастка, Материал, Маркировка</w:t>
            </w:r>
          </w:p>
        </w:tc>
        <w:tc>
          <w:tcPr>
            <w:tcW w:w="644" w:type="pct"/>
          </w:tcPr>
          <w:p w14:paraId="2F68D84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Фурнитура/ Оснастка, Материал,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0A05B87" w14:textId="77777777" w:rsidTr="00CF1767">
        <w:tc>
          <w:tcPr>
            <w:tcW w:w="749" w:type="pct"/>
            <w:vMerge/>
          </w:tcPr>
          <w:p w14:paraId="3E1DF34D"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E0B9DB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Панель</w:t>
            </w:r>
          </w:p>
        </w:tc>
        <w:tc>
          <w:tcPr>
            <w:tcW w:w="718" w:type="pct"/>
          </w:tcPr>
          <w:p w14:paraId="3EADB5D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Условный габарит</w:t>
            </w:r>
          </w:p>
        </w:tc>
        <w:tc>
          <w:tcPr>
            <w:tcW w:w="718" w:type="pct"/>
          </w:tcPr>
          <w:p w14:paraId="2926D75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Фурнитура/ Оснастка, Материал, Маркировка</w:t>
            </w:r>
          </w:p>
        </w:tc>
        <w:tc>
          <w:tcPr>
            <w:tcW w:w="718" w:type="pct"/>
          </w:tcPr>
          <w:p w14:paraId="521F3E2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Фурнитура/ Оснастка, Материал, Маркировка, Сечение/ Профиль, Производитель, Сроки выполнения монтажа</w:t>
            </w:r>
          </w:p>
        </w:tc>
        <w:tc>
          <w:tcPr>
            <w:tcW w:w="644" w:type="pct"/>
          </w:tcPr>
          <w:p w14:paraId="13A138F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Фурнитура/ Оснастка, Материал, Маркировка</w:t>
            </w:r>
          </w:p>
        </w:tc>
        <w:tc>
          <w:tcPr>
            <w:tcW w:w="644" w:type="pct"/>
          </w:tcPr>
          <w:p w14:paraId="2B121AF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Конструкция, Положение, Фурнитура/ Оснастка, Материал, Маркировка, Сроки выполнения проверок и контролируемые параметры, </w:t>
            </w:r>
            <w:r w:rsidRPr="00D53134">
              <w:rPr>
                <w:rFonts w:asciiTheme="minorBidi" w:hAnsiTheme="minorBidi"/>
                <w:color w:val="000000"/>
                <w:sz w:val="20"/>
                <w:szCs w:val="20"/>
              </w:rPr>
              <w:lastRenderedPageBreak/>
              <w:t>Сроки проведения плановых замен и заменяемые элементы</w:t>
            </w:r>
          </w:p>
        </w:tc>
      </w:tr>
      <w:tr w:rsidR="00D53134" w:rsidRPr="00D53134" w14:paraId="3DB8030A" w14:textId="77777777" w:rsidTr="00CF1767">
        <w:tc>
          <w:tcPr>
            <w:tcW w:w="749" w:type="pct"/>
            <w:vMerge/>
          </w:tcPr>
          <w:p w14:paraId="52E42AED"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64F9AB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Импосты</w:t>
            </w:r>
          </w:p>
        </w:tc>
        <w:tc>
          <w:tcPr>
            <w:tcW w:w="718" w:type="pct"/>
          </w:tcPr>
          <w:p w14:paraId="06EE54E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Условный габарит</w:t>
            </w:r>
          </w:p>
        </w:tc>
        <w:tc>
          <w:tcPr>
            <w:tcW w:w="718" w:type="pct"/>
          </w:tcPr>
          <w:p w14:paraId="003C5BF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Материал, Маркировка</w:t>
            </w:r>
          </w:p>
        </w:tc>
        <w:tc>
          <w:tcPr>
            <w:tcW w:w="718" w:type="pct"/>
          </w:tcPr>
          <w:p w14:paraId="26A0ED1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Материал, Маркировка, Сечение/ Профиль, Производитель, Сроки выполнения монтажа</w:t>
            </w:r>
          </w:p>
        </w:tc>
        <w:tc>
          <w:tcPr>
            <w:tcW w:w="644" w:type="pct"/>
          </w:tcPr>
          <w:p w14:paraId="06B48DD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Материал, Маркировка</w:t>
            </w:r>
          </w:p>
        </w:tc>
        <w:tc>
          <w:tcPr>
            <w:tcW w:w="644" w:type="pct"/>
          </w:tcPr>
          <w:p w14:paraId="57B1092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Конструкция, Положение, Материал,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0FEF0EF5" w14:textId="77777777" w:rsidTr="00CF1767">
        <w:tc>
          <w:tcPr>
            <w:tcW w:w="749" w:type="pct"/>
            <w:vMerge/>
          </w:tcPr>
          <w:p w14:paraId="57597E7B"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F562B7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Кровля</w:t>
            </w:r>
          </w:p>
        </w:tc>
        <w:tc>
          <w:tcPr>
            <w:tcW w:w="718" w:type="pct"/>
          </w:tcPr>
          <w:p w14:paraId="47CD8A6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Положение, Граница помещения</w:t>
            </w:r>
          </w:p>
        </w:tc>
        <w:tc>
          <w:tcPr>
            <w:tcW w:w="718" w:type="pct"/>
          </w:tcPr>
          <w:p w14:paraId="33448BE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Конструкция, Материал, Уклоны, Маркировка, Огнестойкость</w:t>
            </w:r>
          </w:p>
        </w:tc>
        <w:tc>
          <w:tcPr>
            <w:tcW w:w="718" w:type="pct"/>
          </w:tcPr>
          <w:p w14:paraId="67B7227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Конструкция, Материал, Уклоны, Маркировка, Огнестойкость, Сроки выполнения монтажа</w:t>
            </w:r>
          </w:p>
        </w:tc>
        <w:tc>
          <w:tcPr>
            <w:tcW w:w="644" w:type="pct"/>
          </w:tcPr>
          <w:p w14:paraId="77B2D08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Конструкция, Материал, Уклоны, Маркировка, Огнестойкость</w:t>
            </w:r>
          </w:p>
        </w:tc>
        <w:tc>
          <w:tcPr>
            <w:tcW w:w="644" w:type="pct"/>
          </w:tcPr>
          <w:p w14:paraId="21F6B0F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Конструкция, Материал, Уклоны, Маркировка, Огнестойкость</w:t>
            </w:r>
          </w:p>
        </w:tc>
      </w:tr>
      <w:tr w:rsidR="00D53134" w:rsidRPr="00D53134" w14:paraId="457759A9" w14:textId="77777777" w:rsidTr="00CF1767">
        <w:tc>
          <w:tcPr>
            <w:tcW w:w="749" w:type="pct"/>
            <w:vMerge/>
          </w:tcPr>
          <w:p w14:paraId="611D74B7"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21374A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Элементы фасадов</w:t>
            </w:r>
          </w:p>
        </w:tc>
        <w:tc>
          <w:tcPr>
            <w:tcW w:w="718" w:type="pct"/>
          </w:tcPr>
          <w:p w14:paraId="7F6F4B9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Условный габарит</w:t>
            </w:r>
          </w:p>
        </w:tc>
        <w:tc>
          <w:tcPr>
            <w:tcW w:w="718" w:type="pct"/>
          </w:tcPr>
          <w:p w14:paraId="6BB4A62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Конструкция, Положение, </w:t>
            </w:r>
            <w:r w:rsidRPr="00D53134">
              <w:rPr>
                <w:rFonts w:asciiTheme="minorBidi" w:hAnsiTheme="minorBidi"/>
                <w:color w:val="000000"/>
                <w:sz w:val="20"/>
                <w:szCs w:val="20"/>
              </w:rPr>
              <w:lastRenderedPageBreak/>
              <w:t>Материал, Уклоны, Маркировка</w:t>
            </w:r>
          </w:p>
        </w:tc>
        <w:tc>
          <w:tcPr>
            <w:tcW w:w="718" w:type="pct"/>
          </w:tcPr>
          <w:p w14:paraId="0C579B4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Конструкция, Положение, </w:t>
            </w:r>
            <w:r w:rsidRPr="00D53134">
              <w:rPr>
                <w:rFonts w:asciiTheme="minorBidi" w:hAnsiTheme="minorBidi"/>
                <w:color w:val="000000"/>
                <w:sz w:val="20"/>
                <w:szCs w:val="20"/>
              </w:rPr>
              <w:lastRenderedPageBreak/>
              <w:t>Материал, Уклоны, Маркировка, Сечение/ Профиль, Фурнитура/ Оснастка, Производитель, Наименование по каталогу, Артикул по каталогу, Сроки выполнения монтажа</w:t>
            </w:r>
          </w:p>
        </w:tc>
        <w:tc>
          <w:tcPr>
            <w:tcW w:w="644" w:type="pct"/>
          </w:tcPr>
          <w:p w14:paraId="17EC128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Конструкция, </w:t>
            </w:r>
            <w:r w:rsidRPr="00D53134">
              <w:rPr>
                <w:rFonts w:asciiTheme="minorBidi" w:hAnsiTheme="minorBidi"/>
                <w:color w:val="000000"/>
                <w:sz w:val="20"/>
                <w:szCs w:val="20"/>
              </w:rPr>
              <w:lastRenderedPageBreak/>
              <w:t>Положение, Материал, Уклоны, Маркировка</w:t>
            </w:r>
          </w:p>
        </w:tc>
        <w:tc>
          <w:tcPr>
            <w:tcW w:w="644" w:type="pct"/>
          </w:tcPr>
          <w:p w14:paraId="568EF5C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Конструкция, </w:t>
            </w:r>
            <w:r w:rsidRPr="00D53134">
              <w:rPr>
                <w:rFonts w:asciiTheme="minorBidi" w:hAnsiTheme="minorBidi"/>
                <w:color w:val="000000"/>
                <w:sz w:val="20"/>
                <w:szCs w:val="20"/>
              </w:rPr>
              <w:lastRenderedPageBreak/>
              <w:t>Положение, Материал, Уклоны,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62F55C06" w14:textId="77777777" w:rsidTr="00CF1767">
        <w:tc>
          <w:tcPr>
            <w:tcW w:w="749" w:type="pct"/>
            <w:vMerge/>
          </w:tcPr>
          <w:p w14:paraId="0EB79319"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392CC5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Пандус</w:t>
            </w:r>
          </w:p>
        </w:tc>
        <w:tc>
          <w:tcPr>
            <w:tcW w:w="718" w:type="pct"/>
          </w:tcPr>
          <w:p w14:paraId="21B72B6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Условный габарит</w:t>
            </w:r>
          </w:p>
        </w:tc>
        <w:tc>
          <w:tcPr>
            <w:tcW w:w="718" w:type="pct"/>
          </w:tcPr>
          <w:p w14:paraId="0B08246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Конструкция, Положение, Материал, Уклоны, Маркировка</w:t>
            </w:r>
          </w:p>
        </w:tc>
        <w:tc>
          <w:tcPr>
            <w:tcW w:w="718" w:type="pct"/>
          </w:tcPr>
          <w:p w14:paraId="52690FB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Конструкция, Положение, Материал, Уклоны, Маркировка, Сечение/ Профиль, Сроки выполнения монтажа</w:t>
            </w:r>
          </w:p>
        </w:tc>
        <w:tc>
          <w:tcPr>
            <w:tcW w:w="644" w:type="pct"/>
          </w:tcPr>
          <w:p w14:paraId="238C648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Конструкция, Положение, Материал, Уклоны, Маркировка</w:t>
            </w:r>
          </w:p>
        </w:tc>
        <w:tc>
          <w:tcPr>
            <w:tcW w:w="644" w:type="pct"/>
          </w:tcPr>
          <w:p w14:paraId="5BF862D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Конструкция, Положение, Материал, Уклоны,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23EDB64C" w14:textId="77777777" w:rsidTr="00CF1767">
        <w:tc>
          <w:tcPr>
            <w:tcW w:w="749" w:type="pct"/>
            <w:vMerge/>
          </w:tcPr>
          <w:p w14:paraId="79D844AB"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8CF42F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Помещения</w:t>
            </w:r>
          </w:p>
        </w:tc>
        <w:tc>
          <w:tcPr>
            <w:tcW w:w="718" w:type="pct"/>
          </w:tcPr>
          <w:p w14:paraId="4247E3E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Граница помещения</w:t>
            </w:r>
          </w:p>
        </w:tc>
        <w:tc>
          <w:tcPr>
            <w:tcW w:w="718" w:type="pct"/>
          </w:tcPr>
          <w:p w14:paraId="5AFEF25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Маркировка, Схема эвакуации во время </w:t>
            </w:r>
            <w:r w:rsidRPr="00D53134">
              <w:rPr>
                <w:rFonts w:asciiTheme="minorBidi" w:hAnsiTheme="minorBidi"/>
                <w:color w:val="000000"/>
                <w:sz w:val="20"/>
                <w:szCs w:val="20"/>
              </w:rPr>
              <w:lastRenderedPageBreak/>
              <w:t>чрезвычайной ситуации</w:t>
            </w:r>
          </w:p>
        </w:tc>
        <w:tc>
          <w:tcPr>
            <w:tcW w:w="718" w:type="pct"/>
          </w:tcPr>
          <w:p w14:paraId="01A453F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Маркировка, Схема эвакуации во время </w:t>
            </w:r>
            <w:r w:rsidRPr="00D53134">
              <w:rPr>
                <w:rFonts w:asciiTheme="minorBidi" w:hAnsiTheme="minorBidi"/>
                <w:color w:val="000000"/>
                <w:sz w:val="20"/>
                <w:szCs w:val="20"/>
              </w:rPr>
              <w:lastRenderedPageBreak/>
              <w:t>чрезвычайной ситуации</w:t>
            </w:r>
          </w:p>
        </w:tc>
        <w:tc>
          <w:tcPr>
            <w:tcW w:w="644" w:type="pct"/>
          </w:tcPr>
          <w:p w14:paraId="183517F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Маркировка, Схема эвакуации во </w:t>
            </w:r>
            <w:r w:rsidRPr="00D53134">
              <w:rPr>
                <w:rFonts w:asciiTheme="minorBidi" w:hAnsiTheme="minorBidi"/>
                <w:color w:val="000000"/>
                <w:sz w:val="20"/>
                <w:szCs w:val="20"/>
              </w:rPr>
              <w:lastRenderedPageBreak/>
              <w:t>время чрезвычайной ситуации</w:t>
            </w:r>
          </w:p>
        </w:tc>
        <w:tc>
          <w:tcPr>
            <w:tcW w:w="644" w:type="pct"/>
          </w:tcPr>
          <w:p w14:paraId="47E47F1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w:t>
            </w:r>
            <w:proofErr w:type="gramStart"/>
            <w:r w:rsidRPr="00D53134">
              <w:rPr>
                <w:rFonts w:asciiTheme="minorBidi" w:hAnsiTheme="minorBidi"/>
                <w:color w:val="000000"/>
                <w:sz w:val="20"/>
                <w:szCs w:val="20"/>
              </w:rPr>
              <w:t>Маркировка,  Схема</w:t>
            </w:r>
            <w:proofErr w:type="gramEnd"/>
            <w:r w:rsidRPr="00D53134">
              <w:rPr>
                <w:rFonts w:asciiTheme="minorBidi" w:hAnsiTheme="minorBidi"/>
                <w:color w:val="000000"/>
                <w:sz w:val="20"/>
                <w:szCs w:val="20"/>
              </w:rPr>
              <w:t xml:space="preserve"> эвакуации во </w:t>
            </w:r>
            <w:r w:rsidRPr="00D53134">
              <w:rPr>
                <w:rFonts w:asciiTheme="minorBidi" w:hAnsiTheme="minorBidi"/>
                <w:color w:val="000000"/>
                <w:sz w:val="20"/>
                <w:szCs w:val="20"/>
              </w:rPr>
              <w:lastRenderedPageBreak/>
              <w:t>время чрезвычайной ситуации, Сроки выполнения проверок и контролируемые параметры, Сроки проведения плановых замен и заменяемые элементы</w:t>
            </w:r>
          </w:p>
        </w:tc>
      </w:tr>
      <w:tr w:rsidR="00D53134" w:rsidRPr="00D53134" w14:paraId="5C07AABB" w14:textId="77777777" w:rsidTr="00CF1767">
        <w:tc>
          <w:tcPr>
            <w:tcW w:w="749" w:type="pct"/>
            <w:vMerge w:val="restart"/>
          </w:tcPr>
          <w:p w14:paraId="71773E4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lastRenderedPageBreak/>
              <w:t>Конструктивные решения</w:t>
            </w:r>
          </w:p>
        </w:tc>
        <w:tc>
          <w:tcPr>
            <w:tcW w:w="810" w:type="pct"/>
          </w:tcPr>
          <w:p w14:paraId="069DEEC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Стена</w:t>
            </w:r>
          </w:p>
        </w:tc>
        <w:tc>
          <w:tcPr>
            <w:tcW w:w="718" w:type="pct"/>
          </w:tcPr>
          <w:p w14:paraId="73DD59C5"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18" w:type="pct"/>
          </w:tcPr>
          <w:p w14:paraId="0DC9DDD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718" w:type="pct"/>
          </w:tcPr>
          <w:p w14:paraId="145063F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Внешний образ/вид, Фурнитура/ Оснастка, Производитель, Наименование по каталогу, Артикул по каталогу, Огнестойкость, Сроки выполнения монтажа</w:t>
            </w:r>
          </w:p>
        </w:tc>
        <w:tc>
          <w:tcPr>
            <w:tcW w:w="644" w:type="pct"/>
          </w:tcPr>
          <w:p w14:paraId="6B16B81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644" w:type="pct"/>
          </w:tcPr>
          <w:p w14:paraId="61A041C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28A5D233" w14:textId="77777777" w:rsidTr="00CF1767">
        <w:tc>
          <w:tcPr>
            <w:tcW w:w="749" w:type="pct"/>
            <w:vMerge/>
          </w:tcPr>
          <w:p w14:paraId="2D2DC06B"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F3BA5B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Перекрытие/</w:t>
            </w:r>
            <w:r w:rsidRPr="00D53134">
              <w:rPr>
                <w:rFonts w:asciiTheme="minorBidi" w:hAnsiTheme="minorBidi"/>
                <w:color w:val="000000"/>
                <w:sz w:val="20"/>
                <w:szCs w:val="20"/>
              </w:rPr>
              <w:br/>
              <w:t>Кровля</w:t>
            </w:r>
          </w:p>
        </w:tc>
        <w:tc>
          <w:tcPr>
            <w:tcW w:w="718" w:type="pct"/>
          </w:tcPr>
          <w:p w14:paraId="3E50EC9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18" w:type="pct"/>
          </w:tcPr>
          <w:p w14:paraId="4192376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Конструкция, Положение, Материал, Уклоны, </w:t>
            </w:r>
            <w:r w:rsidRPr="00D53134">
              <w:rPr>
                <w:rFonts w:asciiTheme="minorBidi" w:hAnsiTheme="minorBidi"/>
                <w:color w:val="000000"/>
                <w:sz w:val="20"/>
                <w:szCs w:val="20"/>
              </w:rPr>
              <w:lastRenderedPageBreak/>
              <w:t>Маркировка, Масса</w:t>
            </w:r>
          </w:p>
        </w:tc>
        <w:tc>
          <w:tcPr>
            <w:tcW w:w="718" w:type="pct"/>
          </w:tcPr>
          <w:p w14:paraId="2164214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Сечение/ Профиль, Конструкция, Положение, Материал, Уклоны, </w:t>
            </w:r>
            <w:r w:rsidRPr="00D53134">
              <w:rPr>
                <w:rFonts w:asciiTheme="minorBidi" w:hAnsiTheme="minorBidi"/>
                <w:color w:val="000000"/>
                <w:sz w:val="20"/>
                <w:szCs w:val="20"/>
              </w:rPr>
              <w:lastRenderedPageBreak/>
              <w:t>Маркировка, Масса, Внешний образ/вид, Фурнитура/ Оснастка, Производитель, Наименование по каталогу, Артикул по каталогу, Огнестойкость, Сроки выполнения монтажа</w:t>
            </w:r>
          </w:p>
        </w:tc>
        <w:tc>
          <w:tcPr>
            <w:tcW w:w="644" w:type="pct"/>
          </w:tcPr>
          <w:p w14:paraId="195D060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Сечение/ Профиль, Конструкция, Положение, Материал, </w:t>
            </w:r>
            <w:r w:rsidRPr="00D53134">
              <w:rPr>
                <w:rFonts w:asciiTheme="minorBidi" w:hAnsiTheme="minorBidi"/>
                <w:color w:val="000000"/>
                <w:sz w:val="20"/>
                <w:szCs w:val="20"/>
              </w:rPr>
              <w:lastRenderedPageBreak/>
              <w:t>Уклоны, Маркировка, Масса</w:t>
            </w:r>
          </w:p>
        </w:tc>
        <w:tc>
          <w:tcPr>
            <w:tcW w:w="644" w:type="pct"/>
          </w:tcPr>
          <w:p w14:paraId="20BDB3C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Сечение/ Профиль, Конструкция, Положение, Материал, </w:t>
            </w:r>
            <w:r w:rsidRPr="00D53134">
              <w:rPr>
                <w:rFonts w:asciiTheme="minorBidi" w:hAnsiTheme="minorBidi"/>
                <w:color w:val="000000"/>
                <w:sz w:val="20"/>
                <w:szCs w:val="20"/>
              </w:rPr>
              <w:lastRenderedPageBreak/>
              <w:t>Уклоны,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2BCCCA35" w14:textId="77777777" w:rsidTr="00CF1767">
        <w:tc>
          <w:tcPr>
            <w:tcW w:w="749" w:type="pct"/>
            <w:vMerge/>
          </w:tcPr>
          <w:p w14:paraId="7C7DB54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D9F90C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Колонна</w:t>
            </w:r>
          </w:p>
        </w:tc>
        <w:tc>
          <w:tcPr>
            <w:tcW w:w="718" w:type="pct"/>
          </w:tcPr>
          <w:p w14:paraId="6D82CAA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Условный габарит</w:t>
            </w:r>
          </w:p>
        </w:tc>
        <w:tc>
          <w:tcPr>
            <w:tcW w:w="718" w:type="pct"/>
          </w:tcPr>
          <w:p w14:paraId="4DA491A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Профиль, Конструкция, Положение, Материал, Маркировка, Масса</w:t>
            </w:r>
          </w:p>
        </w:tc>
        <w:tc>
          <w:tcPr>
            <w:tcW w:w="718" w:type="pct"/>
          </w:tcPr>
          <w:p w14:paraId="3D75782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Профиль, Конструкция, Положение, Материал, Маркировка, Масса, Внешний образ/вид, Фурнитура/ Оснастка, Производитель, Наименование по каталогу, Артикул по каталогу, Огнестойкость, Сроки выполнения монтажа</w:t>
            </w:r>
          </w:p>
        </w:tc>
        <w:tc>
          <w:tcPr>
            <w:tcW w:w="644" w:type="pct"/>
          </w:tcPr>
          <w:p w14:paraId="5E9070D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Профиль, Конструкция, Положение, Материал, Маркировка, Масса</w:t>
            </w:r>
          </w:p>
        </w:tc>
        <w:tc>
          <w:tcPr>
            <w:tcW w:w="644" w:type="pct"/>
          </w:tcPr>
          <w:p w14:paraId="6646238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Профиль, Конструкция, Положение, Материал,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16236A92" w14:textId="77777777" w:rsidTr="00CF1767">
        <w:tc>
          <w:tcPr>
            <w:tcW w:w="749" w:type="pct"/>
            <w:vMerge/>
          </w:tcPr>
          <w:p w14:paraId="6A760B86"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DA4FD5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Проем/</w:t>
            </w:r>
            <w:r w:rsidRPr="00D53134">
              <w:rPr>
                <w:rFonts w:asciiTheme="minorBidi" w:hAnsiTheme="minorBidi"/>
                <w:color w:val="000000"/>
                <w:sz w:val="20"/>
                <w:szCs w:val="20"/>
              </w:rPr>
              <w:br/>
              <w:t>Отверстие</w:t>
            </w:r>
          </w:p>
        </w:tc>
        <w:tc>
          <w:tcPr>
            <w:tcW w:w="718" w:type="pct"/>
          </w:tcPr>
          <w:p w14:paraId="4D975DB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Условный габарит</w:t>
            </w:r>
          </w:p>
        </w:tc>
        <w:tc>
          <w:tcPr>
            <w:tcW w:w="718" w:type="pct"/>
          </w:tcPr>
          <w:p w14:paraId="42F2823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Положение, Маркировка</w:t>
            </w:r>
          </w:p>
        </w:tc>
        <w:tc>
          <w:tcPr>
            <w:tcW w:w="718" w:type="pct"/>
          </w:tcPr>
          <w:p w14:paraId="6C7AE1F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Положение, Маркировка, Конструкция, </w:t>
            </w:r>
            <w:r w:rsidRPr="00D53134">
              <w:rPr>
                <w:rFonts w:asciiTheme="minorBidi" w:hAnsiTheme="minorBidi"/>
                <w:color w:val="000000"/>
                <w:sz w:val="20"/>
                <w:szCs w:val="20"/>
              </w:rPr>
              <w:lastRenderedPageBreak/>
              <w:t>Фурнитура/ Оснастка, Сроки выполнения монтажа</w:t>
            </w:r>
          </w:p>
        </w:tc>
        <w:tc>
          <w:tcPr>
            <w:tcW w:w="644" w:type="pct"/>
          </w:tcPr>
          <w:p w14:paraId="413C3E2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Типы, Точный габарит, Положение, Маркировка</w:t>
            </w:r>
          </w:p>
        </w:tc>
        <w:tc>
          <w:tcPr>
            <w:tcW w:w="644" w:type="pct"/>
          </w:tcPr>
          <w:p w14:paraId="3F28AA8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Положение, Маркировка, Сроки </w:t>
            </w:r>
            <w:r w:rsidRPr="00D53134">
              <w:rPr>
                <w:rFonts w:asciiTheme="minorBidi" w:hAnsiTheme="minorBidi"/>
                <w:color w:val="000000"/>
                <w:sz w:val="20"/>
                <w:szCs w:val="20"/>
              </w:rPr>
              <w:lastRenderedPageBreak/>
              <w:t>выполнения проверок и контролируемые параметры, Сроки проведения плановых замен и заменяемые элементы</w:t>
            </w:r>
          </w:p>
        </w:tc>
      </w:tr>
      <w:tr w:rsidR="00D53134" w:rsidRPr="00D53134" w14:paraId="79379E01" w14:textId="77777777" w:rsidTr="00CF1767">
        <w:tc>
          <w:tcPr>
            <w:tcW w:w="749" w:type="pct"/>
            <w:vMerge/>
          </w:tcPr>
          <w:p w14:paraId="67BC0EDF"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49364D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Балка</w:t>
            </w:r>
            <w:r w:rsidRPr="00D53134">
              <w:rPr>
                <w:rFonts w:asciiTheme="minorBidi" w:hAnsiTheme="minorBidi"/>
                <w:color w:val="000000"/>
                <w:sz w:val="20"/>
                <w:szCs w:val="20"/>
              </w:rPr>
              <w:br/>
              <w:t>/Стропила/</w:t>
            </w:r>
            <w:r w:rsidRPr="00D53134">
              <w:rPr>
                <w:rFonts w:asciiTheme="minorBidi" w:hAnsiTheme="minorBidi"/>
                <w:color w:val="000000"/>
                <w:sz w:val="20"/>
                <w:szCs w:val="20"/>
              </w:rPr>
              <w:br/>
              <w:t>Ферма</w:t>
            </w:r>
          </w:p>
        </w:tc>
        <w:tc>
          <w:tcPr>
            <w:tcW w:w="718" w:type="pct"/>
          </w:tcPr>
          <w:p w14:paraId="158F7DA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p w14:paraId="3CD4D77F" w14:textId="77777777" w:rsidR="00D53134" w:rsidRPr="00D53134" w:rsidRDefault="00D53134" w:rsidP="00D53134">
            <w:pPr>
              <w:spacing w:line="276" w:lineRule="auto"/>
              <w:jc w:val="both"/>
              <w:rPr>
                <w:rFonts w:asciiTheme="minorBidi" w:hAnsiTheme="minorBidi"/>
                <w:color w:val="000000"/>
                <w:sz w:val="20"/>
                <w:szCs w:val="20"/>
              </w:rPr>
            </w:pPr>
          </w:p>
        </w:tc>
        <w:tc>
          <w:tcPr>
            <w:tcW w:w="718" w:type="pct"/>
          </w:tcPr>
          <w:p w14:paraId="4C5BFCD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Положение, Материал, Маркировка, Масса</w:t>
            </w:r>
          </w:p>
        </w:tc>
        <w:tc>
          <w:tcPr>
            <w:tcW w:w="718" w:type="pct"/>
          </w:tcPr>
          <w:p w14:paraId="7FFF14B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Положение, Материал, Маркировка, Масса, Сечение/ Профиль, Конструкция, Фурнитура/ Оснастка, Производитель, Наименование по каталогу, Артикул по каталогу, Огнестойкость, Сроки выполнения монтажа</w:t>
            </w:r>
          </w:p>
        </w:tc>
        <w:tc>
          <w:tcPr>
            <w:tcW w:w="644" w:type="pct"/>
          </w:tcPr>
          <w:p w14:paraId="77CBEB6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Положение, Материал, Маркировка, Масса</w:t>
            </w:r>
          </w:p>
        </w:tc>
        <w:tc>
          <w:tcPr>
            <w:tcW w:w="644" w:type="pct"/>
          </w:tcPr>
          <w:p w14:paraId="6511DC2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Положение, Материал,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4AC052EE" w14:textId="77777777" w:rsidTr="00CF1767">
        <w:tc>
          <w:tcPr>
            <w:tcW w:w="749" w:type="pct"/>
            <w:vMerge/>
          </w:tcPr>
          <w:p w14:paraId="65B5846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FA5169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Закладные</w:t>
            </w:r>
          </w:p>
        </w:tc>
        <w:tc>
          <w:tcPr>
            <w:tcW w:w="718" w:type="pct"/>
          </w:tcPr>
          <w:p w14:paraId="7B60A16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451BF04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Условный габарит, Положение, Материал, Маркировка</w:t>
            </w:r>
          </w:p>
        </w:tc>
        <w:tc>
          <w:tcPr>
            <w:tcW w:w="718" w:type="pct"/>
          </w:tcPr>
          <w:p w14:paraId="5BDD151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Условный габарит, Положение, Материал, Маркировка, Точный габарит, Внешний образ/вид, </w:t>
            </w:r>
            <w:r w:rsidRPr="00D53134">
              <w:rPr>
                <w:rFonts w:asciiTheme="minorBidi" w:hAnsiTheme="minorBidi"/>
                <w:color w:val="000000"/>
                <w:sz w:val="20"/>
                <w:szCs w:val="20"/>
              </w:rPr>
              <w:lastRenderedPageBreak/>
              <w:t>Сечение/ Профиль, Конструкция, Производитель, Наименование по каталогу, Артикул по каталогу, Масса, Сроки выполнения монтажа</w:t>
            </w:r>
          </w:p>
        </w:tc>
        <w:tc>
          <w:tcPr>
            <w:tcW w:w="644" w:type="pct"/>
          </w:tcPr>
          <w:p w14:paraId="4B7E78D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Типы, Условный габарит, Положение, Материал, Маркировка</w:t>
            </w:r>
          </w:p>
        </w:tc>
        <w:tc>
          <w:tcPr>
            <w:tcW w:w="644" w:type="pct"/>
          </w:tcPr>
          <w:p w14:paraId="4DEE51A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Условный габарит, Положение, Материал, Маркировка, Сроки выполнения проверок и </w:t>
            </w:r>
            <w:r w:rsidRPr="00D53134">
              <w:rPr>
                <w:rFonts w:asciiTheme="minorBidi" w:hAnsiTheme="minorBidi"/>
                <w:color w:val="000000"/>
                <w:sz w:val="20"/>
                <w:szCs w:val="20"/>
              </w:rPr>
              <w:lastRenderedPageBreak/>
              <w:t>контролируемые параметры, Сроки проведения плановых замен и заменяемые элементы</w:t>
            </w:r>
          </w:p>
        </w:tc>
      </w:tr>
      <w:tr w:rsidR="00D53134" w:rsidRPr="00D53134" w14:paraId="140FD78D" w14:textId="77777777" w:rsidTr="00CF1767">
        <w:tc>
          <w:tcPr>
            <w:tcW w:w="749" w:type="pct"/>
            <w:vMerge/>
          </w:tcPr>
          <w:p w14:paraId="4F3A62AE"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0DE88E7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Лестничный марш</w:t>
            </w:r>
          </w:p>
        </w:tc>
        <w:tc>
          <w:tcPr>
            <w:tcW w:w="718" w:type="pct"/>
          </w:tcPr>
          <w:p w14:paraId="2DAE629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18" w:type="pct"/>
          </w:tcPr>
          <w:p w14:paraId="1609224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Конструкция, Положение, Материал, Уклоны, Маркировка, Масса</w:t>
            </w:r>
          </w:p>
        </w:tc>
        <w:tc>
          <w:tcPr>
            <w:tcW w:w="718" w:type="pct"/>
          </w:tcPr>
          <w:p w14:paraId="77740AE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Конструкция, Положение, Материал, Уклоны, Маркировка, Масса, Производитель, Наименование по каталогу, Артикул по каталогу, Сроки выполнения монтажа</w:t>
            </w:r>
          </w:p>
        </w:tc>
        <w:tc>
          <w:tcPr>
            <w:tcW w:w="644" w:type="pct"/>
          </w:tcPr>
          <w:p w14:paraId="39D414D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Конструкция, Положение, Материал, Уклоны, Маркировка, Масса</w:t>
            </w:r>
          </w:p>
        </w:tc>
        <w:tc>
          <w:tcPr>
            <w:tcW w:w="644" w:type="pct"/>
          </w:tcPr>
          <w:p w14:paraId="183067E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Конструкция, Положение, Материал, Уклоны,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4C94B83C" w14:textId="77777777" w:rsidTr="00CF1767">
        <w:tc>
          <w:tcPr>
            <w:tcW w:w="749" w:type="pct"/>
            <w:vMerge/>
          </w:tcPr>
          <w:p w14:paraId="3ECCF7A4"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84529F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Лестничная площадка</w:t>
            </w:r>
          </w:p>
        </w:tc>
        <w:tc>
          <w:tcPr>
            <w:tcW w:w="718" w:type="pct"/>
          </w:tcPr>
          <w:p w14:paraId="7068BFD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18" w:type="pct"/>
          </w:tcPr>
          <w:p w14:paraId="7D93F79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Конструкция, Положение, Материал, Уклоны, </w:t>
            </w:r>
            <w:r w:rsidRPr="00D53134">
              <w:rPr>
                <w:rFonts w:asciiTheme="minorBidi" w:hAnsiTheme="minorBidi"/>
                <w:color w:val="000000"/>
                <w:sz w:val="20"/>
                <w:szCs w:val="20"/>
              </w:rPr>
              <w:lastRenderedPageBreak/>
              <w:t>Маркировка, Масса</w:t>
            </w:r>
          </w:p>
        </w:tc>
        <w:tc>
          <w:tcPr>
            <w:tcW w:w="718" w:type="pct"/>
          </w:tcPr>
          <w:p w14:paraId="308E321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Сечение/ Профиль, Конструкция, Положение, Материал, Уклоны, Маркировка, </w:t>
            </w:r>
            <w:r w:rsidRPr="00D53134">
              <w:rPr>
                <w:rFonts w:asciiTheme="minorBidi" w:hAnsiTheme="minorBidi"/>
                <w:color w:val="000000"/>
                <w:sz w:val="20"/>
                <w:szCs w:val="20"/>
              </w:rPr>
              <w:lastRenderedPageBreak/>
              <w:t>Масса, Производитель, Наименование по каталогу, Артикул по каталогу, Сроки выполнения монтажа</w:t>
            </w:r>
          </w:p>
        </w:tc>
        <w:tc>
          <w:tcPr>
            <w:tcW w:w="644" w:type="pct"/>
          </w:tcPr>
          <w:p w14:paraId="5A24C59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Сечение/ Профиль, Конструкция, Положение, Материал, Уклоны, </w:t>
            </w:r>
            <w:r w:rsidRPr="00D53134">
              <w:rPr>
                <w:rFonts w:asciiTheme="minorBidi" w:hAnsiTheme="minorBidi"/>
                <w:color w:val="000000"/>
                <w:sz w:val="20"/>
                <w:szCs w:val="20"/>
              </w:rPr>
              <w:lastRenderedPageBreak/>
              <w:t>Маркировка, Масса</w:t>
            </w:r>
          </w:p>
        </w:tc>
        <w:tc>
          <w:tcPr>
            <w:tcW w:w="644" w:type="pct"/>
          </w:tcPr>
          <w:p w14:paraId="4FBE24C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Сечение/ Профиль, Конструкция, Положение, Материал, Уклоны, </w:t>
            </w:r>
            <w:r w:rsidRPr="00D53134">
              <w:rPr>
                <w:rFonts w:asciiTheme="minorBidi" w:hAnsiTheme="minorBidi"/>
                <w:color w:val="000000"/>
                <w:sz w:val="20"/>
                <w:szCs w:val="20"/>
              </w:rPr>
              <w:lastRenderedPageBreak/>
              <w:t>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127CE734" w14:textId="77777777" w:rsidTr="00CF1767">
        <w:tc>
          <w:tcPr>
            <w:tcW w:w="749" w:type="pct"/>
            <w:vMerge/>
          </w:tcPr>
          <w:p w14:paraId="006CB183"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4E2AEA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Арматура</w:t>
            </w:r>
          </w:p>
        </w:tc>
        <w:tc>
          <w:tcPr>
            <w:tcW w:w="718" w:type="pct"/>
          </w:tcPr>
          <w:p w14:paraId="6753221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7B50E25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Условный габарит, Сечение/ Профиль, Материал</w:t>
            </w:r>
          </w:p>
        </w:tc>
        <w:tc>
          <w:tcPr>
            <w:tcW w:w="718" w:type="pct"/>
          </w:tcPr>
          <w:p w14:paraId="69071C3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Условный габарит, Сечение/ Профиль, Материал, Точный габарит, Положение, Маркировка, Производитель, Наименование по каталогу, Артикул по каталогу, Масса, Сроки выполнения монтажа</w:t>
            </w:r>
          </w:p>
        </w:tc>
        <w:tc>
          <w:tcPr>
            <w:tcW w:w="644" w:type="pct"/>
          </w:tcPr>
          <w:p w14:paraId="50D214E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Условный габарит, Сечение/ Профиль, Материал</w:t>
            </w:r>
          </w:p>
        </w:tc>
        <w:tc>
          <w:tcPr>
            <w:tcW w:w="644" w:type="pct"/>
          </w:tcPr>
          <w:p w14:paraId="267931E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Условный габарит, Сечение/ Профиль, Материал, Сроки выполнения проверок и контролируемые параметры, Сроки проведения плановых замен и заменяемые элементы</w:t>
            </w:r>
          </w:p>
        </w:tc>
      </w:tr>
      <w:tr w:rsidR="00D53134" w:rsidRPr="00D53134" w14:paraId="27F291E6" w14:textId="77777777" w:rsidTr="00CF1767">
        <w:tc>
          <w:tcPr>
            <w:tcW w:w="749" w:type="pct"/>
            <w:vMerge/>
          </w:tcPr>
          <w:p w14:paraId="5CBE7FC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338862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Фундамент</w:t>
            </w:r>
          </w:p>
        </w:tc>
        <w:tc>
          <w:tcPr>
            <w:tcW w:w="718" w:type="pct"/>
          </w:tcPr>
          <w:p w14:paraId="7A7F5AF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p w14:paraId="02D26711" w14:textId="77777777" w:rsidR="00D53134" w:rsidRPr="00D53134" w:rsidRDefault="00D53134" w:rsidP="00D53134">
            <w:pPr>
              <w:spacing w:line="276" w:lineRule="auto"/>
              <w:jc w:val="both"/>
              <w:rPr>
                <w:rFonts w:asciiTheme="minorBidi" w:hAnsiTheme="minorBidi"/>
                <w:color w:val="000000"/>
                <w:sz w:val="20"/>
                <w:szCs w:val="20"/>
              </w:rPr>
            </w:pPr>
          </w:p>
        </w:tc>
        <w:tc>
          <w:tcPr>
            <w:tcW w:w="718" w:type="pct"/>
          </w:tcPr>
          <w:p w14:paraId="5CC8B1D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Конструкция, Положение, Материал, Уклоны, Маркировка, Масса</w:t>
            </w:r>
          </w:p>
        </w:tc>
        <w:tc>
          <w:tcPr>
            <w:tcW w:w="718" w:type="pct"/>
          </w:tcPr>
          <w:p w14:paraId="1A5B8DE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Конструкция, Положение, Материал, Уклоны, Маркировка, Масса, Производитель, </w:t>
            </w:r>
            <w:r w:rsidRPr="00D53134">
              <w:rPr>
                <w:rFonts w:asciiTheme="minorBidi" w:hAnsiTheme="minorBidi"/>
                <w:color w:val="000000"/>
                <w:sz w:val="20"/>
                <w:szCs w:val="20"/>
              </w:rPr>
              <w:lastRenderedPageBreak/>
              <w:t>Наименование по каталогу, Артикул по каталогу, Сроки выполнения монтажа</w:t>
            </w:r>
          </w:p>
        </w:tc>
        <w:tc>
          <w:tcPr>
            <w:tcW w:w="644" w:type="pct"/>
          </w:tcPr>
          <w:p w14:paraId="4560A18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Точный габарит, Сечение/ Профиль, Конструкция, Положение, Материал, Уклоны, Маркировка, Масса</w:t>
            </w:r>
          </w:p>
        </w:tc>
        <w:tc>
          <w:tcPr>
            <w:tcW w:w="644" w:type="pct"/>
          </w:tcPr>
          <w:p w14:paraId="272094A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Конструкция, Положение, Материал, Уклоны, Маркировка, Масса, Сроки </w:t>
            </w:r>
            <w:r w:rsidRPr="00D53134">
              <w:rPr>
                <w:rFonts w:asciiTheme="minorBidi" w:hAnsiTheme="minorBidi"/>
                <w:color w:val="000000"/>
                <w:sz w:val="20"/>
                <w:szCs w:val="20"/>
              </w:rPr>
              <w:lastRenderedPageBreak/>
              <w:t>выполнения проверок и контролируемые параметры, Сроки проведения плановых замен и заменяемые элементы</w:t>
            </w:r>
          </w:p>
        </w:tc>
      </w:tr>
      <w:tr w:rsidR="00D53134" w:rsidRPr="00D53134" w14:paraId="4CE7A98C" w14:textId="77777777" w:rsidTr="00CF1767">
        <w:tc>
          <w:tcPr>
            <w:tcW w:w="749" w:type="pct"/>
            <w:vMerge/>
          </w:tcPr>
          <w:p w14:paraId="1FD3DAE1"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D80B7A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Сваи</w:t>
            </w:r>
          </w:p>
        </w:tc>
        <w:tc>
          <w:tcPr>
            <w:tcW w:w="718" w:type="pct"/>
          </w:tcPr>
          <w:p w14:paraId="6E12CAF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18" w:type="pct"/>
          </w:tcPr>
          <w:p w14:paraId="62029B7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Конструкция, Положение, Материал, Маркировка, Масса</w:t>
            </w:r>
          </w:p>
        </w:tc>
        <w:tc>
          <w:tcPr>
            <w:tcW w:w="718" w:type="pct"/>
          </w:tcPr>
          <w:p w14:paraId="1912DD6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Конструкция, Положение, Материал, Маркировка, Масса, Производитель, Наименование по каталогу, Артикул по каталогу, Сроки выполнения монтажа</w:t>
            </w:r>
          </w:p>
        </w:tc>
        <w:tc>
          <w:tcPr>
            <w:tcW w:w="644" w:type="pct"/>
          </w:tcPr>
          <w:p w14:paraId="03C4829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Конструкция, Положение, Материал, Маркировка, Масса</w:t>
            </w:r>
          </w:p>
        </w:tc>
        <w:tc>
          <w:tcPr>
            <w:tcW w:w="644" w:type="pct"/>
          </w:tcPr>
          <w:p w14:paraId="24D2FAA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Конструкция, Положение, Материал,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1AC9A0CF" w14:textId="77777777" w:rsidTr="00CF1767">
        <w:tc>
          <w:tcPr>
            <w:tcW w:w="749" w:type="pct"/>
            <w:vMerge/>
          </w:tcPr>
          <w:p w14:paraId="6E602C8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A98707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Раскосы/</w:t>
            </w:r>
            <w:r w:rsidRPr="00D53134">
              <w:rPr>
                <w:rFonts w:asciiTheme="minorBidi" w:hAnsiTheme="minorBidi"/>
                <w:color w:val="000000"/>
                <w:sz w:val="20"/>
                <w:szCs w:val="20"/>
              </w:rPr>
              <w:br/>
              <w:t>Связи/</w:t>
            </w:r>
            <w:r w:rsidRPr="00D53134">
              <w:rPr>
                <w:rFonts w:asciiTheme="minorBidi" w:hAnsiTheme="minorBidi"/>
                <w:color w:val="000000"/>
                <w:sz w:val="20"/>
                <w:szCs w:val="20"/>
              </w:rPr>
              <w:br/>
              <w:t>Фахверк</w:t>
            </w:r>
          </w:p>
        </w:tc>
        <w:tc>
          <w:tcPr>
            <w:tcW w:w="718" w:type="pct"/>
          </w:tcPr>
          <w:p w14:paraId="451F34C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Условный габарит</w:t>
            </w:r>
          </w:p>
        </w:tc>
        <w:tc>
          <w:tcPr>
            <w:tcW w:w="718" w:type="pct"/>
          </w:tcPr>
          <w:p w14:paraId="5939D03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Профиль, Положение, Материал, Маркировка, Масса</w:t>
            </w:r>
          </w:p>
        </w:tc>
        <w:tc>
          <w:tcPr>
            <w:tcW w:w="718" w:type="pct"/>
          </w:tcPr>
          <w:p w14:paraId="19F6118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Сечение/ Профиль, Положение, Материал, Маркировка, Масса, Внешний образ/вид, Конструкция, </w:t>
            </w:r>
            <w:r w:rsidRPr="00D53134">
              <w:rPr>
                <w:rFonts w:asciiTheme="minorBidi" w:hAnsiTheme="minorBidi"/>
                <w:color w:val="000000"/>
                <w:sz w:val="20"/>
                <w:szCs w:val="20"/>
              </w:rPr>
              <w:lastRenderedPageBreak/>
              <w:t>Производитель, Наименование по каталогу, Артикул по каталогу, Огнестойкость, Сроки выполнения монтажа</w:t>
            </w:r>
          </w:p>
        </w:tc>
        <w:tc>
          <w:tcPr>
            <w:tcW w:w="644" w:type="pct"/>
          </w:tcPr>
          <w:p w14:paraId="100BDE7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Типы, Точный габарит, Сечение/ Профиль, Положение, Материал, Маркировка, Масса</w:t>
            </w:r>
          </w:p>
        </w:tc>
        <w:tc>
          <w:tcPr>
            <w:tcW w:w="644" w:type="pct"/>
          </w:tcPr>
          <w:p w14:paraId="3262FE7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Сечение/ Профиль, Положение, Материал, Маркировка, Масса, Сроки выполнения </w:t>
            </w:r>
            <w:r w:rsidRPr="00D53134">
              <w:rPr>
                <w:rFonts w:asciiTheme="minorBidi" w:hAnsiTheme="minorBidi"/>
                <w:color w:val="000000"/>
                <w:sz w:val="20"/>
                <w:szCs w:val="20"/>
              </w:rPr>
              <w:lastRenderedPageBreak/>
              <w:t>проверок и контролируемые параметры, Сроки проведения плановых замен и заменяемые элементы</w:t>
            </w:r>
          </w:p>
        </w:tc>
      </w:tr>
      <w:tr w:rsidR="00D53134" w:rsidRPr="00D53134" w14:paraId="562F7D5E" w14:textId="77777777" w:rsidTr="00CF1767">
        <w:tc>
          <w:tcPr>
            <w:tcW w:w="749" w:type="pct"/>
            <w:vMerge/>
          </w:tcPr>
          <w:p w14:paraId="442ADCCC"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B654F6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Узлы</w:t>
            </w:r>
          </w:p>
        </w:tc>
        <w:tc>
          <w:tcPr>
            <w:tcW w:w="718" w:type="pct"/>
          </w:tcPr>
          <w:p w14:paraId="38A425B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0C46DA2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Условный габарит, Сечение/ Профиль, Положение, Материал, Масса</w:t>
            </w:r>
          </w:p>
        </w:tc>
        <w:tc>
          <w:tcPr>
            <w:tcW w:w="718" w:type="pct"/>
          </w:tcPr>
          <w:p w14:paraId="152B143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Условный габарит, Сечение/ Профиль, Положение, Материал, Масса, </w:t>
            </w:r>
            <w:r w:rsidRPr="00D53134">
              <w:rPr>
                <w:rFonts w:asciiTheme="minorBidi" w:eastAsia="Times New Roman" w:hAnsiTheme="minorBidi"/>
                <w:color w:val="000000"/>
                <w:sz w:val="20"/>
                <w:szCs w:val="20"/>
              </w:rPr>
              <w:t>Типы, Точный габарит, Внешний образ/вид, Конструкция, Маркировка</w:t>
            </w:r>
            <w:r w:rsidRPr="00D53134">
              <w:rPr>
                <w:rFonts w:asciiTheme="minorBidi" w:hAnsiTheme="minorBidi"/>
                <w:color w:val="000000"/>
                <w:sz w:val="20"/>
                <w:szCs w:val="20"/>
              </w:rPr>
              <w:t>, Сроки выполнения монтажа</w:t>
            </w:r>
          </w:p>
        </w:tc>
        <w:tc>
          <w:tcPr>
            <w:tcW w:w="644" w:type="pct"/>
          </w:tcPr>
          <w:p w14:paraId="30B3F90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Условный габарит, Сечение/ Профиль, Положение, Материал, Масса</w:t>
            </w:r>
          </w:p>
        </w:tc>
        <w:tc>
          <w:tcPr>
            <w:tcW w:w="644" w:type="pct"/>
          </w:tcPr>
          <w:p w14:paraId="036509A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Условный габарит, Сечение/ Профиль, Положение, Материал, Масса, Сроки выполнения проверок и контролируемые параметры, Сроки проведения плановых замен и заменяемые элементы</w:t>
            </w:r>
          </w:p>
        </w:tc>
      </w:tr>
      <w:tr w:rsidR="00D53134" w:rsidRPr="00D53134" w14:paraId="4AE2D321" w14:textId="77777777" w:rsidTr="00CF1767">
        <w:tc>
          <w:tcPr>
            <w:tcW w:w="749" w:type="pct"/>
            <w:vMerge w:val="restart"/>
          </w:tcPr>
          <w:p w14:paraId="76E9601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Электроснабжение, электрооборудование, элетроосвещение</w:t>
            </w:r>
          </w:p>
        </w:tc>
        <w:tc>
          <w:tcPr>
            <w:tcW w:w="810" w:type="pct"/>
          </w:tcPr>
          <w:p w14:paraId="7218C74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Система заземления, молниезащиты, уравнивание потенциалов</w:t>
            </w:r>
          </w:p>
        </w:tc>
        <w:tc>
          <w:tcPr>
            <w:tcW w:w="718" w:type="pct"/>
          </w:tcPr>
          <w:p w14:paraId="3BA2803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641D43C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крепления, Маркировка</w:t>
            </w:r>
          </w:p>
        </w:tc>
        <w:tc>
          <w:tcPr>
            <w:tcW w:w="718" w:type="pct"/>
          </w:tcPr>
          <w:p w14:paraId="51BCF61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крепления, Маркировка, </w:t>
            </w:r>
            <w:r w:rsidRPr="00D53134">
              <w:rPr>
                <w:rFonts w:asciiTheme="minorBidi" w:eastAsia="Times New Roman" w:hAnsiTheme="minorBidi"/>
                <w:color w:val="000000"/>
                <w:sz w:val="20"/>
                <w:szCs w:val="20"/>
              </w:rPr>
              <w:t>Наименование по каталогу, Артикул по каталогу</w:t>
            </w:r>
            <w:r w:rsidRPr="00D53134">
              <w:rPr>
                <w:rFonts w:asciiTheme="minorBidi" w:hAnsiTheme="minorBidi"/>
                <w:color w:val="000000"/>
                <w:sz w:val="20"/>
                <w:szCs w:val="20"/>
              </w:rPr>
              <w:t>, Сроки выполнения монтажа</w:t>
            </w:r>
          </w:p>
        </w:tc>
        <w:tc>
          <w:tcPr>
            <w:tcW w:w="644" w:type="pct"/>
          </w:tcPr>
          <w:p w14:paraId="5938B16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крепления, Маркировка</w:t>
            </w:r>
          </w:p>
        </w:tc>
        <w:tc>
          <w:tcPr>
            <w:tcW w:w="644" w:type="pct"/>
          </w:tcPr>
          <w:p w14:paraId="6EFBBF3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крепления, Маркировка, Сроки выполнения проверок и контролируемые параметры, </w:t>
            </w:r>
            <w:r w:rsidRPr="00D53134">
              <w:rPr>
                <w:rFonts w:asciiTheme="minorBidi" w:hAnsiTheme="minorBidi"/>
                <w:color w:val="000000"/>
                <w:sz w:val="20"/>
                <w:szCs w:val="20"/>
              </w:rPr>
              <w:lastRenderedPageBreak/>
              <w:t>Сроки проведения плановых замен и заменяемые элементы</w:t>
            </w:r>
          </w:p>
        </w:tc>
      </w:tr>
      <w:tr w:rsidR="00D53134" w:rsidRPr="00D53134" w14:paraId="66ACEFE0" w14:textId="77777777" w:rsidTr="00CF1767">
        <w:tc>
          <w:tcPr>
            <w:tcW w:w="749" w:type="pct"/>
            <w:vMerge/>
          </w:tcPr>
          <w:p w14:paraId="7ACA7D77"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53C2E5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Кабеленесущая система</w:t>
            </w:r>
          </w:p>
        </w:tc>
        <w:tc>
          <w:tcPr>
            <w:tcW w:w="718" w:type="pct"/>
          </w:tcPr>
          <w:p w14:paraId="30C9F5C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4EE7968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718" w:type="pct"/>
          </w:tcPr>
          <w:p w14:paraId="2586D02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Маркировка, </w:t>
            </w:r>
            <w:r w:rsidRPr="00D53134">
              <w:rPr>
                <w:rFonts w:asciiTheme="minorBidi" w:eastAsia="Times New Roman" w:hAnsiTheme="minorBidi"/>
                <w:color w:val="000000"/>
                <w:sz w:val="20"/>
                <w:szCs w:val="20"/>
              </w:rPr>
              <w:t>Наименование по каталогу, Артикул по каталогу</w:t>
            </w:r>
            <w:r w:rsidRPr="00D53134">
              <w:rPr>
                <w:rFonts w:asciiTheme="minorBidi" w:hAnsiTheme="minorBidi"/>
                <w:color w:val="000000"/>
                <w:sz w:val="20"/>
                <w:szCs w:val="20"/>
              </w:rPr>
              <w:t>, Сроки выполнения монтажа</w:t>
            </w:r>
          </w:p>
        </w:tc>
        <w:tc>
          <w:tcPr>
            <w:tcW w:w="644" w:type="pct"/>
          </w:tcPr>
          <w:p w14:paraId="3FED0FF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644" w:type="pct"/>
          </w:tcPr>
          <w:p w14:paraId="048B14E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4BF2B4B1" w14:textId="77777777" w:rsidTr="00CF1767">
        <w:tc>
          <w:tcPr>
            <w:tcW w:w="749" w:type="pct"/>
            <w:vMerge/>
          </w:tcPr>
          <w:p w14:paraId="137B530C"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D2DB1B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Главные распределительные щиты</w:t>
            </w:r>
          </w:p>
        </w:tc>
        <w:tc>
          <w:tcPr>
            <w:tcW w:w="718" w:type="pct"/>
          </w:tcPr>
          <w:p w14:paraId="5D06FEA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7064831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5B06FB0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принципиальная схема, спецификация, компоновка</w:t>
            </w:r>
            <w:r w:rsidRPr="00D53134">
              <w:rPr>
                <w:rFonts w:asciiTheme="minorBidi" w:hAnsiTheme="minorBidi"/>
                <w:color w:val="000000"/>
                <w:sz w:val="20"/>
                <w:szCs w:val="20"/>
              </w:rPr>
              <w:t>, Сроки выполнения монтажа</w:t>
            </w:r>
          </w:p>
        </w:tc>
        <w:tc>
          <w:tcPr>
            <w:tcW w:w="644" w:type="pct"/>
          </w:tcPr>
          <w:p w14:paraId="35DA03F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07D6868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Сроки проведения </w:t>
            </w:r>
            <w:r w:rsidRPr="00D53134">
              <w:rPr>
                <w:rFonts w:asciiTheme="minorBidi" w:hAnsiTheme="minorBidi"/>
                <w:color w:val="000000"/>
                <w:sz w:val="20"/>
                <w:szCs w:val="20"/>
              </w:rPr>
              <w:lastRenderedPageBreak/>
              <w:t>плановых замен и заменяемые элементы</w:t>
            </w:r>
          </w:p>
        </w:tc>
      </w:tr>
      <w:tr w:rsidR="00D53134" w:rsidRPr="00D53134" w14:paraId="5E0DC853" w14:textId="77777777" w:rsidTr="00CF1767">
        <w:tc>
          <w:tcPr>
            <w:tcW w:w="749" w:type="pct"/>
            <w:vMerge/>
          </w:tcPr>
          <w:p w14:paraId="390ABC20"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BDFD89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Распределительные щиты</w:t>
            </w:r>
          </w:p>
        </w:tc>
        <w:tc>
          <w:tcPr>
            <w:tcW w:w="718" w:type="pct"/>
          </w:tcPr>
          <w:p w14:paraId="0584DED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5565AAC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3854A75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принципиальная схема, спецификация, компоновка</w:t>
            </w:r>
            <w:r w:rsidRPr="00D53134">
              <w:rPr>
                <w:rFonts w:asciiTheme="minorBidi" w:hAnsiTheme="minorBidi"/>
                <w:color w:val="000000"/>
                <w:sz w:val="20"/>
                <w:szCs w:val="20"/>
              </w:rPr>
              <w:t>, Сроки выполнения монтажа</w:t>
            </w:r>
          </w:p>
        </w:tc>
        <w:tc>
          <w:tcPr>
            <w:tcW w:w="644" w:type="pct"/>
          </w:tcPr>
          <w:p w14:paraId="22A4D72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28DDBFA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3C240155" w14:textId="77777777" w:rsidTr="00CF1767">
        <w:tc>
          <w:tcPr>
            <w:tcW w:w="749" w:type="pct"/>
            <w:vMerge/>
          </w:tcPr>
          <w:p w14:paraId="51CAF88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2AC83B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Щиты управления освещением</w:t>
            </w:r>
          </w:p>
        </w:tc>
        <w:tc>
          <w:tcPr>
            <w:tcW w:w="718" w:type="pct"/>
          </w:tcPr>
          <w:p w14:paraId="5F450FC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777BA73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5DCA422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принципиальная схема, спецификация, компоновка</w:t>
            </w:r>
            <w:r w:rsidRPr="00D53134">
              <w:rPr>
                <w:rFonts w:asciiTheme="minorBidi" w:hAnsiTheme="minorBidi"/>
                <w:color w:val="000000"/>
                <w:sz w:val="20"/>
                <w:szCs w:val="20"/>
              </w:rPr>
              <w:t>, Сроки выполнения монтажа</w:t>
            </w:r>
          </w:p>
        </w:tc>
        <w:tc>
          <w:tcPr>
            <w:tcW w:w="644" w:type="pct"/>
          </w:tcPr>
          <w:p w14:paraId="3359422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024C173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0C955747" w14:textId="77777777" w:rsidTr="00CF1767">
        <w:tc>
          <w:tcPr>
            <w:tcW w:w="749" w:type="pct"/>
            <w:vMerge/>
          </w:tcPr>
          <w:p w14:paraId="4C53FDFC"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D4390C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Источники бесперебойного питания</w:t>
            </w:r>
          </w:p>
        </w:tc>
        <w:tc>
          <w:tcPr>
            <w:tcW w:w="718" w:type="pct"/>
          </w:tcPr>
          <w:p w14:paraId="3416E3A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6D28A66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w:t>
            </w:r>
          </w:p>
        </w:tc>
        <w:tc>
          <w:tcPr>
            <w:tcW w:w="718" w:type="pct"/>
          </w:tcPr>
          <w:p w14:paraId="4B84BFB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Маркировка, </w:t>
            </w:r>
            <w:r w:rsidRPr="00D53134">
              <w:rPr>
                <w:rFonts w:asciiTheme="minorBidi" w:eastAsia="Times New Roman" w:hAnsiTheme="minorBidi"/>
                <w:color w:val="000000"/>
                <w:sz w:val="20"/>
                <w:szCs w:val="20"/>
              </w:rPr>
              <w:t>Наименование по каталогу, Артикул по каталогу, схема</w:t>
            </w:r>
            <w:r w:rsidRPr="00D53134">
              <w:rPr>
                <w:rFonts w:asciiTheme="minorBidi" w:hAnsiTheme="minorBidi"/>
                <w:color w:val="000000"/>
                <w:sz w:val="20"/>
                <w:szCs w:val="20"/>
              </w:rPr>
              <w:t>, Сроки выполнения монтажа</w:t>
            </w:r>
          </w:p>
        </w:tc>
        <w:tc>
          <w:tcPr>
            <w:tcW w:w="644" w:type="pct"/>
          </w:tcPr>
          <w:p w14:paraId="3EBBCAE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w:t>
            </w:r>
          </w:p>
        </w:tc>
        <w:tc>
          <w:tcPr>
            <w:tcW w:w="644" w:type="pct"/>
          </w:tcPr>
          <w:p w14:paraId="4563468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63AED8BD" w14:textId="77777777" w:rsidTr="00CF1767">
        <w:tc>
          <w:tcPr>
            <w:tcW w:w="749" w:type="pct"/>
            <w:vMerge/>
          </w:tcPr>
          <w:p w14:paraId="5841F50A"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5626DF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Блок преобразователя импульсного</w:t>
            </w:r>
          </w:p>
        </w:tc>
        <w:tc>
          <w:tcPr>
            <w:tcW w:w="718" w:type="pct"/>
          </w:tcPr>
          <w:p w14:paraId="5C21040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79A3769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w:t>
            </w:r>
          </w:p>
        </w:tc>
        <w:tc>
          <w:tcPr>
            <w:tcW w:w="718" w:type="pct"/>
          </w:tcPr>
          <w:p w14:paraId="0F09BC6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Маркировка, </w:t>
            </w:r>
            <w:r w:rsidRPr="00D53134">
              <w:rPr>
                <w:rFonts w:asciiTheme="minorBidi" w:eastAsia="Times New Roman" w:hAnsiTheme="minorBidi"/>
                <w:color w:val="000000"/>
                <w:sz w:val="20"/>
                <w:szCs w:val="20"/>
              </w:rPr>
              <w:t>Наименование по каталогу, Артикул по каталогу</w:t>
            </w:r>
            <w:r w:rsidRPr="00D53134">
              <w:rPr>
                <w:rFonts w:asciiTheme="minorBidi" w:hAnsiTheme="minorBidi"/>
                <w:color w:val="000000"/>
                <w:sz w:val="20"/>
                <w:szCs w:val="20"/>
              </w:rPr>
              <w:t>, Сроки выполнения монтажа</w:t>
            </w:r>
          </w:p>
        </w:tc>
        <w:tc>
          <w:tcPr>
            <w:tcW w:w="644" w:type="pct"/>
          </w:tcPr>
          <w:p w14:paraId="038E6A5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w:t>
            </w:r>
          </w:p>
        </w:tc>
        <w:tc>
          <w:tcPr>
            <w:tcW w:w="644" w:type="pct"/>
          </w:tcPr>
          <w:p w14:paraId="0992E6D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0203F661" w14:textId="77777777" w:rsidTr="00CF1767">
        <w:tc>
          <w:tcPr>
            <w:tcW w:w="749" w:type="pct"/>
            <w:vMerge/>
          </w:tcPr>
          <w:p w14:paraId="45BDB68F"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A11550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Блок высоковольтного усилителя</w:t>
            </w:r>
          </w:p>
        </w:tc>
        <w:tc>
          <w:tcPr>
            <w:tcW w:w="718" w:type="pct"/>
          </w:tcPr>
          <w:p w14:paraId="25F6E50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0BBCF2F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w:t>
            </w:r>
            <w:r w:rsidRPr="00D53134">
              <w:rPr>
                <w:rFonts w:asciiTheme="minorBidi" w:hAnsiTheme="minorBidi"/>
                <w:color w:val="000000"/>
                <w:sz w:val="20"/>
                <w:szCs w:val="20"/>
              </w:rPr>
              <w:lastRenderedPageBreak/>
              <w:t>образ/вид, Маркировка</w:t>
            </w:r>
          </w:p>
        </w:tc>
        <w:tc>
          <w:tcPr>
            <w:tcW w:w="718" w:type="pct"/>
          </w:tcPr>
          <w:p w14:paraId="6AC1DB2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w:t>
            </w:r>
            <w:r w:rsidRPr="00D53134">
              <w:rPr>
                <w:rFonts w:asciiTheme="minorBidi" w:hAnsiTheme="minorBidi"/>
                <w:color w:val="000000"/>
                <w:sz w:val="20"/>
                <w:szCs w:val="20"/>
              </w:rPr>
              <w:lastRenderedPageBreak/>
              <w:t xml:space="preserve">Маркировка, </w:t>
            </w:r>
            <w:r w:rsidRPr="00D53134">
              <w:rPr>
                <w:rFonts w:asciiTheme="minorBidi" w:eastAsia="Times New Roman" w:hAnsiTheme="minorBidi"/>
                <w:color w:val="000000"/>
                <w:sz w:val="20"/>
                <w:szCs w:val="20"/>
              </w:rPr>
              <w:t>Наименование по каталогу, Артикул по каталогу</w:t>
            </w:r>
            <w:r w:rsidRPr="00D53134">
              <w:rPr>
                <w:rFonts w:asciiTheme="minorBidi" w:hAnsiTheme="minorBidi"/>
                <w:color w:val="000000"/>
                <w:sz w:val="20"/>
                <w:szCs w:val="20"/>
              </w:rPr>
              <w:t>, Сроки выполнения монтажа</w:t>
            </w:r>
          </w:p>
        </w:tc>
        <w:tc>
          <w:tcPr>
            <w:tcW w:w="644" w:type="pct"/>
          </w:tcPr>
          <w:p w14:paraId="2A003BF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w:t>
            </w:r>
            <w:r w:rsidRPr="00D53134">
              <w:rPr>
                <w:rFonts w:asciiTheme="minorBidi" w:hAnsiTheme="minorBidi"/>
                <w:color w:val="000000"/>
                <w:sz w:val="20"/>
                <w:szCs w:val="20"/>
              </w:rPr>
              <w:lastRenderedPageBreak/>
              <w:t>образ/вид, Маркировка</w:t>
            </w:r>
          </w:p>
        </w:tc>
        <w:tc>
          <w:tcPr>
            <w:tcW w:w="644" w:type="pct"/>
          </w:tcPr>
          <w:p w14:paraId="6608FDF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w:t>
            </w:r>
            <w:r w:rsidRPr="00D53134">
              <w:rPr>
                <w:rFonts w:asciiTheme="minorBidi" w:hAnsiTheme="minorBidi"/>
                <w:color w:val="000000"/>
                <w:sz w:val="20"/>
                <w:szCs w:val="20"/>
              </w:rPr>
              <w:lastRenderedPageBreak/>
              <w:t>образ/вид,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22DEC58A" w14:textId="77777777" w:rsidTr="00CF1767">
        <w:tc>
          <w:tcPr>
            <w:tcW w:w="749" w:type="pct"/>
            <w:vMerge/>
          </w:tcPr>
          <w:p w14:paraId="6D0F8E33"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08CF25C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Центральные батареи</w:t>
            </w:r>
          </w:p>
        </w:tc>
        <w:tc>
          <w:tcPr>
            <w:tcW w:w="718" w:type="pct"/>
          </w:tcPr>
          <w:p w14:paraId="0DE824D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1DD95F9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w:t>
            </w:r>
          </w:p>
        </w:tc>
        <w:tc>
          <w:tcPr>
            <w:tcW w:w="718" w:type="pct"/>
          </w:tcPr>
          <w:p w14:paraId="3735BCE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Маркировка, </w:t>
            </w:r>
            <w:r w:rsidRPr="00D53134">
              <w:rPr>
                <w:rFonts w:asciiTheme="minorBidi" w:eastAsia="Times New Roman" w:hAnsiTheme="minorBidi"/>
                <w:color w:val="000000"/>
                <w:sz w:val="20"/>
                <w:szCs w:val="20"/>
              </w:rPr>
              <w:t>Наименование по каталогу, Артикул по каталогу</w:t>
            </w:r>
            <w:r w:rsidRPr="00D53134">
              <w:rPr>
                <w:rFonts w:asciiTheme="minorBidi" w:hAnsiTheme="minorBidi"/>
                <w:color w:val="000000"/>
                <w:sz w:val="20"/>
                <w:szCs w:val="20"/>
              </w:rPr>
              <w:t>, Сроки выполнения монтажа</w:t>
            </w:r>
          </w:p>
        </w:tc>
        <w:tc>
          <w:tcPr>
            <w:tcW w:w="644" w:type="pct"/>
          </w:tcPr>
          <w:p w14:paraId="239D1D4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w:t>
            </w:r>
          </w:p>
        </w:tc>
        <w:tc>
          <w:tcPr>
            <w:tcW w:w="644" w:type="pct"/>
          </w:tcPr>
          <w:p w14:paraId="5D79C09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2BA6F57D" w14:textId="77777777" w:rsidTr="00CF1767">
        <w:tc>
          <w:tcPr>
            <w:tcW w:w="749" w:type="pct"/>
            <w:vMerge/>
          </w:tcPr>
          <w:p w14:paraId="574D00B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020840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Система шинопроводов</w:t>
            </w:r>
          </w:p>
        </w:tc>
        <w:tc>
          <w:tcPr>
            <w:tcW w:w="718" w:type="pct"/>
          </w:tcPr>
          <w:p w14:paraId="3A75F8C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5AD6BEC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718" w:type="pct"/>
          </w:tcPr>
          <w:p w14:paraId="7B614D6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Маркировка, </w:t>
            </w:r>
            <w:r w:rsidRPr="00D53134">
              <w:rPr>
                <w:rFonts w:asciiTheme="minorBidi" w:eastAsia="Times New Roman" w:hAnsiTheme="minorBidi"/>
                <w:color w:val="000000"/>
                <w:sz w:val="20"/>
                <w:szCs w:val="20"/>
              </w:rPr>
              <w:t>Наименование по каталогу, Артикул по каталогу</w:t>
            </w:r>
            <w:r w:rsidRPr="00D53134">
              <w:rPr>
                <w:rFonts w:asciiTheme="minorBidi" w:hAnsiTheme="minorBidi"/>
                <w:color w:val="000000"/>
                <w:sz w:val="20"/>
                <w:szCs w:val="20"/>
              </w:rPr>
              <w:t xml:space="preserve">, Сроки </w:t>
            </w:r>
            <w:r w:rsidRPr="00D53134">
              <w:rPr>
                <w:rFonts w:asciiTheme="minorBidi" w:hAnsiTheme="minorBidi"/>
                <w:color w:val="000000"/>
                <w:sz w:val="20"/>
                <w:szCs w:val="20"/>
              </w:rPr>
              <w:lastRenderedPageBreak/>
              <w:t>выполнения монтажа</w:t>
            </w:r>
          </w:p>
        </w:tc>
        <w:tc>
          <w:tcPr>
            <w:tcW w:w="644" w:type="pct"/>
          </w:tcPr>
          <w:p w14:paraId="5EE441D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Типы, Точный габарит, Внешний образ/вид, крепление, Маркировка</w:t>
            </w:r>
          </w:p>
        </w:tc>
        <w:tc>
          <w:tcPr>
            <w:tcW w:w="644" w:type="pct"/>
          </w:tcPr>
          <w:p w14:paraId="75BE96A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Маркировка, Сроки выполнения </w:t>
            </w:r>
            <w:r w:rsidRPr="00D53134">
              <w:rPr>
                <w:rFonts w:asciiTheme="minorBidi" w:hAnsiTheme="minorBidi"/>
                <w:color w:val="000000"/>
                <w:sz w:val="20"/>
                <w:szCs w:val="20"/>
              </w:rPr>
              <w:lastRenderedPageBreak/>
              <w:t>проверок и контролируемые параметры, Сроки проведения плановых замен и заменяемые элементы</w:t>
            </w:r>
          </w:p>
        </w:tc>
      </w:tr>
      <w:tr w:rsidR="00D53134" w:rsidRPr="00D53134" w14:paraId="3DDD283A" w14:textId="77777777" w:rsidTr="00CF1767">
        <w:tc>
          <w:tcPr>
            <w:tcW w:w="749" w:type="pct"/>
            <w:vMerge/>
          </w:tcPr>
          <w:p w14:paraId="3F248E7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879F45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Силовые кабели</w:t>
            </w:r>
          </w:p>
        </w:tc>
        <w:tc>
          <w:tcPr>
            <w:tcW w:w="718" w:type="pct"/>
          </w:tcPr>
          <w:p w14:paraId="79A0C07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270595D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маркировка</w:t>
            </w:r>
          </w:p>
        </w:tc>
        <w:tc>
          <w:tcPr>
            <w:tcW w:w="718" w:type="pct"/>
          </w:tcPr>
          <w:p w14:paraId="1C521A8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Внешний образ/вид, маркировка, </w:t>
            </w:r>
            <w:r w:rsidRPr="00D53134">
              <w:rPr>
                <w:rFonts w:asciiTheme="minorBidi" w:eastAsia="Times New Roman" w:hAnsiTheme="minorBidi"/>
                <w:color w:val="000000"/>
                <w:sz w:val="20"/>
                <w:szCs w:val="20"/>
              </w:rPr>
              <w:t>Наименование по каталогу, Артикул по каталогу</w:t>
            </w:r>
            <w:r w:rsidRPr="00D53134">
              <w:rPr>
                <w:rFonts w:asciiTheme="minorBidi" w:hAnsiTheme="minorBidi"/>
                <w:color w:val="000000"/>
                <w:sz w:val="20"/>
                <w:szCs w:val="20"/>
              </w:rPr>
              <w:t>, Сроки выполнения монтажа</w:t>
            </w:r>
          </w:p>
        </w:tc>
        <w:tc>
          <w:tcPr>
            <w:tcW w:w="644" w:type="pct"/>
          </w:tcPr>
          <w:p w14:paraId="14D029C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маркировка</w:t>
            </w:r>
          </w:p>
        </w:tc>
        <w:tc>
          <w:tcPr>
            <w:tcW w:w="644" w:type="pct"/>
          </w:tcPr>
          <w:p w14:paraId="10DE5E8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Внешний образ/вид,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2411F8FA" w14:textId="77777777" w:rsidTr="00CF1767">
        <w:tc>
          <w:tcPr>
            <w:tcW w:w="749" w:type="pct"/>
            <w:vMerge/>
          </w:tcPr>
          <w:p w14:paraId="685D01F9"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321A38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Осветительное оборудование</w:t>
            </w:r>
          </w:p>
        </w:tc>
        <w:tc>
          <w:tcPr>
            <w:tcW w:w="718" w:type="pct"/>
          </w:tcPr>
          <w:p w14:paraId="4C8BEF8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2F70D45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718" w:type="pct"/>
          </w:tcPr>
          <w:p w14:paraId="168E5C8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Маркировка, </w:t>
            </w:r>
            <w:r w:rsidRPr="00D53134">
              <w:rPr>
                <w:rFonts w:asciiTheme="minorBidi" w:eastAsia="Times New Roman" w:hAnsiTheme="minorBidi"/>
                <w:color w:val="000000"/>
                <w:sz w:val="20"/>
                <w:szCs w:val="20"/>
              </w:rPr>
              <w:t>Наименование по каталогу, Артикул по каталогу</w:t>
            </w:r>
            <w:r w:rsidRPr="00D53134">
              <w:rPr>
                <w:rFonts w:asciiTheme="minorBidi" w:hAnsiTheme="minorBidi"/>
                <w:color w:val="000000"/>
                <w:sz w:val="20"/>
                <w:szCs w:val="20"/>
              </w:rPr>
              <w:t>, Сроки выполнения монтажа</w:t>
            </w:r>
          </w:p>
        </w:tc>
        <w:tc>
          <w:tcPr>
            <w:tcW w:w="644" w:type="pct"/>
          </w:tcPr>
          <w:p w14:paraId="6E8081D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644" w:type="pct"/>
          </w:tcPr>
          <w:p w14:paraId="53028E1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Маркировка, Сроки выполнения проверок и контролируемые параметры, Сроки проведения </w:t>
            </w:r>
            <w:r w:rsidRPr="00D53134">
              <w:rPr>
                <w:rFonts w:asciiTheme="minorBidi" w:hAnsiTheme="minorBidi"/>
                <w:color w:val="000000"/>
                <w:sz w:val="20"/>
                <w:szCs w:val="20"/>
              </w:rPr>
              <w:lastRenderedPageBreak/>
              <w:t>плановых замен и заменяемые элементы</w:t>
            </w:r>
          </w:p>
        </w:tc>
      </w:tr>
      <w:tr w:rsidR="00D53134" w:rsidRPr="00D53134" w14:paraId="53D71869" w14:textId="77777777" w:rsidTr="00CF1767">
        <w:tc>
          <w:tcPr>
            <w:tcW w:w="749" w:type="pct"/>
            <w:vMerge/>
          </w:tcPr>
          <w:p w14:paraId="6089428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0CC9CEE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Розеточная сеть</w:t>
            </w:r>
          </w:p>
        </w:tc>
        <w:tc>
          <w:tcPr>
            <w:tcW w:w="718" w:type="pct"/>
          </w:tcPr>
          <w:p w14:paraId="3512F43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332FD7B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718" w:type="pct"/>
          </w:tcPr>
          <w:p w14:paraId="4D7288D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Маркировка, </w:t>
            </w:r>
            <w:r w:rsidRPr="00D53134">
              <w:rPr>
                <w:rFonts w:asciiTheme="minorBidi" w:eastAsia="Times New Roman" w:hAnsiTheme="minorBidi"/>
                <w:color w:val="000000"/>
                <w:sz w:val="20"/>
                <w:szCs w:val="20"/>
              </w:rPr>
              <w:t>Наименование по каталогу, Артикул по каталогу</w:t>
            </w:r>
            <w:r w:rsidRPr="00D53134">
              <w:rPr>
                <w:rFonts w:asciiTheme="minorBidi" w:hAnsiTheme="minorBidi"/>
                <w:color w:val="000000"/>
                <w:sz w:val="20"/>
                <w:szCs w:val="20"/>
              </w:rPr>
              <w:t>, Сроки выполнения монтажа</w:t>
            </w:r>
          </w:p>
        </w:tc>
        <w:tc>
          <w:tcPr>
            <w:tcW w:w="644" w:type="pct"/>
          </w:tcPr>
          <w:p w14:paraId="3DF8EE1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644" w:type="pct"/>
          </w:tcPr>
          <w:p w14:paraId="11D2822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2A492F86" w14:textId="77777777" w:rsidTr="00CF1767">
        <w:tc>
          <w:tcPr>
            <w:tcW w:w="749" w:type="pct"/>
            <w:vMerge/>
          </w:tcPr>
          <w:p w14:paraId="7DD0479C"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A58393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Дизель-генераторные установки</w:t>
            </w:r>
          </w:p>
        </w:tc>
        <w:tc>
          <w:tcPr>
            <w:tcW w:w="718" w:type="pct"/>
          </w:tcPr>
          <w:p w14:paraId="6597AB1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068BE02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718" w:type="pct"/>
          </w:tcPr>
          <w:p w14:paraId="3F2344F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Маркировка, </w:t>
            </w:r>
            <w:r w:rsidRPr="00D53134">
              <w:rPr>
                <w:rFonts w:asciiTheme="minorBidi" w:eastAsia="Times New Roman" w:hAnsiTheme="minorBidi"/>
                <w:color w:val="000000"/>
                <w:sz w:val="20"/>
                <w:szCs w:val="20"/>
              </w:rPr>
              <w:t>Наименование, принципиальная схема, спецификация, компоновка</w:t>
            </w:r>
            <w:r w:rsidRPr="00D53134">
              <w:rPr>
                <w:rFonts w:asciiTheme="minorBidi" w:hAnsiTheme="minorBidi"/>
                <w:color w:val="000000"/>
                <w:sz w:val="20"/>
                <w:szCs w:val="20"/>
              </w:rPr>
              <w:t>, Сроки выполнения монтажа</w:t>
            </w:r>
          </w:p>
        </w:tc>
        <w:tc>
          <w:tcPr>
            <w:tcW w:w="644" w:type="pct"/>
          </w:tcPr>
          <w:p w14:paraId="4719507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644" w:type="pct"/>
          </w:tcPr>
          <w:p w14:paraId="3130701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06B63321" w14:textId="77777777" w:rsidTr="00CF1767">
        <w:tc>
          <w:tcPr>
            <w:tcW w:w="749" w:type="pct"/>
            <w:vMerge/>
          </w:tcPr>
          <w:p w14:paraId="54B0E33F" w14:textId="77777777" w:rsidR="00D53134" w:rsidRPr="00D53134" w:rsidRDefault="00D53134" w:rsidP="00D53134">
            <w:pPr>
              <w:spacing w:line="276" w:lineRule="auto"/>
              <w:jc w:val="both"/>
              <w:rPr>
                <w:rFonts w:asciiTheme="minorBidi" w:hAnsiTheme="minorBidi"/>
                <w:sz w:val="20"/>
                <w:szCs w:val="20"/>
              </w:rPr>
            </w:pPr>
          </w:p>
        </w:tc>
        <w:tc>
          <w:tcPr>
            <w:tcW w:w="810" w:type="pct"/>
            <w:vAlign w:val="center"/>
          </w:tcPr>
          <w:p w14:paraId="210AD13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Наружное освещение</w:t>
            </w:r>
          </w:p>
        </w:tc>
        <w:tc>
          <w:tcPr>
            <w:tcW w:w="718" w:type="pct"/>
          </w:tcPr>
          <w:p w14:paraId="3709D37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0F02994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718" w:type="pct"/>
          </w:tcPr>
          <w:p w14:paraId="71BF2E3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4E5C72E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644" w:type="pct"/>
          </w:tcPr>
          <w:p w14:paraId="4BB1FFF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42CE878" w14:textId="77777777" w:rsidTr="00CF1767">
        <w:tc>
          <w:tcPr>
            <w:tcW w:w="749" w:type="pct"/>
            <w:vMerge/>
          </w:tcPr>
          <w:p w14:paraId="16D41E88"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2A3FAF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Зарядные станции электромобилей</w:t>
            </w:r>
          </w:p>
        </w:tc>
        <w:tc>
          <w:tcPr>
            <w:tcW w:w="718" w:type="pct"/>
          </w:tcPr>
          <w:p w14:paraId="47DF61A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5FB1CC3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718" w:type="pct"/>
          </w:tcPr>
          <w:p w14:paraId="42F4023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2605E69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644" w:type="pct"/>
          </w:tcPr>
          <w:p w14:paraId="4B6B732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50720FDA" w14:textId="77777777" w:rsidTr="00CF1767">
        <w:tc>
          <w:tcPr>
            <w:tcW w:w="749" w:type="pct"/>
            <w:vMerge w:val="restart"/>
          </w:tcPr>
          <w:p w14:paraId="79DF2CD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 xml:space="preserve">Система водоснабжения (включая </w:t>
            </w:r>
            <w:r w:rsidRPr="00D53134">
              <w:rPr>
                <w:rFonts w:asciiTheme="minorBidi" w:hAnsiTheme="minorBidi"/>
                <w:sz w:val="20"/>
                <w:szCs w:val="20"/>
              </w:rPr>
              <w:lastRenderedPageBreak/>
              <w:t>противопожарный водопровод и установки пожаротушения)</w:t>
            </w:r>
          </w:p>
        </w:tc>
        <w:tc>
          <w:tcPr>
            <w:tcW w:w="810" w:type="pct"/>
          </w:tcPr>
          <w:p w14:paraId="01C9226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Крепления</w:t>
            </w:r>
          </w:p>
        </w:tc>
        <w:tc>
          <w:tcPr>
            <w:tcW w:w="718" w:type="pct"/>
          </w:tcPr>
          <w:p w14:paraId="1C3AB17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12B65A4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w:t>
            </w:r>
            <w:r w:rsidRPr="00D53134">
              <w:rPr>
                <w:rFonts w:asciiTheme="minorBidi" w:hAnsiTheme="minorBidi"/>
                <w:color w:val="000000"/>
                <w:sz w:val="20"/>
                <w:szCs w:val="20"/>
              </w:rPr>
              <w:lastRenderedPageBreak/>
              <w:t>Фурнитура/ Оснастка, Маркировка</w:t>
            </w:r>
          </w:p>
        </w:tc>
        <w:tc>
          <w:tcPr>
            <w:tcW w:w="718" w:type="pct"/>
          </w:tcPr>
          <w:p w14:paraId="78B31E6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w:t>
            </w:r>
            <w:r w:rsidRPr="00D53134">
              <w:rPr>
                <w:rFonts w:asciiTheme="minorBidi" w:hAnsiTheme="minorBidi"/>
                <w:color w:val="000000"/>
                <w:sz w:val="20"/>
                <w:szCs w:val="20"/>
              </w:rPr>
              <w:lastRenderedPageBreak/>
              <w:t xml:space="preserve">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0AA32F5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w:t>
            </w:r>
            <w:r w:rsidRPr="00D53134">
              <w:rPr>
                <w:rFonts w:asciiTheme="minorBidi" w:hAnsiTheme="minorBidi"/>
                <w:color w:val="000000"/>
                <w:sz w:val="20"/>
                <w:szCs w:val="20"/>
              </w:rPr>
              <w:lastRenderedPageBreak/>
              <w:t>образ/вид, Фурнитура/ Оснастка, Маркировка</w:t>
            </w:r>
          </w:p>
        </w:tc>
        <w:tc>
          <w:tcPr>
            <w:tcW w:w="644" w:type="pct"/>
          </w:tcPr>
          <w:p w14:paraId="315CCEB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w:t>
            </w:r>
            <w:r w:rsidRPr="00D53134">
              <w:rPr>
                <w:rFonts w:asciiTheme="minorBidi" w:hAnsiTheme="minorBidi"/>
                <w:color w:val="000000"/>
                <w:sz w:val="20"/>
                <w:szCs w:val="20"/>
              </w:rPr>
              <w:lastRenderedPageBreak/>
              <w:t>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0A27E72" w14:textId="77777777" w:rsidTr="00CF1767">
        <w:tc>
          <w:tcPr>
            <w:tcW w:w="749" w:type="pct"/>
            <w:vMerge/>
          </w:tcPr>
          <w:p w14:paraId="42D6F6D6" w14:textId="77777777" w:rsidR="00D53134" w:rsidRPr="00D53134" w:rsidRDefault="00D53134" w:rsidP="00D53134">
            <w:pPr>
              <w:spacing w:line="276" w:lineRule="auto"/>
              <w:jc w:val="both"/>
              <w:rPr>
                <w:rFonts w:asciiTheme="minorBidi" w:hAnsiTheme="minorBidi"/>
                <w:sz w:val="20"/>
                <w:szCs w:val="20"/>
              </w:rPr>
            </w:pPr>
          </w:p>
        </w:tc>
        <w:tc>
          <w:tcPr>
            <w:tcW w:w="810" w:type="pct"/>
            <w:vAlign w:val="center"/>
          </w:tcPr>
          <w:p w14:paraId="4BC84503" w14:textId="77777777" w:rsidR="00D53134" w:rsidRPr="00D53134" w:rsidRDefault="00D53134" w:rsidP="00D53134">
            <w:pPr>
              <w:spacing w:after="200" w:line="276" w:lineRule="auto"/>
              <w:jc w:val="both"/>
              <w:rPr>
                <w:rFonts w:asciiTheme="minorBidi" w:hAnsiTheme="minorBidi"/>
                <w:sz w:val="20"/>
                <w:szCs w:val="20"/>
              </w:rPr>
            </w:pPr>
            <w:r w:rsidRPr="00D53134">
              <w:rPr>
                <w:rFonts w:asciiTheme="minorBidi" w:hAnsiTheme="minorBidi"/>
                <w:color w:val="000000"/>
                <w:sz w:val="20"/>
                <w:szCs w:val="20"/>
              </w:rPr>
              <w:t>Механическое оборудование</w:t>
            </w:r>
          </w:p>
        </w:tc>
        <w:tc>
          <w:tcPr>
            <w:tcW w:w="718" w:type="pct"/>
          </w:tcPr>
          <w:p w14:paraId="5D0C52B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3CCD188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2332F72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754002D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33B98EA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5FE1029F" w14:textId="77777777" w:rsidTr="00CF1767">
        <w:tc>
          <w:tcPr>
            <w:tcW w:w="749" w:type="pct"/>
            <w:vMerge/>
          </w:tcPr>
          <w:p w14:paraId="24D9DD31"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5076B5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Теплообменники, насосы и насосные станции, технологические </w:t>
            </w:r>
            <w:r w:rsidRPr="00D53134">
              <w:rPr>
                <w:rFonts w:asciiTheme="minorBidi" w:hAnsiTheme="minorBidi"/>
                <w:color w:val="000000"/>
                <w:sz w:val="20"/>
                <w:szCs w:val="20"/>
              </w:rPr>
              <w:lastRenderedPageBreak/>
              <w:t>емкости, коллекторы, системы сбора и подготовки воды для бытовых и технологических нужд.</w:t>
            </w:r>
          </w:p>
        </w:tc>
        <w:tc>
          <w:tcPr>
            <w:tcW w:w="718" w:type="pct"/>
          </w:tcPr>
          <w:p w14:paraId="18AE51A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Положение</w:t>
            </w:r>
          </w:p>
        </w:tc>
        <w:tc>
          <w:tcPr>
            <w:tcW w:w="718" w:type="pct"/>
          </w:tcPr>
          <w:p w14:paraId="727E89F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w:t>
            </w:r>
            <w:r w:rsidRPr="00D53134">
              <w:rPr>
                <w:rFonts w:asciiTheme="minorBidi" w:hAnsiTheme="minorBidi"/>
                <w:color w:val="000000"/>
                <w:sz w:val="20"/>
                <w:szCs w:val="20"/>
              </w:rPr>
              <w:lastRenderedPageBreak/>
              <w:t>Оснастка, Маркировка</w:t>
            </w:r>
          </w:p>
        </w:tc>
        <w:tc>
          <w:tcPr>
            <w:tcW w:w="718" w:type="pct"/>
          </w:tcPr>
          <w:p w14:paraId="7B7ED77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Фурнитура/ </w:t>
            </w:r>
            <w:r w:rsidRPr="00D53134">
              <w:rPr>
                <w:rFonts w:asciiTheme="minorBidi" w:hAnsiTheme="minorBidi"/>
                <w:color w:val="000000"/>
                <w:sz w:val="20"/>
                <w:szCs w:val="20"/>
              </w:rPr>
              <w:lastRenderedPageBreak/>
              <w:t xml:space="preserve">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4C1BCB5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w:t>
            </w:r>
            <w:r w:rsidRPr="00D53134">
              <w:rPr>
                <w:rFonts w:asciiTheme="minorBidi" w:hAnsiTheme="minorBidi"/>
                <w:color w:val="000000"/>
                <w:sz w:val="20"/>
                <w:szCs w:val="20"/>
              </w:rPr>
              <w:lastRenderedPageBreak/>
              <w:t>Фурнитура/ Оснастка, Маркировка</w:t>
            </w:r>
          </w:p>
        </w:tc>
        <w:tc>
          <w:tcPr>
            <w:tcW w:w="644" w:type="pct"/>
          </w:tcPr>
          <w:p w14:paraId="61539DF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w:t>
            </w:r>
            <w:r w:rsidRPr="00D53134">
              <w:rPr>
                <w:rFonts w:asciiTheme="minorBidi" w:hAnsiTheme="minorBidi"/>
                <w:color w:val="000000"/>
                <w:sz w:val="20"/>
                <w:szCs w:val="20"/>
              </w:rPr>
              <w:lastRenderedPageBreak/>
              <w:t>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31203B93" w14:textId="77777777" w:rsidTr="00CF1767">
        <w:tc>
          <w:tcPr>
            <w:tcW w:w="749" w:type="pct"/>
            <w:vMerge/>
          </w:tcPr>
          <w:p w14:paraId="562E766F"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F82770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Измерительные приборы, приборы учета</w:t>
            </w:r>
          </w:p>
        </w:tc>
        <w:tc>
          <w:tcPr>
            <w:tcW w:w="718" w:type="pct"/>
          </w:tcPr>
          <w:p w14:paraId="5B1C7D2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6EF999C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788C6C7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3E2AB62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0799C4D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22593862" w14:textId="77777777" w:rsidTr="00CF1767">
        <w:tc>
          <w:tcPr>
            <w:tcW w:w="749" w:type="pct"/>
            <w:vMerge/>
          </w:tcPr>
          <w:p w14:paraId="3C9A5257"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0755A89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Трубопроводы</w:t>
            </w:r>
          </w:p>
        </w:tc>
        <w:tc>
          <w:tcPr>
            <w:tcW w:w="718" w:type="pct"/>
          </w:tcPr>
          <w:p w14:paraId="7C30E87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7B54027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w:t>
            </w:r>
            <w:r w:rsidRPr="00D53134">
              <w:rPr>
                <w:rFonts w:asciiTheme="minorBidi" w:hAnsiTheme="minorBidi"/>
                <w:color w:val="000000"/>
                <w:sz w:val="20"/>
                <w:szCs w:val="20"/>
              </w:rPr>
              <w:lastRenderedPageBreak/>
              <w:t>Оснастка, Маркировка</w:t>
            </w:r>
          </w:p>
        </w:tc>
        <w:tc>
          <w:tcPr>
            <w:tcW w:w="718" w:type="pct"/>
          </w:tcPr>
          <w:p w14:paraId="60F051A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Фурнитура/ Оснастка, </w:t>
            </w:r>
            <w:r w:rsidRPr="00D53134">
              <w:rPr>
                <w:rFonts w:asciiTheme="minorBidi" w:hAnsiTheme="minorBidi"/>
                <w:color w:val="000000"/>
                <w:sz w:val="20"/>
                <w:szCs w:val="20"/>
              </w:rPr>
              <w:lastRenderedPageBreak/>
              <w:t xml:space="preserve">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7E7917D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Фурнитура/ </w:t>
            </w:r>
            <w:r w:rsidRPr="00D53134">
              <w:rPr>
                <w:rFonts w:asciiTheme="minorBidi" w:hAnsiTheme="minorBidi"/>
                <w:color w:val="000000"/>
                <w:sz w:val="20"/>
                <w:szCs w:val="20"/>
              </w:rPr>
              <w:lastRenderedPageBreak/>
              <w:t>Оснастка, Маркировка</w:t>
            </w:r>
          </w:p>
        </w:tc>
        <w:tc>
          <w:tcPr>
            <w:tcW w:w="644" w:type="pct"/>
          </w:tcPr>
          <w:p w14:paraId="0695228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Фурнитура/ </w:t>
            </w:r>
            <w:r w:rsidRPr="00D53134">
              <w:rPr>
                <w:rFonts w:asciiTheme="minorBidi" w:hAnsiTheme="minorBidi"/>
                <w:color w:val="000000"/>
                <w:sz w:val="20"/>
                <w:szCs w:val="20"/>
              </w:rPr>
              <w:lastRenderedPageBreak/>
              <w:t>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6143565A" w14:textId="77777777" w:rsidTr="00CF1767">
        <w:tc>
          <w:tcPr>
            <w:tcW w:w="749" w:type="pct"/>
            <w:vMerge/>
          </w:tcPr>
          <w:p w14:paraId="53D4BDB3"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37E5B6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Арматура трубопроводов</w:t>
            </w:r>
          </w:p>
        </w:tc>
        <w:tc>
          <w:tcPr>
            <w:tcW w:w="718" w:type="pct"/>
          </w:tcPr>
          <w:p w14:paraId="4185ADC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40677A1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5CC387F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5442FC3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28D3D29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28B7F242" w14:textId="77777777" w:rsidTr="00CF1767">
        <w:tc>
          <w:tcPr>
            <w:tcW w:w="749" w:type="pct"/>
            <w:vMerge/>
          </w:tcPr>
          <w:p w14:paraId="6F54B6ED"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FFA8215" w14:textId="77777777" w:rsidR="00D53134" w:rsidRPr="00D53134" w:rsidRDefault="00D53134" w:rsidP="00D53134">
            <w:pPr>
              <w:spacing w:after="200" w:line="276" w:lineRule="auto"/>
              <w:jc w:val="both"/>
              <w:rPr>
                <w:rFonts w:asciiTheme="minorBidi" w:hAnsiTheme="minorBidi"/>
                <w:sz w:val="20"/>
                <w:szCs w:val="20"/>
              </w:rPr>
            </w:pPr>
            <w:r w:rsidRPr="00D53134">
              <w:rPr>
                <w:rFonts w:asciiTheme="minorBidi" w:hAnsiTheme="minorBidi"/>
                <w:color w:val="000000"/>
                <w:sz w:val="20"/>
                <w:szCs w:val="20"/>
              </w:rPr>
              <w:t>Изоляция трубопроводов</w:t>
            </w:r>
          </w:p>
        </w:tc>
        <w:tc>
          <w:tcPr>
            <w:tcW w:w="718" w:type="pct"/>
          </w:tcPr>
          <w:p w14:paraId="685D2D5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59A0D73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0A6D41C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lastRenderedPageBreak/>
              <w:t>Наименование по каталогу, Артикул по каталогу</w:t>
            </w:r>
          </w:p>
        </w:tc>
        <w:tc>
          <w:tcPr>
            <w:tcW w:w="644" w:type="pct"/>
          </w:tcPr>
          <w:p w14:paraId="1C825A1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Фурнитура/ </w:t>
            </w:r>
            <w:r w:rsidRPr="00D53134">
              <w:rPr>
                <w:rFonts w:asciiTheme="minorBidi" w:hAnsiTheme="minorBidi"/>
                <w:color w:val="000000"/>
                <w:sz w:val="20"/>
                <w:szCs w:val="20"/>
              </w:rPr>
              <w:lastRenderedPageBreak/>
              <w:t>Оснастка, Маркировка</w:t>
            </w:r>
          </w:p>
        </w:tc>
        <w:tc>
          <w:tcPr>
            <w:tcW w:w="644" w:type="pct"/>
          </w:tcPr>
          <w:p w14:paraId="4FC737E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Внешний образ/вид, Фурнитура/ Оснастка, </w:t>
            </w:r>
            <w:r w:rsidRPr="00D53134">
              <w:rPr>
                <w:rFonts w:asciiTheme="minorBidi" w:hAnsiTheme="minorBidi"/>
                <w:color w:val="000000"/>
                <w:sz w:val="20"/>
                <w:szCs w:val="20"/>
              </w:rPr>
              <w:lastRenderedPageBreak/>
              <w:t>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57F92928" w14:textId="77777777" w:rsidTr="00CF1767">
        <w:tc>
          <w:tcPr>
            <w:tcW w:w="749" w:type="pct"/>
            <w:vMerge/>
          </w:tcPr>
          <w:p w14:paraId="33D58BF1"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2667EB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Крепления трубопроводов</w:t>
            </w:r>
          </w:p>
        </w:tc>
        <w:tc>
          <w:tcPr>
            <w:tcW w:w="718" w:type="pct"/>
          </w:tcPr>
          <w:p w14:paraId="5117BDA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16D33F4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412E721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2DDA944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3578023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69E7125E" w14:textId="77777777" w:rsidTr="00CF1767">
        <w:tc>
          <w:tcPr>
            <w:tcW w:w="749" w:type="pct"/>
            <w:vMerge/>
          </w:tcPr>
          <w:p w14:paraId="0CACBA14" w14:textId="77777777" w:rsidR="00D53134" w:rsidRPr="00D53134" w:rsidRDefault="00D53134" w:rsidP="00D53134">
            <w:pPr>
              <w:spacing w:line="276" w:lineRule="auto"/>
              <w:jc w:val="both"/>
              <w:rPr>
                <w:rFonts w:asciiTheme="minorBidi" w:hAnsiTheme="minorBidi"/>
                <w:sz w:val="20"/>
                <w:szCs w:val="20"/>
              </w:rPr>
            </w:pPr>
          </w:p>
        </w:tc>
        <w:tc>
          <w:tcPr>
            <w:tcW w:w="810" w:type="pct"/>
            <w:vAlign w:val="center"/>
          </w:tcPr>
          <w:p w14:paraId="596B3CDF" w14:textId="77777777" w:rsidR="00D53134" w:rsidRPr="00D53134" w:rsidRDefault="00D53134" w:rsidP="00D53134">
            <w:pPr>
              <w:spacing w:after="200" w:line="276" w:lineRule="auto"/>
              <w:jc w:val="both"/>
              <w:rPr>
                <w:rFonts w:asciiTheme="minorBidi" w:hAnsiTheme="minorBidi"/>
                <w:sz w:val="20"/>
                <w:szCs w:val="20"/>
              </w:rPr>
            </w:pPr>
            <w:r w:rsidRPr="00D53134">
              <w:rPr>
                <w:rFonts w:asciiTheme="minorBidi" w:hAnsiTheme="minorBidi"/>
                <w:color w:val="000000"/>
                <w:sz w:val="20"/>
                <w:szCs w:val="20"/>
              </w:rPr>
              <w:t>Сантехническое оборудование</w:t>
            </w:r>
          </w:p>
        </w:tc>
        <w:tc>
          <w:tcPr>
            <w:tcW w:w="718" w:type="pct"/>
          </w:tcPr>
          <w:p w14:paraId="020B2C4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01AE5D8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19471E0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 xml:space="preserve">Наименование по </w:t>
            </w:r>
            <w:r w:rsidRPr="00D53134">
              <w:rPr>
                <w:rFonts w:asciiTheme="minorBidi" w:eastAsia="Times New Roman" w:hAnsiTheme="minorBidi"/>
                <w:color w:val="000000"/>
                <w:sz w:val="20"/>
                <w:szCs w:val="20"/>
              </w:rPr>
              <w:lastRenderedPageBreak/>
              <w:t>каталогу, Артикул по каталогу</w:t>
            </w:r>
          </w:p>
        </w:tc>
        <w:tc>
          <w:tcPr>
            <w:tcW w:w="644" w:type="pct"/>
          </w:tcPr>
          <w:p w14:paraId="5857A11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Типы, Точный габарит, Внешний образ/вид, Фурнитура/ Оснастка, Маркировка</w:t>
            </w:r>
          </w:p>
        </w:tc>
        <w:tc>
          <w:tcPr>
            <w:tcW w:w="644" w:type="pct"/>
          </w:tcPr>
          <w:p w14:paraId="34CAFA0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hAnsiTheme="minorBidi"/>
                <w:color w:val="000000"/>
                <w:sz w:val="20"/>
                <w:szCs w:val="20"/>
              </w:rPr>
              <w:lastRenderedPageBreak/>
              <w:t>Сроки выполнения проверок и контролируемые параметры, Сроки проведения плановых замен и заменяемые элементы</w:t>
            </w:r>
          </w:p>
        </w:tc>
      </w:tr>
      <w:tr w:rsidR="00D53134" w:rsidRPr="00D53134" w14:paraId="65E1E723" w14:textId="77777777" w:rsidTr="00CF1767">
        <w:tc>
          <w:tcPr>
            <w:tcW w:w="749" w:type="pct"/>
            <w:vMerge w:val="restart"/>
          </w:tcPr>
          <w:p w14:paraId="60B89DF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lastRenderedPageBreak/>
              <w:t>Система водоотведения</w:t>
            </w:r>
          </w:p>
        </w:tc>
        <w:tc>
          <w:tcPr>
            <w:tcW w:w="810" w:type="pct"/>
          </w:tcPr>
          <w:p w14:paraId="2590728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Крепления</w:t>
            </w:r>
          </w:p>
        </w:tc>
        <w:tc>
          <w:tcPr>
            <w:tcW w:w="718" w:type="pct"/>
          </w:tcPr>
          <w:p w14:paraId="3185A90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6FB2A6D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33B8825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486E236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4450ABF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33F1FB3" w14:textId="77777777" w:rsidTr="00CF1767">
        <w:tc>
          <w:tcPr>
            <w:tcW w:w="749" w:type="pct"/>
            <w:vMerge/>
          </w:tcPr>
          <w:p w14:paraId="266D23B3" w14:textId="77777777" w:rsidR="00D53134" w:rsidRPr="00D53134" w:rsidRDefault="00D53134" w:rsidP="00D53134">
            <w:pPr>
              <w:spacing w:line="276" w:lineRule="auto"/>
              <w:jc w:val="both"/>
              <w:rPr>
                <w:rFonts w:asciiTheme="minorBidi" w:hAnsiTheme="minorBidi"/>
                <w:sz w:val="20"/>
                <w:szCs w:val="20"/>
              </w:rPr>
            </w:pPr>
          </w:p>
        </w:tc>
        <w:tc>
          <w:tcPr>
            <w:tcW w:w="810" w:type="pct"/>
            <w:vAlign w:val="center"/>
          </w:tcPr>
          <w:p w14:paraId="43FF58C7" w14:textId="77777777" w:rsidR="00D53134" w:rsidRPr="00D53134" w:rsidRDefault="00D53134" w:rsidP="00D53134">
            <w:pPr>
              <w:spacing w:after="200" w:line="276" w:lineRule="auto"/>
              <w:jc w:val="both"/>
              <w:rPr>
                <w:rFonts w:asciiTheme="minorBidi" w:hAnsiTheme="minorBidi"/>
                <w:sz w:val="20"/>
                <w:szCs w:val="20"/>
              </w:rPr>
            </w:pPr>
            <w:r w:rsidRPr="00D53134">
              <w:rPr>
                <w:rFonts w:asciiTheme="minorBidi" w:hAnsiTheme="minorBidi"/>
                <w:color w:val="000000"/>
                <w:sz w:val="20"/>
                <w:szCs w:val="20"/>
              </w:rPr>
              <w:t>Механическое оборудование</w:t>
            </w:r>
          </w:p>
        </w:tc>
        <w:tc>
          <w:tcPr>
            <w:tcW w:w="718" w:type="pct"/>
          </w:tcPr>
          <w:p w14:paraId="35FDA07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5E01A45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000B40E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 xml:space="preserve">Наименование по </w:t>
            </w:r>
            <w:r w:rsidRPr="00D53134">
              <w:rPr>
                <w:rFonts w:asciiTheme="minorBidi" w:eastAsia="Times New Roman" w:hAnsiTheme="minorBidi"/>
                <w:color w:val="000000"/>
                <w:sz w:val="20"/>
                <w:szCs w:val="20"/>
              </w:rPr>
              <w:lastRenderedPageBreak/>
              <w:t>каталогу, Артикул по каталогу</w:t>
            </w:r>
          </w:p>
        </w:tc>
        <w:tc>
          <w:tcPr>
            <w:tcW w:w="644" w:type="pct"/>
          </w:tcPr>
          <w:p w14:paraId="4AC6A65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Типы, Точный габарит, Внешний образ/вид, Фурнитура/ Оснастка, Маркировка</w:t>
            </w:r>
          </w:p>
        </w:tc>
        <w:tc>
          <w:tcPr>
            <w:tcW w:w="644" w:type="pct"/>
          </w:tcPr>
          <w:p w14:paraId="41E7C36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w:t>
            </w:r>
            <w:r w:rsidRPr="00D53134">
              <w:rPr>
                <w:rFonts w:asciiTheme="minorBidi" w:hAnsiTheme="minorBidi"/>
                <w:color w:val="000000"/>
                <w:sz w:val="20"/>
                <w:szCs w:val="20"/>
              </w:rPr>
              <w:lastRenderedPageBreak/>
              <w:t>выполнения проверок и контролируемые параметры, Сроки проведения плановых замен и заменяемые элементы</w:t>
            </w:r>
          </w:p>
        </w:tc>
      </w:tr>
      <w:tr w:rsidR="00D53134" w:rsidRPr="00D53134" w14:paraId="5530B27A" w14:textId="77777777" w:rsidTr="00CF1767">
        <w:tc>
          <w:tcPr>
            <w:tcW w:w="749" w:type="pct"/>
            <w:vMerge/>
          </w:tcPr>
          <w:p w14:paraId="57B01076"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874513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Теплообменники, насосы и насосные станции, технологические емкости, коллекторы, системы сбора и подготовки воды для бытовых и технологических нужд.</w:t>
            </w:r>
          </w:p>
        </w:tc>
        <w:tc>
          <w:tcPr>
            <w:tcW w:w="718" w:type="pct"/>
          </w:tcPr>
          <w:p w14:paraId="415C765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133576E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05200AD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394D6C9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6A4ADDE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4FD07E3A" w14:textId="77777777" w:rsidTr="00CF1767">
        <w:tc>
          <w:tcPr>
            <w:tcW w:w="749" w:type="pct"/>
            <w:vMerge/>
          </w:tcPr>
          <w:p w14:paraId="483BC2F1"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7B2827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Измерительные приборы, приборы учета</w:t>
            </w:r>
          </w:p>
        </w:tc>
        <w:tc>
          <w:tcPr>
            <w:tcW w:w="718" w:type="pct"/>
          </w:tcPr>
          <w:p w14:paraId="56443D8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12F8B77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6AA300C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0A61ED7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69DFF54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w:t>
            </w:r>
            <w:r w:rsidRPr="00D53134">
              <w:rPr>
                <w:rFonts w:asciiTheme="minorBidi" w:hAnsiTheme="minorBidi"/>
                <w:color w:val="000000"/>
                <w:sz w:val="20"/>
                <w:szCs w:val="20"/>
              </w:rPr>
              <w:lastRenderedPageBreak/>
              <w:t>проверок и контролируемые параметры, Сроки проведения плановых замен и заменяемые элементы</w:t>
            </w:r>
          </w:p>
        </w:tc>
      </w:tr>
      <w:tr w:rsidR="00D53134" w:rsidRPr="00D53134" w14:paraId="617AA857" w14:textId="77777777" w:rsidTr="00CF1767">
        <w:tc>
          <w:tcPr>
            <w:tcW w:w="749" w:type="pct"/>
            <w:vMerge/>
          </w:tcPr>
          <w:p w14:paraId="0C875914"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F711E3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Трубопроводы</w:t>
            </w:r>
          </w:p>
        </w:tc>
        <w:tc>
          <w:tcPr>
            <w:tcW w:w="718" w:type="pct"/>
          </w:tcPr>
          <w:p w14:paraId="71A12EE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4F90FE4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0876CF3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50F8556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61F079B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63776478" w14:textId="77777777" w:rsidTr="00CF1767">
        <w:tc>
          <w:tcPr>
            <w:tcW w:w="749" w:type="pct"/>
            <w:vMerge/>
          </w:tcPr>
          <w:p w14:paraId="3998EE4B"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AFA812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Арматура трубопроводов</w:t>
            </w:r>
          </w:p>
        </w:tc>
        <w:tc>
          <w:tcPr>
            <w:tcW w:w="718" w:type="pct"/>
          </w:tcPr>
          <w:p w14:paraId="373A4B3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5264CC8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00075CC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357F93F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7A5D2C3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w:t>
            </w:r>
            <w:r w:rsidRPr="00D53134">
              <w:rPr>
                <w:rFonts w:asciiTheme="minorBidi" w:hAnsiTheme="minorBidi"/>
                <w:color w:val="000000"/>
                <w:sz w:val="20"/>
                <w:szCs w:val="20"/>
              </w:rPr>
              <w:lastRenderedPageBreak/>
              <w:t>контролируемые параметры, Сроки проведения плановых замен и заменяемые элементы</w:t>
            </w:r>
          </w:p>
        </w:tc>
      </w:tr>
      <w:tr w:rsidR="00D53134" w:rsidRPr="00D53134" w14:paraId="154212F4" w14:textId="77777777" w:rsidTr="00CF1767">
        <w:tc>
          <w:tcPr>
            <w:tcW w:w="749" w:type="pct"/>
            <w:vMerge/>
          </w:tcPr>
          <w:p w14:paraId="76564BE6"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7AA9D81" w14:textId="77777777" w:rsidR="00D53134" w:rsidRPr="00D53134" w:rsidRDefault="00D53134" w:rsidP="00D53134">
            <w:pPr>
              <w:spacing w:after="200" w:line="276" w:lineRule="auto"/>
              <w:jc w:val="both"/>
              <w:rPr>
                <w:rFonts w:asciiTheme="minorBidi" w:hAnsiTheme="minorBidi"/>
                <w:sz w:val="20"/>
                <w:szCs w:val="20"/>
              </w:rPr>
            </w:pPr>
            <w:r w:rsidRPr="00D53134">
              <w:rPr>
                <w:rFonts w:asciiTheme="minorBidi" w:hAnsiTheme="minorBidi"/>
                <w:color w:val="000000"/>
                <w:sz w:val="20"/>
                <w:szCs w:val="20"/>
              </w:rPr>
              <w:t>Изоляция трубопроводов</w:t>
            </w:r>
          </w:p>
        </w:tc>
        <w:tc>
          <w:tcPr>
            <w:tcW w:w="718" w:type="pct"/>
          </w:tcPr>
          <w:p w14:paraId="17694DE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3DDD9FC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7A479CD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2858AE2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6D1D39D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31D8A663" w14:textId="77777777" w:rsidTr="00CF1767">
        <w:tc>
          <w:tcPr>
            <w:tcW w:w="749" w:type="pct"/>
            <w:vMerge/>
          </w:tcPr>
          <w:p w14:paraId="22DDE6B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5E7FC2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Крепления трубопроводов</w:t>
            </w:r>
          </w:p>
        </w:tc>
        <w:tc>
          <w:tcPr>
            <w:tcW w:w="718" w:type="pct"/>
          </w:tcPr>
          <w:p w14:paraId="1FC1349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520A74B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762B983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017B881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7B20BBF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w:t>
            </w:r>
            <w:r w:rsidRPr="00D53134">
              <w:rPr>
                <w:rFonts w:asciiTheme="minorBidi" w:hAnsiTheme="minorBidi"/>
                <w:color w:val="000000"/>
                <w:sz w:val="20"/>
                <w:szCs w:val="20"/>
              </w:rPr>
              <w:lastRenderedPageBreak/>
              <w:t>параметры, Сроки проведения плановых замен и заменяемые элементы</w:t>
            </w:r>
          </w:p>
        </w:tc>
      </w:tr>
      <w:tr w:rsidR="00D53134" w:rsidRPr="00D53134" w14:paraId="561ECEA6" w14:textId="77777777" w:rsidTr="00CF1767">
        <w:tc>
          <w:tcPr>
            <w:tcW w:w="749" w:type="pct"/>
            <w:vMerge/>
          </w:tcPr>
          <w:p w14:paraId="5F74024C" w14:textId="77777777" w:rsidR="00D53134" w:rsidRPr="00D53134" w:rsidRDefault="00D53134" w:rsidP="00D53134">
            <w:pPr>
              <w:spacing w:line="276" w:lineRule="auto"/>
              <w:jc w:val="both"/>
              <w:rPr>
                <w:rFonts w:asciiTheme="minorBidi" w:hAnsiTheme="minorBidi"/>
                <w:sz w:val="20"/>
                <w:szCs w:val="20"/>
              </w:rPr>
            </w:pPr>
          </w:p>
        </w:tc>
        <w:tc>
          <w:tcPr>
            <w:tcW w:w="810" w:type="pct"/>
            <w:vAlign w:val="center"/>
          </w:tcPr>
          <w:p w14:paraId="008911C1" w14:textId="77777777" w:rsidR="00D53134" w:rsidRPr="00D53134" w:rsidRDefault="00D53134" w:rsidP="00D53134">
            <w:pPr>
              <w:spacing w:after="200" w:line="276" w:lineRule="auto"/>
              <w:jc w:val="both"/>
              <w:rPr>
                <w:rFonts w:asciiTheme="minorBidi" w:hAnsiTheme="minorBidi"/>
                <w:sz w:val="20"/>
                <w:szCs w:val="20"/>
              </w:rPr>
            </w:pPr>
            <w:r w:rsidRPr="00D53134">
              <w:rPr>
                <w:rFonts w:asciiTheme="minorBidi" w:hAnsiTheme="minorBidi"/>
                <w:color w:val="000000"/>
                <w:sz w:val="20"/>
                <w:szCs w:val="20"/>
              </w:rPr>
              <w:t>Сантехническое оборудование</w:t>
            </w:r>
          </w:p>
        </w:tc>
        <w:tc>
          <w:tcPr>
            <w:tcW w:w="718" w:type="pct"/>
          </w:tcPr>
          <w:p w14:paraId="257ABB0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7066ECC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3796EB8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33D61F5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387E08A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B53AA4E" w14:textId="77777777" w:rsidTr="00CF1767">
        <w:tc>
          <w:tcPr>
            <w:tcW w:w="749" w:type="pct"/>
            <w:vMerge/>
          </w:tcPr>
          <w:p w14:paraId="76EAAA4A"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393DFFB" w14:textId="77777777" w:rsidR="00D53134" w:rsidRPr="00D53134" w:rsidRDefault="00D53134" w:rsidP="00D53134">
            <w:pPr>
              <w:spacing w:after="200" w:line="276" w:lineRule="auto"/>
              <w:jc w:val="both"/>
              <w:rPr>
                <w:rFonts w:asciiTheme="minorBidi" w:hAnsiTheme="minorBidi"/>
                <w:sz w:val="20"/>
                <w:szCs w:val="20"/>
              </w:rPr>
            </w:pPr>
            <w:r w:rsidRPr="00D53134">
              <w:rPr>
                <w:rFonts w:asciiTheme="minorBidi" w:hAnsiTheme="minorBidi"/>
                <w:color w:val="000000"/>
                <w:sz w:val="20"/>
                <w:szCs w:val="20"/>
              </w:rPr>
              <w:t>Дренажные воронки, лотки</w:t>
            </w:r>
          </w:p>
          <w:p w14:paraId="7B0466D6" w14:textId="77777777" w:rsidR="00D53134" w:rsidRPr="00D53134" w:rsidRDefault="00D53134" w:rsidP="00D53134">
            <w:pPr>
              <w:spacing w:line="276" w:lineRule="auto"/>
              <w:jc w:val="both"/>
              <w:rPr>
                <w:rFonts w:asciiTheme="minorBidi" w:hAnsiTheme="minorBidi"/>
                <w:color w:val="000000"/>
                <w:sz w:val="20"/>
                <w:szCs w:val="20"/>
              </w:rPr>
            </w:pPr>
          </w:p>
        </w:tc>
        <w:tc>
          <w:tcPr>
            <w:tcW w:w="718" w:type="pct"/>
          </w:tcPr>
          <w:p w14:paraId="72EA2AF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1C7EE5B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4B3FD9A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6B8CACC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0ECD76C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w:t>
            </w:r>
            <w:r w:rsidRPr="00D53134">
              <w:rPr>
                <w:rFonts w:asciiTheme="minorBidi" w:hAnsiTheme="minorBidi"/>
                <w:color w:val="000000"/>
                <w:sz w:val="20"/>
                <w:szCs w:val="20"/>
              </w:rPr>
              <w:lastRenderedPageBreak/>
              <w:t>Сроки проведения плановых замен и заменяемые элементы</w:t>
            </w:r>
          </w:p>
        </w:tc>
      </w:tr>
      <w:tr w:rsidR="00D53134" w:rsidRPr="00D53134" w14:paraId="48F6AE42" w14:textId="77777777" w:rsidTr="00CF1767">
        <w:tc>
          <w:tcPr>
            <w:tcW w:w="749" w:type="pct"/>
            <w:vMerge w:val="restart"/>
          </w:tcPr>
          <w:p w14:paraId="53B95AA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lastRenderedPageBreak/>
              <w:t>Отопление, вентиляция, кондиционирование воздуха, теплоснабжение</w:t>
            </w:r>
          </w:p>
        </w:tc>
        <w:tc>
          <w:tcPr>
            <w:tcW w:w="810" w:type="pct"/>
          </w:tcPr>
          <w:p w14:paraId="08D6F31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Воздуховоды</w:t>
            </w:r>
          </w:p>
        </w:tc>
        <w:tc>
          <w:tcPr>
            <w:tcW w:w="718" w:type="pct"/>
          </w:tcPr>
          <w:p w14:paraId="39376A1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1DEE579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5BA3F8A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3C86F79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20D5E67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2AA7215" w14:textId="77777777" w:rsidTr="00CF1767">
        <w:tc>
          <w:tcPr>
            <w:tcW w:w="749" w:type="pct"/>
            <w:vMerge/>
          </w:tcPr>
          <w:p w14:paraId="3A87E3B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0A37666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Арматура воздуховодов</w:t>
            </w:r>
          </w:p>
        </w:tc>
        <w:tc>
          <w:tcPr>
            <w:tcW w:w="718" w:type="pct"/>
          </w:tcPr>
          <w:p w14:paraId="0A605A7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2D7BEB1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05F692F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5F71F89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325B467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Сроки </w:t>
            </w:r>
            <w:r w:rsidRPr="00D53134">
              <w:rPr>
                <w:rFonts w:asciiTheme="minorBidi" w:hAnsiTheme="minorBidi"/>
                <w:color w:val="000000"/>
                <w:sz w:val="20"/>
                <w:szCs w:val="20"/>
              </w:rPr>
              <w:lastRenderedPageBreak/>
              <w:t>проведения плановых замен и заменяемые элементы</w:t>
            </w:r>
          </w:p>
        </w:tc>
      </w:tr>
      <w:tr w:rsidR="00D53134" w:rsidRPr="00D53134" w14:paraId="0958CE1A" w14:textId="77777777" w:rsidTr="00CF1767">
        <w:tc>
          <w:tcPr>
            <w:tcW w:w="749" w:type="pct"/>
            <w:vMerge/>
          </w:tcPr>
          <w:p w14:paraId="0FE77456"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D66BF8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Регуляторы расхода воздуха</w:t>
            </w:r>
          </w:p>
        </w:tc>
        <w:tc>
          <w:tcPr>
            <w:tcW w:w="718" w:type="pct"/>
          </w:tcPr>
          <w:p w14:paraId="29CDEE3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5C39785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23CAAE2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31889E8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6136AB5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56F03AAF" w14:textId="77777777" w:rsidTr="00CF1767">
        <w:tc>
          <w:tcPr>
            <w:tcW w:w="749" w:type="pct"/>
            <w:vMerge/>
          </w:tcPr>
          <w:p w14:paraId="2EE78194"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0262E53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Огнезадерживающие клапана</w:t>
            </w:r>
          </w:p>
        </w:tc>
        <w:tc>
          <w:tcPr>
            <w:tcW w:w="718" w:type="pct"/>
          </w:tcPr>
          <w:p w14:paraId="26FFDEF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4118C8B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6ED8634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7E64817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70C8805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Сроки проведения </w:t>
            </w:r>
            <w:r w:rsidRPr="00D53134">
              <w:rPr>
                <w:rFonts w:asciiTheme="minorBidi" w:hAnsiTheme="minorBidi"/>
                <w:color w:val="000000"/>
                <w:sz w:val="20"/>
                <w:szCs w:val="20"/>
              </w:rPr>
              <w:lastRenderedPageBreak/>
              <w:t>плановых замен и заменяемые элементы</w:t>
            </w:r>
          </w:p>
        </w:tc>
      </w:tr>
      <w:tr w:rsidR="00D53134" w:rsidRPr="00D53134" w14:paraId="556ADA06" w14:textId="77777777" w:rsidTr="00CF1767">
        <w:tc>
          <w:tcPr>
            <w:tcW w:w="749" w:type="pct"/>
            <w:vMerge/>
          </w:tcPr>
          <w:p w14:paraId="59082483"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86DA6B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Изоляция воздуховодов</w:t>
            </w:r>
          </w:p>
        </w:tc>
        <w:tc>
          <w:tcPr>
            <w:tcW w:w="718" w:type="pct"/>
          </w:tcPr>
          <w:p w14:paraId="11A2386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175B043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19BE67D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38A14D4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1F1DCDB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26EA003" w14:textId="77777777" w:rsidTr="00CF1767">
        <w:tc>
          <w:tcPr>
            <w:tcW w:w="749" w:type="pct"/>
            <w:vMerge/>
          </w:tcPr>
          <w:p w14:paraId="7F3AF683"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40FF3B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Воздухораспределители</w:t>
            </w:r>
          </w:p>
        </w:tc>
        <w:tc>
          <w:tcPr>
            <w:tcW w:w="718" w:type="pct"/>
          </w:tcPr>
          <w:p w14:paraId="4306156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5B6F699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5C3335B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339FFE6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1BF072B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183E2B68" w14:textId="77777777" w:rsidTr="00CF1767">
        <w:tc>
          <w:tcPr>
            <w:tcW w:w="749" w:type="pct"/>
            <w:vMerge/>
          </w:tcPr>
          <w:p w14:paraId="18FD8DC0"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233BF9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Крепления</w:t>
            </w:r>
          </w:p>
        </w:tc>
        <w:tc>
          <w:tcPr>
            <w:tcW w:w="718" w:type="pct"/>
          </w:tcPr>
          <w:p w14:paraId="2648D5B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533BEEF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3D4ACAD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7953E5B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22A1120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D53A96F" w14:textId="77777777" w:rsidTr="00CF1767">
        <w:tc>
          <w:tcPr>
            <w:tcW w:w="749" w:type="pct"/>
            <w:vMerge/>
          </w:tcPr>
          <w:p w14:paraId="2413EE7A"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BB092E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Механическое оборудование</w:t>
            </w:r>
          </w:p>
        </w:tc>
        <w:tc>
          <w:tcPr>
            <w:tcW w:w="718" w:type="pct"/>
          </w:tcPr>
          <w:p w14:paraId="3000F79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302855B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166D4E3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7A5E235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087EA38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4316942C" w14:textId="77777777" w:rsidTr="00CF1767">
        <w:tc>
          <w:tcPr>
            <w:tcW w:w="749" w:type="pct"/>
            <w:vMerge/>
          </w:tcPr>
          <w:p w14:paraId="0D980728"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C57388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Оборудование подготовки и хранения лабораторных газов (жидкий азот, азот(N2)).</w:t>
            </w:r>
          </w:p>
        </w:tc>
        <w:tc>
          <w:tcPr>
            <w:tcW w:w="718" w:type="pct"/>
          </w:tcPr>
          <w:p w14:paraId="591FCF2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345B1C0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264E307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20A6713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2C51397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14C92DF4" w14:textId="77777777" w:rsidTr="00CF1767">
        <w:tc>
          <w:tcPr>
            <w:tcW w:w="749" w:type="pct"/>
            <w:vMerge/>
          </w:tcPr>
          <w:p w14:paraId="543F452F"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A4DF6D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Теплообменники, насосы и насосные станции, технологические емкости (напорные гидробаки, газовые баллоны АУГП, накопительные емкости), шкафы пожаротушения, коллекторы АУГП, системы сбора и подготовки воды для бытовых и технологических нужд.</w:t>
            </w:r>
          </w:p>
        </w:tc>
        <w:tc>
          <w:tcPr>
            <w:tcW w:w="718" w:type="pct"/>
          </w:tcPr>
          <w:p w14:paraId="3C02622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427B5A4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11439B9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69B5512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6BF7998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78A242F2" w14:textId="77777777" w:rsidTr="00CF1767">
        <w:tc>
          <w:tcPr>
            <w:tcW w:w="749" w:type="pct"/>
            <w:vMerge/>
          </w:tcPr>
          <w:p w14:paraId="04F4AAC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947820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Измерительные приборы, приборы учета</w:t>
            </w:r>
          </w:p>
        </w:tc>
        <w:tc>
          <w:tcPr>
            <w:tcW w:w="718" w:type="pct"/>
          </w:tcPr>
          <w:p w14:paraId="0754578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49AEC21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5058C35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784B02B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70B55C4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703CF65" w14:textId="77777777" w:rsidTr="00CF1767">
        <w:tc>
          <w:tcPr>
            <w:tcW w:w="749" w:type="pct"/>
            <w:vMerge/>
          </w:tcPr>
          <w:p w14:paraId="03EF237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082F84B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Трубопроводы</w:t>
            </w:r>
          </w:p>
        </w:tc>
        <w:tc>
          <w:tcPr>
            <w:tcW w:w="718" w:type="pct"/>
          </w:tcPr>
          <w:p w14:paraId="2202173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4541C3E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0704E80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62464B7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3DC9851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4B763D6A" w14:textId="77777777" w:rsidTr="00CF1767">
        <w:tc>
          <w:tcPr>
            <w:tcW w:w="749" w:type="pct"/>
            <w:vMerge/>
          </w:tcPr>
          <w:p w14:paraId="6838422F"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15005E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Арматура трубопроводов</w:t>
            </w:r>
          </w:p>
        </w:tc>
        <w:tc>
          <w:tcPr>
            <w:tcW w:w="718" w:type="pct"/>
          </w:tcPr>
          <w:p w14:paraId="05FE456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06BA6BC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38C44F9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5E2EE99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48C512F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17A45A0A" w14:textId="77777777" w:rsidTr="00CF1767">
        <w:tc>
          <w:tcPr>
            <w:tcW w:w="749" w:type="pct"/>
            <w:vMerge/>
          </w:tcPr>
          <w:p w14:paraId="121EEC9E"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7682C76" w14:textId="77777777" w:rsidR="00D53134" w:rsidRPr="00D53134" w:rsidRDefault="00D53134" w:rsidP="00D53134">
            <w:pPr>
              <w:spacing w:after="200" w:line="276" w:lineRule="auto"/>
              <w:jc w:val="both"/>
              <w:rPr>
                <w:rFonts w:asciiTheme="minorBidi" w:hAnsiTheme="minorBidi"/>
                <w:sz w:val="20"/>
                <w:szCs w:val="20"/>
              </w:rPr>
            </w:pPr>
            <w:r w:rsidRPr="00D53134">
              <w:rPr>
                <w:rFonts w:asciiTheme="minorBidi" w:hAnsiTheme="minorBidi"/>
                <w:color w:val="000000"/>
                <w:sz w:val="20"/>
                <w:szCs w:val="20"/>
              </w:rPr>
              <w:t>Изоляция трубопроводов</w:t>
            </w:r>
          </w:p>
          <w:p w14:paraId="027E7427" w14:textId="77777777" w:rsidR="00D53134" w:rsidRPr="00D53134" w:rsidRDefault="00D53134" w:rsidP="00D53134">
            <w:pPr>
              <w:spacing w:line="276" w:lineRule="auto"/>
              <w:jc w:val="both"/>
              <w:rPr>
                <w:rFonts w:asciiTheme="minorBidi" w:hAnsiTheme="minorBidi"/>
                <w:color w:val="000000"/>
                <w:sz w:val="20"/>
                <w:szCs w:val="20"/>
              </w:rPr>
            </w:pPr>
          </w:p>
        </w:tc>
        <w:tc>
          <w:tcPr>
            <w:tcW w:w="718" w:type="pct"/>
          </w:tcPr>
          <w:p w14:paraId="483AA20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0C65F62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3EA1155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44BC053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7C20F6A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69D92416" w14:textId="77777777" w:rsidTr="00CF1767">
        <w:tc>
          <w:tcPr>
            <w:tcW w:w="749" w:type="pct"/>
            <w:vMerge/>
          </w:tcPr>
          <w:p w14:paraId="171EE99B"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7F4AD16" w14:textId="77777777" w:rsidR="00D53134" w:rsidRPr="00D53134" w:rsidRDefault="00D53134" w:rsidP="00D53134">
            <w:pPr>
              <w:spacing w:after="200" w:line="276" w:lineRule="auto"/>
              <w:jc w:val="both"/>
              <w:rPr>
                <w:rFonts w:asciiTheme="minorBidi" w:hAnsiTheme="minorBidi"/>
                <w:sz w:val="20"/>
                <w:szCs w:val="20"/>
              </w:rPr>
            </w:pPr>
            <w:r w:rsidRPr="00D53134">
              <w:rPr>
                <w:rFonts w:asciiTheme="minorBidi" w:hAnsiTheme="minorBidi"/>
                <w:color w:val="000000"/>
                <w:sz w:val="20"/>
                <w:szCs w:val="20"/>
              </w:rPr>
              <w:t>Крепления трубопроводов</w:t>
            </w:r>
          </w:p>
        </w:tc>
        <w:tc>
          <w:tcPr>
            <w:tcW w:w="718" w:type="pct"/>
          </w:tcPr>
          <w:p w14:paraId="20A0ED4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58BC615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4DEE18B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42364E5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3867314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136826F0" w14:textId="77777777" w:rsidTr="00CF1767">
        <w:tc>
          <w:tcPr>
            <w:tcW w:w="749" w:type="pct"/>
            <w:vMerge/>
          </w:tcPr>
          <w:p w14:paraId="4A4A56E7"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0F4BFE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Сантехническое оборудование</w:t>
            </w:r>
          </w:p>
        </w:tc>
        <w:tc>
          <w:tcPr>
            <w:tcW w:w="718" w:type="pct"/>
          </w:tcPr>
          <w:p w14:paraId="6871B3B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6D07536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4D18A3C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454F52F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0F2ED9D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2B47C9F8" w14:textId="77777777" w:rsidTr="00CF1767">
        <w:tc>
          <w:tcPr>
            <w:tcW w:w="749" w:type="pct"/>
            <w:vMerge/>
          </w:tcPr>
          <w:p w14:paraId="1DAA752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F5CC982" w14:textId="77777777" w:rsidR="00D53134" w:rsidRPr="00D53134" w:rsidRDefault="00D53134" w:rsidP="00D53134">
            <w:pPr>
              <w:spacing w:after="200" w:line="276" w:lineRule="auto"/>
              <w:jc w:val="both"/>
              <w:rPr>
                <w:rFonts w:asciiTheme="minorBidi" w:hAnsiTheme="minorBidi"/>
                <w:sz w:val="20"/>
                <w:szCs w:val="20"/>
              </w:rPr>
            </w:pPr>
            <w:r w:rsidRPr="00D53134">
              <w:rPr>
                <w:rFonts w:asciiTheme="minorBidi" w:hAnsiTheme="minorBidi"/>
                <w:color w:val="000000"/>
                <w:sz w:val="20"/>
                <w:szCs w:val="20"/>
              </w:rPr>
              <w:t>Дренажные воронки, лотки</w:t>
            </w:r>
          </w:p>
        </w:tc>
        <w:tc>
          <w:tcPr>
            <w:tcW w:w="718" w:type="pct"/>
          </w:tcPr>
          <w:p w14:paraId="15AB5B7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69E1AD6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718" w:type="pct"/>
          </w:tcPr>
          <w:p w14:paraId="11C5AD2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679039C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w:t>
            </w:r>
          </w:p>
        </w:tc>
        <w:tc>
          <w:tcPr>
            <w:tcW w:w="644" w:type="pct"/>
          </w:tcPr>
          <w:p w14:paraId="2305A99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4D0894FB" w14:textId="77777777" w:rsidTr="00CF1767">
        <w:tc>
          <w:tcPr>
            <w:tcW w:w="749" w:type="pct"/>
            <w:vMerge w:val="restart"/>
          </w:tcPr>
          <w:p w14:paraId="7C1BE6D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Слаботочные системы (включая пожарную сигнализацию)</w:t>
            </w:r>
          </w:p>
        </w:tc>
        <w:tc>
          <w:tcPr>
            <w:tcW w:w="810" w:type="pct"/>
          </w:tcPr>
          <w:p w14:paraId="5573A55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Кабеленесущие системы</w:t>
            </w:r>
          </w:p>
        </w:tc>
        <w:tc>
          <w:tcPr>
            <w:tcW w:w="718" w:type="pct"/>
          </w:tcPr>
          <w:p w14:paraId="509ACF5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5E1173E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w:t>
            </w:r>
          </w:p>
        </w:tc>
        <w:tc>
          <w:tcPr>
            <w:tcW w:w="718" w:type="pct"/>
          </w:tcPr>
          <w:p w14:paraId="5E9763D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сечение. Внешний образ/вид, крепления,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70DD240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w:t>
            </w:r>
          </w:p>
        </w:tc>
        <w:tc>
          <w:tcPr>
            <w:tcW w:w="644" w:type="pct"/>
          </w:tcPr>
          <w:p w14:paraId="6EBC68A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сечение. Внешний образ/вид, крепления,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4D91D4CB" w14:textId="77777777" w:rsidTr="00CF1767">
        <w:tc>
          <w:tcPr>
            <w:tcW w:w="749" w:type="pct"/>
            <w:vMerge/>
          </w:tcPr>
          <w:p w14:paraId="5D483CD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75223C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Кабельные линии магистральной подсистемы</w:t>
            </w:r>
          </w:p>
        </w:tc>
        <w:tc>
          <w:tcPr>
            <w:tcW w:w="718" w:type="pct"/>
          </w:tcPr>
          <w:p w14:paraId="65323FF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53CC979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718" w:type="pct"/>
          </w:tcPr>
          <w:p w14:paraId="6AE0197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Маркировка, </w:t>
            </w:r>
            <w:r w:rsidRPr="00D53134">
              <w:rPr>
                <w:rFonts w:asciiTheme="minorBidi" w:eastAsia="Times New Roman" w:hAnsiTheme="minorBidi"/>
                <w:color w:val="000000"/>
                <w:sz w:val="20"/>
                <w:szCs w:val="20"/>
              </w:rPr>
              <w:t>Наименование по каталогу, Артикул по каталогу</w:t>
            </w:r>
            <w:r w:rsidRPr="00D53134">
              <w:rPr>
                <w:rFonts w:asciiTheme="minorBidi" w:hAnsiTheme="minorBidi"/>
                <w:color w:val="000000"/>
                <w:sz w:val="20"/>
                <w:szCs w:val="20"/>
              </w:rPr>
              <w:t>, Структурная схема</w:t>
            </w:r>
          </w:p>
        </w:tc>
        <w:tc>
          <w:tcPr>
            <w:tcW w:w="644" w:type="pct"/>
          </w:tcPr>
          <w:p w14:paraId="323D475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w:t>
            </w:r>
          </w:p>
        </w:tc>
        <w:tc>
          <w:tcPr>
            <w:tcW w:w="644" w:type="pct"/>
          </w:tcPr>
          <w:p w14:paraId="73E5AFA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5B73619A" w14:textId="77777777" w:rsidTr="00CF1767">
        <w:tc>
          <w:tcPr>
            <w:tcW w:w="749" w:type="pct"/>
            <w:vMerge/>
          </w:tcPr>
          <w:p w14:paraId="6E9D5246"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46A422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Коммутационные шкафы, распределительные шкафы, кроссы, распределительные коробки</w:t>
            </w:r>
          </w:p>
        </w:tc>
        <w:tc>
          <w:tcPr>
            <w:tcW w:w="718" w:type="pct"/>
          </w:tcPr>
          <w:p w14:paraId="1B790D1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0DF8F2C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комплектующие, активное оборудование, Маркировка</w:t>
            </w:r>
          </w:p>
        </w:tc>
        <w:tc>
          <w:tcPr>
            <w:tcW w:w="718" w:type="pct"/>
          </w:tcPr>
          <w:p w14:paraId="228726B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комплектующие, активное оборудование, Маркировка, </w:t>
            </w:r>
            <w:r w:rsidRPr="00D53134">
              <w:rPr>
                <w:rFonts w:asciiTheme="minorBidi" w:eastAsia="Times New Roman" w:hAnsiTheme="minorBidi"/>
                <w:color w:val="000000"/>
                <w:sz w:val="20"/>
                <w:szCs w:val="20"/>
              </w:rPr>
              <w:t>Наименование, принципиальная схема, спецификация, компоновка</w:t>
            </w:r>
          </w:p>
        </w:tc>
        <w:tc>
          <w:tcPr>
            <w:tcW w:w="644" w:type="pct"/>
          </w:tcPr>
          <w:p w14:paraId="35E62E6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Фурнитура/ Оснастка, комплектующие, активное оборудование, Маркировка</w:t>
            </w:r>
          </w:p>
        </w:tc>
        <w:tc>
          <w:tcPr>
            <w:tcW w:w="644" w:type="pct"/>
          </w:tcPr>
          <w:p w14:paraId="5A8FD88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Фурнитура/ Оснастка, комплектующие, активное оборудование, Маркировка, Сроки выполнения проверок и контролируемые параметры, Сроки проведения </w:t>
            </w:r>
            <w:r w:rsidRPr="00D53134">
              <w:rPr>
                <w:rFonts w:asciiTheme="minorBidi" w:hAnsiTheme="minorBidi"/>
                <w:color w:val="000000"/>
                <w:sz w:val="20"/>
                <w:szCs w:val="20"/>
              </w:rPr>
              <w:lastRenderedPageBreak/>
              <w:t>плановых замен и заменяемые элементы</w:t>
            </w:r>
          </w:p>
        </w:tc>
      </w:tr>
      <w:tr w:rsidR="00D53134" w:rsidRPr="00D53134" w14:paraId="1EBE7A98" w14:textId="77777777" w:rsidTr="00CF1767">
        <w:tc>
          <w:tcPr>
            <w:tcW w:w="749" w:type="pct"/>
            <w:vMerge/>
          </w:tcPr>
          <w:p w14:paraId="74743C9D"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A4653E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Розеточная сеть</w:t>
            </w:r>
          </w:p>
        </w:tc>
        <w:tc>
          <w:tcPr>
            <w:tcW w:w="718" w:type="pct"/>
          </w:tcPr>
          <w:p w14:paraId="670DFBA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1E7CA9C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w:t>
            </w:r>
          </w:p>
        </w:tc>
        <w:tc>
          <w:tcPr>
            <w:tcW w:w="718" w:type="pct"/>
          </w:tcPr>
          <w:p w14:paraId="2F8A559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Маркировка, </w:t>
            </w:r>
            <w:r w:rsidRPr="00D53134">
              <w:rPr>
                <w:rFonts w:asciiTheme="minorBidi" w:eastAsia="Times New Roman" w:hAnsiTheme="minorBidi"/>
                <w:color w:val="000000"/>
                <w:sz w:val="20"/>
                <w:szCs w:val="20"/>
              </w:rPr>
              <w:t>Наименование, принципиальная схема, спецификация</w:t>
            </w:r>
          </w:p>
        </w:tc>
        <w:tc>
          <w:tcPr>
            <w:tcW w:w="644" w:type="pct"/>
          </w:tcPr>
          <w:p w14:paraId="690360D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w:t>
            </w:r>
          </w:p>
        </w:tc>
        <w:tc>
          <w:tcPr>
            <w:tcW w:w="644" w:type="pct"/>
          </w:tcPr>
          <w:p w14:paraId="41A62AA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07F027A8" w14:textId="77777777" w:rsidTr="00CF1767">
        <w:tc>
          <w:tcPr>
            <w:tcW w:w="749" w:type="pct"/>
            <w:vMerge/>
          </w:tcPr>
          <w:p w14:paraId="0C71E8B9"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08F9A9F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Оконечное, абонентское оборудование</w:t>
            </w:r>
          </w:p>
        </w:tc>
        <w:tc>
          <w:tcPr>
            <w:tcW w:w="718" w:type="pct"/>
          </w:tcPr>
          <w:p w14:paraId="6CFA61B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5C8476E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 Фурнитура/ Оснастка, комплектующие</w:t>
            </w:r>
          </w:p>
        </w:tc>
        <w:tc>
          <w:tcPr>
            <w:tcW w:w="718" w:type="pct"/>
          </w:tcPr>
          <w:p w14:paraId="60D2AE2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Маркировка. Фурнитура/ Оснастка, комплектующие,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0D70AC8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Маркировка. Фурнитура/ Оснастка, комплектующие</w:t>
            </w:r>
          </w:p>
        </w:tc>
        <w:tc>
          <w:tcPr>
            <w:tcW w:w="644" w:type="pct"/>
          </w:tcPr>
          <w:p w14:paraId="3698332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Маркировка. Фурнитура/ Оснастка, комплектующие,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6F1050C4" w14:textId="77777777" w:rsidTr="00CF1767">
        <w:tc>
          <w:tcPr>
            <w:tcW w:w="749" w:type="pct"/>
            <w:vMerge/>
          </w:tcPr>
          <w:p w14:paraId="232E177F"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A48373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Антенное оборудование</w:t>
            </w:r>
          </w:p>
        </w:tc>
        <w:tc>
          <w:tcPr>
            <w:tcW w:w="718" w:type="pct"/>
          </w:tcPr>
          <w:p w14:paraId="7F7ABE7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22E9259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положение</w:t>
            </w:r>
          </w:p>
        </w:tc>
        <w:tc>
          <w:tcPr>
            <w:tcW w:w="718" w:type="pct"/>
          </w:tcPr>
          <w:p w14:paraId="65539CD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положение,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53B5E56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положение</w:t>
            </w:r>
          </w:p>
        </w:tc>
        <w:tc>
          <w:tcPr>
            <w:tcW w:w="644" w:type="pct"/>
          </w:tcPr>
          <w:p w14:paraId="042DE0A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положение, Сроки выполнения проверок и контролируемые параметры, Сроки проведения плановых замен и заменяемые элементы</w:t>
            </w:r>
          </w:p>
        </w:tc>
      </w:tr>
      <w:tr w:rsidR="00D53134" w:rsidRPr="00D53134" w14:paraId="4AB69077" w14:textId="77777777" w:rsidTr="00CF1767">
        <w:tc>
          <w:tcPr>
            <w:tcW w:w="749" w:type="pct"/>
            <w:vMerge/>
          </w:tcPr>
          <w:p w14:paraId="5FF750D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DE4EF4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Мультимедийное оборудование</w:t>
            </w:r>
          </w:p>
        </w:tc>
        <w:tc>
          <w:tcPr>
            <w:tcW w:w="718" w:type="pct"/>
          </w:tcPr>
          <w:p w14:paraId="42BCEA0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646A3FC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положение, крепления, опоры, комплектующие, Маркировка</w:t>
            </w:r>
          </w:p>
        </w:tc>
        <w:tc>
          <w:tcPr>
            <w:tcW w:w="718" w:type="pct"/>
          </w:tcPr>
          <w:p w14:paraId="5B1E2C4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положение, крепления, опоры, комплектующие,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2F94ADD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положение, крепления, опоры, комплектующие, Маркировка</w:t>
            </w:r>
          </w:p>
        </w:tc>
        <w:tc>
          <w:tcPr>
            <w:tcW w:w="644" w:type="pct"/>
          </w:tcPr>
          <w:p w14:paraId="75DD6D4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положение, крепления, опоры, комплектующие,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1314F081" w14:textId="77777777" w:rsidTr="00CF1767">
        <w:tc>
          <w:tcPr>
            <w:tcW w:w="749" w:type="pct"/>
            <w:vMerge/>
          </w:tcPr>
          <w:p w14:paraId="58D10450"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59F5E2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Информационные панели и знаки</w:t>
            </w:r>
          </w:p>
        </w:tc>
        <w:tc>
          <w:tcPr>
            <w:tcW w:w="718" w:type="pct"/>
          </w:tcPr>
          <w:p w14:paraId="2DEC105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543C352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положение, Внешний образ/вид, крепления, комплектующие Маркировка</w:t>
            </w:r>
          </w:p>
        </w:tc>
        <w:tc>
          <w:tcPr>
            <w:tcW w:w="718" w:type="pct"/>
          </w:tcPr>
          <w:p w14:paraId="24CFAE3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положение, Внешний образ/вид, крепления, комплектующие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4E5B9C1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положение, Внешний образ/вид, крепления, комплектующие Маркировка</w:t>
            </w:r>
          </w:p>
        </w:tc>
        <w:tc>
          <w:tcPr>
            <w:tcW w:w="644" w:type="pct"/>
          </w:tcPr>
          <w:p w14:paraId="2B811BD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положение, Внешний образ/вид, крепления, комплектующие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023EDF64" w14:textId="77777777" w:rsidTr="00CF1767">
        <w:tc>
          <w:tcPr>
            <w:tcW w:w="749" w:type="pct"/>
            <w:vMerge/>
          </w:tcPr>
          <w:p w14:paraId="255B3498"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6FD79B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Оборудование диспетчерских постов и серверных помещений</w:t>
            </w:r>
          </w:p>
        </w:tc>
        <w:tc>
          <w:tcPr>
            <w:tcW w:w="718" w:type="pct"/>
          </w:tcPr>
          <w:p w14:paraId="353455A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33C6A32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положение. Внешний образ/вид, Маркировка</w:t>
            </w:r>
          </w:p>
        </w:tc>
        <w:tc>
          <w:tcPr>
            <w:tcW w:w="718" w:type="pct"/>
          </w:tcPr>
          <w:p w14:paraId="666E3E4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положение. Внешний образ/вид,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2E57F03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положение. Внешний образ/вид, Маркировка</w:t>
            </w:r>
          </w:p>
        </w:tc>
        <w:tc>
          <w:tcPr>
            <w:tcW w:w="644" w:type="pct"/>
          </w:tcPr>
          <w:p w14:paraId="7EA7B10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положение. Внешний образ/вид,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2030F7B0" w14:textId="77777777" w:rsidTr="00CF1767">
        <w:tc>
          <w:tcPr>
            <w:tcW w:w="749" w:type="pct"/>
            <w:vMerge/>
          </w:tcPr>
          <w:p w14:paraId="410CB966"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0314F2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Досмотровое оборудование</w:t>
            </w:r>
          </w:p>
        </w:tc>
        <w:tc>
          <w:tcPr>
            <w:tcW w:w="718" w:type="pct"/>
          </w:tcPr>
          <w:p w14:paraId="1EB5840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3495B3C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Внешний образ/вид, маркировка</w:t>
            </w:r>
          </w:p>
        </w:tc>
        <w:tc>
          <w:tcPr>
            <w:tcW w:w="718" w:type="pct"/>
          </w:tcPr>
          <w:p w14:paraId="6E1E2FC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положение. Внешний образ/вид,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171BF3B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Внешний образ/вид, маркировка</w:t>
            </w:r>
          </w:p>
        </w:tc>
        <w:tc>
          <w:tcPr>
            <w:tcW w:w="644" w:type="pct"/>
          </w:tcPr>
          <w:p w14:paraId="2662325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Внешний образ/вид,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20ECAC17" w14:textId="77777777" w:rsidTr="00CF1767">
        <w:tc>
          <w:tcPr>
            <w:tcW w:w="749" w:type="pct"/>
            <w:vMerge/>
          </w:tcPr>
          <w:p w14:paraId="119ADF80"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D7CECB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Элементы системы защиты от нападения с использованием транспорта, турникеты</w:t>
            </w:r>
          </w:p>
        </w:tc>
        <w:tc>
          <w:tcPr>
            <w:tcW w:w="718" w:type="pct"/>
          </w:tcPr>
          <w:p w14:paraId="3C912F2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28CB81F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комплектующие. Маркировка</w:t>
            </w:r>
          </w:p>
        </w:tc>
        <w:tc>
          <w:tcPr>
            <w:tcW w:w="718" w:type="pct"/>
          </w:tcPr>
          <w:p w14:paraId="2246293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комплектующие.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78A8E5B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комплектующие. Маркировка</w:t>
            </w:r>
          </w:p>
        </w:tc>
        <w:tc>
          <w:tcPr>
            <w:tcW w:w="644" w:type="pct"/>
          </w:tcPr>
          <w:p w14:paraId="0280C40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комплектующие.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3F362512" w14:textId="77777777" w:rsidTr="00CF1767">
        <w:tc>
          <w:tcPr>
            <w:tcW w:w="749" w:type="pct"/>
            <w:vMerge/>
          </w:tcPr>
          <w:p w14:paraId="3292B1A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0B5D5C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Шкафы управления и автоматизации</w:t>
            </w:r>
          </w:p>
        </w:tc>
        <w:tc>
          <w:tcPr>
            <w:tcW w:w="718" w:type="pct"/>
          </w:tcPr>
          <w:p w14:paraId="1AD69D5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365EE3F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комплектующие Маркировка</w:t>
            </w:r>
          </w:p>
        </w:tc>
        <w:tc>
          <w:tcPr>
            <w:tcW w:w="718" w:type="pct"/>
          </w:tcPr>
          <w:p w14:paraId="715CD1B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Внешний образ/вид, крепление, комплектующие Маркировка, </w:t>
            </w:r>
            <w:r w:rsidRPr="00D53134">
              <w:rPr>
                <w:rFonts w:asciiTheme="minorBidi" w:eastAsia="Times New Roman" w:hAnsiTheme="minorBidi"/>
                <w:color w:val="000000"/>
                <w:sz w:val="20"/>
                <w:szCs w:val="20"/>
              </w:rPr>
              <w:t>Наименование по каталогу, принципиальная схема, спецификация, Артикул по каталогу</w:t>
            </w:r>
          </w:p>
        </w:tc>
        <w:tc>
          <w:tcPr>
            <w:tcW w:w="644" w:type="pct"/>
          </w:tcPr>
          <w:p w14:paraId="10E59EB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комплектующие Маркировка</w:t>
            </w:r>
          </w:p>
        </w:tc>
        <w:tc>
          <w:tcPr>
            <w:tcW w:w="644" w:type="pct"/>
          </w:tcPr>
          <w:p w14:paraId="540782E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Внешний образ/вид, крепление, комплектующие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35EA4BC1" w14:textId="77777777" w:rsidTr="00CF1767">
        <w:tc>
          <w:tcPr>
            <w:tcW w:w="749" w:type="pct"/>
            <w:vMerge w:val="restart"/>
          </w:tcPr>
          <w:p w14:paraId="1B390A1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Территория</w:t>
            </w:r>
          </w:p>
        </w:tc>
        <w:tc>
          <w:tcPr>
            <w:tcW w:w="810" w:type="pct"/>
          </w:tcPr>
          <w:p w14:paraId="7645EDE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sz w:val="20"/>
                <w:szCs w:val="20"/>
              </w:rPr>
              <w:t>Существующие и проектируемые объекты капитального строительства</w:t>
            </w:r>
          </w:p>
        </w:tc>
        <w:tc>
          <w:tcPr>
            <w:tcW w:w="718" w:type="pct"/>
          </w:tcPr>
          <w:p w14:paraId="73C56C7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ориентировочные сроки выполнение работ по монтажу/демонтажу</w:t>
            </w:r>
          </w:p>
        </w:tc>
        <w:tc>
          <w:tcPr>
            <w:tcW w:w="718" w:type="pct"/>
          </w:tcPr>
          <w:p w14:paraId="77DE390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 указанием существующих подъездов и подходов, сроки выполнение работ по монтажу/демонтажу</w:t>
            </w:r>
          </w:p>
        </w:tc>
        <w:tc>
          <w:tcPr>
            <w:tcW w:w="718" w:type="pct"/>
          </w:tcPr>
          <w:p w14:paraId="233F169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 указанием существующих подъездов и подходов, сроки выполнение работ по монтажу/демонтажу, ресурсы на выполнение работ по монтажу/демонтажу</w:t>
            </w:r>
          </w:p>
        </w:tc>
        <w:tc>
          <w:tcPr>
            <w:tcW w:w="644" w:type="pct"/>
          </w:tcPr>
          <w:p w14:paraId="46517BB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644" w:type="pct"/>
          </w:tcPr>
          <w:p w14:paraId="3F04CAF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r>
      <w:tr w:rsidR="00D53134" w:rsidRPr="00D53134" w14:paraId="302EB15A" w14:textId="77777777" w:rsidTr="00CF1767">
        <w:tc>
          <w:tcPr>
            <w:tcW w:w="749" w:type="pct"/>
            <w:vMerge/>
          </w:tcPr>
          <w:p w14:paraId="7868FA89"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E60484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Временные постройки (в том числе площадки для складирования)</w:t>
            </w:r>
          </w:p>
        </w:tc>
        <w:tc>
          <w:tcPr>
            <w:tcW w:w="718" w:type="pct"/>
          </w:tcPr>
          <w:p w14:paraId="7EC215B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Положение, ориентировочные сроки выполнение работ по </w:t>
            </w:r>
            <w:r w:rsidRPr="00D53134">
              <w:rPr>
                <w:rFonts w:asciiTheme="minorBidi" w:hAnsiTheme="minorBidi"/>
                <w:color w:val="000000"/>
                <w:sz w:val="20"/>
                <w:szCs w:val="20"/>
              </w:rPr>
              <w:lastRenderedPageBreak/>
              <w:t>монтажу/демонтажу</w:t>
            </w:r>
          </w:p>
        </w:tc>
        <w:tc>
          <w:tcPr>
            <w:tcW w:w="718" w:type="pct"/>
          </w:tcPr>
          <w:p w14:paraId="76C8482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Положение с указанием существующих подъездов и подходов, сроки </w:t>
            </w:r>
            <w:r w:rsidRPr="00D53134">
              <w:rPr>
                <w:rFonts w:asciiTheme="minorBidi" w:hAnsiTheme="minorBidi"/>
                <w:color w:val="000000"/>
                <w:sz w:val="20"/>
                <w:szCs w:val="20"/>
              </w:rPr>
              <w:lastRenderedPageBreak/>
              <w:t>выполнение работ по монтажу/демонтажу</w:t>
            </w:r>
          </w:p>
        </w:tc>
        <w:tc>
          <w:tcPr>
            <w:tcW w:w="718" w:type="pct"/>
          </w:tcPr>
          <w:p w14:paraId="7C83DF7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Положение с указанием существующих подъездов и подходов, сроки </w:t>
            </w:r>
            <w:r w:rsidRPr="00D53134">
              <w:rPr>
                <w:rFonts w:asciiTheme="minorBidi" w:hAnsiTheme="minorBidi"/>
                <w:color w:val="000000"/>
                <w:sz w:val="20"/>
                <w:szCs w:val="20"/>
              </w:rPr>
              <w:lastRenderedPageBreak/>
              <w:t>выполнение работ по монтажу/демонтажу, ресурсы на выполнение работ по монтажу/демонтажу</w:t>
            </w:r>
          </w:p>
        </w:tc>
        <w:tc>
          <w:tcPr>
            <w:tcW w:w="644" w:type="pct"/>
          </w:tcPr>
          <w:p w14:paraId="6A2000F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w:t>
            </w:r>
          </w:p>
        </w:tc>
        <w:tc>
          <w:tcPr>
            <w:tcW w:w="644" w:type="pct"/>
          </w:tcPr>
          <w:p w14:paraId="68D0E00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r>
      <w:tr w:rsidR="00D53134" w:rsidRPr="00D53134" w14:paraId="2B754C2D" w14:textId="77777777" w:rsidTr="00CF1767">
        <w:tc>
          <w:tcPr>
            <w:tcW w:w="749" w:type="pct"/>
            <w:vMerge/>
          </w:tcPr>
          <w:p w14:paraId="0A56908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5F2714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Земляные массы</w:t>
            </w:r>
          </w:p>
        </w:tc>
        <w:tc>
          <w:tcPr>
            <w:tcW w:w="718" w:type="pct"/>
          </w:tcPr>
          <w:p w14:paraId="30F1083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Объем вывозимых/ввозимых земляных масс, ориентировочные сроки выполнение работ</w:t>
            </w:r>
          </w:p>
        </w:tc>
        <w:tc>
          <w:tcPr>
            <w:tcW w:w="718" w:type="pct"/>
          </w:tcPr>
          <w:p w14:paraId="29D4E1C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Объем вывозимых/ввозимых земляных масс, сроки выполнение работ </w:t>
            </w:r>
          </w:p>
        </w:tc>
        <w:tc>
          <w:tcPr>
            <w:tcW w:w="718" w:type="pct"/>
          </w:tcPr>
          <w:p w14:paraId="66E640D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Объем вывозимых/ввозимых земляных масс, сроки выполнение работ, ресурсы на выполнение работ</w:t>
            </w:r>
          </w:p>
        </w:tc>
        <w:tc>
          <w:tcPr>
            <w:tcW w:w="644" w:type="pct"/>
          </w:tcPr>
          <w:p w14:paraId="2A51949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644" w:type="pct"/>
          </w:tcPr>
          <w:p w14:paraId="16BEA96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r>
      <w:tr w:rsidR="00D53134" w:rsidRPr="00D53134" w14:paraId="149CA6FC" w14:textId="77777777" w:rsidTr="00CF1767">
        <w:tc>
          <w:tcPr>
            <w:tcW w:w="749" w:type="pct"/>
            <w:vMerge/>
          </w:tcPr>
          <w:p w14:paraId="4DF834EF"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613A5D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Защитные устройства инженерной инфраструктуры</w:t>
            </w:r>
          </w:p>
        </w:tc>
        <w:tc>
          <w:tcPr>
            <w:tcW w:w="718" w:type="pct"/>
          </w:tcPr>
          <w:p w14:paraId="7ACD197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сроки выполнение работ по сооружению</w:t>
            </w:r>
          </w:p>
        </w:tc>
        <w:tc>
          <w:tcPr>
            <w:tcW w:w="718" w:type="pct"/>
          </w:tcPr>
          <w:p w14:paraId="2956E29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718" w:type="pct"/>
          </w:tcPr>
          <w:p w14:paraId="053EA3B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644" w:type="pct"/>
          </w:tcPr>
          <w:p w14:paraId="4F1BE23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w:t>
            </w:r>
          </w:p>
        </w:tc>
        <w:tc>
          <w:tcPr>
            <w:tcW w:w="644" w:type="pct"/>
          </w:tcPr>
          <w:p w14:paraId="7BC3764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30BBDABE" w14:textId="77777777" w:rsidTr="00CF1767">
        <w:tc>
          <w:tcPr>
            <w:tcW w:w="749" w:type="pct"/>
            <w:vMerge/>
          </w:tcPr>
          <w:p w14:paraId="58BEBF54"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8BED2A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Внутриобъектовая дорожная сеть</w:t>
            </w:r>
          </w:p>
        </w:tc>
        <w:tc>
          <w:tcPr>
            <w:tcW w:w="718" w:type="pct"/>
          </w:tcPr>
          <w:p w14:paraId="3BA53CE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4D1DF54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положение, Место присоединения к внешней дородной </w:t>
            </w:r>
            <w:r w:rsidRPr="00D53134">
              <w:rPr>
                <w:rFonts w:asciiTheme="minorBidi" w:hAnsiTheme="minorBidi"/>
                <w:color w:val="000000"/>
                <w:sz w:val="20"/>
                <w:szCs w:val="20"/>
              </w:rPr>
              <w:lastRenderedPageBreak/>
              <w:t>сети, Внешний образ/вид, маркировка, схема движения транспорта</w:t>
            </w:r>
          </w:p>
        </w:tc>
        <w:tc>
          <w:tcPr>
            <w:tcW w:w="718" w:type="pct"/>
          </w:tcPr>
          <w:p w14:paraId="1158A28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положение, Место присоединения к внешней дородной </w:t>
            </w:r>
            <w:r w:rsidRPr="00D53134">
              <w:rPr>
                <w:rFonts w:asciiTheme="minorBidi" w:hAnsiTheme="minorBidi"/>
                <w:color w:val="000000"/>
                <w:sz w:val="20"/>
                <w:szCs w:val="20"/>
              </w:rPr>
              <w:lastRenderedPageBreak/>
              <w:t xml:space="preserve">сети, Внешний образ/вид, маркировка, </w:t>
            </w:r>
            <w:r w:rsidRPr="00D53134">
              <w:rPr>
                <w:rFonts w:asciiTheme="minorBidi" w:eastAsia="Times New Roman" w:hAnsiTheme="minorBidi"/>
                <w:color w:val="000000"/>
                <w:sz w:val="20"/>
                <w:szCs w:val="20"/>
              </w:rPr>
              <w:t xml:space="preserve">Наименование по каталогу, Артикул по каталогу, </w:t>
            </w:r>
            <w:r w:rsidRPr="00D53134">
              <w:rPr>
                <w:rFonts w:asciiTheme="minorBidi" w:hAnsiTheme="minorBidi"/>
                <w:color w:val="000000"/>
                <w:sz w:val="20"/>
                <w:szCs w:val="20"/>
              </w:rPr>
              <w:t>схема движения транспорта</w:t>
            </w:r>
          </w:p>
        </w:tc>
        <w:tc>
          <w:tcPr>
            <w:tcW w:w="644" w:type="pct"/>
          </w:tcPr>
          <w:p w14:paraId="1060E6A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положение, Место присоединения к </w:t>
            </w:r>
            <w:r w:rsidRPr="00D53134">
              <w:rPr>
                <w:rFonts w:asciiTheme="minorBidi" w:hAnsiTheme="minorBidi"/>
                <w:color w:val="000000"/>
                <w:sz w:val="20"/>
                <w:szCs w:val="20"/>
              </w:rPr>
              <w:lastRenderedPageBreak/>
              <w:t xml:space="preserve">внешней дородной </w:t>
            </w:r>
            <w:proofErr w:type="gramStart"/>
            <w:r w:rsidRPr="00D53134">
              <w:rPr>
                <w:rFonts w:asciiTheme="minorBidi" w:hAnsiTheme="minorBidi"/>
                <w:color w:val="000000"/>
                <w:sz w:val="20"/>
                <w:szCs w:val="20"/>
              </w:rPr>
              <w:t>сети,  Внешний</w:t>
            </w:r>
            <w:proofErr w:type="gramEnd"/>
            <w:r w:rsidRPr="00D53134">
              <w:rPr>
                <w:rFonts w:asciiTheme="minorBidi" w:hAnsiTheme="minorBidi"/>
                <w:color w:val="000000"/>
                <w:sz w:val="20"/>
                <w:szCs w:val="20"/>
              </w:rPr>
              <w:t xml:space="preserve"> образ/вид, маркировка, схема движения транспорта</w:t>
            </w:r>
          </w:p>
        </w:tc>
        <w:tc>
          <w:tcPr>
            <w:tcW w:w="644" w:type="pct"/>
          </w:tcPr>
          <w:p w14:paraId="707E1A1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положение, Место присоединения к </w:t>
            </w:r>
            <w:r w:rsidRPr="00D53134">
              <w:rPr>
                <w:rFonts w:asciiTheme="minorBidi" w:hAnsiTheme="minorBidi"/>
                <w:color w:val="000000"/>
                <w:sz w:val="20"/>
                <w:szCs w:val="20"/>
              </w:rPr>
              <w:lastRenderedPageBreak/>
              <w:t xml:space="preserve">внешней дородной </w:t>
            </w:r>
            <w:proofErr w:type="gramStart"/>
            <w:r w:rsidRPr="00D53134">
              <w:rPr>
                <w:rFonts w:asciiTheme="minorBidi" w:hAnsiTheme="minorBidi"/>
                <w:color w:val="000000"/>
                <w:sz w:val="20"/>
                <w:szCs w:val="20"/>
              </w:rPr>
              <w:t>сети,  Внешний</w:t>
            </w:r>
            <w:proofErr w:type="gramEnd"/>
            <w:r w:rsidRPr="00D53134">
              <w:rPr>
                <w:rFonts w:asciiTheme="minorBidi" w:hAnsiTheme="minorBidi"/>
                <w:color w:val="000000"/>
                <w:sz w:val="20"/>
                <w:szCs w:val="20"/>
              </w:rPr>
              <w:t xml:space="preserve"> образ/вид, маркировка, схема движения транспорта , Сроки выполнения проверок и контролируемые параметры, Сроки проведения плановых замен и заменяемые элементы</w:t>
            </w:r>
          </w:p>
        </w:tc>
      </w:tr>
      <w:tr w:rsidR="00D53134" w:rsidRPr="00D53134" w14:paraId="6C3B92D7" w14:textId="77777777" w:rsidTr="00CF1767">
        <w:tc>
          <w:tcPr>
            <w:tcW w:w="749" w:type="pct"/>
            <w:vMerge/>
          </w:tcPr>
          <w:p w14:paraId="31C38490"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4C1647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Внутриобъектовые инженерные сети (транзитные)</w:t>
            </w:r>
          </w:p>
        </w:tc>
        <w:tc>
          <w:tcPr>
            <w:tcW w:w="718" w:type="pct"/>
          </w:tcPr>
          <w:p w14:paraId="7A385FD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5FC13B1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наименование балансодержателя</w:t>
            </w:r>
          </w:p>
        </w:tc>
        <w:tc>
          <w:tcPr>
            <w:tcW w:w="718" w:type="pct"/>
          </w:tcPr>
          <w:p w14:paraId="130554A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наименование балансодержателя</w:t>
            </w:r>
          </w:p>
        </w:tc>
        <w:tc>
          <w:tcPr>
            <w:tcW w:w="644" w:type="pct"/>
          </w:tcPr>
          <w:p w14:paraId="4E8D35F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наименование балансодержателя</w:t>
            </w:r>
          </w:p>
        </w:tc>
        <w:tc>
          <w:tcPr>
            <w:tcW w:w="644" w:type="pct"/>
          </w:tcPr>
          <w:p w14:paraId="1A5C913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наименование балансодержателя</w:t>
            </w:r>
          </w:p>
        </w:tc>
      </w:tr>
      <w:tr w:rsidR="00D53134" w:rsidRPr="00D53134" w14:paraId="49C1A15E" w14:textId="77777777" w:rsidTr="00CF1767">
        <w:tc>
          <w:tcPr>
            <w:tcW w:w="749" w:type="pct"/>
            <w:vMerge/>
          </w:tcPr>
          <w:p w14:paraId="447D3439"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2493AC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Внутриобъектовые инженерные сети (сносимые)</w:t>
            </w:r>
          </w:p>
        </w:tc>
        <w:tc>
          <w:tcPr>
            <w:tcW w:w="718" w:type="pct"/>
          </w:tcPr>
          <w:p w14:paraId="1E600C5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сроки выполнение работ по сносу</w:t>
            </w:r>
          </w:p>
        </w:tc>
        <w:tc>
          <w:tcPr>
            <w:tcW w:w="718" w:type="pct"/>
          </w:tcPr>
          <w:p w14:paraId="65C5C2E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Положение, сроки выполнения работ по демонтажу, ресурсы на выполнение работ по демонтажу </w:t>
            </w:r>
          </w:p>
        </w:tc>
        <w:tc>
          <w:tcPr>
            <w:tcW w:w="718" w:type="pct"/>
          </w:tcPr>
          <w:p w14:paraId="6ED3610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Положение, сроки выполнения работ по демонтажу, ресурсы на выполнение работ по демонтажу </w:t>
            </w:r>
          </w:p>
        </w:tc>
        <w:tc>
          <w:tcPr>
            <w:tcW w:w="644" w:type="pct"/>
          </w:tcPr>
          <w:p w14:paraId="3E3E111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644" w:type="pct"/>
          </w:tcPr>
          <w:p w14:paraId="6E22D7E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r>
      <w:tr w:rsidR="00D53134" w:rsidRPr="00D53134" w14:paraId="56DD636E" w14:textId="77777777" w:rsidTr="00CF1767">
        <w:tc>
          <w:tcPr>
            <w:tcW w:w="749" w:type="pct"/>
            <w:vMerge/>
          </w:tcPr>
          <w:p w14:paraId="2458751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090699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Внутриобъектовые инженерные сети (временные)</w:t>
            </w:r>
          </w:p>
        </w:tc>
        <w:tc>
          <w:tcPr>
            <w:tcW w:w="718" w:type="pct"/>
          </w:tcPr>
          <w:p w14:paraId="6F3094B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сроки выполнение работ по сооружению</w:t>
            </w:r>
          </w:p>
        </w:tc>
        <w:tc>
          <w:tcPr>
            <w:tcW w:w="718" w:type="pct"/>
          </w:tcPr>
          <w:p w14:paraId="35C5DA8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сечение. Внешний образ/вид, крепления, Маркировка, сроки выполнения работ по монтажу, </w:t>
            </w:r>
            <w:r w:rsidRPr="00D53134">
              <w:rPr>
                <w:rFonts w:asciiTheme="minorBidi" w:hAnsiTheme="minorBidi"/>
                <w:color w:val="000000"/>
                <w:sz w:val="20"/>
                <w:szCs w:val="20"/>
              </w:rPr>
              <w:lastRenderedPageBreak/>
              <w:t>ресурсы на выполнение работ по монтажу</w:t>
            </w:r>
          </w:p>
        </w:tc>
        <w:tc>
          <w:tcPr>
            <w:tcW w:w="718" w:type="pct"/>
          </w:tcPr>
          <w:p w14:paraId="025CD00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Типы, Точный габарит, сечение. Внешний образ/вид, крепления, Маркировка, сроки выполнения работ по монтажу, </w:t>
            </w:r>
            <w:r w:rsidRPr="00D53134">
              <w:rPr>
                <w:rFonts w:asciiTheme="minorBidi" w:hAnsiTheme="minorBidi"/>
                <w:color w:val="000000"/>
                <w:sz w:val="20"/>
                <w:szCs w:val="20"/>
              </w:rPr>
              <w:lastRenderedPageBreak/>
              <w:t>ресурсы на выполнение работ по монтажу</w:t>
            </w:r>
          </w:p>
        </w:tc>
        <w:tc>
          <w:tcPr>
            <w:tcW w:w="644" w:type="pct"/>
          </w:tcPr>
          <w:p w14:paraId="3DA62AE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w:t>
            </w:r>
          </w:p>
        </w:tc>
        <w:tc>
          <w:tcPr>
            <w:tcW w:w="644" w:type="pct"/>
          </w:tcPr>
          <w:p w14:paraId="2AC807B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r>
      <w:tr w:rsidR="00D53134" w:rsidRPr="00D53134" w14:paraId="26A802C3" w14:textId="77777777" w:rsidTr="00CF1767">
        <w:tc>
          <w:tcPr>
            <w:tcW w:w="749" w:type="pct"/>
            <w:vMerge/>
          </w:tcPr>
          <w:p w14:paraId="063C4C48"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247070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Внутриобъектовые инженерные сети (сооружаемые)</w:t>
            </w:r>
          </w:p>
        </w:tc>
        <w:tc>
          <w:tcPr>
            <w:tcW w:w="718" w:type="pct"/>
          </w:tcPr>
          <w:p w14:paraId="09E64D9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сроки выполнение работ по сооружению</w:t>
            </w:r>
          </w:p>
        </w:tc>
        <w:tc>
          <w:tcPr>
            <w:tcW w:w="718" w:type="pct"/>
          </w:tcPr>
          <w:p w14:paraId="633BB22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718" w:type="pct"/>
          </w:tcPr>
          <w:p w14:paraId="042F997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644" w:type="pct"/>
          </w:tcPr>
          <w:p w14:paraId="311FC67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w:t>
            </w:r>
          </w:p>
        </w:tc>
        <w:tc>
          <w:tcPr>
            <w:tcW w:w="644" w:type="pct"/>
          </w:tcPr>
          <w:p w14:paraId="2B0CD72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69C442E7" w14:textId="77777777" w:rsidTr="00CF1767">
        <w:tc>
          <w:tcPr>
            <w:tcW w:w="749" w:type="pct"/>
            <w:vMerge/>
          </w:tcPr>
          <w:p w14:paraId="167EC0C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7B5F57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Мест размещения и емкости пожарных резервуаров (при их наличии)</w:t>
            </w:r>
          </w:p>
        </w:tc>
        <w:tc>
          <w:tcPr>
            <w:tcW w:w="718" w:type="pct"/>
          </w:tcPr>
          <w:p w14:paraId="3A95F2E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сроки выполнение работ по сооружению</w:t>
            </w:r>
          </w:p>
        </w:tc>
        <w:tc>
          <w:tcPr>
            <w:tcW w:w="718" w:type="pct"/>
          </w:tcPr>
          <w:p w14:paraId="25935AC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718" w:type="pct"/>
          </w:tcPr>
          <w:p w14:paraId="210DA71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644" w:type="pct"/>
          </w:tcPr>
          <w:p w14:paraId="23CFABF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w:t>
            </w:r>
          </w:p>
        </w:tc>
        <w:tc>
          <w:tcPr>
            <w:tcW w:w="644" w:type="pct"/>
          </w:tcPr>
          <w:p w14:paraId="71050CA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сечение. Внешний образ/вид, крепления, Маркировка,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0C8B5F83" w14:textId="77777777" w:rsidTr="00CF1767">
        <w:tc>
          <w:tcPr>
            <w:tcW w:w="749" w:type="pct"/>
            <w:vMerge/>
          </w:tcPr>
          <w:p w14:paraId="29479413"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A0875E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sz w:val="20"/>
                <w:szCs w:val="20"/>
              </w:rPr>
              <w:t>Границы зон действия публичных сервитутов (при их наличии)</w:t>
            </w:r>
          </w:p>
        </w:tc>
        <w:tc>
          <w:tcPr>
            <w:tcW w:w="718" w:type="pct"/>
          </w:tcPr>
          <w:p w14:paraId="71A08A1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36DF814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376E8B3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26E0308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01B15EB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183F22D2" w14:textId="77777777" w:rsidTr="00CF1767">
        <w:tc>
          <w:tcPr>
            <w:tcW w:w="749" w:type="pct"/>
            <w:vMerge/>
          </w:tcPr>
          <w:p w14:paraId="59DBCD94"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06A7EF2"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Границы населенных пунктов, непосредственно примыкающих к границам указанного земельного участка</w:t>
            </w:r>
          </w:p>
        </w:tc>
        <w:tc>
          <w:tcPr>
            <w:tcW w:w="718" w:type="pct"/>
          </w:tcPr>
          <w:p w14:paraId="7094F2D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1D33FAC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6E29008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36054EF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04B4697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1E22C144" w14:textId="77777777" w:rsidTr="00CF1767">
        <w:tc>
          <w:tcPr>
            <w:tcW w:w="749" w:type="pct"/>
            <w:vMerge/>
          </w:tcPr>
          <w:p w14:paraId="4927A04A"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03D141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Границы зон с особыми условиями их использования, предусмотренных Градостроительным кодексом Российской Федерации</w:t>
            </w:r>
          </w:p>
        </w:tc>
        <w:tc>
          <w:tcPr>
            <w:tcW w:w="718" w:type="pct"/>
          </w:tcPr>
          <w:p w14:paraId="1238B51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2486E03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6554305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69CF405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4EE40F1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0C6C121B" w14:textId="77777777" w:rsidTr="00CF1767">
        <w:tc>
          <w:tcPr>
            <w:tcW w:w="749" w:type="pct"/>
            <w:vMerge/>
          </w:tcPr>
          <w:p w14:paraId="365D091F"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A33C5A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Границы территорий, подверженных риску возникновения чрезвычайных ситуаций природного и техногенного характера</w:t>
            </w:r>
          </w:p>
        </w:tc>
        <w:tc>
          <w:tcPr>
            <w:tcW w:w="718" w:type="pct"/>
          </w:tcPr>
          <w:p w14:paraId="1F33486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0D6D66F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3914F45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73EF88A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475B161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05AB8A7B" w14:textId="77777777" w:rsidTr="00CF1767">
        <w:tc>
          <w:tcPr>
            <w:tcW w:w="749" w:type="pct"/>
            <w:vMerge/>
          </w:tcPr>
          <w:p w14:paraId="28FF58CC"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6FE4C6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 xml:space="preserve">Границы санитарно-защитной зоны </w:t>
            </w:r>
          </w:p>
        </w:tc>
        <w:tc>
          <w:tcPr>
            <w:tcW w:w="718" w:type="pct"/>
          </w:tcPr>
          <w:p w14:paraId="44C69B8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124A8C0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50E9A7A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2ED2833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5D00E05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784D5775" w14:textId="77777777" w:rsidTr="00CF1767">
        <w:tc>
          <w:tcPr>
            <w:tcW w:w="749" w:type="pct"/>
            <w:vMerge/>
          </w:tcPr>
          <w:p w14:paraId="20EC437D"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2E5CBB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Границы селитебной территории</w:t>
            </w:r>
          </w:p>
        </w:tc>
        <w:tc>
          <w:tcPr>
            <w:tcW w:w="718" w:type="pct"/>
          </w:tcPr>
          <w:p w14:paraId="64C59D0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0C26C69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469CE0D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0B6AD0C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1BD93ED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1A7E15EB" w14:textId="77777777" w:rsidTr="00CF1767">
        <w:tc>
          <w:tcPr>
            <w:tcW w:w="749" w:type="pct"/>
            <w:vMerge/>
          </w:tcPr>
          <w:p w14:paraId="4A212607"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74BCC49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Границы рекреационных зон</w:t>
            </w:r>
          </w:p>
        </w:tc>
        <w:tc>
          <w:tcPr>
            <w:tcW w:w="718" w:type="pct"/>
          </w:tcPr>
          <w:p w14:paraId="08CDC95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59B1E05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17F8BD0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3C798C3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1E03FFE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398575AA" w14:textId="77777777" w:rsidTr="00CF1767">
        <w:tc>
          <w:tcPr>
            <w:tcW w:w="749" w:type="pct"/>
            <w:vMerge/>
          </w:tcPr>
          <w:p w14:paraId="721BA4A5"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9884AB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Границы водоохранных зон</w:t>
            </w:r>
          </w:p>
        </w:tc>
        <w:tc>
          <w:tcPr>
            <w:tcW w:w="718" w:type="pct"/>
          </w:tcPr>
          <w:p w14:paraId="6CA6792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498211D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1DF2AAE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01929B2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70564AE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36D81D90" w14:textId="77777777" w:rsidTr="00CF1767">
        <w:tc>
          <w:tcPr>
            <w:tcW w:w="749" w:type="pct"/>
            <w:vMerge/>
          </w:tcPr>
          <w:p w14:paraId="4FFFBAAC"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20A9300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Границы зон охраны источников питьевого водоснабжения</w:t>
            </w:r>
          </w:p>
        </w:tc>
        <w:tc>
          <w:tcPr>
            <w:tcW w:w="718" w:type="pct"/>
          </w:tcPr>
          <w:p w14:paraId="15A34FD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353A846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20F758F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4C1BB505"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5DFC65B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6E748F11" w14:textId="77777777" w:rsidTr="00CF1767">
        <w:tc>
          <w:tcPr>
            <w:tcW w:w="749" w:type="pct"/>
            <w:vMerge/>
          </w:tcPr>
          <w:p w14:paraId="1BF2FA9A"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3849EE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Границы мест обитания животных и растений, занесенных в Красную книгу Российской Федерации и красные книги субъектов Российской Федерации</w:t>
            </w:r>
          </w:p>
        </w:tc>
        <w:tc>
          <w:tcPr>
            <w:tcW w:w="718" w:type="pct"/>
          </w:tcPr>
          <w:p w14:paraId="21D06C7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53DDF0B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0467798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10AD6DC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685A622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57DE66E4" w14:textId="77777777" w:rsidTr="00CF1767">
        <w:tc>
          <w:tcPr>
            <w:tcW w:w="749" w:type="pct"/>
            <w:vMerge/>
          </w:tcPr>
          <w:p w14:paraId="08A166A8"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32EBE8A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Места нахождения расчетных точек, расположения источников выбросов в атмосферу загрязняющих веществ и устройств по очистке этих выбросов</w:t>
            </w:r>
          </w:p>
        </w:tc>
        <w:tc>
          <w:tcPr>
            <w:tcW w:w="718" w:type="pct"/>
          </w:tcPr>
          <w:p w14:paraId="1F498CF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63B2877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5304045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5C26B60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5422D8A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146F573D" w14:textId="77777777" w:rsidTr="00CF1767">
        <w:tc>
          <w:tcPr>
            <w:tcW w:w="749" w:type="pct"/>
            <w:vMerge/>
          </w:tcPr>
          <w:p w14:paraId="0A1E2C12"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428D6FF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Места контрольных пунктов, постов, скважин и иных объектов, обеспечивающих отбор проб воды из поверхностных водных объектов, а также подземных вод, - для объектов производственного назначения</w:t>
            </w:r>
          </w:p>
        </w:tc>
        <w:tc>
          <w:tcPr>
            <w:tcW w:w="718" w:type="pct"/>
          </w:tcPr>
          <w:p w14:paraId="470CAD1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4C5865A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18" w:type="pct"/>
          </w:tcPr>
          <w:p w14:paraId="76418B6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4B8D6A9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44" w:type="pct"/>
          </w:tcPr>
          <w:p w14:paraId="0B3F3F62"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3F3A0672" w14:textId="77777777" w:rsidTr="00CF1767">
        <w:tc>
          <w:tcPr>
            <w:tcW w:w="749" w:type="pct"/>
            <w:vMerge/>
          </w:tcPr>
          <w:p w14:paraId="0E728153"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9D80F8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Результаты расчетов загрязнения атмосферы при неблагоприятных погодных условиях и выбросов по веществам и комбинациям веществ с суммирующимися вредными воздействиями - для объектов производственного назначения</w:t>
            </w:r>
          </w:p>
        </w:tc>
        <w:tc>
          <w:tcPr>
            <w:tcW w:w="718" w:type="pct"/>
          </w:tcPr>
          <w:p w14:paraId="50D8F86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718" w:type="pct"/>
          </w:tcPr>
          <w:p w14:paraId="2EBF388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расчетные значения</w:t>
            </w:r>
          </w:p>
        </w:tc>
        <w:tc>
          <w:tcPr>
            <w:tcW w:w="718" w:type="pct"/>
          </w:tcPr>
          <w:p w14:paraId="78E85F1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расчетные значения</w:t>
            </w:r>
          </w:p>
        </w:tc>
        <w:tc>
          <w:tcPr>
            <w:tcW w:w="644" w:type="pct"/>
          </w:tcPr>
          <w:p w14:paraId="0595039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расчетные значения</w:t>
            </w:r>
          </w:p>
        </w:tc>
        <w:tc>
          <w:tcPr>
            <w:tcW w:w="644" w:type="pct"/>
          </w:tcPr>
          <w:p w14:paraId="40B6C89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расчетные значения</w:t>
            </w:r>
          </w:p>
        </w:tc>
      </w:tr>
      <w:tr w:rsidR="00D53134" w:rsidRPr="00D53134" w14:paraId="7BF45C96" w14:textId="77777777" w:rsidTr="00CF1767">
        <w:tc>
          <w:tcPr>
            <w:tcW w:w="749" w:type="pct"/>
            <w:vMerge/>
          </w:tcPr>
          <w:p w14:paraId="30162918"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5D3343DA" w14:textId="77777777" w:rsidR="00D53134" w:rsidRPr="00D53134" w:rsidRDefault="00D53134" w:rsidP="00D53134">
            <w:pPr>
              <w:spacing w:line="276" w:lineRule="auto"/>
              <w:jc w:val="both"/>
              <w:rPr>
                <w:rFonts w:asciiTheme="minorBidi" w:hAnsiTheme="minorBidi"/>
                <w:sz w:val="20"/>
                <w:szCs w:val="20"/>
              </w:rPr>
            </w:pPr>
          </w:p>
        </w:tc>
        <w:tc>
          <w:tcPr>
            <w:tcW w:w="718" w:type="pct"/>
          </w:tcPr>
          <w:p w14:paraId="12BEDCA3" w14:textId="77777777" w:rsidR="00D53134" w:rsidRPr="00D53134" w:rsidRDefault="00D53134" w:rsidP="00D53134">
            <w:pPr>
              <w:spacing w:line="276" w:lineRule="auto"/>
              <w:jc w:val="both"/>
              <w:rPr>
                <w:rFonts w:asciiTheme="minorBidi" w:hAnsiTheme="minorBidi"/>
                <w:color w:val="000000"/>
                <w:sz w:val="20"/>
                <w:szCs w:val="20"/>
              </w:rPr>
            </w:pPr>
          </w:p>
        </w:tc>
        <w:tc>
          <w:tcPr>
            <w:tcW w:w="718" w:type="pct"/>
          </w:tcPr>
          <w:p w14:paraId="3F2315E8" w14:textId="77777777" w:rsidR="00D53134" w:rsidRPr="00D53134" w:rsidRDefault="00D53134" w:rsidP="00D53134">
            <w:pPr>
              <w:spacing w:line="276" w:lineRule="auto"/>
              <w:jc w:val="both"/>
              <w:rPr>
                <w:rFonts w:asciiTheme="minorBidi" w:hAnsiTheme="minorBidi"/>
                <w:color w:val="000000"/>
                <w:sz w:val="20"/>
                <w:szCs w:val="20"/>
              </w:rPr>
            </w:pPr>
          </w:p>
        </w:tc>
        <w:tc>
          <w:tcPr>
            <w:tcW w:w="718" w:type="pct"/>
          </w:tcPr>
          <w:p w14:paraId="400C4411" w14:textId="77777777" w:rsidR="00D53134" w:rsidRPr="00D53134" w:rsidRDefault="00D53134" w:rsidP="00D53134">
            <w:pPr>
              <w:spacing w:line="276" w:lineRule="auto"/>
              <w:jc w:val="both"/>
              <w:rPr>
                <w:rFonts w:asciiTheme="minorBidi" w:hAnsiTheme="minorBidi"/>
                <w:color w:val="000000"/>
                <w:sz w:val="20"/>
                <w:szCs w:val="20"/>
              </w:rPr>
            </w:pPr>
          </w:p>
        </w:tc>
        <w:tc>
          <w:tcPr>
            <w:tcW w:w="644" w:type="pct"/>
          </w:tcPr>
          <w:p w14:paraId="319C1166" w14:textId="77777777" w:rsidR="00D53134" w:rsidRPr="00D53134" w:rsidRDefault="00D53134" w:rsidP="00D53134">
            <w:pPr>
              <w:spacing w:line="276" w:lineRule="auto"/>
              <w:jc w:val="both"/>
              <w:rPr>
                <w:rFonts w:asciiTheme="minorBidi" w:hAnsiTheme="minorBidi"/>
                <w:color w:val="000000"/>
                <w:sz w:val="20"/>
                <w:szCs w:val="20"/>
              </w:rPr>
            </w:pPr>
          </w:p>
        </w:tc>
        <w:tc>
          <w:tcPr>
            <w:tcW w:w="644" w:type="pct"/>
          </w:tcPr>
          <w:p w14:paraId="4B544BFF" w14:textId="77777777" w:rsidR="00D53134" w:rsidRPr="00D53134" w:rsidRDefault="00D53134" w:rsidP="00D53134">
            <w:pPr>
              <w:spacing w:line="276" w:lineRule="auto"/>
              <w:jc w:val="both"/>
              <w:rPr>
                <w:rFonts w:asciiTheme="minorBidi" w:hAnsiTheme="minorBidi"/>
                <w:color w:val="000000"/>
                <w:sz w:val="20"/>
                <w:szCs w:val="20"/>
              </w:rPr>
            </w:pPr>
          </w:p>
        </w:tc>
      </w:tr>
      <w:tr w:rsidR="00D53134" w:rsidRPr="00D53134" w14:paraId="0FBF86EE" w14:textId="77777777" w:rsidTr="00CF1767">
        <w:tc>
          <w:tcPr>
            <w:tcW w:w="749" w:type="pct"/>
            <w:vMerge/>
          </w:tcPr>
          <w:p w14:paraId="6890D65C"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177C689B" w14:textId="77777777" w:rsidR="00D53134" w:rsidRPr="00D53134" w:rsidRDefault="00D53134" w:rsidP="00D53134">
            <w:pPr>
              <w:spacing w:line="276" w:lineRule="auto"/>
              <w:jc w:val="both"/>
              <w:rPr>
                <w:rFonts w:asciiTheme="minorBidi" w:hAnsiTheme="minorBidi"/>
                <w:sz w:val="20"/>
                <w:szCs w:val="20"/>
              </w:rPr>
            </w:pPr>
          </w:p>
        </w:tc>
        <w:tc>
          <w:tcPr>
            <w:tcW w:w="718" w:type="pct"/>
          </w:tcPr>
          <w:p w14:paraId="1AC5CC57" w14:textId="77777777" w:rsidR="00D53134" w:rsidRPr="00D53134" w:rsidRDefault="00D53134" w:rsidP="00D53134">
            <w:pPr>
              <w:spacing w:line="276" w:lineRule="auto"/>
              <w:jc w:val="both"/>
              <w:rPr>
                <w:rFonts w:asciiTheme="minorBidi" w:hAnsiTheme="minorBidi"/>
                <w:color w:val="000000"/>
                <w:sz w:val="20"/>
                <w:szCs w:val="20"/>
              </w:rPr>
            </w:pPr>
          </w:p>
        </w:tc>
        <w:tc>
          <w:tcPr>
            <w:tcW w:w="718" w:type="pct"/>
          </w:tcPr>
          <w:p w14:paraId="313CEAC4" w14:textId="77777777" w:rsidR="00D53134" w:rsidRPr="00D53134" w:rsidRDefault="00D53134" w:rsidP="00D53134">
            <w:pPr>
              <w:spacing w:line="276" w:lineRule="auto"/>
              <w:jc w:val="both"/>
              <w:rPr>
                <w:rFonts w:asciiTheme="minorBidi" w:hAnsiTheme="minorBidi"/>
                <w:color w:val="000000"/>
                <w:sz w:val="20"/>
                <w:szCs w:val="20"/>
              </w:rPr>
            </w:pPr>
          </w:p>
        </w:tc>
        <w:tc>
          <w:tcPr>
            <w:tcW w:w="718" w:type="pct"/>
          </w:tcPr>
          <w:p w14:paraId="09072DC9" w14:textId="77777777" w:rsidR="00D53134" w:rsidRPr="00D53134" w:rsidRDefault="00D53134" w:rsidP="00D53134">
            <w:pPr>
              <w:spacing w:line="276" w:lineRule="auto"/>
              <w:jc w:val="both"/>
              <w:rPr>
                <w:rFonts w:asciiTheme="minorBidi" w:hAnsiTheme="minorBidi"/>
                <w:color w:val="000000"/>
                <w:sz w:val="20"/>
                <w:szCs w:val="20"/>
              </w:rPr>
            </w:pPr>
          </w:p>
        </w:tc>
        <w:tc>
          <w:tcPr>
            <w:tcW w:w="644" w:type="pct"/>
          </w:tcPr>
          <w:p w14:paraId="73741D8E" w14:textId="77777777" w:rsidR="00D53134" w:rsidRPr="00D53134" w:rsidRDefault="00D53134" w:rsidP="00D53134">
            <w:pPr>
              <w:spacing w:line="276" w:lineRule="auto"/>
              <w:jc w:val="both"/>
              <w:rPr>
                <w:rFonts w:asciiTheme="minorBidi" w:hAnsiTheme="minorBidi"/>
                <w:color w:val="000000"/>
                <w:sz w:val="20"/>
                <w:szCs w:val="20"/>
              </w:rPr>
            </w:pPr>
          </w:p>
        </w:tc>
        <w:tc>
          <w:tcPr>
            <w:tcW w:w="644" w:type="pct"/>
          </w:tcPr>
          <w:p w14:paraId="489ED0DD" w14:textId="77777777" w:rsidR="00D53134" w:rsidRPr="00D53134" w:rsidRDefault="00D53134" w:rsidP="00D53134">
            <w:pPr>
              <w:spacing w:line="276" w:lineRule="auto"/>
              <w:jc w:val="both"/>
              <w:rPr>
                <w:rFonts w:asciiTheme="minorBidi" w:hAnsiTheme="minorBidi"/>
                <w:color w:val="000000"/>
                <w:sz w:val="20"/>
                <w:szCs w:val="20"/>
              </w:rPr>
            </w:pPr>
          </w:p>
        </w:tc>
      </w:tr>
      <w:tr w:rsidR="00D53134" w:rsidRPr="00D53134" w14:paraId="1DAC03C9" w14:textId="77777777" w:rsidTr="00CF1767">
        <w:tc>
          <w:tcPr>
            <w:tcW w:w="749" w:type="pct"/>
            <w:vMerge/>
          </w:tcPr>
          <w:p w14:paraId="41A8075E"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62F6FB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Объекты благоустройства</w:t>
            </w:r>
          </w:p>
        </w:tc>
        <w:tc>
          <w:tcPr>
            <w:tcW w:w="718" w:type="pct"/>
          </w:tcPr>
          <w:p w14:paraId="44DEE0F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3569DAE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Внешний образ/вид, маркировка</w:t>
            </w:r>
          </w:p>
        </w:tc>
        <w:tc>
          <w:tcPr>
            <w:tcW w:w="718" w:type="pct"/>
          </w:tcPr>
          <w:p w14:paraId="39004C2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положение. Внешний образ/вид,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5B7550E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Внешний образ/вид, маркировка</w:t>
            </w:r>
          </w:p>
        </w:tc>
        <w:tc>
          <w:tcPr>
            <w:tcW w:w="644" w:type="pct"/>
          </w:tcPr>
          <w:p w14:paraId="3EAD694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Внешний образ/вид,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03EFBD0" w14:textId="77777777" w:rsidTr="00CF1767">
        <w:tc>
          <w:tcPr>
            <w:tcW w:w="749" w:type="pct"/>
            <w:vMerge/>
          </w:tcPr>
          <w:p w14:paraId="6B1A04B1"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032EFD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Объекты озелениния</w:t>
            </w:r>
          </w:p>
        </w:tc>
        <w:tc>
          <w:tcPr>
            <w:tcW w:w="718" w:type="pct"/>
          </w:tcPr>
          <w:p w14:paraId="1D28CAF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40FF9C8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положение. Внешний </w:t>
            </w:r>
            <w:r w:rsidRPr="00D53134">
              <w:rPr>
                <w:rFonts w:asciiTheme="minorBidi" w:hAnsiTheme="minorBidi"/>
                <w:color w:val="000000"/>
                <w:sz w:val="20"/>
                <w:szCs w:val="20"/>
              </w:rPr>
              <w:lastRenderedPageBreak/>
              <w:t>образ/вид, маркировка</w:t>
            </w:r>
          </w:p>
        </w:tc>
        <w:tc>
          <w:tcPr>
            <w:tcW w:w="718" w:type="pct"/>
          </w:tcPr>
          <w:p w14:paraId="2925D53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положение. Внешний </w:t>
            </w:r>
            <w:r w:rsidRPr="00D53134">
              <w:rPr>
                <w:rFonts w:asciiTheme="minorBidi" w:hAnsiTheme="minorBidi"/>
                <w:color w:val="000000"/>
                <w:sz w:val="20"/>
                <w:szCs w:val="20"/>
              </w:rPr>
              <w:lastRenderedPageBreak/>
              <w:t xml:space="preserve">образ/вид,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2B7192D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положение. Внешний </w:t>
            </w:r>
            <w:r w:rsidRPr="00D53134">
              <w:rPr>
                <w:rFonts w:asciiTheme="minorBidi" w:hAnsiTheme="minorBidi"/>
                <w:color w:val="000000"/>
                <w:sz w:val="20"/>
                <w:szCs w:val="20"/>
              </w:rPr>
              <w:lastRenderedPageBreak/>
              <w:t>образ/вид, маркировка</w:t>
            </w:r>
          </w:p>
        </w:tc>
        <w:tc>
          <w:tcPr>
            <w:tcW w:w="644" w:type="pct"/>
          </w:tcPr>
          <w:p w14:paraId="3F1A551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 xml:space="preserve">Точный габарит, положение. Внешний </w:t>
            </w:r>
            <w:r w:rsidRPr="00D53134">
              <w:rPr>
                <w:rFonts w:asciiTheme="minorBidi" w:hAnsiTheme="minorBidi"/>
                <w:color w:val="000000"/>
                <w:sz w:val="20"/>
                <w:szCs w:val="20"/>
              </w:rPr>
              <w:lastRenderedPageBreak/>
              <w:t>образ/вид,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5B0FFD16" w14:textId="77777777" w:rsidTr="00CF1767">
        <w:tc>
          <w:tcPr>
            <w:tcW w:w="749" w:type="pct"/>
            <w:vMerge/>
          </w:tcPr>
          <w:p w14:paraId="3B4F5E10" w14:textId="77777777" w:rsidR="00D53134" w:rsidRPr="00D53134" w:rsidRDefault="00D53134" w:rsidP="00D53134">
            <w:pPr>
              <w:spacing w:line="276" w:lineRule="auto"/>
              <w:jc w:val="both"/>
              <w:rPr>
                <w:rFonts w:asciiTheme="minorBidi" w:hAnsiTheme="minorBidi"/>
                <w:sz w:val="20"/>
                <w:szCs w:val="20"/>
              </w:rPr>
            </w:pPr>
          </w:p>
        </w:tc>
        <w:tc>
          <w:tcPr>
            <w:tcW w:w="810" w:type="pct"/>
          </w:tcPr>
          <w:p w14:paraId="6ED85D4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Объекты освещения территории</w:t>
            </w:r>
          </w:p>
        </w:tc>
        <w:tc>
          <w:tcPr>
            <w:tcW w:w="718" w:type="pct"/>
          </w:tcPr>
          <w:p w14:paraId="7D7E97D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18" w:type="pct"/>
          </w:tcPr>
          <w:p w14:paraId="7C93546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Внешний образ/вид, маркировка</w:t>
            </w:r>
          </w:p>
        </w:tc>
        <w:tc>
          <w:tcPr>
            <w:tcW w:w="718" w:type="pct"/>
          </w:tcPr>
          <w:p w14:paraId="3B1958F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положение. Внешний образ/вид, маркировка, </w:t>
            </w:r>
            <w:r w:rsidRPr="00D53134">
              <w:rPr>
                <w:rFonts w:asciiTheme="minorBidi" w:eastAsia="Times New Roman" w:hAnsiTheme="minorBidi"/>
                <w:color w:val="000000"/>
                <w:sz w:val="20"/>
                <w:szCs w:val="20"/>
              </w:rPr>
              <w:t>Наименование по каталогу, Артикул по каталогу</w:t>
            </w:r>
          </w:p>
        </w:tc>
        <w:tc>
          <w:tcPr>
            <w:tcW w:w="644" w:type="pct"/>
          </w:tcPr>
          <w:p w14:paraId="5676F77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Внешний образ/вид, маркировка</w:t>
            </w:r>
          </w:p>
        </w:tc>
        <w:tc>
          <w:tcPr>
            <w:tcW w:w="644" w:type="pct"/>
          </w:tcPr>
          <w:p w14:paraId="2CFF594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Внешний образ/вид, маркировка, Сроки выполнения проверок и контролируемые параметры, Сроки проведения плановых замен и заменяемые элементы</w:t>
            </w:r>
          </w:p>
        </w:tc>
      </w:tr>
    </w:tbl>
    <w:p w14:paraId="0F6D131B" w14:textId="77777777" w:rsidR="007B27A7" w:rsidRPr="00D53134" w:rsidRDefault="007B27A7" w:rsidP="00D53134">
      <w:pPr>
        <w:jc w:val="both"/>
        <w:rPr>
          <w:rFonts w:asciiTheme="minorBidi" w:hAnsiTheme="minorBidi" w:cstheme="minorBidi"/>
          <w:sz w:val="24"/>
          <w:szCs w:val="24"/>
        </w:rPr>
      </w:pPr>
    </w:p>
    <w:p w14:paraId="6682ABAD" w14:textId="77777777" w:rsidR="00D53134" w:rsidRPr="00D53134" w:rsidRDefault="00D53134" w:rsidP="00D53134">
      <w:pPr>
        <w:jc w:val="both"/>
        <w:rPr>
          <w:rFonts w:asciiTheme="minorBidi" w:hAnsiTheme="minorBidi" w:cstheme="minorBidi"/>
          <w:b/>
          <w:color w:val="434343"/>
          <w:sz w:val="24"/>
          <w:szCs w:val="24"/>
        </w:rPr>
      </w:pPr>
      <w:r w:rsidRPr="00D53134">
        <w:rPr>
          <w:rFonts w:asciiTheme="minorBidi" w:hAnsiTheme="minorBidi" w:cstheme="minorBidi"/>
          <w:sz w:val="24"/>
          <w:szCs w:val="24"/>
        </w:rPr>
        <w:br w:type="page"/>
      </w:r>
    </w:p>
    <w:p w14:paraId="3E0106E1" w14:textId="77777777" w:rsidR="007B27A7" w:rsidRPr="00D53134" w:rsidRDefault="00D53134" w:rsidP="00D53134">
      <w:pPr>
        <w:pStyle w:val="3"/>
        <w:widowControl w:val="0"/>
        <w:spacing w:line="276" w:lineRule="auto"/>
        <w:ind w:left="0" w:firstLine="0"/>
        <w:contextualSpacing w:val="0"/>
        <w:jc w:val="both"/>
        <w:rPr>
          <w:rFonts w:asciiTheme="minorBidi" w:hAnsiTheme="minorBidi" w:cstheme="minorBidi"/>
          <w:sz w:val="24"/>
          <w:szCs w:val="24"/>
        </w:rPr>
      </w:pPr>
      <w:bookmarkStart w:id="1006" w:name="_Toc508698267"/>
      <w:r w:rsidRPr="00D53134">
        <w:rPr>
          <w:rFonts w:asciiTheme="minorBidi" w:hAnsiTheme="minorBidi" w:cstheme="minorBidi"/>
          <w:sz w:val="24"/>
          <w:szCs w:val="24"/>
        </w:rPr>
        <w:lastRenderedPageBreak/>
        <w:t>Приложение 3. Требования к детализации элементов информационной модели по стадиям жизненного цикла линейных объектов</w:t>
      </w:r>
      <w:bookmarkEnd w:id="1006"/>
    </w:p>
    <w:p w14:paraId="4871C951" w14:textId="77777777" w:rsidR="007B27A7" w:rsidRPr="00D53134" w:rsidRDefault="007B27A7" w:rsidP="00D53134">
      <w:pPr>
        <w:jc w:val="both"/>
        <w:rPr>
          <w:rFonts w:asciiTheme="minorBidi" w:hAnsiTheme="minorBidi" w:cstheme="minorBidi"/>
          <w:sz w:val="24"/>
          <w:szCs w:val="24"/>
        </w:rPr>
      </w:pPr>
    </w:p>
    <w:tbl>
      <w:tblPr>
        <w:tblStyle w:val="aff5"/>
        <w:tblW w:w="5000" w:type="pct"/>
        <w:tblLook w:val="04A0" w:firstRow="1" w:lastRow="0" w:firstColumn="1" w:lastColumn="0" w:noHBand="0" w:noVBand="1"/>
      </w:tblPr>
      <w:tblGrid>
        <w:gridCol w:w="1635"/>
        <w:gridCol w:w="2396"/>
        <w:gridCol w:w="2067"/>
        <w:gridCol w:w="2067"/>
        <w:gridCol w:w="2067"/>
        <w:gridCol w:w="1856"/>
        <w:gridCol w:w="1856"/>
      </w:tblGrid>
      <w:tr w:rsidR="00D53134" w:rsidRPr="00D53134" w14:paraId="5E44A884" w14:textId="77777777" w:rsidTr="00CF1767">
        <w:tc>
          <w:tcPr>
            <w:tcW w:w="585" w:type="pct"/>
          </w:tcPr>
          <w:p w14:paraId="504511A0"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Наименование группы данных</w:t>
            </w:r>
          </w:p>
        </w:tc>
        <w:tc>
          <w:tcPr>
            <w:tcW w:w="860" w:type="pct"/>
          </w:tcPr>
          <w:p w14:paraId="04C201DE"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Наименование элементов</w:t>
            </w:r>
          </w:p>
        </w:tc>
        <w:tc>
          <w:tcPr>
            <w:tcW w:w="741" w:type="pct"/>
          </w:tcPr>
          <w:p w14:paraId="21CE53DA"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Предпроект</w:t>
            </w:r>
          </w:p>
          <w:p w14:paraId="0373A080" w14:textId="77777777" w:rsidR="00D53134" w:rsidRPr="00D53134" w:rsidRDefault="00D53134" w:rsidP="00D53134">
            <w:pPr>
              <w:spacing w:line="276" w:lineRule="auto"/>
              <w:jc w:val="both"/>
              <w:rPr>
                <w:rFonts w:asciiTheme="minorBidi" w:hAnsiTheme="minorBidi"/>
                <w:b/>
                <w:bCs/>
                <w:sz w:val="20"/>
                <w:szCs w:val="20"/>
                <w:lang w:val="en-US"/>
              </w:rPr>
            </w:pPr>
            <w:r w:rsidRPr="00D53134">
              <w:rPr>
                <w:rFonts w:asciiTheme="minorBidi" w:hAnsiTheme="minorBidi"/>
                <w:b/>
                <w:bCs/>
                <w:sz w:val="20"/>
                <w:szCs w:val="20"/>
                <w:lang w:val="en-US"/>
              </w:rPr>
              <w:t>LOD 200</w:t>
            </w:r>
          </w:p>
        </w:tc>
        <w:tc>
          <w:tcPr>
            <w:tcW w:w="741" w:type="pct"/>
          </w:tcPr>
          <w:p w14:paraId="05E0FADD"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Проект</w:t>
            </w:r>
          </w:p>
          <w:p w14:paraId="230491C8" w14:textId="77777777" w:rsidR="00D53134" w:rsidRPr="00D53134" w:rsidRDefault="00D53134" w:rsidP="00D53134">
            <w:pPr>
              <w:spacing w:line="276" w:lineRule="auto"/>
              <w:jc w:val="both"/>
              <w:rPr>
                <w:rFonts w:asciiTheme="minorBidi" w:hAnsiTheme="minorBidi"/>
                <w:b/>
                <w:bCs/>
                <w:sz w:val="20"/>
                <w:szCs w:val="20"/>
                <w:lang w:val="en-US"/>
              </w:rPr>
            </w:pPr>
            <w:r w:rsidRPr="00D53134">
              <w:rPr>
                <w:rFonts w:asciiTheme="minorBidi" w:hAnsiTheme="minorBidi"/>
                <w:b/>
                <w:bCs/>
                <w:sz w:val="20"/>
                <w:szCs w:val="20"/>
                <w:lang w:val="en-US"/>
              </w:rPr>
              <w:t>LOD 300</w:t>
            </w:r>
          </w:p>
        </w:tc>
        <w:tc>
          <w:tcPr>
            <w:tcW w:w="741" w:type="pct"/>
          </w:tcPr>
          <w:p w14:paraId="0159608E"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Строительство</w:t>
            </w:r>
          </w:p>
          <w:p w14:paraId="5CD9D238" w14:textId="77777777" w:rsidR="00D53134" w:rsidRPr="00D53134" w:rsidRDefault="00D53134" w:rsidP="00D53134">
            <w:pPr>
              <w:spacing w:line="276" w:lineRule="auto"/>
              <w:jc w:val="both"/>
              <w:rPr>
                <w:rFonts w:asciiTheme="minorBidi" w:hAnsiTheme="minorBidi"/>
                <w:b/>
                <w:bCs/>
                <w:sz w:val="20"/>
                <w:szCs w:val="20"/>
                <w:lang w:val="en-US"/>
              </w:rPr>
            </w:pPr>
            <w:r w:rsidRPr="00D53134">
              <w:rPr>
                <w:rFonts w:asciiTheme="minorBidi" w:hAnsiTheme="minorBidi"/>
                <w:b/>
                <w:bCs/>
                <w:sz w:val="20"/>
                <w:szCs w:val="20"/>
                <w:lang w:val="en-US"/>
              </w:rPr>
              <w:t>LOD 400</w:t>
            </w:r>
          </w:p>
        </w:tc>
        <w:tc>
          <w:tcPr>
            <w:tcW w:w="665" w:type="pct"/>
          </w:tcPr>
          <w:p w14:paraId="2B6295BF"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Сдача в эксплуатацию</w:t>
            </w:r>
          </w:p>
          <w:p w14:paraId="001798CE" w14:textId="77777777" w:rsidR="00D53134" w:rsidRPr="00D53134" w:rsidRDefault="00D53134" w:rsidP="00D53134">
            <w:pPr>
              <w:spacing w:line="276" w:lineRule="auto"/>
              <w:jc w:val="both"/>
              <w:rPr>
                <w:rFonts w:asciiTheme="minorBidi" w:hAnsiTheme="minorBidi"/>
                <w:b/>
                <w:bCs/>
                <w:sz w:val="20"/>
                <w:szCs w:val="20"/>
                <w:lang w:val="en-US"/>
              </w:rPr>
            </w:pPr>
            <w:r w:rsidRPr="00D53134">
              <w:rPr>
                <w:rFonts w:asciiTheme="minorBidi" w:hAnsiTheme="minorBidi"/>
                <w:b/>
                <w:bCs/>
                <w:sz w:val="20"/>
                <w:szCs w:val="20"/>
                <w:lang w:val="en-US"/>
              </w:rPr>
              <w:t>LOD 300</w:t>
            </w:r>
          </w:p>
        </w:tc>
        <w:tc>
          <w:tcPr>
            <w:tcW w:w="665" w:type="pct"/>
          </w:tcPr>
          <w:p w14:paraId="244DD734" w14:textId="77777777" w:rsidR="00D53134" w:rsidRPr="00D53134" w:rsidRDefault="00D53134" w:rsidP="00D53134">
            <w:pPr>
              <w:spacing w:line="276" w:lineRule="auto"/>
              <w:jc w:val="both"/>
              <w:rPr>
                <w:rFonts w:asciiTheme="minorBidi" w:hAnsiTheme="minorBidi"/>
                <w:b/>
                <w:bCs/>
                <w:sz w:val="20"/>
                <w:szCs w:val="20"/>
              </w:rPr>
            </w:pPr>
            <w:r w:rsidRPr="00D53134">
              <w:rPr>
                <w:rFonts w:asciiTheme="minorBidi" w:hAnsiTheme="minorBidi"/>
                <w:b/>
                <w:bCs/>
                <w:sz w:val="20"/>
                <w:szCs w:val="20"/>
              </w:rPr>
              <w:t>Эксплуатация</w:t>
            </w:r>
          </w:p>
          <w:p w14:paraId="59459A7E" w14:textId="77777777" w:rsidR="00D53134" w:rsidRPr="00D53134" w:rsidRDefault="00D53134" w:rsidP="00D53134">
            <w:pPr>
              <w:spacing w:line="276" w:lineRule="auto"/>
              <w:jc w:val="both"/>
              <w:rPr>
                <w:rFonts w:asciiTheme="minorBidi" w:hAnsiTheme="minorBidi"/>
                <w:b/>
                <w:bCs/>
                <w:sz w:val="20"/>
                <w:szCs w:val="20"/>
                <w:lang w:val="en-US"/>
              </w:rPr>
            </w:pPr>
            <w:r w:rsidRPr="00D53134">
              <w:rPr>
                <w:rFonts w:asciiTheme="minorBidi" w:hAnsiTheme="minorBidi"/>
                <w:b/>
                <w:bCs/>
                <w:sz w:val="20"/>
                <w:szCs w:val="20"/>
                <w:lang w:val="en-US"/>
              </w:rPr>
              <w:t>LOD 500</w:t>
            </w:r>
          </w:p>
        </w:tc>
      </w:tr>
      <w:tr w:rsidR="00D53134" w:rsidRPr="00D53134" w14:paraId="0FA061EA" w14:textId="77777777" w:rsidTr="00CF1767">
        <w:tc>
          <w:tcPr>
            <w:tcW w:w="585" w:type="pct"/>
            <w:vMerge w:val="restart"/>
          </w:tcPr>
          <w:p w14:paraId="0B01BA8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Полоса отвода</w:t>
            </w:r>
          </w:p>
        </w:tc>
        <w:tc>
          <w:tcPr>
            <w:tcW w:w="860" w:type="pct"/>
          </w:tcPr>
          <w:p w14:paraId="5C5CA59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Граница административно-территориальных образований, по территории которых планируется провести трассу линейного объекта</w:t>
            </w:r>
          </w:p>
        </w:tc>
        <w:tc>
          <w:tcPr>
            <w:tcW w:w="741" w:type="pct"/>
          </w:tcPr>
          <w:p w14:paraId="6948F9E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2FA701C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34FC35B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AA5821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A7BEF8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352D1ED2" w14:textId="77777777" w:rsidTr="00CF1767">
        <w:tc>
          <w:tcPr>
            <w:tcW w:w="585" w:type="pct"/>
            <w:vMerge/>
          </w:tcPr>
          <w:p w14:paraId="16D90203"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1E2EE2D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Трасса</w:t>
            </w:r>
          </w:p>
        </w:tc>
        <w:tc>
          <w:tcPr>
            <w:tcW w:w="741" w:type="pct"/>
          </w:tcPr>
          <w:p w14:paraId="07C0287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71DD547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52FD4C8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5A6D394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2B3BEE2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3B3466C1" w14:textId="77777777" w:rsidTr="00CF1767">
        <w:tc>
          <w:tcPr>
            <w:tcW w:w="585" w:type="pct"/>
            <w:vMerge/>
          </w:tcPr>
          <w:p w14:paraId="1F043C67"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008DF44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Пикеты</w:t>
            </w:r>
          </w:p>
        </w:tc>
        <w:tc>
          <w:tcPr>
            <w:tcW w:w="741" w:type="pct"/>
          </w:tcPr>
          <w:p w14:paraId="60E18F8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484CF7C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4BCB682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5566D96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65B0658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5BDEFEDD" w14:textId="77777777" w:rsidTr="00CF1767">
        <w:tc>
          <w:tcPr>
            <w:tcW w:w="585" w:type="pct"/>
            <w:vMerge/>
          </w:tcPr>
          <w:p w14:paraId="6456CB1C"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70BAD89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Углы поворота</w:t>
            </w:r>
          </w:p>
        </w:tc>
        <w:tc>
          <w:tcPr>
            <w:tcW w:w="741" w:type="pct"/>
          </w:tcPr>
          <w:p w14:paraId="4B134C5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3E65078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44DE1F3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860F0D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5A03B90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6FE83F77" w14:textId="77777777" w:rsidTr="00CF1767">
        <w:tc>
          <w:tcPr>
            <w:tcW w:w="585" w:type="pct"/>
            <w:vMerge/>
          </w:tcPr>
          <w:p w14:paraId="14E447A5"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149D32E0" w14:textId="77777777" w:rsidR="00D53134" w:rsidRPr="00D53134" w:rsidRDefault="00D53134" w:rsidP="00D53134">
            <w:pPr>
              <w:spacing w:line="276" w:lineRule="auto"/>
              <w:jc w:val="both"/>
              <w:rPr>
                <w:rFonts w:asciiTheme="minorBidi" w:hAnsiTheme="minorBidi"/>
                <w:color w:val="000000"/>
                <w:sz w:val="20"/>
                <w:szCs w:val="20"/>
              </w:rPr>
            </w:pPr>
            <w:proofErr w:type="gramStart"/>
            <w:r w:rsidRPr="00D53134">
              <w:rPr>
                <w:rFonts w:asciiTheme="minorBidi" w:hAnsiTheme="minorBidi"/>
                <w:color w:val="000000"/>
                <w:sz w:val="20"/>
                <w:szCs w:val="20"/>
              </w:rPr>
              <w:t>Здания</w:t>
            </w:r>
            <w:proofErr w:type="gramEnd"/>
            <w:r w:rsidRPr="00D53134">
              <w:rPr>
                <w:rFonts w:asciiTheme="minorBidi" w:hAnsiTheme="minorBidi"/>
                <w:color w:val="000000"/>
                <w:sz w:val="20"/>
                <w:szCs w:val="20"/>
              </w:rPr>
              <w:t xml:space="preserve"> существующие</w:t>
            </w:r>
          </w:p>
        </w:tc>
        <w:tc>
          <w:tcPr>
            <w:tcW w:w="741" w:type="pct"/>
          </w:tcPr>
          <w:p w14:paraId="6DB57C1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66673BF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2174BEC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6C7099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6CC8D6E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6DD051FE" w14:textId="77777777" w:rsidTr="00CF1767">
        <w:tc>
          <w:tcPr>
            <w:tcW w:w="585" w:type="pct"/>
            <w:vMerge/>
          </w:tcPr>
          <w:p w14:paraId="3BD7AE3E"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5C445DA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Здания сносимые</w:t>
            </w:r>
          </w:p>
        </w:tc>
        <w:tc>
          <w:tcPr>
            <w:tcW w:w="741" w:type="pct"/>
          </w:tcPr>
          <w:p w14:paraId="45C9EDC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6EB35C1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71E0705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A4283D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4C9690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25DBE0E5" w14:textId="77777777" w:rsidTr="00CF1767">
        <w:tc>
          <w:tcPr>
            <w:tcW w:w="585" w:type="pct"/>
            <w:vMerge/>
          </w:tcPr>
          <w:p w14:paraId="6BE66CB1"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01E4A00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Здания проектируемые</w:t>
            </w:r>
          </w:p>
        </w:tc>
        <w:tc>
          <w:tcPr>
            <w:tcW w:w="741" w:type="pct"/>
          </w:tcPr>
          <w:p w14:paraId="3ADC5C1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32C61B5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751333B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CB4CBC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EFA5D5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42317DCE" w14:textId="77777777" w:rsidTr="00CF1767">
        <w:tc>
          <w:tcPr>
            <w:tcW w:w="585" w:type="pct"/>
            <w:vMerge/>
          </w:tcPr>
          <w:p w14:paraId="7F4F888E"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2936A7D9" w14:textId="77777777" w:rsidR="00D53134" w:rsidRPr="00D53134" w:rsidRDefault="00D53134" w:rsidP="00D53134">
            <w:pPr>
              <w:spacing w:line="276" w:lineRule="auto"/>
              <w:jc w:val="both"/>
              <w:rPr>
                <w:rFonts w:asciiTheme="minorBidi" w:hAnsiTheme="minorBidi"/>
                <w:color w:val="000000"/>
                <w:sz w:val="20"/>
                <w:szCs w:val="20"/>
              </w:rPr>
            </w:pPr>
            <w:proofErr w:type="gramStart"/>
            <w:r w:rsidRPr="00D53134">
              <w:rPr>
                <w:rFonts w:asciiTheme="minorBidi" w:hAnsiTheme="minorBidi"/>
                <w:color w:val="000000"/>
                <w:sz w:val="20"/>
                <w:szCs w:val="20"/>
              </w:rPr>
              <w:t>Сооружения</w:t>
            </w:r>
            <w:proofErr w:type="gramEnd"/>
            <w:r w:rsidRPr="00D53134">
              <w:rPr>
                <w:rFonts w:asciiTheme="minorBidi" w:hAnsiTheme="minorBidi"/>
                <w:color w:val="000000"/>
                <w:sz w:val="20"/>
                <w:szCs w:val="20"/>
              </w:rPr>
              <w:t xml:space="preserve"> существующие</w:t>
            </w:r>
          </w:p>
        </w:tc>
        <w:tc>
          <w:tcPr>
            <w:tcW w:w="741" w:type="pct"/>
          </w:tcPr>
          <w:p w14:paraId="30D1F7D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021DBBF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49BFAEF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59A73BB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FAA454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5D6CA5B6" w14:textId="77777777" w:rsidTr="00CF1767">
        <w:tc>
          <w:tcPr>
            <w:tcW w:w="585" w:type="pct"/>
            <w:vMerge/>
          </w:tcPr>
          <w:p w14:paraId="7FB411C9"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3A1B56F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Сооружения сносимые</w:t>
            </w:r>
          </w:p>
        </w:tc>
        <w:tc>
          <w:tcPr>
            <w:tcW w:w="741" w:type="pct"/>
          </w:tcPr>
          <w:p w14:paraId="45E3060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316B60B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7F6AE17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259666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ABA702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396CA796" w14:textId="77777777" w:rsidTr="00CF1767">
        <w:tc>
          <w:tcPr>
            <w:tcW w:w="585" w:type="pct"/>
            <w:vMerge/>
          </w:tcPr>
          <w:p w14:paraId="2C1E1D8C"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1A6042F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Сооружения проектируемые</w:t>
            </w:r>
          </w:p>
        </w:tc>
        <w:tc>
          <w:tcPr>
            <w:tcW w:w="741" w:type="pct"/>
          </w:tcPr>
          <w:p w14:paraId="79F53BD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50069A7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28600FB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08477C1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970DA1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62C81573" w14:textId="77777777" w:rsidTr="00CF1767">
        <w:tc>
          <w:tcPr>
            <w:tcW w:w="585" w:type="pct"/>
            <w:vMerge/>
          </w:tcPr>
          <w:p w14:paraId="1865F48B"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1A63442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Трасса сетей инженерно-</w:t>
            </w:r>
            <w:r w:rsidRPr="00D53134">
              <w:rPr>
                <w:rFonts w:asciiTheme="minorBidi" w:hAnsiTheme="minorBidi"/>
                <w:color w:val="000000"/>
                <w:sz w:val="20"/>
                <w:szCs w:val="20"/>
              </w:rPr>
              <w:lastRenderedPageBreak/>
              <w:t>технического обеспечения</w:t>
            </w:r>
          </w:p>
        </w:tc>
        <w:tc>
          <w:tcPr>
            <w:tcW w:w="741" w:type="pct"/>
          </w:tcPr>
          <w:p w14:paraId="6D3B375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Положение</w:t>
            </w:r>
          </w:p>
        </w:tc>
        <w:tc>
          <w:tcPr>
            <w:tcW w:w="741" w:type="pct"/>
          </w:tcPr>
          <w:p w14:paraId="13C7831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67FBD0F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28C202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4BAF14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1AD3D385" w14:textId="77777777" w:rsidTr="00CF1767">
        <w:tc>
          <w:tcPr>
            <w:tcW w:w="585" w:type="pct"/>
            <w:vMerge/>
          </w:tcPr>
          <w:p w14:paraId="30EBCDFF"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614A74B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Сопутствующие коммуникации</w:t>
            </w:r>
          </w:p>
        </w:tc>
        <w:tc>
          <w:tcPr>
            <w:tcW w:w="741" w:type="pct"/>
          </w:tcPr>
          <w:p w14:paraId="006CA2D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62AEFBF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6E0472D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BB5A38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2503A2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106A89D6" w14:textId="77777777" w:rsidTr="00CF1767">
        <w:tc>
          <w:tcPr>
            <w:tcW w:w="585" w:type="pct"/>
            <w:vMerge/>
          </w:tcPr>
          <w:p w14:paraId="4B6657A1"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303C8BD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Пересекаемые коммуникации</w:t>
            </w:r>
          </w:p>
        </w:tc>
        <w:tc>
          <w:tcPr>
            <w:tcW w:w="741" w:type="pct"/>
          </w:tcPr>
          <w:p w14:paraId="1DCC799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486247B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7D65FC7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C942C6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6B78B2A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34401F9C" w14:textId="77777777" w:rsidTr="00CF1767">
        <w:tc>
          <w:tcPr>
            <w:tcW w:w="585" w:type="pct"/>
            <w:vMerge/>
          </w:tcPr>
          <w:p w14:paraId="62369036"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62474DA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размещения запорной арматуры (для нефтепроводов и нефтепродуктопроводов)</w:t>
            </w:r>
          </w:p>
        </w:tc>
        <w:tc>
          <w:tcPr>
            <w:tcW w:w="741" w:type="pct"/>
          </w:tcPr>
          <w:p w14:paraId="647B821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713ABEE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75BAFBE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215FF37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90AF40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327AB000" w14:textId="77777777" w:rsidTr="00CF1767">
        <w:tc>
          <w:tcPr>
            <w:tcW w:w="585" w:type="pct"/>
            <w:vMerge/>
          </w:tcPr>
          <w:p w14:paraId="1B097BB7"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55DBDF5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размещения станций электрохимической защиты (для нефтепроводов и нефтепродуктопроводов)</w:t>
            </w:r>
          </w:p>
        </w:tc>
        <w:tc>
          <w:tcPr>
            <w:tcW w:w="741" w:type="pct"/>
          </w:tcPr>
          <w:p w14:paraId="6F14E25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0F3C824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1F5F4AC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25C5158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4D7B65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52D2DE9F" w14:textId="77777777" w:rsidTr="00CF1767">
        <w:tc>
          <w:tcPr>
            <w:tcW w:w="585" w:type="pct"/>
            <w:vMerge/>
          </w:tcPr>
          <w:p w14:paraId="27BEB0AA"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598C3A3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Магистральные линии связи и электроснабжения для средств катодной защиты и приводов электрических задвижек (для нефтепроводов и нефтепродуктопроводов)</w:t>
            </w:r>
          </w:p>
        </w:tc>
        <w:tc>
          <w:tcPr>
            <w:tcW w:w="741" w:type="pct"/>
          </w:tcPr>
          <w:p w14:paraId="73A2C66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46A2E0A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7191EC3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0620E47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6EA3A7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7B0F5044" w14:textId="77777777" w:rsidTr="00CF1767">
        <w:tc>
          <w:tcPr>
            <w:tcW w:w="585" w:type="pct"/>
            <w:vMerge/>
          </w:tcPr>
          <w:p w14:paraId="7EB35459"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40B7CB5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Места размещения головной и промежуточной перекачивающих станций (для нефтепроводов и </w:t>
            </w:r>
            <w:r w:rsidRPr="00D53134">
              <w:rPr>
                <w:rFonts w:asciiTheme="minorBidi" w:hAnsiTheme="minorBidi"/>
                <w:color w:val="000000"/>
                <w:sz w:val="20"/>
                <w:szCs w:val="20"/>
              </w:rPr>
              <w:lastRenderedPageBreak/>
              <w:t>нефтепродуктопроводов)</w:t>
            </w:r>
          </w:p>
        </w:tc>
        <w:tc>
          <w:tcPr>
            <w:tcW w:w="741" w:type="pct"/>
          </w:tcPr>
          <w:p w14:paraId="660005B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Положение</w:t>
            </w:r>
          </w:p>
        </w:tc>
        <w:tc>
          <w:tcPr>
            <w:tcW w:w="741" w:type="pct"/>
          </w:tcPr>
          <w:p w14:paraId="29E74FA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29E6EF1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B700FA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514D3D5"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20215A20" w14:textId="77777777" w:rsidTr="00CF1767">
        <w:tc>
          <w:tcPr>
            <w:tcW w:w="585" w:type="pct"/>
            <w:vMerge/>
          </w:tcPr>
          <w:p w14:paraId="15874242"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010593B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размещения потребителей (для нефтепроводов и нефтепродуктопроводов)</w:t>
            </w:r>
          </w:p>
        </w:tc>
        <w:tc>
          <w:tcPr>
            <w:tcW w:w="741" w:type="pct"/>
          </w:tcPr>
          <w:p w14:paraId="4E001CE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7562CDA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6A79246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476C3C2"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B40CDB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5348D175" w14:textId="77777777" w:rsidTr="00CF1767">
        <w:tc>
          <w:tcPr>
            <w:tcW w:w="585" w:type="pct"/>
            <w:vMerge/>
          </w:tcPr>
          <w:p w14:paraId="3A8B3346"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093AE05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размещения опор (для воздушных линий связи)</w:t>
            </w:r>
          </w:p>
        </w:tc>
        <w:tc>
          <w:tcPr>
            <w:tcW w:w="741" w:type="pct"/>
          </w:tcPr>
          <w:p w14:paraId="32BE4B1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495496F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 Марки проводов</w:t>
            </w:r>
          </w:p>
        </w:tc>
        <w:tc>
          <w:tcPr>
            <w:tcW w:w="741" w:type="pct"/>
          </w:tcPr>
          <w:p w14:paraId="4D3140A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 Марки проводов</w:t>
            </w:r>
          </w:p>
        </w:tc>
        <w:tc>
          <w:tcPr>
            <w:tcW w:w="665" w:type="pct"/>
          </w:tcPr>
          <w:p w14:paraId="7589165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 Марки проводов</w:t>
            </w:r>
          </w:p>
        </w:tc>
        <w:tc>
          <w:tcPr>
            <w:tcW w:w="665" w:type="pct"/>
          </w:tcPr>
          <w:p w14:paraId="272BB84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 Марки проводов</w:t>
            </w:r>
          </w:p>
        </w:tc>
      </w:tr>
      <w:tr w:rsidR="00D53134" w:rsidRPr="00D53134" w14:paraId="329CDBF0" w14:textId="77777777" w:rsidTr="00CF1767">
        <w:tc>
          <w:tcPr>
            <w:tcW w:w="585" w:type="pct"/>
            <w:vMerge/>
          </w:tcPr>
          <w:p w14:paraId="2B985DA8"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0F4DBBF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Участки кабельной связи (для кабельных линий)</w:t>
            </w:r>
          </w:p>
        </w:tc>
        <w:tc>
          <w:tcPr>
            <w:tcW w:w="741" w:type="pct"/>
          </w:tcPr>
          <w:p w14:paraId="342FD21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299B5F0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 Тип кабеля, Глубина заложения</w:t>
            </w:r>
          </w:p>
        </w:tc>
        <w:tc>
          <w:tcPr>
            <w:tcW w:w="741" w:type="pct"/>
          </w:tcPr>
          <w:p w14:paraId="489A2D0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 Тип кабеля, Глубина заложения</w:t>
            </w:r>
          </w:p>
        </w:tc>
        <w:tc>
          <w:tcPr>
            <w:tcW w:w="665" w:type="pct"/>
          </w:tcPr>
          <w:p w14:paraId="5DBDF49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 Тип кабеля, Глубина заложения</w:t>
            </w:r>
          </w:p>
        </w:tc>
        <w:tc>
          <w:tcPr>
            <w:tcW w:w="665" w:type="pct"/>
          </w:tcPr>
          <w:p w14:paraId="5B5DA55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 Тип кабеля, Глубина заложения</w:t>
            </w:r>
          </w:p>
        </w:tc>
      </w:tr>
      <w:tr w:rsidR="00D53134" w:rsidRPr="00D53134" w14:paraId="43D853E7" w14:textId="77777777" w:rsidTr="00CF1767">
        <w:tc>
          <w:tcPr>
            <w:tcW w:w="585" w:type="pct"/>
            <w:vMerge/>
          </w:tcPr>
          <w:p w14:paraId="46AE5E27"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2A5EE17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размещения наземных и подземных линейно-кабельных сооружений (для кабельных линий)</w:t>
            </w:r>
          </w:p>
        </w:tc>
        <w:tc>
          <w:tcPr>
            <w:tcW w:w="741" w:type="pct"/>
          </w:tcPr>
          <w:p w14:paraId="14FBC61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19EBBEA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03FE7D3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551576D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37C5512"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1FCC130A" w14:textId="77777777" w:rsidTr="00CF1767">
        <w:tc>
          <w:tcPr>
            <w:tcW w:w="585" w:type="pct"/>
            <w:vMerge/>
          </w:tcPr>
          <w:p w14:paraId="5D179FE1"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6E5D683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размещения проектируемых постов дорожно-патрульной службы (для автомобильных дорог)</w:t>
            </w:r>
          </w:p>
        </w:tc>
        <w:tc>
          <w:tcPr>
            <w:tcW w:w="741" w:type="pct"/>
          </w:tcPr>
          <w:p w14:paraId="1073A18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3F09986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6E29979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CAA523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D206B95"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68B967D4" w14:textId="77777777" w:rsidTr="00CF1767">
        <w:tc>
          <w:tcPr>
            <w:tcW w:w="585" w:type="pct"/>
            <w:vMerge/>
          </w:tcPr>
          <w:p w14:paraId="73032D4A"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5BED54B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размещения пунктов весового контроля (для автомобильных дорог)</w:t>
            </w:r>
          </w:p>
        </w:tc>
        <w:tc>
          <w:tcPr>
            <w:tcW w:w="741" w:type="pct"/>
          </w:tcPr>
          <w:p w14:paraId="3AD89D0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230C91C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344215C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664B396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6EE52B42"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580EC9FE" w14:textId="77777777" w:rsidTr="00CF1767">
        <w:tc>
          <w:tcPr>
            <w:tcW w:w="585" w:type="pct"/>
            <w:vMerge/>
          </w:tcPr>
          <w:p w14:paraId="2BD11CBD"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104847A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размещения постов учета движения (для автомобильных дорог)</w:t>
            </w:r>
          </w:p>
        </w:tc>
        <w:tc>
          <w:tcPr>
            <w:tcW w:w="741" w:type="pct"/>
          </w:tcPr>
          <w:p w14:paraId="3FF1354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239577F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3828787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03A2C52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673158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2AEAAC8F" w14:textId="77777777" w:rsidTr="00CF1767">
        <w:tc>
          <w:tcPr>
            <w:tcW w:w="585" w:type="pct"/>
            <w:vMerge/>
          </w:tcPr>
          <w:p w14:paraId="4A67F435"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1110746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Места размещения постов метеорологического </w:t>
            </w:r>
            <w:r w:rsidRPr="00D53134">
              <w:rPr>
                <w:rFonts w:asciiTheme="minorBidi" w:hAnsiTheme="minorBidi"/>
                <w:color w:val="000000"/>
                <w:sz w:val="20"/>
                <w:szCs w:val="20"/>
              </w:rPr>
              <w:lastRenderedPageBreak/>
              <w:t>наблюдения (для автомобильных дорог)</w:t>
            </w:r>
          </w:p>
        </w:tc>
        <w:tc>
          <w:tcPr>
            <w:tcW w:w="741" w:type="pct"/>
          </w:tcPr>
          <w:p w14:paraId="3F4ED43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Положение</w:t>
            </w:r>
          </w:p>
        </w:tc>
        <w:tc>
          <w:tcPr>
            <w:tcW w:w="741" w:type="pct"/>
          </w:tcPr>
          <w:p w14:paraId="4E2FDCF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1D3C657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10D647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69D4FC9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216AB9E0" w14:textId="77777777" w:rsidTr="00CF1767">
        <w:tc>
          <w:tcPr>
            <w:tcW w:w="585" w:type="pct"/>
            <w:vMerge/>
          </w:tcPr>
          <w:p w14:paraId="07EAA7EB"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50389E2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размещения остановок общественного транспорта</w:t>
            </w:r>
          </w:p>
          <w:p w14:paraId="2718892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объектов дорожного сервиса (для автомобильных дорог)</w:t>
            </w:r>
          </w:p>
        </w:tc>
        <w:tc>
          <w:tcPr>
            <w:tcW w:w="741" w:type="pct"/>
          </w:tcPr>
          <w:p w14:paraId="7352531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384B775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422E55E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06A1ED6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0D1CB57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28DD7620" w14:textId="77777777" w:rsidTr="00CF1767">
        <w:tc>
          <w:tcPr>
            <w:tcW w:w="585" w:type="pct"/>
            <w:vMerge w:val="restart"/>
          </w:tcPr>
          <w:p w14:paraId="166994D4" w14:textId="77777777" w:rsidR="00D53134" w:rsidRPr="00D53134" w:rsidRDefault="00D53134" w:rsidP="00D53134">
            <w:pPr>
              <w:spacing w:line="276" w:lineRule="auto"/>
              <w:jc w:val="both"/>
              <w:rPr>
                <w:rFonts w:asciiTheme="minorBidi" w:hAnsiTheme="minorBidi"/>
                <w:sz w:val="20"/>
                <w:szCs w:val="20"/>
                <w:lang w:val="en-US"/>
              </w:rPr>
            </w:pPr>
            <w:r w:rsidRPr="00D53134">
              <w:rPr>
                <w:rFonts w:asciiTheme="minorBidi" w:hAnsiTheme="minorBidi"/>
                <w:sz w:val="20"/>
                <w:szCs w:val="20"/>
              </w:rPr>
              <w:t>Искусственные сооружения</w:t>
            </w:r>
          </w:p>
        </w:tc>
        <w:tc>
          <w:tcPr>
            <w:tcW w:w="860" w:type="pct"/>
          </w:tcPr>
          <w:p w14:paraId="6B7F434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установки технологического оборудования</w:t>
            </w:r>
          </w:p>
        </w:tc>
        <w:tc>
          <w:tcPr>
            <w:tcW w:w="741" w:type="pct"/>
          </w:tcPr>
          <w:p w14:paraId="0C4613A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776DB5E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46E93C62"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CBE5C0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2DDD965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5E4708D2" w14:textId="77777777" w:rsidTr="00CF1767">
        <w:tc>
          <w:tcPr>
            <w:tcW w:w="585" w:type="pct"/>
            <w:vMerge/>
          </w:tcPr>
          <w:p w14:paraId="53098064"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2E8F633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Несущие конструкции</w:t>
            </w:r>
          </w:p>
        </w:tc>
        <w:tc>
          <w:tcPr>
            <w:tcW w:w="741" w:type="pct"/>
          </w:tcPr>
          <w:p w14:paraId="4DDDAAC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41" w:type="pct"/>
          </w:tcPr>
          <w:p w14:paraId="4BEDEC9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741" w:type="pct"/>
          </w:tcPr>
          <w:p w14:paraId="019B05B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Внешний образ/вид, Фурнитура/ Оснастка, Производитель, Наименование по каталогу, Артикул по каталогу, Огнестойкость, Сроки выполнения монтажа</w:t>
            </w:r>
          </w:p>
        </w:tc>
        <w:tc>
          <w:tcPr>
            <w:tcW w:w="665" w:type="pct"/>
          </w:tcPr>
          <w:p w14:paraId="3337570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665" w:type="pct"/>
          </w:tcPr>
          <w:p w14:paraId="6D11C88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1B785D6A" w14:textId="77777777" w:rsidTr="00CF1767">
        <w:tc>
          <w:tcPr>
            <w:tcW w:w="585" w:type="pct"/>
            <w:vMerge/>
          </w:tcPr>
          <w:p w14:paraId="662A48D0"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7F383C4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Основные элементы, конструкции</w:t>
            </w:r>
          </w:p>
        </w:tc>
        <w:tc>
          <w:tcPr>
            <w:tcW w:w="741" w:type="pct"/>
          </w:tcPr>
          <w:p w14:paraId="2B6EA05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41" w:type="pct"/>
          </w:tcPr>
          <w:p w14:paraId="4E0A8E1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741" w:type="pct"/>
          </w:tcPr>
          <w:p w14:paraId="05F8CED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Положение, Материал, Маркировка, Масса, Внешний образ/вид, </w:t>
            </w:r>
            <w:r w:rsidRPr="00D53134">
              <w:rPr>
                <w:rFonts w:asciiTheme="minorBidi" w:hAnsiTheme="minorBidi"/>
                <w:color w:val="000000"/>
                <w:sz w:val="20"/>
                <w:szCs w:val="20"/>
              </w:rPr>
              <w:lastRenderedPageBreak/>
              <w:t>Фурнитура/ Оснастка, Производитель, Наименование по каталогу, Артикул по каталогу, Огнестойкость, Сроки выполнения монтажа</w:t>
            </w:r>
          </w:p>
        </w:tc>
        <w:tc>
          <w:tcPr>
            <w:tcW w:w="665" w:type="pct"/>
          </w:tcPr>
          <w:p w14:paraId="3523A51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Точный габарит, Сечение/ Профиль, Положение, Материал, Маркировка, Масса</w:t>
            </w:r>
          </w:p>
        </w:tc>
        <w:tc>
          <w:tcPr>
            <w:tcW w:w="665" w:type="pct"/>
          </w:tcPr>
          <w:p w14:paraId="3381F3F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Положение, Материал, Маркировка, Масса, Сроки </w:t>
            </w:r>
            <w:r w:rsidRPr="00D53134">
              <w:rPr>
                <w:rFonts w:asciiTheme="minorBidi" w:hAnsiTheme="minorBidi"/>
                <w:color w:val="000000"/>
                <w:sz w:val="20"/>
                <w:szCs w:val="20"/>
              </w:rPr>
              <w:lastRenderedPageBreak/>
              <w:t>выполнения проверок и контролируемые параметры, Сроки проведения плановых замен и заменяемые элементы</w:t>
            </w:r>
          </w:p>
        </w:tc>
      </w:tr>
      <w:tr w:rsidR="00D53134" w:rsidRPr="00D53134" w14:paraId="24B44486" w14:textId="77777777" w:rsidTr="00CF1767">
        <w:tc>
          <w:tcPr>
            <w:tcW w:w="585" w:type="pct"/>
            <w:vMerge w:val="restart"/>
          </w:tcPr>
          <w:p w14:paraId="73A45E75"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lastRenderedPageBreak/>
              <w:t>Искусственные сооружения автомобильных дорог</w:t>
            </w:r>
          </w:p>
        </w:tc>
        <w:tc>
          <w:tcPr>
            <w:tcW w:w="860" w:type="pct"/>
          </w:tcPr>
          <w:p w14:paraId="03C89C2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Индивидуальный профиль земляного полотна</w:t>
            </w:r>
          </w:p>
        </w:tc>
        <w:tc>
          <w:tcPr>
            <w:tcW w:w="741" w:type="pct"/>
          </w:tcPr>
          <w:p w14:paraId="421A479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0538A4F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691DC4B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611702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5608A52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5BE9E0FD" w14:textId="77777777" w:rsidTr="00CF1767">
        <w:tc>
          <w:tcPr>
            <w:tcW w:w="585" w:type="pct"/>
            <w:vMerge/>
          </w:tcPr>
          <w:p w14:paraId="32B5987B"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7BA76B5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Характерный профиль</w:t>
            </w:r>
          </w:p>
        </w:tc>
        <w:tc>
          <w:tcPr>
            <w:tcW w:w="741" w:type="pct"/>
          </w:tcPr>
          <w:p w14:paraId="60CCEAF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305E551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2DF3A4B5"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7027A8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524B2B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4AF12A67" w14:textId="77777777" w:rsidTr="00CF1767">
        <w:tc>
          <w:tcPr>
            <w:tcW w:w="585" w:type="pct"/>
            <w:vMerge/>
          </w:tcPr>
          <w:p w14:paraId="36692C11"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7BCC601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Насыпь</w:t>
            </w:r>
          </w:p>
        </w:tc>
        <w:tc>
          <w:tcPr>
            <w:tcW w:w="741" w:type="pct"/>
          </w:tcPr>
          <w:p w14:paraId="6A8E487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6F7FB4D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114A206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63CA108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59E896E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5D27CC20" w14:textId="77777777" w:rsidTr="00CF1767">
        <w:tc>
          <w:tcPr>
            <w:tcW w:w="585" w:type="pct"/>
            <w:vMerge/>
          </w:tcPr>
          <w:p w14:paraId="20F48424"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5F7E20E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Выемка</w:t>
            </w:r>
          </w:p>
        </w:tc>
        <w:tc>
          <w:tcPr>
            <w:tcW w:w="741" w:type="pct"/>
          </w:tcPr>
          <w:p w14:paraId="04C2521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2DD3C0A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2F91A18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00EE850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5970F30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650532B5" w14:textId="77777777" w:rsidTr="00CF1767">
        <w:tc>
          <w:tcPr>
            <w:tcW w:w="585" w:type="pct"/>
            <w:vMerge/>
          </w:tcPr>
          <w:p w14:paraId="5ACECD9A"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4AB26EF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Дорожная одежда</w:t>
            </w:r>
          </w:p>
        </w:tc>
        <w:tc>
          <w:tcPr>
            <w:tcW w:w="741" w:type="pct"/>
          </w:tcPr>
          <w:p w14:paraId="3A57509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41" w:type="pct"/>
          </w:tcPr>
          <w:p w14:paraId="42BBBBC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741" w:type="pct"/>
          </w:tcPr>
          <w:p w14:paraId="371F6BA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Внешний образ/вид, Фурнитура/ Оснастка, Производитель, Наименование по каталогу, Артикул по каталогу, Огнестойкость, Сроки выполнения монтажа</w:t>
            </w:r>
          </w:p>
        </w:tc>
        <w:tc>
          <w:tcPr>
            <w:tcW w:w="665" w:type="pct"/>
          </w:tcPr>
          <w:p w14:paraId="4B70CB0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665" w:type="pct"/>
          </w:tcPr>
          <w:p w14:paraId="412935E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42C7C21E" w14:textId="77777777" w:rsidTr="00CF1767">
        <w:tc>
          <w:tcPr>
            <w:tcW w:w="585" w:type="pct"/>
            <w:vMerge w:val="restart"/>
          </w:tcPr>
          <w:p w14:paraId="1377438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lastRenderedPageBreak/>
              <w:t>Искусственные сооружения железных дорог</w:t>
            </w:r>
          </w:p>
        </w:tc>
        <w:tc>
          <w:tcPr>
            <w:tcW w:w="860" w:type="pct"/>
          </w:tcPr>
          <w:p w14:paraId="6165D8C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Индивидуальный профиль земляного полотна</w:t>
            </w:r>
          </w:p>
        </w:tc>
        <w:tc>
          <w:tcPr>
            <w:tcW w:w="741" w:type="pct"/>
          </w:tcPr>
          <w:p w14:paraId="1B3AECA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3E9523F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7A90E8F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2446DED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DE0C3E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3561BA50" w14:textId="77777777" w:rsidTr="00CF1767">
        <w:tc>
          <w:tcPr>
            <w:tcW w:w="585" w:type="pct"/>
            <w:vMerge/>
          </w:tcPr>
          <w:p w14:paraId="046ECCE6"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29B7386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Характерный профиль</w:t>
            </w:r>
          </w:p>
        </w:tc>
        <w:tc>
          <w:tcPr>
            <w:tcW w:w="741" w:type="pct"/>
          </w:tcPr>
          <w:p w14:paraId="74FC48C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0D81917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3EB6C75E"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050B3705"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A4A747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5E359C79" w14:textId="77777777" w:rsidTr="00CF1767">
        <w:tc>
          <w:tcPr>
            <w:tcW w:w="585" w:type="pct"/>
            <w:vMerge/>
          </w:tcPr>
          <w:p w14:paraId="01356FCD"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7A0EABB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Насыпь</w:t>
            </w:r>
          </w:p>
        </w:tc>
        <w:tc>
          <w:tcPr>
            <w:tcW w:w="741" w:type="pct"/>
          </w:tcPr>
          <w:p w14:paraId="1FDD833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0FFE9E6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360ED63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23BDF4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DF2947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0237A124" w14:textId="77777777" w:rsidTr="00CF1767">
        <w:tc>
          <w:tcPr>
            <w:tcW w:w="585" w:type="pct"/>
            <w:vMerge/>
          </w:tcPr>
          <w:p w14:paraId="49C0BDAD"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0239690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Выемка</w:t>
            </w:r>
          </w:p>
        </w:tc>
        <w:tc>
          <w:tcPr>
            <w:tcW w:w="741" w:type="pct"/>
          </w:tcPr>
          <w:p w14:paraId="6F7EB01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6A375DC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69161F1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0B2C5B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557BE9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7B2DCF1A" w14:textId="77777777" w:rsidTr="00CF1767">
        <w:tc>
          <w:tcPr>
            <w:tcW w:w="585" w:type="pct"/>
            <w:vMerge/>
          </w:tcPr>
          <w:p w14:paraId="2B2DA657"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11531D4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Верхнее строение пути</w:t>
            </w:r>
          </w:p>
        </w:tc>
        <w:tc>
          <w:tcPr>
            <w:tcW w:w="741" w:type="pct"/>
          </w:tcPr>
          <w:p w14:paraId="3C978DE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41" w:type="pct"/>
          </w:tcPr>
          <w:p w14:paraId="1D2ABD1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741" w:type="pct"/>
          </w:tcPr>
          <w:p w14:paraId="0BA4F8B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Внешний образ/вид, Фурнитура/ Оснастка, Производитель, Наименование по каталогу, Артикул по каталогу, Огнестойкость, Сроки выполнения монтажа</w:t>
            </w:r>
          </w:p>
        </w:tc>
        <w:tc>
          <w:tcPr>
            <w:tcW w:w="665" w:type="pct"/>
          </w:tcPr>
          <w:p w14:paraId="52E66AC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665" w:type="pct"/>
          </w:tcPr>
          <w:p w14:paraId="6C9A6BF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6609A34D" w14:textId="77777777" w:rsidTr="00CF1767">
        <w:tc>
          <w:tcPr>
            <w:tcW w:w="585" w:type="pct"/>
            <w:vMerge w:val="restart"/>
          </w:tcPr>
          <w:p w14:paraId="276F24F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Искусственные сооружения сетей связи</w:t>
            </w:r>
          </w:p>
        </w:tc>
        <w:tc>
          <w:tcPr>
            <w:tcW w:w="860" w:type="pct"/>
          </w:tcPr>
          <w:p w14:paraId="6DE8D4D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Кабельные переходы через автомобильные дороги, железные дороги, водные преграды.</w:t>
            </w:r>
          </w:p>
        </w:tc>
        <w:tc>
          <w:tcPr>
            <w:tcW w:w="741" w:type="pct"/>
          </w:tcPr>
          <w:p w14:paraId="183A2B2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41" w:type="pct"/>
          </w:tcPr>
          <w:p w14:paraId="0A96322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741" w:type="pct"/>
          </w:tcPr>
          <w:p w14:paraId="3F0E40A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Положение, Материал, Маркировка, Масса, Внешний образ/вид, Фурнитура/ Оснастка, Производитель, </w:t>
            </w:r>
            <w:r w:rsidRPr="00D53134">
              <w:rPr>
                <w:rFonts w:asciiTheme="minorBidi" w:hAnsiTheme="minorBidi"/>
                <w:color w:val="000000"/>
                <w:sz w:val="20"/>
                <w:szCs w:val="20"/>
              </w:rPr>
              <w:lastRenderedPageBreak/>
              <w:t>Наименование по каталогу, Артикул по каталогу, Огнестойкость, Сроки выполнения монтажа</w:t>
            </w:r>
          </w:p>
        </w:tc>
        <w:tc>
          <w:tcPr>
            <w:tcW w:w="665" w:type="pct"/>
          </w:tcPr>
          <w:p w14:paraId="20D4367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Точный габарит, Сечение/ Профиль, Положение, Материал, Маркировка, Масса</w:t>
            </w:r>
          </w:p>
        </w:tc>
        <w:tc>
          <w:tcPr>
            <w:tcW w:w="665" w:type="pct"/>
          </w:tcPr>
          <w:p w14:paraId="083B4D1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Положение, Материал, Маркировка, Масса, Сроки выполнения проверок и контролируемые </w:t>
            </w:r>
            <w:r w:rsidRPr="00D53134">
              <w:rPr>
                <w:rFonts w:asciiTheme="minorBidi" w:hAnsiTheme="minorBidi"/>
                <w:color w:val="000000"/>
                <w:sz w:val="20"/>
                <w:szCs w:val="20"/>
              </w:rPr>
              <w:lastRenderedPageBreak/>
              <w:t>параметры, Сроки проведения плановых замен и заменяемые элементы</w:t>
            </w:r>
          </w:p>
        </w:tc>
      </w:tr>
      <w:tr w:rsidR="00D53134" w:rsidRPr="00D53134" w14:paraId="106AEAF2" w14:textId="77777777" w:rsidTr="00CF1767">
        <w:tc>
          <w:tcPr>
            <w:tcW w:w="585" w:type="pct"/>
            <w:vMerge/>
          </w:tcPr>
          <w:p w14:paraId="1ACABE68"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6EF751C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Узел крепления опор и матч оттяжками</w:t>
            </w:r>
          </w:p>
        </w:tc>
        <w:tc>
          <w:tcPr>
            <w:tcW w:w="741" w:type="pct"/>
          </w:tcPr>
          <w:p w14:paraId="210A244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41" w:type="pct"/>
          </w:tcPr>
          <w:p w14:paraId="1D1D91F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741" w:type="pct"/>
          </w:tcPr>
          <w:p w14:paraId="1275FEC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Внешний образ/вид, Фурнитура/ Оснастка, Производитель, Наименование по каталогу, Артикул по каталогу, Огнестойкость, Сроки выполнения монтажа</w:t>
            </w:r>
          </w:p>
        </w:tc>
        <w:tc>
          <w:tcPr>
            <w:tcW w:w="665" w:type="pct"/>
          </w:tcPr>
          <w:p w14:paraId="53BC2C2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665" w:type="pct"/>
          </w:tcPr>
          <w:p w14:paraId="74F5AFE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1573CEC1" w14:textId="77777777" w:rsidTr="00CF1767">
        <w:tc>
          <w:tcPr>
            <w:tcW w:w="585" w:type="pct"/>
            <w:vMerge/>
          </w:tcPr>
          <w:p w14:paraId="70C40347"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2ABEB1E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Узел перехода с подземной линии на воздушную линию</w:t>
            </w:r>
          </w:p>
        </w:tc>
        <w:tc>
          <w:tcPr>
            <w:tcW w:w="741" w:type="pct"/>
          </w:tcPr>
          <w:p w14:paraId="70BCCA1B"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41" w:type="pct"/>
          </w:tcPr>
          <w:p w14:paraId="15A2551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741" w:type="pct"/>
          </w:tcPr>
          <w:p w14:paraId="0FA605F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Положение, Материал, Маркировка, Масса, Внешний образ/вид, Фурнитура/ Оснастка, Производитель, Наименование по каталогу, Артикул по каталогу, </w:t>
            </w:r>
            <w:r w:rsidRPr="00D53134">
              <w:rPr>
                <w:rFonts w:asciiTheme="minorBidi" w:hAnsiTheme="minorBidi"/>
                <w:color w:val="000000"/>
                <w:sz w:val="20"/>
                <w:szCs w:val="20"/>
              </w:rPr>
              <w:lastRenderedPageBreak/>
              <w:t>Огнестойкость, Сроки выполнения монтажа</w:t>
            </w:r>
          </w:p>
        </w:tc>
        <w:tc>
          <w:tcPr>
            <w:tcW w:w="665" w:type="pct"/>
          </w:tcPr>
          <w:p w14:paraId="6F40266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Точный габарит, Сечение/ Профиль, Положение, Материал, Маркировка, Масса</w:t>
            </w:r>
          </w:p>
        </w:tc>
        <w:tc>
          <w:tcPr>
            <w:tcW w:w="665" w:type="pct"/>
          </w:tcPr>
          <w:p w14:paraId="0B0D39E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Положение, Материал, Маркировка, Масса, Сроки выполнения проверок и контролируемые параметры, Сроки проведения </w:t>
            </w:r>
            <w:r w:rsidRPr="00D53134">
              <w:rPr>
                <w:rFonts w:asciiTheme="minorBidi" w:hAnsiTheme="minorBidi"/>
                <w:color w:val="000000"/>
                <w:sz w:val="20"/>
                <w:szCs w:val="20"/>
              </w:rPr>
              <w:lastRenderedPageBreak/>
              <w:t>плановых замен и заменяемые элементы</w:t>
            </w:r>
          </w:p>
        </w:tc>
      </w:tr>
      <w:tr w:rsidR="00D53134" w:rsidRPr="00D53134" w14:paraId="673F3135" w14:textId="77777777" w:rsidTr="00CF1767">
        <w:tc>
          <w:tcPr>
            <w:tcW w:w="585" w:type="pct"/>
            <w:vMerge/>
          </w:tcPr>
          <w:p w14:paraId="16CF888C"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32B632C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расстановки оборудования связи</w:t>
            </w:r>
          </w:p>
        </w:tc>
        <w:tc>
          <w:tcPr>
            <w:tcW w:w="741" w:type="pct"/>
          </w:tcPr>
          <w:p w14:paraId="12C801C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1DF8C2D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6B57E85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2678D52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04951B2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2F0E9812" w14:textId="77777777" w:rsidTr="00CF1767">
        <w:tc>
          <w:tcPr>
            <w:tcW w:w="585" w:type="pct"/>
            <w:vMerge w:val="restart"/>
          </w:tcPr>
          <w:p w14:paraId="7E4FA52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Искусственные сооружения</w:t>
            </w:r>
            <w:r w:rsidRPr="00D53134">
              <w:rPr>
                <w:rFonts w:asciiTheme="minorBidi" w:hAnsiTheme="minorBidi"/>
                <w:color w:val="000000"/>
                <w:sz w:val="20"/>
                <w:szCs w:val="20"/>
              </w:rPr>
              <w:t xml:space="preserve"> магистральных трубопроводов</w:t>
            </w:r>
          </w:p>
        </w:tc>
        <w:tc>
          <w:tcPr>
            <w:tcW w:w="860" w:type="pct"/>
          </w:tcPr>
          <w:p w14:paraId="507ECBE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расстановки основного оборудования</w:t>
            </w:r>
          </w:p>
        </w:tc>
        <w:tc>
          <w:tcPr>
            <w:tcW w:w="741" w:type="pct"/>
          </w:tcPr>
          <w:p w14:paraId="2B60A8B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3634775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15D3848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6E8EDCF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9BEFD7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2DD944AB" w14:textId="77777777" w:rsidTr="00CF1767">
        <w:tc>
          <w:tcPr>
            <w:tcW w:w="585" w:type="pct"/>
            <w:vMerge/>
          </w:tcPr>
          <w:p w14:paraId="5DECBC49"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5E001CE0"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расстановки вспомогательного оборудования</w:t>
            </w:r>
          </w:p>
        </w:tc>
        <w:tc>
          <w:tcPr>
            <w:tcW w:w="741" w:type="pct"/>
          </w:tcPr>
          <w:p w14:paraId="4560ADD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28FA039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1A68CD0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18EC4E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D24F50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046CD1A4" w14:textId="77777777" w:rsidTr="00CF1767">
        <w:tc>
          <w:tcPr>
            <w:tcW w:w="585" w:type="pct"/>
            <w:vMerge/>
          </w:tcPr>
          <w:p w14:paraId="032C2B44"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50848CB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Задвижки</w:t>
            </w:r>
          </w:p>
        </w:tc>
        <w:tc>
          <w:tcPr>
            <w:tcW w:w="741" w:type="pct"/>
          </w:tcPr>
          <w:p w14:paraId="08165CF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41" w:type="pct"/>
          </w:tcPr>
          <w:p w14:paraId="5CF9211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741" w:type="pct"/>
          </w:tcPr>
          <w:p w14:paraId="5C77FD8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Внешний образ/вид, Фурнитура/ Оснастка, Производитель, Наименование по каталогу, Артикул по каталогу, Огнестойкость, Сроки выполнения монтажа</w:t>
            </w:r>
          </w:p>
        </w:tc>
        <w:tc>
          <w:tcPr>
            <w:tcW w:w="665" w:type="pct"/>
          </w:tcPr>
          <w:p w14:paraId="0246BD8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665" w:type="pct"/>
          </w:tcPr>
          <w:p w14:paraId="6EE28DF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 Сроки выполнения проверок и контролируемые параметры, Сроки проведения плановых замен и заменяемые элементы</w:t>
            </w:r>
          </w:p>
        </w:tc>
      </w:tr>
      <w:tr w:rsidR="00D53134" w:rsidRPr="00D53134" w14:paraId="44FE500A" w14:textId="77777777" w:rsidTr="00CF1767">
        <w:tc>
          <w:tcPr>
            <w:tcW w:w="585" w:type="pct"/>
            <w:vMerge/>
          </w:tcPr>
          <w:p w14:paraId="5DB33EB1"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4078FC6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Узлы пуска и приема шаровых разделителей</w:t>
            </w:r>
          </w:p>
        </w:tc>
        <w:tc>
          <w:tcPr>
            <w:tcW w:w="741" w:type="pct"/>
          </w:tcPr>
          <w:p w14:paraId="7C777E56"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Типы, Условный габарит</w:t>
            </w:r>
          </w:p>
        </w:tc>
        <w:tc>
          <w:tcPr>
            <w:tcW w:w="741" w:type="pct"/>
          </w:tcPr>
          <w:p w14:paraId="0F36ACA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Сечение/ Профиль, Положение, Материал, Маркировка, Масса</w:t>
            </w:r>
          </w:p>
        </w:tc>
        <w:tc>
          <w:tcPr>
            <w:tcW w:w="741" w:type="pct"/>
          </w:tcPr>
          <w:p w14:paraId="3F8AE6A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Положение, Материал, Маркировка, Масса, Внешний образ/вид, Фурнитура/ </w:t>
            </w:r>
            <w:r w:rsidRPr="00D53134">
              <w:rPr>
                <w:rFonts w:asciiTheme="minorBidi" w:hAnsiTheme="minorBidi"/>
                <w:color w:val="000000"/>
                <w:sz w:val="20"/>
                <w:szCs w:val="20"/>
              </w:rPr>
              <w:lastRenderedPageBreak/>
              <w:t>Оснастка, Производитель, Наименование по каталогу, Артикул по каталогу, Огнестойкость, Сроки выполнения монтажа</w:t>
            </w:r>
          </w:p>
        </w:tc>
        <w:tc>
          <w:tcPr>
            <w:tcW w:w="665" w:type="pct"/>
          </w:tcPr>
          <w:p w14:paraId="4EC04A6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Точный габарит, Сечение/ Профиль, Положение, Материал, Маркировка, Масса</w:t>
            </w:r>
          </w:p>
        </w:tc>
        <w:tc>
          <w:tcPr>
            <w:tcW w:w="665" w:type="pct"/>
          </w:tcPr>
          <w:p w14:paraId="41F3E75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Сечение/ Профиль, Положение, Материал, Маркировка, Масса, Сроки выполнения </w:t>
            </w:r>
            <w:r w:rsidRPr="00D53134">
              <w:rPr>
                <w:rFonts w:asciiTheme="minorBidi" w:hAnsiTheme="minorBidi"/>
                <w:color w:val="000000"/>
                <w:sz w:val="20"/>
                <w:szCs w:val="20"/>
              </w:rPr>
              <w:lastRenderedPageBreak/>
              <w:t>проверок и контролируемые параметры, Сроки проведения плановых замен и заменяемые элементы</w:t>
            </w:r>
          </w:p>
        </w:tc>
      </w:tr>
      <w:tr w:rsidR="00D53134" w:rsidRPr="00D53134" w14:paraId="6C2D7371" w14:textId="77777777" w:rsidTr="00CF1767">
        <w:tc>
          <w:tcPr>
            <w:tcW w:w="585" w:type="pct"/>
            <w:vMerge w:val="restart"/>
          </w:tcPr>
          <w:p w14:paraId="6B517742"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lastRenderedPageBreak/>
              <w:t xml:space="preserve">Объекты инфраструктуры </w:t>
            </w:r>
          </w:p>
        </w:tc>
        <w:tc>
          <w:tcPr>
            <w:tcW w:w="860" w:type="pct"/>
          </w:tcPr>
          <w:p w14:paraId="2F5900D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расположения зданий</w:t>
            </w:r>
          </w:p>
        </w:tc>
        <w:tc>
          <w:tcPr>
            <w:tcW w:w="741" w:type="pct"/>
          </w:tcPr>
          <w:p w14:paraId="0481CDE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02C5380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6302B92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7A862D3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0881873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71731923" w14:textId="77777777" w:rsidTr="00CF1767">
        <w:tc>
          <w:tcPr>
            <w:tcW w:w="585" w:type="pct"/>
            <w:vMerge/>
          </w:tcPr>
          <w:p w14:paraId="26B298CF"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2C9D004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расположения строений</w:t>
            </w:r>
          </w:p>
        </w:tc>
        <w:tc>
          <w:tcPr>
            <w:tcW w:w="741" w:type="pct"/>
          </w:tcPr>
          <w:p w14:paraId="1E1FD39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460646F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79DD4127"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81963B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41122DC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1E8031FD" w14:textId="77777777" w:rsidTr="00CF1767">
        <w:tc>
          <w:tcPr>
            <w:tcW w:w="585" w:type="pct"/>
            <w:vMerge/>
          </w:tcPr>
          <w:p w14:paraId="6798387E"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55BC1F7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Места расположения сооружений</w:t>
            </w:r>
          </w:p>
        </w:tc>
        <w:tc>
          <w:tcPr>
            <w:tcW w:w="741" w:type="pct"/>
          </w:tcPr>
          <w:p w14:paraId="2D0F6B4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439336D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01ACC5B5"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5C29692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3BB4B49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766DEE5F" w14:textId="77777777" w:rsidTr="00CF1767">
        <w:tc>
          <w:tcPr>
            <w:tcW w:w="585" w:type="pct"/>
            <w:vMerge w:val="restart"/>
          </w:tcPr>
          <w:p w14:paraId="370A6E6F"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Территория</w:t>
            </w:r>
          </w:p>
        </w:tc>
        <w:tc>
          <w:tcPr>
            <w:tcW w:w="860" w:type="pct"/>
          </w:tcPr>
          <w:p w14:paraId="263B62A8"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Временные постройки (в том числе площадки для складирования)</w:t>
            </w:r>
          </w:p>
        </w:tc>
        <w:tc>
          <w:tcPr>
            <w:tcW w:w="741" w:type="pct"/>
          </w:tcPr>
          <w:p w14:paraId="4F4481B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ориентировочные сроки выполнение работ по монтажу/демонтажу</w:t>
            </w:r>
          </w:p>
        </w:tc>
        <w:tc>
          <w:tcPr>
            <w:tcW w:w="741" w:type="pct"/>
          </w:tcPr>
          <w:p w14:paraId="1230927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 указанием существующих подъездов и подходов, сроки выполнение работ по монтажу/демонтажу</w:t>
            </w:r>
          </w:p>
        </w:tc>
        <w:tc>
          <w:tcPr>
            <w:tcW w:w="741" w:type="pct"/>
          </w:tcPr>
          <w:p w14:paraId="6C706C7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 указанием существующих подъездов и подходов, сроки выполнение работ по монтажу/демонтажу, ресурсы на выполнение работ по монтажу/демонтажу</w:t>
            </w:r>
          </w:p>
        </w:tc>
        <w:tc>
          <w:tcPr>
            <w:tcW w:w="665" w:type="pct"/>
          </w:tcPr>
          <w:p w14:paraId="2FFD439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665" w:type="pct"/>
          </w:tcPr>
          <w:p w14:paraId="2217644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r>
      <w:tr w:rsidR="00D53134" w:rsidRPr="00D53134" w14:paraId="0C3E35DB" w14:textId="77777777" w:rsidTr="00CF1767">
        <w:tc>
          <w:tcPr>
            <w:tcW w:w="585" w:type="pct"/>
            <w:vMerge/>
          </w:tcPr>
          <w:p w14:paraId="725EADC4"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353D30C4"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Земляные массы</w:t>
            </w:r>
          </w:p>
        </w:tc>
        <w:tc>
          <w:tcPr>
            <w:tcW w:w="741" w:type="pct"/>
          </w:tcPr>
          <w:p w14:paraId="07848CB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Объем вывозимых/ввозимых земляных масс, ориентировочные сроки выполнение работ</w:t>
            </w:r>
          </w:p>
        </w:tc>
        <w:tc>
          <w:tcPr>
            <w:tcW w:w="741" w:type="pct"/>
          </w:tcPr>
          <w:p w14:paraId="03174D8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Объем вывозимых/ввозимых земляных масс, сроки выполнение работ </w:t>
            </w:r>
          </w:p>
        </w:tc>
        <w:tc>
          <w:tcPr>
            <w:tcW w:w="741" w:type="pct"/>
          </w:tcPr>
          <w:p w14:paraId="30070AD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Объем вывозимых/ввозимых земляных масс, сроки выполнение работ, ресурсы на выполнение работ</w:t>
            </w:r>
          </w:p>
        </w:tc>
        <w:tc>
          <w:tcPr>
            <w:tcW w:w="665" w:type="pct"/>
          </w:tcPr>
          <w:p w14:paraId="1937B42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665" w:type="pct"/>
          </w:tcPr>
          <w:p w14:paraId="0907D33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r>
      <w:tr w:rsidR="00D53134" w:rsidRPr="00D53134" w14:paraId="3CB7E3FF" w14:textId="77777777" w:rsidTr="00CF1767">
        <w:tc>
          <w:tcPr>
            <w:tcW w:w="585" w:type="pct"/>
            <w:vMerge/>
          </w:tcPr>
          <w:p w14:paraId="49A4BC5E"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4FDB49A0"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Защитные устройства инженерной инфраструктуры</w:t>
            </w:r>
          </w:p>
        </w:tc>
        <w:tc>
          <w:tcPr>
            <w:tcW w:w="741" w:type="pct"/>
          </w:tcPr>
          <w:p w14:paraId="2AA4530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сроки выполнение работ по сооружению</w:t>
            </w:r>
          </w:p>
        </w:tc>
        <w:tc>
          <w:tcPr>
            <w:tcW w:w="741" w:type="pct"/>
          </w:tcPr>
          <w:p w14:paraId="7D12B79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741" w:type="pct"/>
          </w:tcPr>
          <w:p w14:paraId="521B147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665" w:type="pct"/>
          </w:tcPr>
          <w:p w14:paraId="73EC308E"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w:t>
            </w:r>
          </w:p>
        </w:tc>
        <w:tc>
          <w:tcPr>
            <w:tcW w:w="665" w:type="pct"/>
          </w:tcPr>
          <w:p w14:paraId="470F9AF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78AA8DC6" w14:textId="77777777" w:rsidTr="00CF1767">
        <w:tc>
          <w:tcPr>
            <w:tcW w:w="585" w:type="pct"/>
            <w:vMerge/>
          </w:tcPr>
          <w:p w14:paraId="75B27C4F"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5B57D843"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Внутриобъектовая дорожная сеть</w:t>
            </w:r>
          </w:p>
        </w:tc>
        <w:tc>
          <w:tcPr>
            <w:tcW w:w="741" w:type="pct"/>
          </w:tcPr>
          <w:p w14:paraId="54105C0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12A762A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Место присоединения к внешней дородной сети, Внешний образ/вид, маркировка, схема движения транспорта</w:t>
            </w:r>
          </w:p>
        </w:tc>
        <w:tc>
          <w:tcPr>
            <w:tcW w:w="741" w:type="pct"/>
          </w:tcPr>
          <w:p w14:paraId="3A800F3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Точный габарит, положение, Место присоединения к внешней дородной сети, Внешний образ/вид, маркировка, Наименование по каталогу, Артикул по каталогу, схема движения транспорта</w:t>
            </w:r>
          </w:p>
        </w:tc>
        <w:tc>
          <w:tcPr>
            <w:tcW w:w="665" w:type="pct"/>
          </w:tcPr>
          <w:p w14:paraId="5DD4581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положение, Место присоединения к внешней дородной </w:t>
            </w:r>
            <w:proofErr w:type="gramStart"/>
            <w:r w:rsidRPr="00D53134">
              <w:rPr>
                <w:rFonts w:asciiTheme="minorBidi" w:hAnsiTheme="minorBidi"/>
                <w:color w:val="000000"/>
                <w:sz w:val="20"/>
                <w:szCs w:val="20"/>
              </w:rPr>
              <w:t>сети,  Внешний</w:t>
            </w:r>
            <w:proofErr w:type="gramEnd"/>
            <w:r w:rsidRPr="00D53134">
              <w:rPr>
                <w:rFonts w:asciiTheme="minorBidi" w:hAnsiTheme="minorBidi"/>
                <w:color w:val="000000"/>
                <w:sz w:val="20"/>
                <w:szCs w:val="20"/>
              </w:rPr>
              <w:t xml:space="preserve"> образ/вид, маркировка, схема движения транспорта</w:t>
            </w:r>
          </w:p>
        </w:tc>
        <w:tc>
          <w:tcPr>
            <w:tcW w:w="665" w:type="pct"/>
          </w:tcPr>
          <w:p w14:paraId="3644638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Точный габарит, положение, Место присоединения к внешней дородной </w:t>
            </w:r>
            <w:proofErr w:type="gramStart"/>
            <w:r w:rsidRPr="00D53134">
              <w:rPr>
                <w:rFonts w:asciiTheme="minorBidi" w:hAnsiTheme="minorBidi"/>
                <w:color w:val="000000"/>
                <w:sz w:val="20"/>
                <w:szCs w:val="20"/>
              </w:rPr>
              <w:t>сети,  Внешний</w:t>
            </w:r>
            <w:proofErr w:type="gramEnd"/>
            <w:r w:rsidRPr="00D53134">
              <w:rPr>
                <w:rFonts w:asciiTheme="minorBidi" w:hAnsiTheme="minorBidi"/>
                <w:color w:val="000000"/>
                <w:sz w:val="20"/>
                <w:szCs w:val="20"/>
              </w:rPr>
              <w:t xml:space="preserve"> образ/вид, маркировка, схема движения транспорта , Сроки выполнения проверок и контролируемые параметры, Сроки проведения плановых замен </w:t>
            </w:r>
            <w:r w:rsidRPr="00D53134">
              <w:rPr>
                <w:rFonts w:asciiTheme="minorBidi" w:hAnsiTheme="minorBidi"/>
                <w:color w:val="000000"/>
                <w:sz w:val="20"/>
                <w:szCs w:val="20"/>
              </w:rPr>
              <w:lastRenderedPageBreak/>
              <w:t>и заменяемые элементы</w:t>
            </w:r>
          </w:p>
        </w:tc>
      </w:tr>
      <w:tr w:rsidR="00D53134" w:rsidRPr="00D53134" w14:paraId="738FEFF7" w14:textId="77777777" w:rsidTr="00CF1767">
        <w:tc>
          <w:tcPr>
            <w:tcW w:w="585" w:type="pct"/>
            <w:vMerge/>
          </w:tcPr>
          <w:p w14:paraId="420DE86E"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2A9A956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Внутриобъектовые инженерные сети (транзитные)</w:t>
            </w:r>
          </w:p>
        </w:tc>
        <w:tc>
          <w:tcPr>
            <w:tcW w:w="741" w:type="pct"/>
          </w:tcPr>
          <w:p w14:paraId="0762A1A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6DDF781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наименование балансодержателя</w:t>
            </w:r>
          </w:p>
        </w:tc>
        <w:tc>
          <w:tcPr>
            <w:tcW w:w="741" w:type="pct"/>
          </w:tcPr>
          <w:p w14:paraId="310E61E5"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наименование балансодержателя</w:t>
            </w:r>
          </w:p>
        </w:tc>
        <w:tc>
          <w:tcPr>
            <w:tcW w:w="665" w:type="pct"/>
          </w:tcPr>
          <w:p w14:paraId="0FCE64B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наименование балансодержателя</w:t>
            </w:r>
          </w:p>
        </w:tc>
        <w:tc>
          <w:tcPr>
            <w:tcW w:w="665" w:type="pct"/>
          </w:tcPr>
          <w:p w14:paraId="7BFB524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наименование балансодержателя</w:t>
            </w:r>
          </w:p>
        </w:tc>
      </w:tr>
      <w:tr w:rsidR="00D53134" w:rsidRPr="00D53134" w14:paraId="1382F1D6" w14:textId="77777777" w:rsidTr="00CF1767">
        <w:tc>
          <w:tcPr>
            <w:tcW w:w="585" w:type="pct"/>
            <w:vMerge/>
          </w:tcPr>
          <w:p w14:paraId="73F5BAE8"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351050F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Внутриобъектовые инженерные сети (сносимые)</w:t>
            </w:r>
          </w:p>
        </w:tc>
        <w:tc>
          <w:tcPr>
            <w:tcW w:w="741" w:type="pct"/>
          </w:tcPr>
          <w:p w14:paraId="4DFDEE5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сроки выполнение работ по сносу</w:t>
            </w:r>
          </w:p>
        </w:tc>
        <w:tc>
          <w:tcPr>
            <w:tcW w:w="741" w:type="pct"/>
          </w:tcPr>
          <w:p w14:paraId="21AE443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Положение, сроки выполнения работ по демонтажу, ресурсы на выполнение работ по демонтажу </w:t>
            </w:r>
          </w:p>
        </w:tc>
        <w:tc>
          <w:tcPr>
            <w:tcW w:w="741" w:type="pct"/>
          </w:tcPr>
          <w:p w14:paraId="357B06E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Положение, сроки выполнения работ по демонтажу, ресурсы на выполнение работ по демонтажу </w:t>
            </w:r>
          </w:p>
        </w:tc>
        <w:tc>
          <w:tcPr>
            <w:tcW w:w="665" w:type="pct"/>
          </w:tcPr>
          <w:p w14:paraId="4BC4DCD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665" w:type="pct"/>
          </w:tcPr>
          <w:p w14:paraId="5A58961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r>
      <w:tr w:rsidR="00D53134" w:rsidRPr="00D53134" w14:paraId="45DFD04B" w14:textId="77777777" w:rsidTr="00CF1767">
        <w:tc>
          <w:tcPr>
            <w:tcW w:w="585" w:type="pct"/>
            <w:vMerge/>
          </w:tcPr>
          <w:p w14:paraId="21844D6D"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6B9B084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Внутриобъектовые инженерные сети (временные)</w:t>
            </w:r>
          </w:p>
        </w:tc>
        <w:tc>
          <w:tcPr>
            <w:tcW w:w="741" w:type="pct"/>
          </w:tcPr>
          <w:p w14:paraId="3599F9D7"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сроки выполнение работ по сооружению</w:t>
            </w:r>
          </w:p>
        </w:tc>
        <w:tc>
          <w:tcPr>
            <w:tcW w:w="741" w:type="pct"/>
          </w:tcPr>
          <w:p w14:paraId="6F1289C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741" w:type="pct"/>
          </w:tcPr>
          <w:p w14:paraId="353CFEAC"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665" w:type="pct"/>
          </w:tcPr>
          <w:p w14:paraId="0002E2B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c>
          <w:tcPr>
            <w:tcW w:w="665" w:type="pct"/>
          </w:tcPr>
          <w:p w14:paraId="09C0D609"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w:t>
            </w:r>
          </w:p>
        </w:tc>
      </w:tr>
      <w:tr w:rsidR="00D53134" w:rsidRPr="00D53134" w14:paraId="5DEA395D" w14:textId="77777777" w:rsidTr="00CF1767">
        <w:tc>
          <w:tcPr>
            <w:tcW w:w="585" w:type="pct"/>
            <w:vMerge/>
          </w:tcPr>
          <w:p w14:paraId="36469753"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4D280FD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Внутриобъектовые инженерные сети (сооружаемые)</w:t>
            </w:r>
          </w:p>
        </w:tc>
        <w:tc>
          <w:tcPr>
            <w:tcW w:w="741" w:type="pct"/>
          </w:tcPr>
          <w:p w14:paraId="14F55A6B"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сроки выполнение работ по сооружению</w:t>
            </w:r>
          </w:p>
        </w:tc>
        <w:tc>
          <w:tcPr>
            <w:tcW w:w="741" w:type="pct"/>
          </w:tcPr>
          <w:p w14:paraId="239A7923"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741" w:type="pct"/>
          </w:tcPr>
          <w:p w14:paraId="78260B6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665" w:type="pct"/>
          </w:tcPr>
          <w:p w14:paraId="668F760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w:t>
            </w:r>
          </w:p>
        </w:tc>
        <w:tc>
          <w:tcPr>
            <w:tcW w:w="665" w:type="pct"/>
          </w:tcPr>
          <w:p w14:paraId="28AF089D"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 xml:space="preserve">Типы, Точный габарит, сечение. Внешний образ/вид, крепления, Маркировка, Сроки выполнения проверок и контролируемые параметры, Сроки </w:t>
            </w:r>
            <w:r w:rsidRPr="00D53134">
              <w:rPr>
                <w:rFonts w:asciiTheme="minorBidi" w:hAnsiTheme="minorBidi"/>
                <w:color w:val="000000"/>
                <w:sz w:val="20"/>
                <w:szCs w:val="20"/>
              </w:rPr>
              <w:lastRenderedPageBreak/>
              <w:t>проведения плановых замен и заменяемые элементы</w:t>
            </w:r>
          </w:p>
        </w:tc>
      </w:tr>
      <w:tr w:rsidR="00D53134" w:rsidRPr="00D53134" w14:paraId="7F6E4EF5" w14:textId="77777777" w:rsidTr="00CF1767">
        <w:tc>
          <w:tcPr>
            <w:tcW w:w="585" w:type="pct"/>
            <w:vMerge/>
          </w:tcPr>
          <w:p w14:paraId="7DA785D0"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1EC58562"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Мест размещения и емкости пожарных резервуаров (при их наличии)</w:t>
            </w:r>
          </w:p>
        </w:tc>
        <w:tc>
          <w:tcPr>
            <w:tcW w:w="741" w:type="pct"/>
          </w:tcPr>
          <w:p w14:paraId="1A9ACE2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 сроки выполнение работ по сооружению</w:t>
            </w:r>
          </w:p>
        </w:tc>
        <w:tc>
          <w:tcPr>
            <w:tcW w:w="741" w:type="pct"/>
          </w:tcPr>
          <w:p w14:paraId="3FE387E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741" w:type="pct"/>
          </w:tcPr>
          <w:p w14:paraId="16E2A688"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работ по монтажу, ресурсы на выполнение работ по монтажу</w:t>
            </w:r>
          </w:p>
        </w:tc>
        <w:tc>
          <w:tcPr>
            <w:tcW w:w="665" w:type="pct"/>
          </w:tcPr>
          <w:p w14:paraId="101B668F"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w:t>
            </w:r>
          </w:p>
        </w:tc>
        <w:tc>
          <w:tcPr>
            <w:tcW w:w="665" w:type="pct"/>
          </w:tcPr>
          <w:p w14:paraId="063A2371"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Типы, Точный габарит, сечение. Внешний образ/вид, крепления, Маркировка, Сроки выполнения проверок и контролируемые параметры, Сроки проведения плановых замен и заменяемые элементы</w:t>
            </w:r>
          </w:p>
        </w:tc>
      </w:tr>
      <w:tr w:rsidR="00D53134" w:rsidRPr="00D53134" w14:paraId="1360FCC6" w14:textId="77777777" w:rsidTr="00CF1767">
        <w:tc>
          <w:tcPr>
            <w:tcW w:w="585" w:type="pct"/>
            <w:vMerge/>
          </w:tcPr>
          <w:p w14:paraId="45D813F3"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0D82305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Границы мест обитания животных и растений, занесенных в Красную книгу Российской Федерации и красные книги субъектов Российской Федерации</w:t>
            </w:r>
          </w:p>
        </w:tc>
        <w:tc>
          <w:tcPr>
            <w:tcW w:w="741" w:type="pct"/>
          </w:tcPr>
          <w:p w14:paraId="56862684"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Положение</w:t>
            </w:r>
          </w:p>
        </w:tc>
        <w:tc>
          <w:tcPr>
            <w:tcW w:w="741" w:type="pct"/>
          </w:tcPr>
          <w:p w14:paraId="738081C6"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23FF7162"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9AD782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2EE7F2F9"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r w:rsidR="00D53134" w:rsidRPr="00D53134" w14:paraId="67B2CBB3" w14:textId="77777777" w:rsidTr="00CF1767">
        <w:tc>
          <w:tcPr>
            <w:tcW w:w="585" w:type="pct"/>
            <w:vMerge/>
          </w:tcPr>
          <w:p w14:paraId="0ACDE1E5" w14:textId="77777777" w:rsidR="00D53134" w:rsidRPr="00D53134" w:rsidRDefault="00D53134" w:rsidP="00D53134">
            <w:pPr>
              <w:spacing w:line="276" w:lineRule="auto"/>
              <w:jc w:val="both"/>
              <w:rPr>
                <w:rFonts w:asciiTheme="minorBidi" w:hAnsiTheme="minorBidi"/>
                <w:sz w:val="20"/>
                <w:szCs w:val="20"/>
              </w:rPr>
            </w:pPr>
          </w:p>
        </w:tc>
        <w:tc>
          <w:tcPr>
            <w:tcW w:w="860" w:type="pct"/>
          </w:tcPr>
          <w:p w14:paraId="175FB6E1"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sz w:val="20"/>
                <w:szCs w:val="20"/>
              </w:rPr>
              <w:t xml:space="preserve">Границы зон экологического риска и возможного загрязнения окружающей природной среды </w:t>
            </w:r>
            <w:r w:rsidRPr="00D53134">
              <w:rPr>
                <w:rFonts w:asciiTheme="minorBidi" w:hAnsiTheme="minorBidi"/>
                <w:sz w:val="20"/>
                <w:szCs w:val="20"/>
              </w:rPr>
              <w:lastRenderedPageBreak/>
              <w:t>вследствие аварии на линейном объекте</w:t>
            </w:r>
          </w:p>
        </w:tc>
        <w:tc>
          <w:tcPr>
            <w:tcW w:w="741" w:type="pct"/>
          </w:tcPr>
          <w:p w14:paraId="4DF7A16A"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lastRenderedPageBreak/>
              <w:t>Положение</w:t>
            </w:r>
          </w:p>
        </w:tc>
        <w:tc>
          <w:tcPr>
            <w:tcW w:w="741" w:type="pct"/>
          </w:tcPr>
          <w:p w14:paraId="2FF84AE2" w14:textId="77777777" w:rsidR="00D53134" w:rsidRPr="00D53134" w:rsidRDefault="00D53134" w:rsidP="00D53134">
            <w:pPr>
              <w:spacing w:line="276" w:lineRule="auto"/>
              <w:jc w:val="both"/>
              <w:rPr>
                <w:rFonts w:asciiTheme="minorBidi" w:hAnsiTheme="minorBidi"/>
                <w:color w:val="000000"/>
                <w:sz w:val="20"/>
                <w:szCs w:val="20"/>
              </w:rPr>
            </w:pPr>
            <w:r w:rsidRPr="00D53134">
              <w:rPr>
                <w:rFonts w:asciiTheme="minorBidi" w:hAnsiTheme="minorBidi"/>
                <w:color w:val="000000"/>
                <w:sz w:val="20"/>
                <w:szCs w:val="20"/>
              </w:rPr>
              <w:t>Точные координаты</w:t>
            </w:r>
          </w:p>
        </w:tc>
        <w:tc>
          <w:tcPr>
            <w:tcW w:w="741" w:type="pct"/>
          </w:tcPr>
          <w:p w14:paraId="635D7EBD"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14D4132C"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c>
          <w:tcPr>
            <w:tcW w:w="665" w:type="pct"/>
          </w:tcPr>
          <w:p w14:paraId="26F031CA" w14:textId="77777777" w:rsidR="00D53134" w:rsidRPr="00D53134" w:rsidRDefault="00D53134" w:rsidP="00D53134">
            <w:pPr>
              <w:spacing w:line="276" w:lineRule="auto"/>
              <w:jc w:val="both"/>
              <w:rPr>
                <w:rFonts w:asciiTheme="minorBidi" w:hAnsiTheme="minorBidi"/>
                <w:sz w:val="20"/>
                <w:szCs w:val="20"/>
              </w:rPr>
            </w:pPr>
            <w:r w:rsidRPr="00D53134">
              <w:rPr>
                <w:rFonts w:asciiTheme="minorBidi" w:hAnsiTheme="minorBidi"/>
                <w:color w:val="000000"/>
                <w:sz w:val="20"/>
                <w:szCs w:val="20"/>
              </w:rPr>
              <w:t>Точные координаты</w:t>
            </w:r>
          </w:p>
        </w:tc>
      </w:tr>
    </w:tbl>
    <w:p w14:paraId="513D9081" w14:textId="77777777" w:rsidR="007B27A7" w:rsidRPr="00D53134" w:rsidRDefault="007B27A7" w:rsidP="00D53134">
      <w:pPr>
        <w:jc w:val="both"/>
        <w:rPr>
          <w:rFonts w:asciiTheme="minorBidi" w:hAnsiTheme="minorBidi" w:cstheme="minorBidi"/>
          <w:sz w:val="24"/>
          <w:szCs w:val="24"/>
        </w:rPr>
      </w:pPr>
    </w:p>
    <w:p w14:paraId="41DD9615" w14:textId="77777777" w:rsidR="007B27A7" w:rsidRPr="00D53134" w:rsidRDefault="007B27A7" w:rsidP="00D53134">
      <w:pPr>
        <w:jc w:val="both"/>
        <w:rPr>
          <w:rFonts w:asciiTheme="minorBidi" w:hAnsiTheme="minorBidi" w:cstheme="minorBidi"/>
          <w:sz w:val="24"/>
          <w:szCs w:val="24"/>
        </w:rPr>
      </w:pPr>
    </w:p>
    <w:p w14:paraId="6CD368B6" w14:textId="77777777" w:rsidR="007B27A7" w:rsidRPr="00D53134" w:rsidRDefault="007B27A7" w:rsidP="00D53134">
      <w:pPr>
        <w:jc w:val="both"/>
        <w:rPr>
          <w:rFonts w:asciiTheme="minorBidi" w:hAnsiTheme="minorBidi" w:cstheme="minorBidi"/>
          <w:sz w:val="24"/>
          <w:szCs w:val="24"/>
        </w:rPr>
      </w:pPr>
    </w:p>
    <w:p w14:paraId="0564FA18" w14:textId="77777777" w:rsidR="007B27A7" w:rsidRPr="00D53134" w:rsidRDefault="007B27A7" w:rsidP="00D53134">
      <w:pPr>
        <w:jc w:val="both"/>
        <w:rPr>
          <w:rFonts w:asciiTheme="minorBidi" w:hAnsiTheme="minorBidi" w:cstheme="minorBidi"/>
          <w:sz w:val="24"/>
          <w:szCs w:val="24"/>
        </w:rPr>
      </w:pPr>
    </w:p>
    <w:p w14:paraId="0DDB1475" w14:textId="77777777" w:rsidR="007B27A7" w:rsidRPr="00D53134" w:rsidRDefault="007B27A7" w:rsidP="00D53134">
      <w:pPr>
        <w:jc w:val="both"/>
        <w:rPr>
          <w:rFonts w:asciiTheme="minorBidi" w:hAnsiTheme="minorBidi" w:cstheme="minorBidi"/>
          <w:sz w:val="24"/>
          <w:szCs w:val="24"/>
        </w:rPr>
      </w:pPr>
      <w:bookmarkStart w:id="1007" w:name="_6e48kml793hs" w:colFirst="0" w:colLast="0"/>
      <w:bookmarkEnd w:id="1007"/>
    </w:p>
    <w:p w14:paraId="28AC86A6" w14:textId="77777777" w:rsidR="007B27A7" w:rsidRPr="00D53134" w:rsidRDefault="007B27A7" w:rsidP="00D53134">
      <w:pPr>
        <w:jc w:val="both"/>
        <w:rPr>
          <w:rFonts w:asciiTheme="minorBidi" w:hAnsiTheme="minorBidi" w:cstheme="minorBidi"/>
          <w:sz w:val="24"/>
          <w:szCs w:val="24"/>
        </w:rPr>
      </w:pPr>
    </w:p>
    <w:p w14:paraId="7DB66658" w14:textId="77777777" w:rsidR="007B27A7" w:rsidRPr="00D53134" w:rsidRDefault="007B27A7" w:rsidP="00D53134">
      <w:pPr>
        <w:jc w:val="both"/>
        <w:rPr>
          <w:rFonts w:asciiTheme="minorBidi" w:hAnsiTheme="minorBidi" w:cstheme="minorBidi"/>
          <w:sz w:val="24"/>
          <w:szCs w:val="24"/>
        </w:rPr>
      </w:pPr>
    </w:p>
    <w:p w14:paraId="59812837" w14:textId="77777777" w:rsidR="007B27A7" w:rsidRPr="00D53134" w:rsidRDefault="007B27A7" w:rsidP="00D53134">
      <w:pPr>
        <w:jc w:val="both"/>
        <w:rPr>
          <w:rFonts w:asciiTheme="minorBidi" w:hAnsiTheme="minorBidi" w:cstheme="minorBidi"/>
          <w:sz w:val="24"/>
          <w:szCs w:val="24"/>
        </w:rPr>
      </w:pPr>
    </w:p>
    <w:p w14:paraId="4AF0B5B3" w14:textId="77777777" w:rsidR="007B27A7" w:rsidRPr="00D53134" w:rsidRDefault="007B27A7" w:rsidP="00D53134">
      <w:pPr>
        <w:jc w:val="both"/>
        <w:rPr>
          <w:rFonts w:asciiTheme="minorBidi" w:hAnsiTheme="minorBidi" w:cstheme="minorBidi"/>
          <w:sz w:val="24"/>
          <w:szCs w:val="24"/>
        </w:rPr>
      </w:pPr>
    </w:p>
    <w:p w14:paraId="0F776733" w14:textId="77777777" w:rsidR="007B27A7" w:rsidRPr="00D53134" w:rsidRDefault="007B27A7" w:rsidP="00D53134">
      <w:pPr>
        <w:jc w:val="both"/>
        <w:rPr>
          <w:rFonts w:asciiTheme="minorBidi" w:hAnsiTheme="minorBidi" w:cstheme="minorBidi"/>
          <w:sz w:val="24"/>
          <w:szCs w:val="24"/>
        </w:rPr>
      </w:pPr>
    </w:p>
    <w:p w14:paraId="72BEDAD4" w14:textId="77777777" w:rsidR="007B27A7" w:rsidRPr="00D53134" w:rsidRDefault="007B27A7" w:rsidP="00D53134">
      <w:pPr>
        <w:jc w:val="both"/>
        <w:rPr>
          <w:rFonts w:asciiTheme="minorBidi" w:hAnsiTheme="minorBidi" w:cstheme="minorBidi"/>
          <w:sz w:val="24"/>
          <w:szCs w:val="24"/>
        </w:rPr>
      </w:pPr>
    </w:p>
    <w:p w14:paraId="1EDDE5E9" w14:textId="77777777" w:rsidR="007B27A7" w:rsidRPr="00D53134" w:rsidRDefault="007B27A7" w:rsidP="00D53134">
      <w:pPr>
        <w:jc w:val="both"/>
        <w:rPr>
          <w:rFonts w:asciiTheme="minorBidi" w:hAnsiTheme="minorBidi" w:cstheme="minorBidi"/>
          <w:sz w:val="24"/>
          <w:szCs w:val="24"/>
        </w:rPr>
      </w:pPr>
    </w:p>
    <w:p w14:paraId="41C9EEE4" w14:textId="77777777" w:rsidR="007B27A7" w:rsidRPr="00D53134" w:rsidRDefault="007B27A7" w:rsidP="00D53134">
      <w:pPr>
        <w:jc w:val="both"/>
        <w:rPr>
          <w:rFonts w:asciiTheme="minorBidi" w:hAnsiTheme="minorBidi" w:cstheme="minorBidi"/>
          <w:sz w:val="24"/>
          <w:szCs w:val="24"/>
        </w:rPr>
      </w:pPr>
    </w:p>
    <w:p w14:paraId="7ADE7319" w14:textId="77777777" w:rsidR="007B27A7" w:rsidRPr="00D53134" w:rsidRDefault="007B27A7" w:rsidP="00D53134">
      <w:pPr>
        <w:jc w:val="both"/>
        <w:rPr>
          <w:rFonts w:asciiTheme="minorBidi" w:hAnsiTheme="minorBidi" w:cstheme="minorBidi"/>
          <w:sz w:val="24"/>
          <w:szCs w:val="24"/>
        </w:rPr>
      </w:pPr>
    </w:p>
    <w:p w14:paraId="42F270DB" w14:textId="77777777" w:rsidR="007B27A7" w:rsidRPr="00D53134" w:rsidRDefault="007B27A7" w:rsidP="00D53134">
      <w:pPr>
        <w:jc w:val="both"/>
        <w:rPr>
          <w:rFonts w:asciiTheme="minorBidi" w:hAnsiTheme="minorBidi" w:cstheme="minorBidi"/>
          <w:sz w:val="24"/>
          <w:szCs w:val="24"/>
        </w:rPr>
      </w:pPr>
    </w:p>
    <w:p w14:paraId="69E05540" w14:textId="77777777" w:rsidR="007B27A7" w:rsidRPr="00D53134" w:rsidRDefault="007B27A7" w:rsidP="00D53134">
      <w:pPr>
        <w:jc w:val="both"/>
        <w:rPr>
          <w:rFonts w:asciiTheme="minorBidi" w:hAnsiTheme="minorBidi" w:cstheme="minorBidi"/>
          <w:sz w:val="24"/>
          <w:szCs w:val="24"/>
        </w:rPr>
      </w:pPr>
    </w:p>
    <w:p w14:paraId="5E337454" w14:textId="77777777" w:rsidR="007B27A7" w:rsidRPr="00D53134" w:rsidRDefault="007B27A7" w:rsidP="00D53134">
      <w:pPr>
        <w:jc w:val="both"/>
        <w:rPr>
          <w:rFonts w:asciiTheme="minorBidi" w:hAnsiTheme="minorBidi" w:cstheme="minorBidi"/>
          <w:sz w:val="24"/>
          <w:szCs w:val="24"/>
        </w:rPr>
      </w:pPr>
    </w:p>
    <w:p w14:paraId="7702B2EC" w14:textId="77777777" w:rsidR="007B27A7" w:rsidRPr="00D53134" w:rsidRDefault="007B27A7" w:rsidP="00D53134">
      <w:pPr>
        <w:jc w:val="both"/>
        <w:rPr>
          <w:rFonts w:asciiTheme="minorBidi" w:hAnsiTheme="minorBidi" w:cstheme="minorBidi"/>
          <w:sz w:val="24"/>
          <w:szCs w:val="24"/>
        </w:rPr>
      </w:pPr>
    </w:p>
    <w:p w14:paraId="3D9703F7" w14:textId="77777777" w:rsidR="007B27A7" w:rsidRPr="00D53134" w:rsidRDefault="007B27A7" w:rsidP="00D53134">
      <w:pPr>
        <w:jc w:val="both"/>
        <w:rPr>
          <w:rFonts w:asciiTheme="minorBidi" w:hAnsiTheme="minorBidi" w:cstheme="minorBidi"/>
          <w:sz w:val="24"/>
          <w:szCs w:val="24"/>
        </w:rPr>
      </w:pPr>
    </w:p>
    <w:p w14:paraId="657FFADD" w14:textId="77777777" w:rsidR="007B27A7" w:rsidRPr="00D53134" w:rsidRDefault="007B27A7" w:rsidP="00D53134">
      <w:pPr>
        <w:jc w:val="both"/>
        <w:rPr>
          <w:rFonts w:asciiTheme="minorBidi" w:hAnsiTheme="minorBidi" w:cstheme="minorBidi"/>
          <w:sz w:val="24"/>
          <w:szCs w:val="24"/>
        </w:rPr>
      </w:pPr>
    </w:p>
    <w:p w14:paraId="79C7CBD8" w14:textId="77777777" w:rsidR="007B27A7" w:rsidRPr="00D53134" w:rsidRDefault="007B27A7" w:rsidP="00D53134">
      <w:pPr>
        <w:jc w:val="both"/>
        <w:rPr>
          <w:rFonts w:asciiTheme="minorBidi" w:hAnsiTheme="minorBidi" w:cstheme="minorBidi"/>
          <w:sz w:val="24"/>
          <w:szCs w:val="24"/>
        </w:rPr>
      </w:pPr>
    </w:p>
    <w:p w14:paraId="00E41C54" w14:textId="77777777" w:rsidR="007B27A7" w:rsidRPr="00D53134" w:rsidRDefault="007B27A7" w:rsidP="00D53134">
      <w:pPr>
        <w:jc w:val="both"/>
        <w:rPr>
          <w:rFonts w:asciiTheme="minorBidi" w:hAnsiTheme="minorBidi" w:cstheme="minorBidi"/>
          <w:sz w:val="24"/>
          <w:szCs w:val="24"/>
        </w:rPr>
      </w:pPr>
    </w:p>
    <w:p w14:paraId="4A1F638F" w14:textId="77777777" w:rsidR="007B27A7" w:rsidRPr="00D53134" w:rsidRDefault="007B27A7" w:rsidP="00D53134">
      <w:pPr>
        <w:jc w:val="both"/>
        <w:rPr>
          <w:rFonts w:asciiTheme="minorBidi" w:hAnsiTheme="minorBidi" w:cstheme="minorBidi"/>
          <w:sz w:val="24"/>
          <w:szCs w:val="24"/>
        </w:rPr>
      </w:pPr>
    </w:p>
    <w:p w14:paraId="313B42C3" w14:textId="77777777" w:rsidR="007B27A7" w:rsidRPr="00D53134" w:rsidRDefault="007B27A7" w:rsidP="00D53134">
      <w:pPr>
        <w:jc w:val="both"/>
        <w:rPr>
          <w:rFonts w:asciiTheme="minorBidi" w:hAnsiTheme="minorBidi" w:cstheme="minorBidi"/>
          <w:sz w:val="24"/>
          <w:szCs w:val="24"/>
        </w:rPr>
      </w:pPr>
    </w:p>
    <w:p w14:paraId="497D01AA" w14:textId="77777777" w:rsidR="007B27A7" w:rsidRPr="00D53134" w:rsidRDefault="007B27A7" w:rsidP="00D53134">
      <w:pPr>
        <w:jc w:val="both"/>
        <w:rPr>
          <w:rFonts w:asciiTheme="minorBidi" w:hAnsiTheme="minorBidi" w:cstheme="minorBidi"/>
          <w:sz w:val="24"/>
          <w:szCs w:val="24"/>
        </w:rPr>
      </w:pPr>
    </w:p>
    <w:p w14:paraId="5BB5B3E4" w14:textId="77777777" w:rsidR="00D53134" w:rsidRPr="00D53134" w:rsidRDefault="00D53134" w:rsidP="00D53134">
      <w:pPr>
        <w:pStyle w:val="3"/>
        <w:widowControl w:val="0"/>
        <w:spacing w:line="276" w:lineRule="auto"/>
        <w:ind w:left="0" w:firstLine="0"/>
        <w:contextualSpacing w:val="0"/>
        <w:jc w:val="both"/>
        <w:rPr>
          <w:rFonts w:asciiTheme="minorBidi" w:hAnsiTheme="minorBidi" w:cstheme="minorBidi"/>
          <w:sz w:val="24"/>
          <w:szCs w:val="24"/>
        </w:rPr>
        <w:sectPr w:rsidR="00D53134" w:rsidRPr="00D53134" w:rsidSect="00264AF8">
          <w:footerReference w:type="first" r:id="rId50"/>
          <w:pgSz w:w="16834" w:h="11909" w:orient="landscape"/>
          <w:pgMar w:top="1440" w:right="1440" w:bottom="992" w:left="1440" w:header="0" w:footer="720" w:gutter="0"/>
          <w:cols w:space="720"/>
          <w:titlePg/>
          <w:docGrid w:linePitch="299"/>
        </w:sectPr>
      </w:pPr>
      <w:bookmarkStart w:id="1008" w:name="_8k86teoa33lr" w:colFirst="0" w:colLast="0"/>
      <w:bookmarkEnd w:id="1008"/>
    </w:p>
    <w:p w14:paraId="64C32990" w14:textId="77777777" w:rsidR="007B27A7" w:rsidRPr="00D53134" w:rsidRDefault="00D53134" w:rsidP="00D06867">
      <w:pPr>
        <w:pStyle w:val="1"/>
      </w:pPr>
      <w:bookmarkStart w:id="1009" w:name="_Toc508698268"/>
      <w:r w:rsidRPr="00D53134">
        <w:lastRenderedPageBreak/>
        <w:t>П</w:t>
      </w:r>
      <w:r w:rsidR="00FF04AB" w:rsidRPr="00D53134">
        <w:t>риложение 4.</w:t>
      </w:r>
      <w:r w:rsidRPr="00D53134">
        <w:t xml:space="preserve"> </w:t>
      </w:r>
      <w:r w:rsidR="00FF04AB" w:rsidRPr="00D53134">
        <w:t>Таблицы классов и кодов</w:t>
      </w:r>
      <w:bookmarkEnd w:id="1009"/>
    </w:p>
    <w:p w14:paraId="2E1E5D31" w14:textId="77777777" w:rsidR="00911DAF" w:rsidRPr="00CF56A6" w:rsidRDefault="00911DAF" w:rsidP="00CF56A6">
      <w:pPr>
        <w:spacing w:before="11"/>
        <w:rPr>
          <w:rFonts w:eastAsia="Times New Roman"/>
          <w:sz w:val="24"/>
          <w:szCs w:val="24"/>
        </w:rPr>
      </w:pPr>
    </w:p>
    <w:p w14:paraId="5DE9FF82" w14:textId="77777777" w:rsidR="00D06867" w:rsidRPr="00CF56A6" w:rsidRDefault="00D06867" w:rsidP="00CF56A6">
      <w:pPr>
        <w:spacing w:before="11"/>
        <w:rPr>
          <w:rFonts w:eastAsia="Times New Roman"/>
          <w:sz w:val="24"/>
          <w:szCs w:val="24"/>
        </w:rPr>
      </w:pPr>
      <w:r w:rsidRPr="00CF56A6">
        <w:rPr>
          <w:rFonts w:eastAsia="Times New Roman"/>
          <w:sz w:val="24"/>
          <w:szCs w:val="24"/>
        </w:rPr>
        <w:t xml:space="preserve">В настоящем приложении приведены таблицы классов и кодов в соответствии с международным стандартом МЭК 81346-2:2009 Промышленные системы, установки и </w:t>
      </w:r>
      <w:proofErr w:type="gramStart"/>
      <w:r w:rsidRPr="00CF56A6">
        <w:rPr>
          <w:rFonts w:eastAsia="Times New Roman"/>
          <w:sz w:val="24"/>
          <w:szCs w:val="24"/>
        </w:rPr>
        <w:t>оборудование</w:t>
      </w:r>
      <w:proofErr w:type="gramEnd"/>
      <w:r w:rsidRPr="00CF56A6">
        <w:rPr>
          <w:rFonts w:eastAsia="Times New Roman"/>
          <w:sz w:val="24"/>
          <w:szCs w:val="24"/>
        </w:rPr>
        <w:t xml:space="preserve"> и промышленные изделия. Принципы структурирования и ссылочные именования. Часть 2. Классификация объектов и коды классов</w:t>
      </w:r>
      <w:r w:rsidR="00727575" w:rsidRPr="00CF56A6">
        <w:rPr>
          <w:rFonts w:eastAsia="Times New Roman"/>
          <w:sz w:val="24"/>
          <w:szCs w:val="24"/>
        </w:rPr>
        <w:t>.</w:t>
      </w:r>
    </w:p>
    <w:p w14:paraId="74FC0ED7" w14:textId="77777777" w:rsidR="00727575" w:rsidRPr="00727575" w:rsidRDefault="00727575" w:rsidP="00727575">
      <w:pPr>
        <w:pStyle w:val="3"/>
        <w:rPr>
          <w:rFonts w:ascii="Times New Roman" w:eastAsia="Times New Roman" w:hAnsi="Times New Roman" w:cs="Times New Roman"/>
          <w:sz w:val="29"/>
          <w:szCs w:val="29"/>
        </w:rPr>
      </w:pPr>
      <w:bookmarkStart w:id="1010" w:name="_Toc508698269"/>
      <w:r w:rsidRPr="00D06867">
        <w:t>Таблица 1 – Классы объектов в соответствии с их назначен</w:t>
      </w:r>
      <w:r>
        <w:t>ием или задачей</w:t>
      </w:r>
      <w:bookmarkEnd w:id="1010"/>
    </w:p>
    <w:tbl>
      <w:tblPr>
        <w:tblStyle w:val="aff5"/>
        <w:tblW w:w="5000" w:type="pct"/>
        <w:jc w:val="center"/>
        <w:tblLook w:val="01A0" w:firstRow="1" w:lastRow="0" w:firstColumn="1" w:lastColumn="1" w:noHBand="0" w:noVBand="0"/>
      </w:tblPr>
      <w:tblGrid>
        <w:gridCol w:w="561"/>
        <w:gridCol w:w="4501"/>
        <w:gridCol w:w="2901"/>
        <w:gridCol w:w="2846"/>
        <w:gridCol w:w="3421"/>
      </w:tblGrid>
      <w:tr w:rsidR="00727575" w:rsidRPr="00CF56A6" w14:paraId="74B6EF99" w14:textId="77777777" w:rsidTr="00CF56A6">
        <w:trPr>
          <w:trHeight w:val="20"/>
          <w:jc w:val="center"/>
        </w:trPr>
        <w:tc>
          <w:tcPr>
            <w:tcW w:w="0" w:type="auto"/>
          </w:tcPr>
          <w:p w14:paraId="04D24E89" w14:textId="77777777" w:rsidR="00911DAF" w:rsidRPr="00CF56A6" w:rsidRDefault="00911DAF" w:rsidP="00727575">
            <w:pPr>
              <w:rPr>
                <w:rFonts w:ascii="Arial" w:hAnsi="Arial" w:cs="Arial"/>
                <w:sz w:val="20"/>
                <w:szCs w:val="20"/>
              </w:rPr>
            </w:pPr>
            <w:bookmarkStart w:id="1011" w:name="Table_1_–_Classes_of_objects_according_t"/>
            <w:bookmarkStart w:id="1012" w:name="_bookmark0"/>
            <w:bookmarkEnd w:id="1011"/>
            <w:bookmarkEnd w:id="1012"/>
            <w:r w:rsidRPr="00CF56A6">
              <w:rPr>
                <w:rFonts w:ascii="Arial" w:hAnsi="Arial" w:cs="Arial"/>
                <w:sz w:val="20"/>
                <w:szCs w:val="20"/>
              </w:rPr>
              <w:t>Код</w:t>
            </w:r>
          </w:p>
        </w:tc>
        <w:tc>
          <w:tcPr>
            <w:tcW w:w="0" w:type="auto"/>
          </w:tcPr>
          <w:p w14:paraId="131B9E23" w14:textId="77777777" w:rsidR="00911DAF" w:rsidRPr="00CF56A6" w:rsidRDefault="00911DAF" w:rsidP="00727575">
            <w:pPr>
              <w:rPr>
                <w:rFonts w:ascii="Arial" w:hAnsi="Arial" w:cs="Arial"/>
                <w:sz w:val="20"/>
                <w:szCs w:val="20"/>
              </w:rPr>
            </w:pPr>
            <w:r w:rsidRPr="00CF56A6">
              <w:rPr>
                <w:rFonts w:ascii="Arial" w:hAnsi="Arial" w:cs="Arial"/>
                <w:sz w:val="20"/>
                <w:szCs w:val="20"/>
              </w:rPr>
              <w:t>Целевое назначение или задача объекта</w:t>
            </w:r>
          </w:p>
        </w:tc>
        <w:tc>
          <w:tcPr>
            <w:tcW w:w="0" w:type="auto"/>
          </w:tcPr>
          <w:p w14:paraId="258E5951" w14:textId="77777777" w:rsidR="00911DAF" w:rsidRPr="00CF56A6" w:rsidRDefault="00911DAF" w:rsidP="00727575">
            <w:pPr>
              <w:rPr>
                <w:rFonts w:ascii="Arial" w:hAnsi="Arial" w:cs="Arial"/>
                <w:sz w:val="20"/>
                <w:szCs w:val="20"/>
              </w:rPr>
            </w:pPr>
            <w:r w:rsidRPr="00CF56A6">
              <w:rPr>
                <w:rFonts w:ascii="Arial" w:hAnsi="Arial" w:cs="Arial"/>
                <w:sz w:val="20"/>
                <w:szCs w:val="20"/>
              </w:rPr>
              <w:t>Примеры терминов, описывающих</w:t>
            </w:r>
            <w:r w:rsidR="00D06867" w:rsidRPr="00CF56A6">
              <w:rPr>
                <w:rFonts w:ascii="Arial" w:hAnsi="Arial" w:cs="Arial"/>
                <w:sz w:val="20"/>
                <w:szCs w:val="20"/>
              </w:rPr>
              <w:t xml:space="preserve"> </w:t>
            </w:r>
            <w:r w:rsidRPr="00CF56A6">
              <w:rPr>
                <w:rFonts w:ascii="Arial" w:hAnsi="Arial" w:cs="Arial"/>
                <w:sz w:val="20"/>
                <w:szCs w:val="20"/>
              </w:rPr>
              <w:t>цель или задачу объектов</w:t>
            </w:r>
          </w:p>
        </w:tc>
        <w:tc>
          <w:tcPr>
            <w:tcW w:w="0" w:type="auto"/>
          </w:tcPr>
          <w:p w14:paraId="61053F88" w14:textId="77777777" w:rsidR="00911DAF" w:rsidRPr="00CF56A6" w:rsidRDefault="00911DAF" w:rsidP="00727575">
            <w:pPr>
              <w:rPr>
                <w:rFonts w:ascii="Arial" w:hAnsi="Arial" w:cs="Arial"/>
                <w:sz w:val="20"/>
                <w:szCs w:val="20"/>
              </w:rPr>
            </w:pPr>
            <w:r w:rsidRPr="00CF56A6">
              <w:rPr>
                <w:rFonts w:ascii="Arial" w:hAnsi="Arial" w:cs="Arial"/>
                <w:sz w:val="20"/>
                <w:szCs w:val="20"/>
              </w:rPr>
              <w:t>Примеры типичных механических / жидких</w:t>
            </w:r>
            <w:r w:rsidR="00D06867" w:rsidRPr="00CF56A6">
              <w:rPr>
                <w:rFonts w:ascii="Arial" w:hAnsi="Arial" w:cs="Arial"/>
                <w:sz w:val="20"/>
                <w:szCs w:val="20"/>
              </w:rPr>
              <w:t xml:space="preserve"> </w:t>
            </w:r>
            <w:r w:rsidRPr="00CF56A6">
              <w:rPr>
                <w:rFonts w:ascii="Arial" w:hAnsi="Arial" w:cs="Arial"/>
                <w:sz w:val="20"/>
                <w:szCs w:val="20"/>
              </w:rPr>
              <w:t>компонентов</w:t>
            </w:r>
          </w:p>
        </w:tc>
        <w:tc>
          <w:tcPr>
            <w:tcW w:w="0" w:type="auto"/>
          </w:tcPr>
          <w:p w14:paraId="21632CB5" w14:textId="77777777" w:rsidR="00911DAF" w:rsidRPr="00CF56A6" w:rsidRDefault="00911DAF" w:rsidP="00727575">
            <w:pPr>
              <w:rPr>
                <w:rFonts w:ascii="Arial" w:hAnsi="Arial" w:cs="Arial"/>
                <w:sz w:val="20"/>
                <w:szCs w:val="20"/>
              </w:rPr>
            </w:pPr>
            <w:r w:rsidRPr="00CF56A6">
              <w:rPr>
                <w:rFonts w:ascii="Arial" w:hAnsi="Arial" w:cs="Arial"/>
                <w:sz w:val="20"/>
                <w:szCs w:val="20"/>
              </w:rPr>
              <w:t>Примеры типичных электрических компонентов</w:t>
            </w:r>
          </w:p>
        </w:tc>
      </w:tr>
      <w:tr w:rsidR="00727575" w:rsidRPr="00CF56A6" w14:paraId="574D2980" w14:textId="77777777" w:rsidTr="00CF56A6">
        <w:trPr>
          <w:trHeight w:val="20"/>
          <w:jc w:val="center"/>
        </w:trPr>
        <w:tc>
          <w:tcPr>
            <w:tcW w:w="0" w:type="auto"/>
          </w:tcPr>
          <w:p w14:paraId="2912A43D" w14:textId="77777777" w:rsidR="00911DAF" w:rsidRPr="00CF56A6" w:rsidRDefault="00911DAF" w:rsidP="00727575">
            <w:pPr>
              <w:rPr>
                <w:rFonts w:ascii="Arial" w:hAnsi="Arial" w:cs="Arial"/>
                <w:sz w:val="20"/>
                <w:szCs w:val="20"/>
              </w:rPr>
            </w:pPr>
            <w:r w:rsidRPr="00CF56A6">
              <w:rPr>
                <w:rFonts w:ascii="Arial" w:hAnsi="Arial" w:cs="Arial"/>
                <w:sz w:val="20"/>
                <w:szCs w:val="20"/>
              </w:rPr>
              <w:t>A</w:t>
            </w:r>
          </w:p>
        </w:tc>
        <w:tc>
          <w:tcPr>
            <w:tcW w:w="0" w:type="auto"/>
          </w:tcPr>
          <w:p w14:paraId="4B33821D" w14:textId="77777777" w:rsidR="00911DAF" w:rsidRPr="00CF56A6" w:rsidRDefault="00911DAF" w:rsidP="00727575">
            <w:pPr>
              <w:rPr>
                <w:rFonts w:ascii="Arial" w:hAnsi="Arial" w:cs="Arial"/>
                <w:sz w:val="20"/>
                <w:szCs w:val="20"/>
              </w:rPr>
            </w:pPr>
            <w:r w:rsidRPr="00CF56A6">
              <w:rPr>
                <w:rFonts w:ascii="Arial" w:hAnsi="Arial" w:cs="Arial"/>
                <w:sz w:val="20"/>
                <w:szCs w:val="20"/>
              </w:rPr>
              <w:t>Две или более задачи</w:t>
            </w:r>
          </w:p>
          <w:p w14:paraId="12137718" w14:textId="77777777" w:rsidR="00D06867" w:rsidRPr="00CF56A6" w:rsidRDefault="00D06867" w:rsidP="00727575">
            <w:pPr>
              <w:rPr>
                <w:rFonts w:ascii="Arial" w:hAnsi="Arial" w:cs="Arial"/>
                <w:sz w:val="20"/>
                <w:szCs w:val="20"/>
              </w:rPr>
            </w:pPr>
          </w:p>
          <w:p w14:paraId="0FCC7E0E" w14:textId="77777777" w:rsidR="00911DAF" w:rsidRPr="00CF56A6" w:rsidRDefault="00911DAF" w:rsidP="00727575">
            <w:pPr>
              <w:rPr>
                <w:rFonts w:ascii="Arial" w:hAnsi="Arial" w:cs="Arial"/>
                <w:sz w:val="20"/>
                <w:szCs w:val="20"/>
              </w:rPr>
            </w:pPr>
            <w:r w:rsidRPr="00CF56A6">
              <w:rPr>
                <w:rFonts w:ascii="Arial" w:hAnsi="Arial" w:cs="Arial"/>
                <w:sz w:val="20"/>
                <w:szCs w:val="20"/>
              </w:rPr>
              <w:t>ПРИМЕЧАНИЕ</w:t>
            </w:r>
            <w:r w:rsidR="00D06867" w:rsidRPr="00CF56A6">
              <w:rPr>
                <w:rFonts w:ascii="Arial" w:hAnsi="Arial" w:cs="Arial"/>
                <w:sz w:val="20"/>
                <w:szCs w:val="20"/>
              </w:rPr>
              <w:t>: этот</w:t>
            </w:r>
            <w:r w:rsidRPr="00CF56A6">
              <w:rPr>
                <w:rFonts w:ascii="Arial" w:hAnsi="Arial" w:cs="Arial"/>
                <w:sz w:val="20"/>
                <w:szCs w:val="20"/>
              </w:rPr>
              <w:t xml:space="preserve"> класс предназначен только для объектов, для которых не может быть идентифицирована основная цель или задача.</w:t>
            </w:r>
          </w:p>
        </w:tc>
        <w:tc>
          <w:tcPr>
            <w:tcW w:w="0" w:type="auto"/>
          </w:tcPr>
          <w:p w14:paraId="330CAA9D" w14:textId="77777777" w:rsidR="00911DAF" w:rsidRPr="00CF56A6" w:rsidRDefault="00911DAF" w:rsidP="00727575">
            <w:pPr>
              <w:rPr>
                <w:rFonts w:ascii="Arial" w:hAnsi="Arial" w:cs="Arial"/>
                <w:sz w:val="20"/>
                <w:szCs w:val="20"/>
              </w:rPr>
            </w:pPr>
          </w:p>
        </w:tc>
        <w:tc>
          <w:tcPr>
            <w:tcW w:w="0" w:type="auto"/>
          </w:tcPr>
          <w:p w14:paraId="07FA2679" w14:textId="77777777" w:rsidR="00911DAF" w:rsidRPr="00CF56A6" w:rsidRDefault="00911DAF" w:rsidP="00727575">
            <w:pPr>
              <w:rPr>
                <w:rFonts w:ascii="Arial" w:hAnsi="Arial" w:cs="Arial"/>
                <w:sz w:val="20"/>
                <w:szCs w:val="20"/>
              </w:rPr>
            </w:pPr>
          </w:p>
        </w:tc>
        <w:tc>
          <w:tcPr>
            <w:tcW w:w="0" w:type="auto"/>
          </w:tcPr>
          <w:p w14:paraId="22A2B6D7" w14:textId="77777777" w:rsidR="00911DAF" w:rsidRPr="00CF56A6" w:rsidRDefault="00911DAF" w:rsidP="00727575">
            <w:pPr>
              <w:rPr>
                <w:rFonts w:ascii="Arial" w:hAnsi="Arial" w:cs="Arial"/>
                <w:sz w:val="20"/>
                <w:szCs w:val="20"/>
              </w:rPr>
            </w:pPr>
          </w:p>
        </w:tc>
      </w:tr>
      <w:tr w:rsidR="00727575" w:rsidRPr="00CF56A6" w14:paraId="122252AD" w14:textId="77777777" w:rsidTr="00CF56A6">
        <w:trPr>
          <w:trHeight w:val="20"/>
          <w:jc w:val="center"/>
        </w:trPr>
        <w:tc>
          <w:tcPr>
            <w:tcW w:w="0" w:type="auto"/>
          </w:tcPr>
          <w:p w14:paraId="463DF3B5" w14:textId="77777777" w:rsidR="00911DAF" w:rsidRPr="00CF56A6" w:rsidRDefault="00911DAF" w:rsidP="00727575">
            <w:pPr>
              <w:rPr>
                <w:rFonts w:ascii="Arial" w:hAnsi="Arial" w:cs="Arial"/>
                <w:sz w:val="20"/>
                <w:szCs w:val="20"/>
              </w:rPr>
            </w:pPr>
            <w:r w:rsidRPr="00CF56A6">
              <w:rPr>
                <w:rFonts w:ascii="Arial" w:hAnsi="Arial" w:cs="Arial"/>
                <w:sz w:val="20"/>
                <w:szCs w:val="20"/>
              </w:rPr>
              <w:t>B</w:t>
            </w:r>
          </w:p>
        </w:tc>
        <w:tc>
          <w:tcPr>
            <w:tcW w:w="0" w:type="auto"/>
          </w:tcPr>
          <w:p w14:paraId="51BB4949" w14:textId="77777777" w:rsidR="00911DAF" w:rsidRPr="00CF56A6" w:rsidRDefault="00911DAF" w:rsidP="00727575">
            <w:pPr>
              <w:rPr>
                <w:rFonts w:ascii="Arial" w:hAnsi="Arial" w:cs="Arial"/>
                <w:sz w:val="20"/>
                <w:szCs w:val="20"/>
              </w:rPr>
            </w:pPr>
            <w:r w:rsidRPr="00CF56A6">
              <w:rPr>
                <w:rFonts w:ascii="Arial" w:hAnsi="Arial" w:cs="Arial"/>
                <w:sz w:val="20"/>
                <w:szCs w:val="20"/>
              </w:rPr>
              <w:t>Преобразование входной переменной (физическая</w:t>
            </w:r>
          </w:p>
          <w:p w14:paraId="18F749E4" w14:textId="77777777" w:rsidR="00911DAF" w:rsidRPr="00CF56A6" w:rsidRDefault="00911DAF" w:rsidP="00727575">
            <w:pPr>
              <w:rPr>
                <w:rFonts w:ascii="Arial" w:hAnsi="Arial" w:cs="Arial"/>
                <w:sz w:val="20"/>
                <w:szCs w:val="20"/>
              </w:rPr>
            </w:pPr>
            <w:r w:rsidRPr="00CF56A6">
              <w:rPr>
                <w:rFonts w:ascii="Arial" w:hAnsi="Arial" w:cs="Arial"/>
                <w:sz w:val="20"/>
                <w:szCs w:val="20"/>
              </w:rPr>
              <w:t>свойство, условие или событие) в сигнал для дальнейшей обработки</w:t>
            </w:r>
          </w:p>
        </w:tc>
        <w:tc>
          <w:tcPr>
            <w:tcW w:w="0" w:type="auto"/>
          </w:tcPr>
          <w:p w14:paraId="61DA7788" w14:textId="77777777" w:rsidR="00911DAF" w:rsidRPr="00CF56A6" w:rsidRDefault="00911DAF" w:rsidP="00727575">
            <w:pPr>
              <w:rPr>
                <w:rFonts w:ascii="Arial" w:hAnsi="Arial" w:cs="Arial"/>
                <w:sz w:val="20"/>
                <w:szCs w:val="20"/>
              </w:rPr>
            </w:pPr>
            <w:r w:rsidRPr="00CF56A6">
              <w:rPr>
                <w:rFonts w:ascii="Arial" w:hAnsi="Arial" w:cs="Arial"/>
                <w:sz w:val="20"/>
                <w:szCs w:val="20"/>
              </w:rPr>
              <w:t>Обнаружение</w:t>
            </w:r>
          </w:p>
          <w:p w14:paraId="15289618" w14:textId="77777777" w:rsidR="00911DAF" w:rsidRPr="00CF56A6" w:rsidRDefault="00911DAF" w:rsidP="00727575">
            <w:pPr>
              <w:rPr>
                <w:rFonts w:ascii="Arial" w:hAnsi="Arial" w:cs="Arial"/>
                <w:sz w:val="20"/>
                <w:szCs w:val="20"/>
              </w:rPr>
            </w:pPr>
            <w:r w:rsidRPr="00CF56A6">
              <w:rPr>
                <w:rFonts w:ascii="Arial" w:hAnsi="Arial" w:cs="Arial"/>
                <w:sz w:val="20"/>
                <w:szCs w:val="20"/>
              </w:rPr>
              <w:t>Измерение (сбор значений)</w:t>
            </w:r>
          </w:p>
          <w:p w14:paraId="5112C998" w14:textId="77777777" w:rsidR="00911DAF" w:rsidRPr="00CF56A6" w:rsidRDefault="00911DAF" w:rsidP="00727575">
            <w:pPr>
              <w:rPr>
                <w:rFonts w:ascii="Arial" w:hAnsi="Arial" w:cs="Arial"/>
                <w:sz w:val="20"/>
                <w:szCs w:val="20"/>
              </w:rPr>
            </w:pPr>
            <w:r w:rsidRPr="00CF56A6">
              <w:rPr>
                <w:rFonts w:ascii="Arial" w:hAnsi="Arial" w:cs="Arial"/>
                <w:sz w:val="20"/>
                <w:szCs w:val="20"/>
              </w:rPr>
              <w:t>Мониторинг</w:t>
            </w:r>
          </w:p>
          <w:p w14:paraId="58CCB2DF" w14:textId="77777777" w:rsidR="00911DAF" w:rsidRPr="00CF56A6" w:rsidRDefault="00911DAF" w:rsidP="00727575">
            <w:pPr>
              <w:rPr>
                <w:rFonts w:ascii="Arial" w:hAnsi="Arial" w:cs="Arial"/>
                <w:sz w:val="20"/>
                <w:szCs w:val="20"/>
              </w:rPr>
            </w:pPr>
            <w:r w:rsidRPr="00CF56A6">
              <w:rPr>
                <w:rFonts w:ascii="Arial" w:hAnsi="Arial" w:cs="Arial"/>
                <w:sz w:val="20"/>
                <w:szCs w:val="20"/>
              </w:rPr>
              <w:t>Считывание</w:t>
            </w:r>
          </w:p>
          <w:p w14:paraId="3FF6E902" w14:textId="77777777" w:rsidR="00911DAF" w:rsidRPr="00CF56A6" w:rsidRDefault="00911DAF" w:rsidP="00727575">
            <w:pPr>
              <w:rPr>
                <w:rFonts w:ascii="Arial" w:hAnsi="Arial" w:cs="Arial"/>
                <w:sz w:val="20"/>
                <w:szCs w:val="20"/>
              </w:rPr>
            </w:pPr>
            <w:r w:rsidRPr="00CF56A6">
              <w:rPr>
                <w:rFonts w:ascii="Arial" w:hAnsi="Arial" w:cs="Arial"/>
                <w:sz w:val="20"/>
                <w:szCs w:val="20"/>
              </w:rPr>
              <w:t>Взвешивание (сбор значений)</w:t>
            </w:r>
          </w:p>
        </w:tc>
        <w:tc>
          <w:tcPr>
            <w:tcW w:w="0" w:type="auto"/>
          </w:tcPr>
          <w:p w14:paraId="7E55BCF3" w14:textId="77777777" w:rsidR="00911DAF" w:rsidRPr="00CF56A6" w:rsidRDefault="00911DAF" w:rsidP="00727575">
            <w:pPr>
              <w:rPr>
                <w:rFonts w:ascii="Arial" w:hAnsi="Arial" w:cs="Arial"/>
                <w:sz w:val="20"/>
                <w:szCs w:val="20"/>
              </w:rPr>
            </w:pPr>
            <w:r w:rsidRPr="00CF56A6">
              <w:rPr>
                <w:rFonts w:ascii="Arial" w:hAnsi="Arial" w:cs="Arial"/>
                <w:sz w:val="20"/>
                <w:szCs w:val="20"/>
              </w:rPr>
              <w:t>Диафрагма (для измерения)</w:t>
            </w:r>
          </w:p>
          <w:p w14:paraId="3A3EC491" w14:textId="77777777" w:rsidR="00911DAF" w:rsidRPr="00CF56A6" w:rsidRDefault="00911DAF" w:rsidP="00727575">
            <w:pPr>
              <w:rPr>
                <w:rFonts w:ascii="Arial" w:hAnsi="Arial" w:cs="Arial"/>
                <w:sz w:val="20"/>
                <w:szCs w:val="20"/>
              </w:rPr>
            </w:pPr>
            <w:r w:rsidRPr="00CF56A6">
              <w:rPr>
                <w:rFonts w:ascii="Arial" w:hAnsi="Arial" w:cs="Arial"/>
                <w:sz w:val="20"/>
                <w:szCs w:val="20"/>
              </w:rPr>
              <w:t>Датчик</w:t>
            </w:r>
          </w:p>
        </w:tc>
        <w:tc>
          <w:tcPr>
            <w:tcW w:w="0" w:type="auto"/>
          </w:tcPr>
          <w:p w14:paraId="1507C61F" w14:textId="77777777" w:rsidR="00911DAF" w:rsidRPr="00CF56A6" w:rsidRDefault="00911DAF" w:rsidP="00727575">
            <w:pPr>
              <w:rPr>
                <w:rFonts w:ascii="Arial" w:hAnsi="Arial" w:cs="Arial"/>
                <w:sz w:val="20"/>
                <w:szCs w:val="20"/>
              </w:rPr>
            </w:pPr>
            <w:r w:rsidRPr="00CF56A6">
              <w:rPr>
                <w:rFonts w:ascii="Arial" w:hAnsi="Arial" w:cs="Arial"/>
                <w:sz w:val="20"/>
                <w:szCs w:val="20"/>
              </w:rPr>
              <w:t>Реле Бухгольца</w:t>
            </w:r>
          </w:p>
          <w:p w14:paraId="664845C3" w14:textId="77777777" w:rsidR="00911DAF" w:rsidRPr="00CF56A6" w:rsidRDefault="00911DAF" w:rsidP="00727575">
            <w:pPr>
              <w:rPr>
                <w:rFonts w:ascii="Arial" w:hAnsi="Arial" w:cs="Arial"/>
                <w:sz w:val="20"/>
                <w:szCs w:val="20"/>
              </w:rPr>
            </w:pPr>
            <w:r w:rsidRPr="00CF56A6">
              <w:rPr>
                <w:rFonts w:ascii="Arial" w:hAnsi="Arial" w:cs="Arial"/>
                <w:sz w:val="20"/>
                <w:szCs w:val="20"/>
              </w:rPr>
              <w:t>Трансформатор тока</w:t>
            </w:r>
          </w:p>
          <w:p w14:paraId="7DA93403" w14:textId="77777777" w:rsidR="00911DAF" w:rsidRPr="00CF56A6" w:rsidRDefault="00911DAF" w:rsidP="00727575">
            <w:pPr>
              <w:rPr>
                <w:rFonts w:ascii="Arial" w:hAnsi="Arial" w:cs="Arial"/>
                <w:sz w:val="20"/>
                <w:szCs w:val="20"/>
              </w:rPr>
            </w:pPr>
            <w:r w:rsidRPr="00CF56A6">
              <w:rPr>
                <w:rFonts w:ascii="Arial" w:hAnsi="Arial" w:cs="Arial"/>
                <w:sz w:val="20"/>
                <w:szCs w:val="20"/>
              </w:rPr>
              <w:t>Детектор пламени</w:t>
            </w:r>
          </w:p>
          <w:p w14:paraId="5F3D3FB0" w14:textId="77777777" w:rsidR="00911DAF" w:rsidRPr="00CF56A6" w:rsidRDefault="00911DAF" w:rsidP="00727575">
            <w:pPr>
              <w:rPr>
                <w:rFonts w:ascii="Arial" w:hAnsi="Arial" w:cs="Arial"/>
                <w:sz w:val="20"/>
                <w:szCs w:val="20"/>
              </w:rPr>
            </w:pPr>
            <w:r w:rsidRPr="00CF56A6">
              <w:rPr>
                <w:rFonts w:ascii="Arial" w:hAnsi="Arial" w:cs="Arial"/>
                <w:sz w:val="20"/>
                <w:szCs w:val="20"/>
              </w:rPr>
              <w:t>Измерительное реле</w:t>
            </w:r>
          </w:p>
          <w:p w14:paraId="4BC132A8" w14:textId="77777777" w:rsidR="00911DAF" w:rsidRPr="00CF56A6" w:rsidRDefault="00911DAF" w:rsidP="00727575">
            <w:pPr>
              <w:rPr>
                <w:rFonts w:ascii="Arial" w:hAnsi="Arial" w:cs="Arial"/>
                <w:sz w:val="20"/>
                <w:szCs w:val="20"/>
              </w:rPr>
            </w:pPr>
            <w:r w:rsidRPr="00CF56A6">
              <w:rPr>
                <w:rFonts w:ascii="Arial" w:hAnsi="Arial" w:cs="Arial"/>
                <w:sz w:val="20"/>
                <w:szCs w:val="20"/>
              </w:rPr>
              <w:t>Измерительный шунт (сопротивление)</w:t>
            </w:r>
          </w:p>
          <w:p w14:paraId="4DC12A33" w14:textId="77777777" w:rsidR="00911DAF" w:rsidRPr="00CF56A6" w:rsidRDefault="00911DAF" w:rsidP="00727575">
            <w:pPr>
              <w:rPr>
                <w:rFonts w:ascii="Arial" w:hAnsi="Arial" w:cs="Arial"/>
                <w:sz w:val="20"/>
                <w:szCs w:val="20"/>
              </w:rPr>
            </w:pPr>
            <w:r w:rsidRPr="00CF56A6">
              <w:rPr>
                <w:rFonts w:ascii="Arial" w:hAnsi="Arial" w:cs="Arial"/>
                <w:sz w:val="20"/>
                <w:szCs w:val="20"/>
              </w:rPr>
              <w:t>Микрофон</w:t>
            </w:r>
          </w:p>
          <w:p w14:paraId="067CD833" w14:textId="77777777" w:rsidR="00911DAF" w:rsidRPr="00CF56A6" w:rsidRDefault="00911DAF" w:rsidP="00727575">
            <w:pPr>
              <w:rPr>
                <w:rFonts w:ascii="Arial" w:hAnsi="Arial" w:cs="Arial"/>
                <w:sz w:val="20"/>
                <w:szCs w:val="20"/>
              </w:rPr>
            </w:pPr>
            <w:r w:rsidRPr="00CF56A6">
              <w:rPr>
                <w:rFonts w:ascii="Arial" w:hAnsi="Arial" w:cs="Arial"/>
                <w:sz w:val="20"/>
                <w:szCs w:val="20"/>
              </w:rPr>
              <w:t>Детектор движения</w:t>
            </w:r>
          </w:p>
          <w:p w14:paraId="7E7EBEB1" w14:textId="77777777" w:rsidR="00911DAF" w:rsidRPr="00CF56A6" w:rsidRDefault="00911DAF" w:rsidP="00727575">
            <w:pPr>
              <w:rPr>
                <w:rFonts w:ascii="Arial" w:hAnsi="Arial" w:cs="Arial"/>
                <w:sz w:val="20"/>
                <w:szCs w:val="20"/>
              </w:rPr>
            </w:pPr>
            <w:r w:rsidRPr="00CF56A6">
              <w:rPr>
                <w:rFonts w:ascii="Arial" w:hAnsi="Arial" w:cs="Arial"/>
                <w:sz w:val="20"/>
                <w:szCs w:val="20"/>
              </w:rPr>
              <w:t>Реле перегрузки</w:t>
            </w:r>
          </w:p>
          <w:p w14:paraId="5F6685E8" w14:textId="77777777" w:rsidR="00911DAF" w:rsidRPr="00CF56A6" w:rsidRDefault="00911DAF" w:rsidP="00727575">
            <w:pPr>
              <w:rPr>
                <w:rFonts w:ascii="Arial" w:hAnsi="Arial" w:cs="Arial"/>
                <w:sz w:val="20"/>
                <w:szCs w:val="20"/>
              </w:rPr>
            </w:pPr>
            <w:r w:rsidRPr="00CF56A6">
              <w:rPr>
                <w:rFonts w:ascii="Arial" w:hAnsi="Arial" w:cs="Arial"/>
                <w:sz w:val="20"/>
                <w:szCs w:val="20"/>
              </w:rPr>
              <w:t>фотоэлемент</w:t>
            </w:r>
          </w:p>
          <w:p w14:paraId="7B2C0DFD" w14:textId="77777777" w:rsidR="00911DAF" w:rsidRPr="00CF56A6" w:rsidRDefault="00911DAF" w:rsidP="00727575">
            <w:pPr>
              <w:rPr>
                <w:rFonts w:ascii="Arial" w:hAnsi="Arial" w:cs="Arial"/>
                <w:sz w:val="20"/>
                <w:szCs w:val="20"/>
              </w:rPr>
            </w:pPr>
            <w:r w:rsidRPr="00CF56A6">
              <w:rPr>
                <w:rFonts w:ascii="Arial" w:hAnsi="Arial" w:cs="Arial"/>
                <w:sz w:val="20"/>
                <w:szCs w:val="20"/>
              </w:rPr>
              <w:t>Переключатель положения</w:t>
            </w:r>
          </w:p>
          <w:p w14:paraId="642194A6" w14:textId="77777777" w:rsidR="00911DAF" w:rsidRPr="00CF56A6" w:rsidRDefault="00911DAF" w:rsidP="00727575">
            <w:pPr>
              <w:rPr>
                <w:rFonts w:ascii="Arial" w:hAnsi="Arial" w:cs="Arial"/>
                <w:sz w:val="20"/>
                <w:szCs w:val="20"/>
              </w:rPr>
            </w:pPr>
            <w:r w:rsidRPr="00CF56A6">
              <w:rPr>
                <w:rFonts w:ascii="Arial" w:hAnsi="Arial" w:cs="Arial"/>
                <w:sz w:val="20"/>
                <w:szCs w:val="20"/>
              </w:rPr>
              <w:t>Датчик приближения</w:t>
            </w:r>
          </w:p>
          <w:p w14:paraId="77509A50" w14:textId="77777777" w:rsidR="00911DAF" w:rsidRPr="00CF56A6" w:rsidRDefault="00911DAF" w:rsidP="00727575">
            <w:pPr>
              <w:rPr>
                <w:rFonts w:ascii="Arial" w:hAnsi="Arial" w:cs="Arial"/>
                <w:sz w:val="20"/>
                <w:szCs w:val="20"/>
              </w:rPr>
            </w:pPr>
            <w:r w:rsidRPr="00CF56A6">
              <w:rPr>
                <w:rFonts w:ascii="Arial" w:hAnsi="Arial" w:cs="Arial"/>
                <w:sz w:val="20"/>
                <w:szCs w:val="20"/>
              </w:rPr>
              <w:t>Бесконтактный переключатель</w:t>
            </w:r>
          </w:p>
          <w:p w14:paraId="6A3CF27C" w14:textId="77777777" w:rsidR="00911DAF" w:rsidRPr="00CF56A6" w:rsidRDefault="00911DAF" w:rsidP="00727575">
            <w:pPr>
              <w:rPr>
                <w:rFonts w:ascii="Arial" w:hAnsi="Arial" w:cs="Arial"/>
                <w:sz w:val="20"/>
                <w:szCs w:val="20"/>
              </w:rPr>
            </w:pPr>
            <w:r w:rsidRPr="00CF56A6">
              <w:rPr>
                <w:rFonts w:ascii="Arial" w:hAnsi="Arial" w:cs="Arial"/>
                <w:sz w:val="20"/>
                <w:szCs w:val="20"/>
              </w:rPr>
              <w:t>Датчик дыма</w:t>
            </w:r>
          </w:p>
          <w:p w14:paraId="3F2F6FF7" w14:textId="77777777" w:rsidR="00911DAF" w:rsidRPr="00CF56A6" w:rsidRDefault="00911DAF" w:rsidP="00727575">
            <w:pPr>
              <w:rPr>
                <w:rFonts w:ascii="Arial" w:hAnsi="Arial" w:cs="Arial"/>
                <w:sz w:val="20"/>
                <w:szCs w:val="20"/>
              </w:rPr>
            </w:pPr>
            <w:r w:rsidRPr="00CF56A6">
              <w:rPr>
                <w:rFonts w:ascii="Arial" w:hAnsi="Arial" w:cs="Arial"/>
                <w:sz w:val="20"/>
                <w:szCs w:val="20"/>
              </w:rPr>
              <w:t>Тахометр</w:t>
            </w:r>
          </w:p>
          <w:p w14:paraId="19E7264F" w14:textId="77777777" w:rsidR="00911DAF" w:rsidRPr="00CF56A6" w:rsidRDefault="00911DAF" w:rsidP="00727575">
            <w:pPr>
              <w:rPr>
                <w:rFonts w:ascii="Arial" w:hAnsi="Arial" w:cs="Arial"/>
                <w:sz w:val="20"/>
                <w:szCs w:val="20"/>
              </w:rPr>
            </w:pPr>
            <w:r w:rsidRPr="00CF56A6">
              <w:rPr>
                <w:rFonts w:ascii="Arial" w:hAnsi="Arial" w:cs="Arial"/>
                <w:sz w:val="20"/>
                <w:szCs w:val="20"/>
              </w:rPr>
              <w:t>Датчик температуры</w:t>
            </w:r>
          </w:p>
          <w:p w14:paraId="53B5546D" w14:textId="77777777" w:rsidR="00911DAF" w:rsidRPr="00CF56A6" w:rsidRDefault="00911DAF" w:rsidP="00727575">
            <w:pPr>
              <w:rPr>
                <w:rFonts w:ascii="Arial" w:hAnsi="Arial" w:cs="Arial"/>
                <w:sz w:val="20"/>
                <w:szCs w:val="20"/>
              </w:rPr>
            </w:pPr>
            <w:r w:rsidRPr="00CF56A6">
              <w:rPr>
                <w:rFonts w:ascii="Arial" w:hAnsi="Arial" w:cs="Arial"/>
                <w:sz w:val="20"/>
                <w:szCs w:val="20"/>
              </w:rPr>
              <w:t>Видеокамера</w:t>
            </w:r>
          </w:p>
          <w:p w14:paraId="6E74CE7C" w14:textId="77777777" w:rsidR="00911DAF" w:rsidRPr="00CF56A6" w:rsidRDefault="00911DAF" w:rsidP="00727575">
            <w:pPr>
              <w:rPr>
                <w:rFonts w:ascii="Arial" w:hAnsi="Arial" w:cs="Arial"/>
                <w:sz w:val="20"/>
                <w:szCs w:val="20"/>
              </w:rPr>
            </w:pPr>
            <w:r w:rsidRPr="00CF56A6">
              <w:rPr>
                <w:rFonts w:ascii="Arial" w:hAnsi="Arial" w:cs="Arial"/>
                <w:sz w:val="20"/>
                <w:szCs w:val="20"/>
              </w:rPr>
              <w:t>Преобразователь напряжения</w:t>
            </w:r>
          </w:p>
        </w:tc>
      </w:tr>
      <w:tr w:rsidR="00727575" w:rsidRPr="00CF56A6" w14:paraId="3E68C8A8" w14:textId="77777777" w:rsidTr="00CF56A6">
        <w:trPr>
          <w:trHeight w:val="20"/>
          <w:jc w:val="center"/>
        </w:trPr>
        <w:tc>
          <w:tcPr>
            <w:tcW w:w="0" w:type="auto"/>
          </w:tcPr>
          <w:p w14:paraId="49CA726A" w14:textId="77777777" w:rsidR="00911DAF" w:rsidRPr="00CF56A6" w:rsidRDefault="00911DAF" w:rsidP="00727575">
            <w:pPr>
              <w:rPr>
                <w:rFonts w:ascii="Arial" w:hAnsi="Arial" w:cs="Arial"/>
                <w:sz w:val="20"/>
                <w:szCs w:val="20"/>
              </w:rPr>
            </w:pPr>
            <w:r w:rsidRPr="00CF56A6">
              <w:rPr>
                <w:rFonts w:ascii="Arial" w:hAnsi="Arial" w:cs="Arial"/>
                <w:sz w:val="20"/>
                <w:szCs w:val="20"/>
              </w:rPr>
              <w:lastRenderedPageBreak/>
              <w:t>C</w:t>
            </w:r>
          </w:p>
        </w:tc>
        <w:tc>
          <w:tcPr>
            <w:tcW w:w="0" w:type="auto"/>
          </w:tcPr>
          <w:p w14:paraId="769435DB" w14:textId="77777777" w:rsidR="00911DAF" w:rsidRPr="00CF56A6" w:rsidRDefault="00911DAF" w:rsidP="00727575">
            <w:pPr>
              <w:rPr>
                <w:rFonts w:ascii="Arial" w:hAnsi="Arial" w:cs="Arial"/>
                <w:sz w:val="20"/>
                <w:szCs w:val="20"/>
              </w:rPr>
            </w:pPr>
            <w:r w:rsidRPr="00CF56A6">
              <w:rPr>
                <w:rFonts w:ascii="Arial" w:hAnsi="Arial" w:cs="Arial"/>
                <w:sz w:val="20"/>
                <w:szCs w:val="20"/>
              </w:rPr>
              <w:t>Хранение энергии,</w:t>
            </w:r>
          </w:p>
          <w:p w14:paraId="2EE2FB3C" w14:textId="77777777" w:rsidR="00911DAF" w:rsidRPr="00CF56A6" w:rsidRDefault="00911DAF" w:rsidP="00727575">
            <w:pPr>
              <w:rPr>
                <w:rFonts w:ascii="Arial" w:hAnsi="Arial" w:cs="Arial"/>
                <w:sz w:val="20"/>
                <w:szCs w:val="20"/>
              </w:rPr>
            </w:pPr>
            <w:r w:rsidRPr="00CF56A6">
              <w:rPr>
                <w:rFonts w:ascii="Arial" w:hAnsi="Arial" w:cs="Arial"/>
                <w:sz w:val="20"/>
                <w:szCs w:val="20"/>
              </w:rPr>
              <w:t>информации или материала</w:t>
            </w:r>
          </w:p>
        </w:tc>
        <w:tc>
          <w:tcPr>
            <w:tcW w:w="0" w:type="auto"/>
          </w:tcPr>
          <w:p w14:paraId="54CCFD32" w14:textId="77777777" w:rsidR="00911DAF" w:rsidRPr="00CF56A6" w:rsidRDefault="00911DAF" w:rsidP="00727575">
            <w:pPr>
              <w:rPr>
                <w:rFonts w:ascii="Arial" w:hAnsi="Arial" w:cs="Arial"/>
                <w:sz w:val="20"/>
                <w:szCs w:val="20"/>
              </w:rPr>
            </w:pPr>
            <w:r w:rsidRPr="00CF56A6">
              <w:rPr>
                <w:rFonts w:ascii="Arial" w:hAnsi="Arial" w:cs="Arial"/>
                <w:sz w:val="20"/>
                <w:szCs w:val="20"/>
              </w:rPr>
              <w:t>Запись</w:t>
            </w:r>
          </w:p>
          <w:p w14:paraId="571A3D2E" w14:textId="77777777" w:rsidR="00911DAF" w:rsidRPr="00CF56A6" w:rsidRDefault="00911DAF" w:rsidP="00727575">
            <w:pPr>
              <w:rPr>
                <w:rFonts w:ascii="Arial" w:hAnsi="Arial" w:cs="Arial"/>
                <w:sz w:val="20"/>
                <w:szCs w:val="20"/>
              </w:rPr>
            </w:pPr>
            <w:r w:rsidRPr="00CF56A6">
              <w:rPr>
                <w:rFonts w:ascii="Arial" w:hAnsi="Arial" w:cs="Arial"/>
                <w:sz w:val="20"/>
                <w:szCs w:val="20"/>
              </w:rPr>
              <w:t>Хранение</w:t>
            </w:r>
          </w:p>
        </w:tc>
        <w:tc>
          <w:tcPr>
            <w:tcW w:w="0" w:type="auto"/>
          </w:tcPr>
          <w:p w14:paraId="24A9FBA2" w14:textId="77777777" w:rsidR="00911DAF" w:rsidRPr="00CF56A6" w:rsidRDefault="00911DAF" w:rsidP="00727575">
            <w:pPr>
              <w:rPr>
                <w:rFonts w:ascii="Arial" w:hAnsi="Arial" w:cs="Arial"/>
                <w:sz w:val="20"/>
                <w:szCs w:val="20"/>
              </w:rPr>
            </w:pPr>
            <w:r w:rsidRPr="00CF56A6">
              <w:rPr>
                <w:rFonts w:ascii="Arial" w:hAnsi="Arial" w:cs="Arial"/>
                <w:sz w:val="20"/>
                <w:szCs w:val="20"/>
              </w:rPr>
              <w:t>Бочка</w:t>
            </w:r>
          </w:p>
          <w:p w14:paraId="28273B3D" w14:textId="77777777" w:rsidR="00911DAF" w:rsidRPr="00CF56A6" w:rsidRDefault="00911DAF" w:rsidP="00727575">
            <w:pPr>
              <w:rPr>
                <w:rFonts w:ascii="Arial" w:hAnsi="Arial" w:cs="Arial"/>
                <w:sz w:val="20"/>
                <w:szCs w:val="20"/>
              </w:rPr>
            </w:pPr>
            <w:r w:rsidRPr="00CF56A6">
              <w:rPr>
                <w:rFonts w:ascii="Arial" w:hAnsi="Arial" w:cs="Arial"/>
                <w:sz w:val="20"/>
                <w:szCs w:val="20"/>
              </w:rPr>
              <w:t>Буфер</w:t>
            </w:r>
          </w:p>
          <w:p w14:paraId="04184E48" w14:textId="77777777" w:rsidR="00911DAF" w:rsidRPr="00CF56A6" w:rsidRDefault="00911DAF" w:rsidP="00727575">
            <w:pPr>
              <w:rPr>
                <w:rFonts w:ascii="Arial" w:hAnsi="Arial" w:cs="Arial"/>
                <w:sz w:val="20"/>
                <w:szCs w:val="20"/>
              </w:rPr>
            </w:pPr>
            <w:r w:rsidRPr="00CF56A6">
              <w:rPr>
                <w:rFonts w:ascii="Arial" w:hAnsi="Arial" w:cs="Arial"/>
                <w:sz w:val="20"/>
                <w:szCs w:val="20"/>
              </w:rPr>
              <w:t>Цистерна</w:t>
            </w:r>
          </w:p>
          <w:p w14:paraId="337FDFB2" w14:textId="77777777" w:rsidR="00911DAF" w:rsidRPr="00CF56A6" w:rsidRDefault="00911DAF" w:rsidP="00727575">
            <w:pPr>
              <w:rPr>
                <w:rFonts w:ascii="Arial" w:hAnsi="Arial" w:cs="Arial"/>
                <w:sz w:val="20"/>
                <w:szCs w:val="20"/>
              </w:rPr>
            </w:pPr>
            <w:r w:rsidRPr="00CF56A6">
              <w:rPr>
                <w:rFonts w:ascii="Arial" w:hAnsi="Arial" w:cs="Arial"/>
                <w:sz w:val="20"/>
                <w:szCs w:val="20"/>
              </w:rPr>
              <w:t>Контейнер</w:t>
            </w:r>
          </w:p>
          <w:p w14:paraId="4BB58AB4" w14:textId="77777777" w:rsidR="00911DAF" w:rsidRPr="00CF56A6" w:rsidRDefault="00911DAF" w:rsidP="00727575">
            <w:pPr>
              <w:rPr>
                <w:rFonts w:ascii="Arial" w:hAnsi="Arial" w:cs="Arial"/>
                <w:sz w:val="20"/>
                <w:szCs w:val="20"/>
              </w:rPr>
            </w:pPr>
            <w:r w:rsidRPr="00CF56A6">
              <w:rPr>
                <w:rFonts w:ascii="Arial" w:hAnsi="Arial" w:cs="Arial"/>
                <w:sz w:val="20"/>
                <w:szCs w:val="20"/>
              </w:rPr>
              <w:t>Аккумулятор горячей воды</w:t>
            </w:r>
          </w:p>
          <w:p w14:paraId="0E96E978" w14:textId="77777777" w:rsidR="00911DAF" w:rsidRPr="00CF56A6" w:rsidRDefault="00911DAF" w:rsidP="00727575">
            <w:pPr>
              <w:rPr>
                <w:rFonts w:ascii="Arial" w:hAnsi="Arial" w:cs="Arial"/>
                <w:sz w:val="20"/>
                <w:szCs w:val="20"/>
              </w:rPr>
            </w:pPr>
            <w:r w:rsidRPr="00CF56A6">
              <w:rPr>
                <w:rFonts w:ascii="Arial" w:hAnsi="Arial" w:cs="Arial"/>
                <w:sz w:val="20"/>
                <w:szCs w:val="20"/>
              </w:rPr>
              <w:t>Подставка для бумаги</w:t>
            </w:r>
          </w:p>
          <w:p w14:paraId="4E875E69" w14:textId="77777777" w:rsidR="00911DAF" w:rsidRPr="00CF56A6" w:rsidRDefault="00911DAF" w:rsidP="00727575">
            <w:pPr>
              <w:rPr>
                <w:rFonts w:ascii="Arial" w:hAnsi="Arial" w:cs="Arial"/>
                <w:sz w:val="20"/>
                <w:szCs w:val="20"/>
              </w:rPr>
            </w:pPr>
            <w:r w:rsidRPr="00CF56A6">
              <w:rPr>
                <w:rFonts w:ascii="Arial" w:hAnsi="Arial" w:cs="Arial"/>
                <w:sz w:val="20"/>
                <w:szCs w:val="20"/>
              </w:rPr>
              <w:t>Бак</w:t>
            </w:r>
          </w:p>
        </w:tc>
        <w:tc>
          <w:tcPr>
            <w:tcW w:w="0" w:type="auto"/>
          </w:tcPr>
          <w:p w14:paraId="3A3DB65D" w14:textId="77777777" w:rsidR="00911DAF" w:rsidRPr="00CF56A6" w:rsidRDefault="00911DAF" w:rsidP="00727575">
            <w:pPr>
              <w:rPr>
                <w:rFonts w:ascii="Arial" w:hAnsi="Arial" w:cs="Arial"/>
                <w:sz w:val="20"/>
                <w:szCs w:val="20"/>
              </w:rPr>
            </w:pPr>
            <w:r w:rsidRPr="00CF56A6">
              <w:rPr>
                <w:rFonts w:ascii="Arial" w:hAnsi="Arial" w:cs="Arial"/>
                <w:sz w:val="20"/>
                <w:szCs w:val="20"/>
              </w:rPr>
              <w:t>Базовая батарея</w:t>
            </w:r>
          </w:p>
          <w:p w14:paraId="6C89EDEA" w14:textId="77777777" w:rsidR="00911DAF" w:rsidRPr="00CF56A6" w:rsidRDefault="00911DAF" w:rsidP="00727575">
            <w:pPr>
              <w:rPr>
                <w:rFonts w:ascii="Arial" w:hAnsi="Arial" w:cs="Arial"/>
                <w:sz w:val="20"/>
                <w:szCs w:val="20"/>
              </w:rPr>
            </w:pPr>
            <w:r w:rsidRPr="00CF56A6">
              <w:rPr>
                <w:rFonts w:ascii="Arial" w:hAnsi="Arial" w:cs="Arial"/>
                <w:sz w:val="20"/>
                <w:szCs w:val="20"/>
              </w:rPr>
              <w:t>Конденсатор</w:t>
            </w:r>
          </w:p>
          <w:p w14:paraId="02792BF0" w14:textId="77777777" w:rsidR="00911DAF" w:rsidRPr="00CF56A6" w:rsidRDefault="00911DAF" w:rsidP="00727575">
            <w:pPr>
              <w:rPr>
                <w:rFonts w:ascii="Arial" w:hAnsi="Arial" w:cs="Arial"/>
                <w:sz w:val="20"/>
                <w:szCs w:val="20"/>
              </w:rPr>
            </w:pPr>
            <w:r w:rsidRPr="00CF56A6">
              <w:rPr>
                <w:rFonts w:ascii="Arial" w:hAnsi="Arial" w:cs="Arial"/>
                <w:sz w:val="20"/>
                <w:szCs w:val="20"/>
              </w:rPr>
              <w:t>Регистратор событий (в основном для хранения)</w:t>
            </w:r>
          </w:p>
          <w:p w14:paraId="7D974876" w14:textId="77777777" w:rsidR="00911DAF" w:rsidRPr="00CF56A6" w:rsidRDefault="00D06867" w:rsidP="00727575">
            <w:pPr>
              <w:rPr>
                <w:rFonts w:ascii="Arial" w:hAnsi="Arial" w:cs="Arial"/>
                <w:sz w:val="20"/>
                <w:szCs w:val="20"/>
              </w:rPr>
            </w:pPr>
            <w:r w:rsidRPr="00CF56A6">
              <w:rPr>
                <w:rFonts w:ascii="Arial" w:hAnsi="Arial" w:cs="Arial"/>
                <w:sz w:val="20"/>
                <w:szCs w:val="20"/>
              </w:rPr>
              <w:t>Жёсткий</w:t>
            </w:r>
            <w:r w:rsidR="00911DAF" w:rsidRPr="00CF56A6">
              <w:rPr>
                <w:rFonts w:ascii="Arial" w:hAnsi="Arial" w:cs="Arial"/>
                <w:sz w:val="20"/>
                <w:szCs w:val="20"/>
              </w:rPr>
              <w:t xml:space="preserve"> диск</w:t>
            </w:r>
          </w:p>
          <w:p w14:paraId="2FC3D281" w14:textId="77777777" w:rsidR="00911DAF" w:rsidRPr="00CF56A6" w:rsidRDefault="00911DAF" w:rsidP="00727575">
            <w:pPr>
              <w:rPr>
                <w:rFonts w:ascii="Arial" w:hAnsi="Arial" w:cs="Arial"/>
                <w:sz w:val="20"/>
                <w:szCs w:val="20"/>
              </w:rPr>
            </w:pPr>
            <w:r w:rsidRPr="00CF56A6">
              <w:rPr>
                <w:rFonts w:ascii="Arial" w:hAnsi="Arial" w:cs="Arial"/>
                <w:sz w:val="20"/>
                <w:szCs w:val="20"/>
              </w:rPr>
              <w:t>Магнитофон (в основном для хранения</w:t>
            </w:r>
          </w:p>
          <w:p w14:paraId="066F5E2E" w14:textId="77777777" w:rsidR="00911DAF" w:rsidRPr="00CF56A6" w:rsidRDefault="00911DAF" w:rsidP="00727575">
            <w:pPr>
              <w:rPr>
                <w:rFonts w:ascii="Arial" w:hAnsi="Arial" w:cs="Arial"/>
                <w:sz w:val="20"/>
                <w:szCs w:val="20"/>
              </w:rPr>
            </w:pPr>
            <w:r w:rsidRPr="00CF56A6">
              <w:rPr>
                <w:rFonts w:ascii="Arial" w:hAnsi="Arial" w:cs="Arial"/>
                <w:sz w:val="20"/>
                <w:szCs w:val="20"/>
              </w:rPr>
              <w:t>цели)</w:t>
            </w:r>
          </w:p>
          <w:p w14:paraId="797CD0D7" w14:textId="77777777" w:rsidR="00911DAF" w:rsidRPr="00CF56A6" w:rsidRDefault="00911DAF" w:rsidP="00727575">
            <w:pPr>
              <w:rPr>
                <w:rFonts w:ascii="Arial" w:hAnsi="Arial" w:cs="Arial"/>
                <w:sz w:val="20"/>
                <w:szCs w:val="20"/>
              </w:rPr>
            </w:pPr>
            <w:r w:rsidRPr="00CF56A6">
              <w:rPr>
                <w:rFonts w:ascii="Arial" w:hAnsi="Arial" w:cs="Arial"/>
                <w:sz w:val="20"/>
                <w:szCs w:val="20"/>
              </w:rPr>
              <w:t>Память RAM</w:t>
            </w:r>
          </w:p>
          <w:p w14:paraId="4464C8E8" w14:textId="77777777" w:rsidR="00911DAF" w:rsidRPr="00CF56A6" w:rsidRDefault="00911DAF" w:rsidP="00727575">
            <w:pPr>
              <w:rPr>
                <w:rFonts w:ascii="Arial" w:hAnsi="Arial" w:cs="Arial"/>
                <w:sz w:val="20"/>
                <w:szCs w:val="20"/>
              </w:rPr>
            </w:pPr>
            <w:r w:rsidRPr="00CF56A6">
              <w:rPr>
                <w:rFonts w:ascii="Arial" w:hAnsi="Arial" w:cs="Arial"/>
                <w:sz w:val="20"/>
                <w:szCs w:val="20"/>
              </w:rPr>
              <w:t>Аккумуляторная батарея</w:t>
            </w:r>
          </w:p>
          <w:p w14:paraId="697C4F69" w14:textId="77777777" w:rsidR="00911DAF" w:rsidRPr="00CF56A6" w:rsidRDefault="00911DAF" w:rsidP="00727575">
            <w:pPr>
              <w:rPr>
                <w:rFonts w:ascii="Arial" w:hAnsi="Arial" w:cs="Arial"/>
                <w:sz w:val="20"/>
                <w:szCs w:val="20"/>
              </w:rPr>
            </w:pPr>
            <w:r w:rsidRPr="00CF56A6">
              <w:rPr>
                <w:rFonts w:ascii="Arial" w:hAnsi="Arial" w:cs="Arial"/>
                <w:sz w:val="20"/>
                <w:szCs w:val="20"/>
              </w:rPr>
              <w:t>Видеомагнитофон (в основном для хранения)</w:t>
            </w:r>
          </w:p>
          <w:p w14:paraId="60FF54E5" w14:textId="77777777" w:rsidR="00911DAF" w:rsidRPr="00CF56A6" w:rsidRDefault="00911DAF" w:rsidP="00727575">
            <w:pPr>
              <w:rPr>
                <w:rFonts w:ascii="Arial" w:hAnsi="Arial" w:cs="Arial"/>
                <w:sz w:val="20"/>
                <w:szCs w:val="20"/>
              </w:rPr>
            </w:pPr>
            <w:r w:rsidRPr="00CF56A6">
              <w:rPr>
                <w:rFonts w:ascii="Arial" w:hAnsi="Arial" w:cs="Arial"/>
                <w:sz w:val="20"/>
                <w:szCs w:val="20"/>
              </w:rPr>
              <w:t>Регистратор напряжения (в основном для хранения)</w:t>
            </w:r>
          </w:p>
        </w:tc>
      </w:tr>
      <w:tr w:rsidR="00727575" w:rsidRPr="00CF56A6" w14:paraId="0F2354DB" w14:textId="77777777" w:rsidTr="00CF56A6">
        <w:trPr>
          <w:trHeight w:val="20"/>
          <w:jc w:val="center"/>
        </w:trPr>
        <w:tc>
          <w:tcPr>
            <w:tcW w:w="0" w:type="auto"/>
          </w:tcPr>
          <w:p w14:paraId="54E6AB59" w14:textId="77777777" w:rsidR="00911DAF" w:rsidRPr="00CF56A6" w:rsidRDefault="00911DAF" w:rsidP="00727575">
            <w:pPr>
              <w:rPr>
                <w:rFonts w:ascii="Arial" w:hAnsi="Arial" w:cs="Arial"/>
                <w:sz w:val="20"/>
                <w:szCs w:val="20"/>
              </w:rPr>
            </w:pPr>
            <w:r w:rsidRPr="00CF56A6">
              <w:rPr>
                <w:rFonts w:ascii="Arial" w:hAnsi="Arial" w:cs="Arial"/>
                <w:sz w:val="20"/>
                <w:szCs w:val="20"/>
              </w:rPr>
              <w:t>D</w:t>
            </w:r>
          </w:p>
        </w:tc>
        <w:tc>
          <w:tcPr>
            <w:tcW w:w="0" w:type="auto"/>
          </w:tcPr>
          <w:p w14:paraId="304858C3" w14:textId="77777777" w:rsidR="00911DAF" w:rsidRPr="00CF56A6" w:rsidRDefault="00911DAF" w:rsidP="00727575">
            <w:pPr>
              <w:rPr>
                <w:rFonts w:ascii="Arial" w:hAnsi="Arial" w:cs="Arial"/>
                <w:sz w:val="20"/>
                <w:szCs w:val="20"/>
              </w:rPr>
            </w:pPr>
            <w:r w:rsidRPr="00CF56A6">
              <w:rPr>
                <w:rFonts w:ascii="Arial" w:hAnsi="Arial" w:cs="Arial"/>
                <w:sz w:val="20"/>
                <w:szCs w:val="20"/>
              </w:rPr>
              <w:t>Зарезервировано для будущей стандартизации</w:t>
            </w:r>
          </w:p>
        </w:tc>
        <w:tc>
          <w:tcPr>
            <w:tcW w:w="0" w:type="auto"/>
          </w:tcPr>
          <w:p w14:paraId="62820C1A" w14:textId="77777777" w:rsidR="00911DAF" w:rsidRPr="00CF56A6" w:rsidRDefault="00911DAF" w:rsidP="00727575">
            <w:pPr>
              <w:rPr>
                <w:rFonts w:ascii="Arial" w:hAnsi="Arial" w:cs="Arial"/>
                <w:sz w:val="20"/>
                <w:szCs w:val="20"/>
              </w:rPr>
            </w:pPr>
          </w:p>
        </w:tc>
        <w:tc>
          <w:tcPr>
            <w:tcW w:w="0" w:type="auto"/>
          </w:tcPr>
          <w:p w14:paraId="3217246D" w14:textId="77777777" w:rsidR="00911DAF" w:rsidRPr="00CF56A6" w:rsidRDefault="00911DAF" w:rsidP="00727575">
            <w:pPr>
              <w:rPr>
                <w:rFonts w:ascii="Arial" w:hAnsi="Arial" w:cs="Arial"/>
                <w:sz w:val="20"/>
                <w:szCs w:val="20"/>
              </w:rPr>
            </w:pPr>
          </w:p>
        </w:tc>
        <w:tc>
          <w:tcPr>
            <w:tcW w:w="0" w:type="auto"/>
          </w:tcPr>
          <w:p w14:paraId="3CDD416A" w14:textId="77777777" w:rsidR="00911DAF" w:rsidRPr="00CF56A6" w:rsidRDefault="00911DAF" w:rsidP="00727575">
            <w:pPr>
              <w:rPr>
                <w:rFonts w:ascii="Arial" w:hAnsi="Arial" w:cs="Arial"/>
                <w:sz w:val="20"/>
                <w:szCs w:val="20"/>
              </w:rPr>
            </w:pPr>
          </w:p>
        </w:tc>
      </w:tr>
      <w:tr w:rsidR="00727575" w:rsidRPr="00CF56A6" w14:paraId="102EE7A1" w14:textId="77777777" w:rsidTr="00CF56A6">
        <w:trPr>
          <w:trHeight w:val="20"/>
          <w:jc w:val="center"/>
        </w:trPr>
        <w:tc>
          <w:tcPr>
            <w:tcW w:w="0" w:type="auto"/>
          </w:tcPr>
          <w:p w14:paraId="597B04C3" w14:textId="77777777" w:rsidR="00911DAF" w:rsidRPr="00CF56A6" w:rsidRDefault="00911DAF" w:rsidP="00727575">
            <w:pPr>
              <w:rPr>
                <w:rFonts w:ascii="Arial" w:hAnsi="Arial" w:cs="Arial"/>
                <w:sz w:val="20"/>
                <w:szCs w:val="20"/>
              </w:rPr>
            </w:pPr>
            <w:r w:rsidRPr="00CF56A6">
              <w:rPr>
                <w:rFonts w:ascii="Arial" w:hAnsi="Arial" w:cs="Arial"/>
                <w:sz w:val="20"/>
                <w:szCs w:val="20"/>
              </w:rPr>
              <w:t>E</w:t>
            </w:r>
          </w:p>
        </w:tc>
        <w:tc>
          <w:tcPr>
            <w:tcW w:w="0" w:type="auto"/>
          </w:tcPr>
          <w:p w14:paraId="5F729750" w14:textId="77777777" w:rsidR="00911DAF" w:rsidRPr="00CF56A6" w:rsidRDefault="00911DAF" w:rsidP="00727575">
            <w:pPr>
              <w:rPr>
                <w:rFonts w:ascii="Arial" w:hAnsi="Arial" w:cs="Arial"/>
                <w:sz w:val="20"/>
                <w:szCs w:val="20"/>
              </w:rPr>
            </w:pPr>
            <w:r w:rsidRPr="00CF56A6">
              <w:rPr>
                <w:rFonts w:ascii="Arial" w:hAnsi="Arial" w:cs="Arial"/>
                <w:sz w:val="20"/>
                <w:szCs w:val="20"/>
              </w:rPr>
              <w:t>Обеспечение лучистой или тепловой энергии</w:t>
            </w:r>
          </w:p>
        </w:tc>
        <w:tc>
          <w:tcPr>
            <w:tcW w:w="0" w:type="auto"/>
          </w:tcPr>
          <w:p w14:paraId="4A23B62C" w14:textId="77777777" w:rsidR="00911DAF" w:rsidRPr="00CF56A6" w:rsidRDefault="00911DAF" w:rsidP="00727575">
            <w:pPr>
              <w:rPr>
                <w:rFonts w:ascii="Arial" w:hAnsi="Arial" w:cs="Arial"/>
                <w:sz w:val="20"/>
                <w:szCs w:val="20"/>
              </w:rPr>
            </w:pPr>
            <w:r w:rsidRPr="00CF56A6">
              <w:rPr>
                <w:rFonts w:ascii="Arial" w:hAnsi="Arial" w:cs="Arial"/>
                <w:sz w:val="20"/>
                <w:szCs w:val="20"/>
              </w:rPr>
              <w:t>Охлаждение</w:t>
            </w:r>
          </w:p>
          <w:p w14:paraId="57109538" w14:textId="77777777" w:rsidR="00911DAF" w:rsidRPr="00CF56A6" w:rsidRDefault="00911DAF" w:rsidP="00727575">
            <w:pPr>
              <w:rPr>
                <w:rFonts w:ascii="Arial" w:hAnsi="Arial" w:cs="Arial"/>
                <w:sz w:val="20"/>
                <w:szCs w:val="20"/>
              </w:rPr>
            </w:pPr>
            <w:r w:rsidRPr="00CF56A6">
              <w:rPr>
                <w:rFonts w:ascii="Arial" w:hAnsi="Arial" w:cs="Arial"/>
                <w:sz w:val="20"/>
                <w:szCs w:val="20"/>
              </w:rPr>
              <w:t>Обогрев</w:t>
            </w:r>
          </w:p>
          <w:p w14:paraId="32395A04" w14:textId="77777777" w:rsidR="00911DAF" w:rsidRPr="00CF56A6" w:rsidRDefault="00911DAF" w:rsidP="00727575">
            <w:pPr>
              <w:rPr>
                <w:rFonts w:ascii="Arial" w:hAnsi="Arial" w:cs="Arial"/>
                <w:sz w:val="20"/>
                <w:szCs w:val="20"/>
              </w:rPr>
            </w:pPr>
            <w:r w:rsidRPr="00CF56A6">
              <w:rPr>
                <w:rFonts w:ascii="Arial" w:hAnsi="Arial" w:cs="Arial"/>
                <w:sz w:val="20"/>
                <w:szCs w:val="20"/>
              </w:rPr>
              <w:t>Осветительные приборы</w:t>
            </w:r>
          </w:p>
          <w:p w14:paraId="5D3F08AB" w14:textId="77777777" w:rsidR="00911DAF" w:rsidRPr="00CF56A6" w:rsidRDefault="00911DAF" w:rsidP="00727575">
            <w:pPr>
              <w:rPr>
                <w:rFonts w:ascii="Arial" w:hAnsi="Arial" w:cs="Arial"/>
                <w:sz w:val="20"/>
                <w:szCs w:val="20"/>
              </w:rPr>
            </w:pPr>
            <w:r w:rsidRPr="00CF56A6">
              <w:rPr>
                <w:rFonts w:ascii="Arial" w:hAnsi="Arial" w:cs="Arial"/>
                <w:sz w:val="20"/>
                <w:szCs w:val="20"/>
              </w:rPr>
              <w:t>Излучение</w:t>
            </w:r>
          </w:p>
        </w:tc>
        <w:tc>
          <w:tcPr>
            <w:tcW w:w="0" w:type="auto"/>
          </w:tcPr>
          <w:p w14:paraId="563C7152" w14:textId="77777777" w:rsidR="00911DAF" w:rsidRPr="00CF56A6" w:rsidRDefault="00727575" w:rsidP="00727575">
            <w:pPr>
              <w:rPr>
                <w:rFonts w:ascii="Arial" w:hAnsi="Arial" w:cs="Arial"/>
                <w:sz w:val="20"/>
                <w:szCs w:val="20"/>
              </w:rPr>
            </w:pPr>
            <w:r w:rsidRPr="00CF56A6">
              <w:rPr>
                <w:rFonts w:ascii="Arial" w:hAnsi="Arial" w:cs="Arial"/>
                <w:sz w:val="20"/>
                <w:szCs w:val="20"/>
              </w:rPr>
              <w:t>Котёл</w:t>
            </w:r>
          </w:p>
          <w:p w14:paraId="67D43186" w14:textId="77777777" w:rsidR="00911DAF" w:rsidRPr="00CF56A6" w:rsidRDefault="00911DAF" w:rsidP="00727575">
            <w:pPr>
              <w:rPr>
                <w:rFonts w:ascii="Arial" w:hAnsi="Arial" w:cs="Arial"/>
                <w:sz w:val="20"/>
                <w:szCs w:val="20"/>
              </w:rPr>
            </w:pPr>
            <w:r w:rsidRPr="00CF56A6">
              <w:rPr>
                <w:rFonts w:ascii="Arial" w:hAnsi="Arial" w:cs="Arial"/>
                <w:sz w:val="20"/>
                <w:szCs w:val="20"/>
              </w:rPr>
              <w:t>Морозилка</w:t>
            </w:r>
          </w:p>
          <w:p w14:paraId="527CE09B" w14:textId="77777777" w:rsidR="00911DAF" w:rsidRPr="00CF56A6" w:rsidRDefault="00911DAF" w:rsidP="00727575">
            <w:pPr>
              <w:rPr>
                <w:rFonts w:ascii="Arial" w:hAnsi="Arial" w:cs="Arial"/>
                <w:sz w:val="20"/>
                <w:szCs w:val="20"/>
              </w:rPr>
            </w:pPr>
            <w:r w:rsidRPr="00CF56A6">
              <w:rPr>
                <w:rFonts w:ascii="Arial" w:hAnsi="Arial" w:cs="Arial"/>
                <w:sz w:val="20"/>
                <w:szCs w:val="20"/>
              </w:rPr>
              <w:t>Печь</w:t>
            </w:r>
          </w:p>
          <w:p w14:paraId="1BC18EF9" w14:textId="77777777" w:rsidR="00911DAF" w:rsidRPr="00CF56A6" w:rsidRDefault="00911DAF" w:rsidP="00727575">
            <w:pPr>
              <w:rPr>
                <w:rFonts w:ascii="Arial" w:hAnsi="Arial" w:cs="Arial"/>
                <w:sz w:val="20"/>
                <w:szCs w:val="20"/>
              </w:rPr>
            </w:pPr>
            <w:r w:rsidRPr="00CF56A6">
              <w:rPr>
                <w:rFonts w:ascii="Arial" w:hAnsi="Arial" w:cs="Arial"/>
                <w:sz w:val="20"/>
                <w:szCs w:val="20"/>
              </w:rPr>
              <w:t>Газовая лампа</w:t>
            </w:r>
          </w:p>
          <w:p w14:paraId="6B96B92D" w14:textId="77777777" w:rsidR="00911DAF" w:rsidRPr="00CF56A6" w:rsidRDefault="00911DAF" w:rsidP="00727575">
            <w:pPr>
              <w:rPr>
                <w:rFonts w:ascii="Arial" w:hAnsi="Arial" w:cs="Arial"/>
                <w:sz w:val="20"/>
                <w:szCs w:val="20"/>
              </w:rPr>
            </w:pPr>
            <w:r w:rsidRPr="00CF56A6">
              <w:rPr>
                <w:rFonts w:ascii="Arial" w:hAnsi="Arial" w:cs="Arial"/>
                <w:sz w:val="20"/>
                <w:szCs w:val="20"/>
              </w:rPr>
              <w:t>Подогреватель</w:t>
            </w:r>
          </w:p>
          <w:p w14:paraId="104AE192" w14:textId="77777777" w:rsidR="00911DAF" w:rsidRPr="00CF56A6" w:rsidRDefault="00911DAF" w:rsidP="00727575">
            <w:pPr>
              <w:rPr>
                <w:rFonts w:ascii="Arial" w:hAnsi="Arial" w:cs="Arial"/>
                <w:sz w:val="20"/>
                <w:szCs w:val="20"/>
              </w:rPr>
            </w:pPr>
            <w:r w:rsidRPr="00CF56A6">
              <w:rPr>
                <w:rFonts w:ascii="Arial" w:hAnsi="Arial" w:cs="Arial"/>
                <w:sz w:val="20"/>
                <w:szCs w:val="20"/>
              </w:rPr>
              <w:t>Теплообменник</w:t>
            </w:r>
          </w:p>
          <w:p w14:paraId="23BC5902" w14:textId="77777777" w:rsidR="00911DAF" w:rsidRPr="00CF56A6" w:rsidRDefault="00911DAF" w:rsidP="00727575">
            <w:pPr>
              <w:rPr>
                <w:rFonts w:ascii="Arial" w:hAnsi="Arial" w:cs="Arial"/>
                <w:sz w:val="20"/>
                <w:szCs w:val="20"/>
              </w:rPr>
            </w:pPr>
            <w:r w:rsidRPr="00CF56A6">
              <w:rPr>
                <w:rFonts w:ascii="Arial" w:hAnsi="Arial" w:cs="Arial"/>
                <w:sz w:val="20"/>
                <w:szCs w:val="20"/>
              </w:rPr>
              <w:t>Ядерного реактора</w:t>
            </w:r>
          </w:p>
          <w:p w14:paraId="0BAF79B2" w14:textId="77777777" w:rsidR="00911DAF" w:rsidRPr="00CF56A6" w:rsidRDefault="00911DAF" w:rsidP="00727575">
            <w:pPr>
              <w:rPr>
                <w:rFonts w:ascii="Arial" w:hAnsi="Arial" w:cs="Arial"/>
                <w:sz w:val="20"/>
                <w:szCs w:val="20"/>
              </w:rPr>
            </w:pPr>
            <w:r w:rsidRPr="00CF56A6">
              <w:rPr>
                <w:rFonts w:ascii="Arial" w:hAnsi="Arial" w:cs="Arial"/>
                <w:sz w:val="20"/>
                <w:szCs w:val="20"/>
              </w:rPr>
              <w:t>Парафиновая лампа</w:t>
            </w:r>
          </w:p>
          <w:p w14:paraId="65DC5E94" w14:textId="77777777" w:rsidR="00911DAF" w:rsidRPr="00CF56A6" w:rsidRDefault="00911DAF" w:rsidP="00727575">
            <w:pPr>
              <w:rPr>
                <w:rFonts w:ascii="Arial" w:hAnsi="Arial" w:cs="Arial"/>
                <w:sz w:val="20"/>
                <w:szCs w:val="20"/>
              </w:rPr>
            </w:pPr>
            <w:r w:rsidRPr="00CF56A6">
              <w:rPr>
                <w:rFonts w:ascii="Arial" w:hAnsi="Arial" w:cs="Arial"/>
                <w:sz w:val="20"/>
                <w:szCs w:val="20"/>
              </w:rPr>
              <w:t>Радиатор</w:t>
            </w:r>
          </w:p>
          <w:p w14:paraId="52254774" w14:textId="77777777" w:rsidR="00911DAF" w:rsidRPr="00CF56A6" w:rsidRDefault="00911DAF" w:rsidP="00727575">
            <w:pPr>
              <w:rPr>
                <w:rFonts w:ascii="Arial" w:hAnsi="Arial" w:cs="Arial"/>
                <w:sz w:val="20"/>
                <w:szCs w:val="20"/>
              </w:rPr>
            </w:pPr>
            <w:r w:rsidRPr="00CF56A6">
              <w:rPr>
                <w:rFonts w:ascii="Arial" w:hAnsi="Arial" w:cs="Arial"/>
                <w:sz w:val="20"/>
                <w:szCs w:val="20"/>
              </w:rPr>
              <w:t>Холодильник</w:t>
            </w:r>
          </w:p>
        </w:tc>
        <w:tc>
          <w:tcPr>
            <w:tcW w:w="0" w:type="auto"/>
          </w:tcPr>
          <w:p w14:paraId="7B33185C" w14:textId="77777777" w:rsidR="00911DAF" w:rsidRPr="00CF56A6" w:rsidRDefault="00727575" w:rsidP="00727575">
            <w:pPr>
              <w:rPr>
                <w:rFonts w:ascii="Arial" w:hAnsi="Arial" w:cs="Arial"/>
                <w:sz w:val="20"/>
                <w:szCs w:val="20"/>
              </w:rPr>
            </w:pPr>
            <w:r w:rsidRPr="00CF56A6">
              <w:rPr>
                <w:rFonts w:ascii="Arial" w:hAnsi="Arial" w:cs="Arial"/>
                <w:sz w:val="20"/>
                <w:szCs w:val="20"/>
              </w:rPr>
              <w:t>Котёл</w:t>
            </w:r>
          </w:p>
          <w:p w14:paraId="723A7ED9" w14:textId="77777777" w:rsidR="00911DAF" w:rsidRPr="00CF56A6" w:rsidRDefault="00911DAF" w:rsidP="00727575">
            <w:pPr>
              <w:rPr>
                <w:rFonts w:ascii="Arial" w:hAnsi="Arial" w:cs="Arial"/>
                <w:sz w:val="20"/>
                <w:szCs w:val="20"/>
              </w:rPr>
            </w:pPr>
            <w:r w:rsidRPr="00CF56A6">
              <w:rPr>
                <w:rFonts w:ascii="Arial" w:hAnsi="Arial" w:cs="Arial"/>
                <w:sz w:val="20"/>
                <w:szCs w:val="20"/>
              </w:rPr>
              <w:t>Электрический нагреватель</w:t>
            </w:r>
          </w:p>
          <w:p w14:paraId="49214DBB" w14:textId="77777777" w:rsidR="00911DAF" w:rsidRPr="00CF56A6" w:rsidRDefault="00911DAF" w:rsidP="00727575">
            <w:pPr>
              <w:rPr>
                <w:rFonts w:ascii="Arial" w:hAnsi="Arial" w:cs="Arial"/>
                <w:sz w:val="20"/>
                <w:szCs w:val="20"/>
              </w:rPr>
            </w:pPr>
            <w:r w:rsidRPr="00CF56A6">
              <w:rPr>
                <w:rFonts w:ascii="Arial" w:hAnsi="Arial" w:cs="Arial"/>
                <w:sz w:val="20"/>
                <w:szCs w:val="20"/>
              </w:rPr>
              <w:t>Электрический радиатор</w:t>
            </w:r>
          </w:p>
          <w:p w14:paraId="1DAFE55D" w14:textId="77777777" w:rsidR="00911DAF" w:rsidRPr="00CF56A6" w:rsidRDefault="00727575" w:rsidP="00727575">
            <w:pPr>
              <w:rPr>
                <w:rFonts w:ascii="Arial" w:hAnsi="Arial" w:cs="Arial"/>
                <w:sz w:val="20"/>
                <w:szCs w:val="20"/>
              </w:rPr>
            </w:pPr>
            <w:r w:rsidRPr="00CF56A6">
              <w:rPr>
                <w:rFonts w:ascii="Arial" w:hAnsi="Arial" w:cs="Arial"/>
                <w:sz w:val="20"/>
                <w:szCs w:val="20"/>
              </w:rPr>
              <w:t>Флуоресцентная</w:t>
            </w:r>
            <w:r w:rsidR="00911DAF" w:rsidRPr="00CF56A6">
              <w:rPr>
                <w:rFonts w:ascii="Arial" w:hAnsi="Arial" w:cs="Arial"/>
                <w:sz w:val="20"/>
                <w:szCs w:val="20"/>
              </w:rPr>
              <w:t xml:space="preserve"> лампа</w:t>
            </w:r>
          </w:p>
          <w:p w14:paraId="7FFEDFDF" w14:textId="77777777" w:rsidR="00911DAF" w:rsidRPr="00CF56A6" w:rsidRDefault="00911DAF" w:rsidP="00727575">
            <w:pPr>
              <w:rPr>
                <w:rFonts w:ascii="Arial" w:hAnsi="Arial" w:cs="Arial"/>
                <w:sz w:val="20"/>
                <w:szCs w:val="20"/>
              </w:rPr>
            </w:pPr>
            <w:r w:rsidRPr="00CF56A6">
              <w:rPr>
                <w:rFonts w:ascii="Arial" w:hAnsi="Arial" w:cs="Arial"/>
                <w:sz w:val="20"/>
                <w:szCs w:val="20"/>
              </w:rPr>
              <w:t>Лампа</w:t>
            </w:r>
          </w:p>
          <w:p w14:paraId="6FDF6BF7" w14:textId="77777777" w:rsidR="00911DAF" w:rsidRPr="00CF56A6" w:rsidRDefault="00911DAF" w:rsidP="00727575">
            <w:pPr>
              <w:rPr>
                <w:rFonts w:ascii="Arial" w:hAnsi="Arial" w:cs="Arial"/>
                <w:sz w:val="20"/>
                <w:szCs w:val="20"/>
              </w:rPr>
            </w:pPr>
            <w:r w:rsidRPr="00CF56A6">
              <w:rPr>
                <w:rFonts w:ascii="Arial" w:hAnsi="Arial" w:cs="Arial"/>
                <w:sz w:val="20"/>
                <w:szCs w:val="20"/>
              </w:rPr>
              <w:t>Лампочка</w:t>
            </w:r>
          </w:p>
          <w:p w14:paraId="693DC99B" w14:textId="77777777" w:rsidR="00911DAF" w:rsidRPr="00CF56A6" w:rsidRDefault="00911DAF" w:rsidP="00727575">
            <w:pPr>
              <w:rPr>
                <w:rFonts w:ascii="Arial" w:hAnsi="Arial" w:cs="Arial"/>
                <w:sz w:val="20"/>
                <w:szCs w:val="20"/>
              </w:rPr>
            </w:pPr>
            <w:r w:rsidRPr="00CF56A6">
              <w:rPr>
                <w:rFonts w:ascii="Arial" w:hAnsi="Arial" w:cs="Arial"/>
                <w:sz w:val="20"/>
                <w:szCs w:val="20"/>
              </w:rPr>
              <w:t>Лазер</w:t>
            </w:r>
          </w:p>
          <w:p w14:paraId="026C284A" w14:textId="77777777" w:rsidR="00911DAF" w:rsidRPr="00CF56A6" w:rsidRDefault="00911DAF" w:rsidP="00727575">
            <w:pPr>
              <w:rPr>
                <w:rFonts w:ascii="Arial" w:hAnsi="Arial" w:cs="Arial"/>
                <w:sz w:val="20"/>
                <w:szCs w:val="20"/>
              </w:rPr>
            </w:pPr>
            <w:r w:rsidRPr="00CF56A6">
              <w:rPr>
                <w:rFonts w:ascii="Arial" w:hAnsi="Arial" w:cs="Arial"/>
                <w:sz w:val="20"/>
                <w:szCs w:val="20"/>
              </w:rPr>
              <w:t>Светильник</w:t>
            </w:r>
          </w:p>
          <w:p w14:paraId="0A523E5B" w14:textId="77777777" w:rsidR="00911DAF" w:rsidRPr="00CF56A6" w:rsidRDefault="00911DAF" w:rsidP="00727575">
            <w:pPr>
              <w:rPr>
                <w:rFonts w:ascii="Arial" w:hAnsi="Arial" w:cs="Arial"/>
                <w:sz w:val="20"/>
                <w:szCs w:val="20"/>
              </w:rPr>
            </w:pPr>
            <w:r w:rsidRPr="00CF56A6">
              <w:rPr>
                <w:rFonts w:ascii="Arial" w:hAnsi="Arial" w:cs="Arial"/>
                <w:sz w:val="20"/>
                <w:szCs w:val="20"/>
              </w:rPr>
              <w:t>Мазер</w:t>
            </w:r>
          </w:p>
        </w:tc>
      </w:tr>
      <w:tr w:rsidR="00727575" w:rsidRPr="00CF56A6" w14:paraId="6B9B7C19" w14:textId="77777777" w:rsidTr="00CF56A6">
        <w:trPr>
          <w:trHeight w:val="20"/>
          <w:jc w:val="center"/>
        </w:trPr>
        <w:tc>
          <w:tcPr>
            <w:tcW w:w="0" w:type="auto"/>
          </w:tcPr>
          <w:p w14:paraId="7278C94B" w14:textId="77777777" w:rsidR="00911DAF" w:rsidRPr="00CF56A6" w:rsidRDefault="00911DAF" w:rsidP="00727575">
            <w:pPr>
              <w:rPr>
                <w:rFonts w:ascii="Arial" w:hAnsi="Arial" w:cs="Arial"/>
                <w:sz w:val="20"/>
                <w:szCs w:val="20"/>
              </w:rPr>
            </w:pPr>
            <w:r w:rsidRPr="00CF56A6">
              <w:rPr>
                <w:rFonts w:ascii="Arial" w:hAnsi="Arial" w:cs="Arial"/>
                <w:sz w:val="20"/>
                <w:szCs w:val="20"/>
              </w:rPr>
              <w:t>F</w:t>
            </w:r>
          </w:p>
        </w:tc>
        <w:tc>
          <w:tcPr>
            <w:tcW w:w="0" w:type="auto"/>
          </w:tcPr>
          <w:p w14:paraId="1ECF2D95" w14:textId="77777777" w:rsidR="00911DAF" w:rsidRPr="00CF56A6" w:rsidRDefault="00911DAF" w:rsidP="00727575">
            <w:pPr>
              <w:rPr>
                <w:rFonts w:ascii="Arial" w:hAnsi="Arial" w:cs="Arial"/>
                <w:sz w:val="20"/>
                <w:szCs w:val="20"/>
              </w:rPr>
            </w:pPr>
            <w:r w:rsidRPr="00CF56A6">
              <w:rPr>
                <w:rFonts w:ascii="Arial" w:hAnsi="Arial" w:cs="Arial"/>
                <w:sz w:val="20"/>
                <w:szCs w:val="20"/>
              </w:rPr>
              <w:t>Прямая защита (самодействующая) потока энергии, сигналов, персонала или оборудования от опасных или нежелательных условий</w:t>
            </w:r>
          </w:p>
          <w:p w14:paraId="0D147B95" w14:textId="77777777" w:rsidR="00911DAF" w:rsidRPr="00CF56A6" w:rsidRDefault="00911DAF" w:rsidP="00727575">
            <w:pPr>
              <w:rPr>
                <w:rFonts w:ascii="Arial" w:hAnsi="Arial" w:cs="Arial"/>
                <w:sz w:val="20"/>
                <w:szCs w:val="20"/>
              </w:rPr>
            </w:pPr>
            <w:r w:rsidRPr="00CF56A6">
              <w:rPr>
                <w:rFonts w:ascii="Arial" w:hAnsi="Arial" w:cs="Arial"/>
                <w:sz w:val="20"/>
                <w:szCs w:val="20"/>
              </w:rPr>
              <w:t>Включая системы и</w:t>
            </w:r>
          </w:p>
          <w:p w14:paraId="65D5BD6C" w14:textId="77777777" w:rsidR="00911DAF" w:rsidRPr="00CF56A6" w:rsidRDefault="00911DAF" w:rsidP="00727575">
            <w:pPr>
              <w:rPr>
                <w:rFonts w:ascii="Arial" w:hAnsi="Arial" w:cs="Arial"/>
                <w:sz w:val="20"/>
                <w:szCs w:val="20"/>
              </w:rPr>
            </w:pPr>
            <w:r w:rsidRPr="00CF56A6">
              <w:rPr>
                <w:rFonts w:ascii="Arial" w:hAnsi="Arial" w:cs="Arial"/>
                <w:sz w:val="20"/>
                <w:szCs w:val="20"/>
              </w:rPr>
              <w:t>оборудование для защитных целей</w:t>
            </w:r>
          </w:p>
        </w:tc>
        <w:tc>
          <w:tcPr>
            <w:tcW w:w="0" w:type="auto"/>
          </w:tcPr>
          <w:p w14:paraId="53D0BE36" w14:textId="77777777" w:rsidR="00911DAF" w:rsidRPr="00CF56A6" w:rsidRDefault="00911DAF" w:rsidP="00727575">
            <w:pPr>
              <w:rPr>
                <w:rFonts w:ascii="Arial" w:hAnsi="Arial" w:cs="Arial"/>
                <w:sz w:val="20"/>
                <w:szCs w:val="20"/>
              </w:rPr>
            </w:pPr>
            <w:r w:rsidRPr="00CF56A6">
              <w:rPr>
                <w:rFonts w:ascii="Arial" w:hAnsi="Arial" w:cs="Arial"/>
                <w:sz w:val="20"/>
                <w:szCs w:val="20"/>
              </w:rPr>
              <w:t>Поглощение</w:t>
            </w:r>
          </w:p>
          <w:p w14:paraId="0A1DFFA1" w14:textId="77777777" w:rsidR="00911DAF" w:rsidRPr="00CF56A6" w:rsidRDefault="00911DAF" w:rsidP="00727575">
            <w:pPr>
              <w:rPr>
                <w:rFonts w:ascii="Arial" w:hAnsi="Arial" w:cs="Arial"/>
                <w:sz w:val="20"/>
                <w:szCs w:val="20"/>
              </w:rPr>
            </w:pPr>
            <w:r w:rsidRPr="00CF56A6">
              <w:rPr>
                <w:rFonts w:ascii="Arial" w:hAnsi="Arial" w:cs="Arial"/>
                <w:sz w:val="20"/>
                <w:szCs w:val="20"/>
              </w:rPr>
              <w:t>Защита</w:t>
            </w:r>
          </w:p>
          <w:p w14:paraId="3BE46714" w14:textId="77777777" w:rsidR="00911DAF" w:rsidRPr="00CF56A6" w:rsidRDefault="00911DAF" w:rsidP="00727575">
            <w:pPr>
              <w:rPr>
                <w:rFonts w:ascii="Arial" w:hAnsi="Arial" w:cs="Arial"/>
                <w:sz w:val="20"/>
                <w:szCs w:val="20"/>
              </w:rPr>
            </w:pPr>
            <w:r w:rsidRPr="00CF56A6">
              <w:rPr>
                <w:rFonts w:ascii="Arial" w:hAnsi="Arial" w:cs="Arial"/>
                <w:sz w:val="20"/>
                <w:szCs w:val="20"/>
              </w:rPr>
              <w:t>Предотвращение</w:t>
            </w:r>
          </w:p>
          <w:p w14:paraId="44534ED2" w14:textId="77777777" w:rsidR="00911DAF" w:rsidRPr="00CF56A6" w:rsidRDefault="00911DAF" w:rsidP="00727575">
            <w:pPr>
              <w:rPr>
                <w:rFonts w:ascii="Arial" w:hAnsi="Arial" w:cs="Arial"/>
                <w:sz w:val="20"/>
                <w:szCs w:val="20"/>
              </w:rPr>
            </w:pPr>
            <w:r w:rsidRPr="00CF56A6">
              <w:rPr>
                <w:rFonts w:ascii="Arial" w:hAnsi="Arial" w:cs="Arial"/>
                <w:sz w:val="20"/>
                <w:szCs w:val="20"/>
              </w:rPr>
              <w:t>Охрана</w:t>
            </w:r>
          </w:p>
          <w:p w14:paraId="4B039EFD" w14:textId="77777777" w:rsidR="00911DAF" w:rsidRPr="00CF56A6" w:rsidRDefault="00911DAF" w:rsidP="00727575">
            <w:pPr>
              <w:rPr>
                <w:rFonts w:ascii="Arial" w:hAnsi="Arial" w:cs="Arial"/>
                <w:sz w:val="20"/>
                <w:szCs w:val="20"/>
              </w:rPr>
            </w:pPr>
            <w:r w:rsidRPr="00CF56A6">
              <w:rPr>
                <w:rFonts w:ascii="Arial" w:hAnsi="Arial" w:cs="Arial"/>
                <w:sz w:val="20"/>
                <w:szCs w:val="20"/>
              </w:rPr>
              <w:t>Экранирование</w:t>
            </w:r>
          </w:p>
        </w:tc>
        <w:tc>
          <w:tcPr>
            <w:tcW w:w="0" w:type="auto"/>
          </w:tcPr>
          <w:p w14:paraId="64F71B70" w14:textId="77777777" w:rsidR="00911DAF" w:rsidRPr="00CF56A6" w:rsidRDefault="00911DAF" w:rsidP="00727575">
            <w:pPr>
              <w:rPr>
                <w:rFonts w:ascii="Arial" w:hAnsi="Arial" w:cs="Arial"/>
                <w:sz w:val="20"/>
                <w:szCs w:val="20"/>
              </w:rPr>
            </w:pPr>
            <w:r w:rsidRPr="00CF56A6">
              <w:rPr>
                <w:rFonts w:ascii="Arial" w:hAnsi="Arial" w:cs="Arial"/>
                <w:sz w:val="20"/>
                <w:szCs w:val="20"/>
              </w:rPr>
              <w:t>Воздушная подушка</w:t>
            </w:r>
          </w:p>
          <w:p w14:paraId="76E4751F" w14:textId="77777777" w:rsidR="00911DAF" w:rsidRPr="00CF56A6" w:rsidRDefault="00911DAF" w:rsidP="00727575">
            <w:pPr>
              <w:rPr>
                <w:rFonts w:ascii="Arial" w:hAnsi="Arial" w:cs="Arial"/>
                <w:sz w:val="20"/>
                <w:szCs w:val="20"/>
              </w:rPr>
            </w:pPr>
            <w:r w:rsidRPr="00CF56A6">
              <w:rPr>
                <w:rFonts w:ascii="Arial" w:hAnsi="Arial" w:cs="Arial"/>
                <w:sz w:val="20"/>
                <w:szCs w:val="20"/>
              </w:rPr>
              <w:t>Предохранитель</w:t>
            </w:r>
          </w:p>
          <w:p w14:paraId="356E1382" w14:textId="77777777" w:rsidR="00911DAF" w:rsidRPr="00CF56A6" w:rsidRDefault="00911DAF" w:rsidP="00727575">
            <w:pPr>
              <w:rPr>
                <w:rFonts w:ascii="Arial" w:hAnsi="Arial" w:cs="Arial"/>
                <w:sz w:val="20"/>
                <w:szCs w:val="20"/>
              </w:rPr>
            </w:pPr>
            <w:r w:rsidRPr="00CF56A6">
              <w:rPr>
                <w:rFonts w:ascii="Arial" w:hAnsi="Arial" w:cs="Arial"/>
                <w:sz w:val="20"/>
                <w:szCs w:val="20"/>
              </w:rPr>
              <w:t>Разрывной диск</w:t>
            </w:r>
          </w:p>
          <w:p w14:paraId="5AEF35C5" w14:textId="77777777" w:rsidR="00911DAF" w:rsidRPr="00CF56A6" w:rsidRDefault="00911DAF" w:rsidP="00727575">
            <w:pPr>
              <w:rPr>
                <w:rFonts w:ascii="Arial" w:hAnsi="Arial" w:cs="Arial"/>
                <w:sz w:val="20"/>
                <w:szCs w:val="20"/>
              </w:rPr>
            </w:pPr>
            <w:r w:rsidRPr="00CF56A6">
              <w:rPr>
                <w:rFonts w:ascii="Arial" w:hAnsi="Arial" w:cs="Arial"/>
                <w:sz w:val="20"/>
                <w:szCs w:val="20"/>
              </w:rPr>
              <w:t>Ремень безопасности</w:t>
            </w:r>
          </w:p>
          <w:p w14:paraId="25EEB4B7" w14:textId="77777777" w:rsidR="00911DAF" w:rsidRPr="00CF56A6" w:rsidRDefault="00911DAF" w:rsidP="00727575">
            <w:pPr>
              <w:rPr>
                <w:rFonts w:ascii="Arial" w:hAnsi="Arial" w:cs="Arial"/>
                <w:sz w:val="20"/>
                <w:szCs w:val="20"/>
              </w:rPr>
            </w:pPr>
            <w:r w:rsidRPr="00CF56A6">
              <w:rPr>
                <w:rFonts w:ascii="Arial" w:hAnsi="Arial" w:cs="Arial"/>
                <w:sz w:val="20"/>
                <w:szCs w:val="20"/>
              </w:rPr>
              <w:t>Предохранительный клапан</w:t>
            </w:r>
          </w:p>
        </w:tc>
        <w:tc>
          <w:tcPr>
            <w:tcW w:w="0" w:type="auto"/>
          </w:tcPr>
          <w:p w14:paraId="51978468" w14:textId="77777777" w:rsidR="00911DAF" w:rsidRPr="00CF56A6" w:rsidRDefault="00911DAF" w:rsidP="00727575">
            <w:pPr>
              <w:rPr>
                <w:rFonts w:ascii="Arial" w:hAnsi="Arial" w:cs="Arial"/>
                <w:sz w:val="20"/>
                <w:szCs w:val="20"/>
              </w:rPr>
            </w:pPr>
            <w:r w:rsidRPr="00CF56A6">
              <w:rPr>
                <w:rFonts w:ascii="Arial" w:hAnsi="Arial" w:cs="Arial"/>
                <w:sz w:val="20"/>
                <w:szCs w:val="20"/>
              </w:rPr>
              <w:t>Анод катодной защиты</w:t>
            </w:r>
          </w:p>
          <w:p w14:paraId="3CBF5EE6" w14:textId="77777777" w:rsidR="00727575" w:rsidRPr="00CF56A6" w:rsidRDefault="00727575" w:rsidP="00727575">
            <w:pPr>
              <w:rPr>
                <w:rFonts w:ascii="Arial" w:hAnsi="Arial" w:cs="Arial"/>
                <w:sz w:val="20"/>
                <w:szCs w:val="20"/>
              </w:rPr>
            </w:pPr>
            <w:r w:rsidRPr="00CF56A6">
              <w:rPr>
                <w:rFonts w:ascii="Arial" w:hAnsi="Arial" w:cs="Arial"/>
                <w:sz w:val="20"/>
                <w:szCs w:val="20"/>
              </w:rPr>
              <w:t>Клетка Фарадея</w:t>
            </w:r>
          </w:p>
          <w:p w14:paraId="14A88496" w14:textId="77777777" w:rsidR="00911DAF" w:rsidRPr="00CF56A6" w:rsidRDefault="00911DAF" w:rsidP="00727575">
            <w:pPr>
              <w:rPr>
                <w:rFonts w:ascii="Arial" w:hAnsi="Arial" w:cs="Arial"/>
                <w:sz w:val="20"/>
                <w:szCs w:val="20"/>
              </w:rPr>
            </w:pPr>
            <w:r w:rsidRPr="00CF56A6">
              <w:rPr>
                <w:rFonts w:ascii="Arial" w:hAnsi="Arial" w:cs="Arial"/>
                <w:sz w:val="20"/>
                <w:szCs w:val="20"/>
              </w:rPr>
              <w:t>Предохранитель</w:t>
            </w:r>
          </w:p>
          <w:p w14:paraId="1FF3189B" w14:textId="77777777" w:rsidR="00911DAF" w:rsidRPr="00CF56A6" w:rsidRDefault="00911DAF" w:rsidP="00727575">
            <w:pPr>
              <w:rPr>
                <w:rFonts w:ascii="Arial" w:hAnsi="Arial" w:cs="Arial"/>
                <w:sz w:val="20"/>
                <w:szCs w:val="20"/>
              </w:rPr>
            </w:pPr>
            <w:r w:rsidRPr="00CF56A6">
              <w:rPr>
                <w:rFonts w:ascii="Arial" w:hAnsi="Arial" w:cs="Arial"/>
                <w:sz w:val="20"/>
                <w:szCs w:val="20"/>
              </w:rPr>
              <w:t>Миниатюрный автоматический выключатель</w:t>
            </w:r>
          </w:p>
          <w:p w14:paraId="4C03A8EE" w14:textId="77777777" w:rsidR="00911DAF" w:rsidRPr="00CF56A6" w:rsidRDefault="00911DAF" w:rsidP="00727575">
            <w:pPr>
              <w:rPr>
                <w:rFonts w:ascii="Arial" w:hAnsi="Arial" w:cs="Arial"/>
                <w:sz w:val="20"/>
                <w:szCs w:val="20"/>
              </w:rPr>
            </w:pPr>
            <w:r w:rsidRPr="00CF56A6">
              <w:rPr>
                <w:rFonts w:ascii="Arial" w:hAnsi="Arial" w:cs="Arial"/>
                <w:sz w:val="20"/>
                <w:szCs w:val="20"/>
              </w:rPr>
              <w:t>Ограничитель перенапряжений</w:t>
            </w:r>
          </w:p>
          <w:p w14:paraId="43749C43" w14:textId="77777777" w:rsidR="00911DAF" w:rsidRPr="00CF56A6" w:rsidRDefault="00911DAF" w:rsidP="00727575">
            <w:pPr>
              <w:rPr>
                <w:rFonts w:ascii="Arial" w:hAnsi="Arial" w:cs="Arial"/>
                <w:sz w:val="20"/>
                <w:szCs w:val="20"/>
              </w:rPr>
            </w:pPr>
            <w:r w:rsidRPr="00CF56A6">
              <w:rPr>
                <w:rFonts w:ascii="Arial" w:hAnsi="Arial" w:cs="Arial"/>
                <w:sz w:val="20"/>
                <w:szCs w:val="20"/>
              </w:rPr>
              <w:t>Выпуск тепловой перегрузки</w:t>
            </w:r>
          </w:p>
        </w:tc>
      </w:tr>
      <w:tr w:rsidR="00727575" w:rsidRPr="00CF56A6" w14:paraId="14B68983" w14:textId="77777777" w:rsidTr="00CF56A6">
        <w:trPr>
          <w:trHeight w:val="20"/>
          <w:jc w:val="center"/>
        </w:trPr>
        <w:tc>
          <w:tcPr>
            <w:tcW w:w="0" w:type="auto"/>
          </w:tcPr>
          <w:p w14:paraId="46F4A90B" w14:textId="77777777" w:rsidR="00911DAF" w:rsidRPr="00CF56A6" w:rsidRDefault="00911DAF" w:rsidP="00727575">
            <w:pPr>
              <w:rPr>
                <w:rFonts w:ascii="Arial" w:hAnsi="Arial" w:cs="Arial"/>
                <w:sz w:val="20"/>
                <w:szCs w:val="20"/>
              </w:rPr>
            </w:pPr>
            <w:r w:rsidRPr="00CF56A6">
              <w:rPr>
                <w:rFonts w:ascii="Arial" w:hAnsi="Arial" w:cs="Arial"/>
                <w:sz w:val="20"/>
                <w:szCs w:val="20"/>
              </w:rPr>
              <w:t>G</w:t>
            </w:r>
          </w:p>
        </w:tc>
        <w:tc>
          <w:tcPr>
            <w:tcW w:w="0" w:type="auto"/>
          </w:tcPr>
          <w:p w14:paraId="3305DC72" w14:textId="77777777" w:rsidR="00911DAF" w:rsidRPr="00CF56A6" w:rsidRDefault="00911DAF" w:rsidP="00727575">
            <w:pPr>
              <w:rPr>
                <w:rFonts w:ascii="Arial" w:hAnsi="Arial" w:cs="Arial"/>
                <w:sz w:val="20"/>
                <w:szCs w:val="20"/>
              </w:rPr>
            </w:pPr>
            <w:r w:rsidRPr="00CF56A6">
              <w:rPr>
                <w:rFonts w:ascii="Arial" w:hAnsi="Arial" w:cs="Arial"/>
                <w:sz w:val="20"/>
                <w:szCs w:val="20"/>
              </w:rPr>
              <w:t>Инициирование потока энергии или материала</w:t>
            </w:r>
          </w:p>
          <w:p w14:paraId="02E6C5E7" w14:textId="77777777" w:rsidR="00911DAF" w:rsidRPr="00CF56A6" w:rsidRDefault="00911DAF" w:rsidP="00727575">
            <w:pPr>
              <w:rPr>
                <w:rFonts w:ascii="Arial" w:hAnsi="Arial" w:cs="Arial"/>
                <w:sz w:val="20"/>
                <w:szCs w:val="20"/>
              </w:rPr>
            </w:pPr>
            <w:r w:rsidRPr="00CF56A6">
              <w:rPr>
                <w:rFonts w:ascii="Arial" w:hAnsi="Arial" w:cs="Arial"/>
                <w:sz w:val="20"/>
                <w:szCs w:val="20"/>
              </w:rPr>
              <w:t>Генерирующие сигналы, используемые в качестве носителей информации или эталонного источника</w:t>
            </w:r>
          </w:p>
        </w:tc>
        <w:tc>
          <w:tcPr>
            <w:tcW w:w="0" w:type="auto"/>
          </w:tcPr>
          <w:p w14:paraId="6A42E324" w14:textId="77777777" w:rsidR="00911DAF" w:rsidRPr="00CF56A6" w:rsidRDefault="00911DAF" w:rsidP="00727575">
            <w:pPr>
              <w:rPr>
                <w:rFonts w:ascii="Arial" w:hAnsi="Arial" w:cs="Arial"/>
                <w:sz w:val="20"/>
                <w:szCs w:val="20"/>
              </w:rPr>
            </w:pPr>
            <w:r w:rsidRPr="00CF56A6">
              <w:rPr>
                <w:rFonts w:ascii="Arial" w:hAnsi="Arial" w:cs="Arial"/>
                <w:sz w:val="20"/>
                <w:szCs w:val="20"/>
              </w:rPr>
              <w:t>Генерирование</w:t>
            </w:r>
          </w:p>
        </w:tc>
        <w:tc>
          <w:tcPr>
            <w:tcW w:w="0" w:type="auto"/>
          </w:tcPr>
          <w:p w14:paraId="2310CD13" w14:textId="77777777" w:rsidR="00911DAF" w:rsidRPr="00CF56A6" w:rsidRDefault="00911DAF" w:rsidP="00727575">
            <w:pPr>
              <w:rPr>
                <w:rFonts w:ascii="Arial" w:hAnsi="Arial" w:cs="Arial"/>
                <w:sz w:val="20"/>
                <w:szCs w:val="20"/>
              </w:rPr>
            </w:pPr>
            <w:r w:rsidRPr="00CF56A6">
              <w:rPr>
                <w:rFonts w:ascii="Arial" w:hAnsi="Arial" w:cs="Arial"/>
                <w:sz w:val="20"/>
                <w:szCs w:val="20"/>
              </w:rPr>
              <w:t>Нагнетатель</w:t>
            </w:r>
          </w:p>
          <w:p w14:paraId="56981915" w14:textId="77777777" w:rsidR="00911DAF" w:rsidRPr="00CF56A6" w:rsidRDefault="00911DAF" w:rsidP="00727575">
            <w:pPr>
              <w:rPr>
                <w:rFonts w:ascii="Arial" w:hAnsi="Arial" w:cs="Arial"/>
                <w:sz w:val="20"/>
                <w:szCs w:val="20"/>
              </w:rPr>
            </w:pPr>
            <w:r w:rsidRPr="00CF56A6">
              <w:rPr>
                <w:rFonts w:ascii="Arial" w:hAnsi="Arial" w:cs="Arial"/>
                <w:sz w:val="20"/>
                <w:szCs w:val="20"/>
              </w:rPr>
              <w:t>Конвейер (привод)</w:t>
            </w:r>
          </w:p>
          <w:p w14:paraId="240729E6" w14:textId="77777777" w:rsidR="00911DAF" w:rsidRPr="00CF56A6" w:rsidRDefault="00911DAF" w:rsidP="00727575">
            <w:pPr>
              <w:rPr>
                <w:rFonts w:ascii="Arial" w:hAnsi="Arial" w:cs="Arial"/>
                <w:sz w:val="20"/>
                <w:szCs w:val="20"/>
              </w:rPr>
            </w:pPr>
            <w:r w:rsidRPr="00CF56A6">
              <w:rPr>
                <w:rFonts w:ascii="Arial" w:hAnsi="Arial" w:cs="Arial"/>
                <w:sz w:val="20"/>
                <w:szCs w:val="20"/>
              </w:rPr>
              <w:t>Вентилятор</w:t>
            </w:r>
          </w:p>
          <w:p w14:paraId="41DF2C47" w14:textId="77777777" w:rsidR="00911DAF" w:rsidRPr="00CF56A6" w:rsidRDefault="00911DAF" w:rsidP="00727575">
            <w:pPr>
              <w:rPr>
                <w:rFonts w:ascii="Arial" w:hAnsi="Arial" w:cs="Arial"/>
                <w:sz w:val="20"/>
                <w:szCs w:val="20"/>
              </w:rPr>
            </w:pPr>
            <w:r w:rsidRPr="00CF56A6">
              <w:rPr>
                <w:rFonts w:ascii="Arial" w:hAnsi="Arial" w:cs="Arial"/>
                <w:sz w:val="20"/>
                <w:szCs w:val="20"/>
              </w:rPr>
              <w:t>Насос</w:t>
            </w:r>
          </w:p>
          <w:p w14:paraId="29B283D3" w14:textId="77777777" w:rsidR="00911DAF" w:rsidRPr="00CF56A6" w:rsidRDefault="00911DAF" w:rsidP="00727575">
            <w:pPr>
              <w:rPr>
                <w:rFonts w:ascii="Arial" w:hAnsi="Arial" w:cs="Arial"/>
                <w:sz w:val="20"/>
                <w:szCs w:val="20"/>
              </w:rPr>
            </w:pPr>
            <w:r w:rsidRPr="00CF56A6">
              <w:rPr>
                <w:rFonts w:ascii="Arial" w:hAnsi="Arial" w:cs="Arial"/>
                <w:sz w:val="20"/>
                <w:szCs w:val="20"/>
              </w:rPr>
              <w:t>Вакуумный насос</w:t>
            </w:r>
          </w:p>
        </w:tc>
        <w:tc>
          <w:tcPr>
            <w:tcW w:w="0" w:type="auto"/>
          </w:tcPr>
          <w:p w14:paraId="4077FBEF" w14:textId="77777777" w:rsidR="00911DAF" w:rsidRPr="00CF56A6" w:rsidRDefault="00911DAF" w:rsidP="00727575">
            <w:pPr>
              <w:rPr>
                <w:rFonts w:ascii="Arial" w:hAnsi="Arial" w:cs="Arial"/>
                <w:sz w:val="20"/>
                <w:szCs w:val="20"/>
              </w:rPr>
            </w:pPr>
            <w:r w:rsidRPr="00CF56A6">
              <w:rPr>
                <w:rFonts w:ascii="Arial" w:hAnsi="Arial" w:cs="Arial"/>
                <w:sz w:val="20"/>
                <w:szCs w:val="20"/>
              </w:rPr>
              <w:t>Сухая батарея</w:t>
            </w:r>
          </w:p>
          <w:p w14:paraId="5608E833" w14:textId="77777777" w:rsidR="00911DAF" w:rsidRPr="00CF56A6" w:rsidRDefault="00911DAF" w:rsidP="00727575">
            <w:pPr>
              <w:rPr>
                <w:rFonts w:ascii="Arial" w:hAnsi="Arial" w:cs="Arial"/>
                <w:sz w:val="20"/>
                <w:szCs w:val="20"/>
              </w:rPr>
            </w:pPr>
            <w:r w:rsidRPr="00CF56A6">
              <w:rPr>
                <w:rFonts w:ascii="Arial" w:hAnsi="Arial" w:cs="Arial"/>
                <w:sz w:val="20"/>
                <w:szCs w:val="20"/>
              </w:rPr>
              <w:t>Динамо</w:t>
            </w:r>
          </w:p>
          <w:p w14:paraId="2EC0C758" w14:textId="77777777" w:rsidR="00911DAF" w:rsidRPr="00CF56A6" w:rsidRDefault="00911DAF" w:rsidP="00727575">
            <w:pPr>
              <w:rPr>
                <w:rFonts w:ascii="Arial" w:hAnsi="Arial" w:cs="Arial"/>
                <w:sz w:val="20"/>
                <w:szCs w:val="20"/>
              </w:rPr>
            </w:pPr>
            <w:r w:rsidRPr="00CF56A6">
              <w:rPr>
                <w:rFonts w:ascii="Arial" w:hAnsi="Arial" w:cs="Arial"/>
                <w:sz w:val="20"/>
                <w:szCs w:val="20"/>
              </w:rPr>
              <w:t>Топливный элемент</w:t>
            </w:r>
          </w:p>
          <w:p w14:paraId="34AC3424" w14:textId="77777777" w:rsidR="00911DAF" w:rsidRPr="00CF56A6" w:rsidRDefault="00911DAF" w:rsidP="00727575">
            <w:pPr>
              <w:rPr>
                <w:rFonts w:ascii="Arial" w:hAnsi="Arial" w:cs="Arial"/>
                <w:sz w:val="20"/>
                <w:szCs w:val="20"/>
              </w:rPr>
            </w:pPr>
            <w:r w:rsidRPr="00CF56A6">
              <w:rPr>
                <w:rFonts w:ascii="Arial" w:hAnsi="Arial" w:cs="Arial"/>
                <w:sz w:val="20"/>
                <w:szCs w:val="20"/>
              </w:rPr>
              <w:t>Генератор</w:t>
            </w:r>
          </w:p>
          <w:p w14:paraId="4D591342" w14:textId="77777777" w:rsidR="00911DAF" w:rsidRPr="00CF56A6" w:rsidRDefault="00911DAF" w:rsidP="00727575">
            <w:pPr>
              <w:rPr>
                <w:rFonts w:ascii="Arial" w:hAnsi="Arial" w:cs="Arial"/>
                <w:sz w:val="20"/>
                <w:szCs w:val="20"/>
              </w:rPr>
            </w:pPr>
            <w:r w:rsidRPr="00CF56A6">
              <w:rPr>
                <w:rFonts w:ascii="Arial" w:hAnsi="Arial" w:cs="Arial"/>
                <w:sz w:val="20"/>
                <w:szCs w:val="20"/>
              </w:rPr>
              <w:t>Вращающийся генератор</w:t>
            </w:r>
          </w:p>
          <w:p w14:paraId="6D449E12" w14:textId="77777777" w:rsidR="00911DAF" w:rsidRPr="00CF56A6" w:rsidRDefault="00911DAF" w:rsidP="00727575">
            <w:pPr>
              <w:rPr>
                <w:rFonts w:ascii="Arial" w:hAnsi="Arial" w:cs="Arial"/>
                <w:sz w:val="20"/>
                <w:szCs w:val="20"/>
              </w:rPr>
            </w:pPr>
            <w:r w:rsidRPr="00CF56A6">
              <w:rPr>
                <w:rFonts w:ascii="Arial" w:hAnsi="Arial" w:cs="Arial"/>
                <w:sz w:val="20"/>
                <w:szCs w:val="20"/>
              </w:rPr>
              <w:t>Генератор сигналов</w:t>
            </w:r>
          </w:p>
          <w:p w14:paraId="7C71033C" w14:textId="77777777" w:rsidR="00911DAF" w:rsidRPr="00CF56A6" w:rsidRDefault="00911DAF" w:rsidP="00727575">
            <w:pPr>
              <w:rPr>
                <w:rFonts w:ascii="Arial" w:hAnsi="Arial" w:cs="Arial"/>
                <w:sz w:val="20"/>
                <w:szCs w:val="20"/>
              </w:rPr>
            </w:pPr>
            <w:r w:rsidRPr="00CF56A6">
              <w:rPr>
                <w:rFonts w:ascii="Arial" w:hAnsi="Arial" w:cs="Arial"/>
                <w:sz w:val="20"/>
                <w:szCs w:val="20"/>
              </w:rPr>
              <w:t>Солнечная батарея</w:t>
            </w:r>
          </w:p>
          <w:p w14:paraId="169607D1" w14:textId="77777777" w:rsidR="00911DAF" w:rsidRPr="00CF56A6" w:rsidRDefault="00911DAF" w:rsidP="00727575">
            <w:pPr>
              <w:rPr>
                <w:rFonts w:ascii="Arial" w:hAnsi="Arial" w:cs="Arial"/>
                <w:sz w:val="20"/>
                <w:szCs w:val="20"/>
              </w:rPr>
            </w:pPr>
            <w:r w:rsidRPr="00CF56A6">
              <w:rPr>
                <w:rFonts w:ascii="Arial" w:hAnsi="Arial" w:cs="Arial"/>
                <w:sz w:val="20"/>
                <w:szCs w:val="20"/>
              </w:rPr>
              <w:lastRenderedPageBreak/>
              <w:t>Волновой генератор</w:t>
            </w:r>
          </w:p>
        </w:tc>
      </w:tr>
      <w:tr w:rsidR="00727575" w:rsidRPr="00CF56A6" w14:paraId="09485056" w14:textId="77777777" w:rsidTr="00CF56A6">
        <w:trPr>
          <w:trHeight w:val="20"/>
          <w:jc w:val="center"/>
        </w:trPr>
        <w:tc>
          <w:tcPr>
            <w:tcW w:w="0" w:type="auto"/>
          </w:tcPr>
          <w:p w14:paraId="39C61CFD" w14:textId="77777777" w:rsidR="00911DAF" w:rsidRPr="00CF56A6" w:rsidRDefault="00911DAF" w:rsidP="00727575">
            <w:pPr>
              <w:rPr>
                <w:rFonts w:ascii="Arial" w:hAnsi="Arial" w:cs="Arial"/>
                <w:sz w:val="20"/>
                <w:szCs w:val="20"/>
              </w:rPr>
            </w:pPr>
            <w:r w:rsidRPr="00CF56A6">
              <w:rPr>
                <w:rFonts w:ascii="Arial" w:hAnsi="Arial" w:cs="Arial"/>
                <w:sz w:val="20"/>
                <w:szCs w:val="20"/>
              </w:rPr>
              <w:lastRenderedPageBreak/>
              <w:t>H</w:t>
            </w:r>
          </w:p>
        </w:tc>
        <w:tc>
          <w:tcPr>
            <w:tcW w:w="0" w:type="auto"/>
          </w:tcPr>
          <w:p w14:paraId="0052EACF" w14:textId="77777777" w:rsidR="00911DAF" w:rsidRPr="00CF56A6" w:rsidRDefault="00911DAF" w:rsidP="00727575">
            <w:pPr>
              <w:rPr>
                <w:rFonts w:ascii="Arial" w:hAnsi="Arial" w:cs="Arial"/>
                <w:sz w:val="20"/>
                <w:szCs w:val="20"/>
              </w:rPr>
            </w:pPr>
            <w:r w:rsidRPr="00CF56A6">
              <w:rPr>
                <w:rFonts w:ascii="Arial" w:hAnsi="Arial" w:cs="Arial"/>
                <w:sz w:val="20"/>
                <w:szCs w:val="20"/>
              </w:rPr>
              <w:t>Изготовление нового вида материала или продукта</w:t>
            </w:r>
          </w:p>
        </w:tc>
        <w:tc>
          <w:tcPr>
            <w:tcW w:w="0" w:type="auto"/>
          </w:tcPr>
          <w:p w14:paraId="0806B2F6" w14:textId="77777777" w:rsidR="00911DAF" w:rsidRPr="00CF56A6" w:rsidRDefault="00911DAF" w:rsidP="00727575">
            <w:pPr>
              <w:rPr>
                <w:rFonts w:ascii="Arial" w:hAnsi="Arial" w:cs="Arial"/>
                <w:sz w:val="20"/>
                <w:szCs w:val="20"/>
              </w:rPr>
            </w:pPr>
            <w:r w:rsidRPr="00CF56A6">
              <w:rPr>
                <w:rFonts w:ascii="Arial" w:hAnsi="Arial" w:cs="Arial"/>
                <w:sz w:val="20"/>
                <w:szCs w:val="20"/>
              </w:rPr>
              <w:t>Монтаж</w:t>
            </w:r>
          </w:p>
          <w:p w14:paraId="040C3DD8" w14:textId="77777777" w:rsidR="00911DAF" w:rsidRPr="00CF56A6" w:rsidRDefault="00911DAF" w:rsidP="00727575">
            <w:pPr>
              <w:rPr>
                <w:rFonts w:ascii="Arial" w:hAnsi="Arial" w:cs="Arial"/>
                <w:sz w:val="20"/>
                <w:szCs w:val="20"/>
              </w:rPr>
            </w:pPr>
            <w:r w:rsidRPr="00CF56A6">
              <w:rPr>
                <w:rFonts w:ascii="Arial" w:hAnsi="Arial" w:cs="Arial"/>
                <w:sz w:val="20"/>
                <w:szCs w:val="20"/>
              </w:rPr>
              <w:t>Разрушение</w:t>
            </w:r>
          </w:p>
          <w:p w14:paraId="64AD4B58" w14:textId="77777777" w:rsidR="00911DAF" w:rsidRPr="00CF56A6" w:rsidRDefault="00911DAF" w:rsidP="00727575">
            <w:pPr>
              <w:rPr>
                <w:rFonts w:ascii="Arial" w:hAnsi="Arial" w:cs="Arial"/>
                <w:sz w:val="20"/>
                <w:szCs w:val="20"/>
              </w:rPr>
            </w:pPr>
            <w:r w:rsidRPr="00CF56A6">
              <w:rPr>
                <w:rFonts w:ascii="Arial" w:hAnsi="Arial" w:cs="Arial"/>
                <w:sz w:val="20"/>
                <w:szCs w:val="20"/>
              </w:rPr>
              <w:t>Разборка</w:t>
            </w:r>
          </w:p>
          <w:p w14:paraId="67304F47" w14:textId="77777777" w:rsidR="00911DAF" w:rsidRPr="00CF56A6" w:rsidRDefault="00911DAF" w:rsidP="00727575">
            <w:pPr>
              <w:rPr>
                <w:rFonts w:ascii="Arial" w:hAnsi="Arial" w:cs="Arial"/>
                <w:sz w:val="20"/>
                <w:szCs w:val="20"/>
              </w:rPr>
            </w:pPr>
            <w:r w:rsidRPr="00CF56A6">
              <w:rPr>
                <w:rFonts w:ascii="Arial" w:hAnsi="Arial" w:cs="Arial"/>
                <w:sz w:val="20"/>
                <w:szCs w:val="20"/>
              </w:rPr>
              <w:t>Фракционирование</w:t>
            </w:r>
          </w:p>
          <w:p w14:paraId="435E47B6" w14:textId="77777777" w:rsidR="00911DAF" w:rsidRPr="00CF56A6" w:rsidRDefault="00911DAF" w:rsidP="00727575">
            <w:pPr>
              <w:rPr>
                <w:rFonts w:ascii="Arial" w:hAnsi="Arial" w:cs="Arial"/>
                <w:sz w:val="20"/>
                <w:szCs w:val="20"/>
              </w:rPr>
            </w:pPr>
            <w:r w:rsidRPr="00CF56A6">
              <w:rPr>
                <w:rFonts w:ascii="Arial" w:hAnsi="Arial" w:cs="Arial"/>
                <w:sz w:val="20"/>
                <w:szCs w:val="20"/>
              </w:rPr>
              <w:t>Удаление материала</w:t>
            </w:r>
          </w:p>
          <w:p w14:paraId="12F1E0B2" w14:textId="77777777" w:rsidR="00911DAF" w:rsidRPr="00CF56A6" w:rsidRDefault="00911DAF" w:rsidP="00727575">
            <w:pPr>
              <w:rPr>
                <w:rFonts w:ascii="Arial" w:hAnsi="Arial" w:cs="Arial"/>
                <w:sz w:val="20"/>
                <w:szCs w:val="20"/>
              </w:rPr>
            </w:pPr>
            <w:r w:rsidRPr="00CF56A6">
              <w:rPr>
                <w:rFonts w:ascii="Arial" w:hAnsi="Arial" w:cs="Arial"/>
                <w:sz w:val="20"/>
                <w:szCs w:val="20"/>
              </w:rPr>
              <w:t>Фрезерование</w:t>
            </w:r>
          </w:p>
          <w:p w14:paraId="6445BC64" w14:textId="77777777" w:rsidR="00911DAF" w:rsidRPr="00CF56A6" w:rsidRDefault="00911DAF" w:rsidP="00727575">
            <w:pPr>
              <w:rPr>
                <w:rFonts w:ascii="Arial" w:hAnsi="Arial" w:cs="Arial"/>
                <w:sz w:val="20"/>
                <w:szCs w:val="20"/>
              </w:rPr>
            </w:pPr>
            <w:r w:rsidRPr="00CF56A6">
              <w:rPr>
                <w:rFonts w:ascii="Arial" w:hAnsi="Arial" w:cs="Arial"/>
                <w:sz w:val="20"/>
                <w:szCs w:val="20"/>
              </w:rPr>
              <w:t>Смешивание</w:t>
            </w:r>
          </w:p>
          <w:p w14:paraId="62593D37" w14:textId="77777777" w:rsidR="00911DAF" w:rsidRPr="00CF56A6" w:rsidRDefault="00911DAF" w:rsidP="00727575">
            <w:pPr>
              <w:rPr>
                <w:rFonts w:ascii="Arial" w:hAnsi="Arial" w:cs="Arial"/>
                <w:sz w:val="20"/>
                <w:szCs w:val="20"/>
              </w:rPr>
            </w:pPr>
            <w:r w:rsidRPr="00CF56A6">
              <w:rPr>
                <w:rFonts w:ascii="Arial" w:hAnsi="Arial" w:cs="Arial"/>
                <w:sz w:val="20"/>
                <w:szCs w:val="20"/>
              </w:rPr>
              <w:t>Производство</w:t>
            </w:r>
          </w:p>
          <w:p w14:paraId="148E4E9C" w14:textId="77777777" w:rsidR="00911DAF" w:rsidRPr="00CF56A6" w:rsidRDefault="00911DAF" w:rsidP="00727575">
            <w:pPr>
              <w:rPr>
                <w:rFonts w:ascii="Arial" w:hAnsi="Arial" w:cs="Arial"/>
                <w:sz w:val="20"/>
                <w:szCs w:val="20"/>
              </w:rPr>
            </w:pPr>
            <w:r w:rsidRPr="00CF56A6">
              <w:rPr>
                <w:rFonts w:ascii="Arial" w:hAnsi="Arial" w:cs="Arial"/>
                <w:sz w:val="20"/>
                <w:szCs w:val="20"/>
              </w:rPr>
              <w:t>Измельчение</w:t>
            </w:r>
          </w:p>
        </w:tc>
        <w:tc>
          <w:tcPr>
            <w:tcW w:w="0" w:type="auto"/>
          </w:tcPr>
          <w:p w14:paraId="326A722B" w14:textId="77777777" w:rsidR="00911DAF" w:rsidRPr="00CF56A6" w:rsidRDefault="00911DAF" w:rsidP="00727575">
            <w:pPr>
              <w:rPr>
                <w:rFonts w:ascii="Arial" w:hAnsi="Arial" w:cs="Arial"/>
                <w:sz w:val="20"/>
                <w:szCs w:val="20"/>
              </w:rPr>
            </w:pPr>
            <w:r w:rsidRPr="00CF56A6">
              <w:rPr>
                <w:rFonts w:ascii="Arial" w:hAnsi="Arial" w:cs="Arial"/>
                <w:sz w:val="20"/>
                <w:szCs w:val="20"/>
              </w:rPr>
              <w:t>Машина для вставки компонентов</w:t>
            </w:r>
          </w:p>
          <w:p w14:paraId="38AA97A4" w14:textId="77777777" w:rsidR="00911DAF" w:rsidRPr="00CF56A6" w:rsidRDefault="00911DAF" w:rsidP="00727575">
            <w:pPr>
              <w:rPr>
                <w:rFonts w:ascii="Arial" w:hAnsi="Arial" w:cs="Arial"/>
                <w:sz w:val="20"/>
                <w:szCs w:val="20"/>
              </w:rPr>
            </w:pPr>
            <w:r w:rsidRPr="00CF56A6">
              <w:rPr>
                <w:rFonts w:ascii="Arial" w:hAnsi="Arial" w:cs="Arial"/>
                <w:sz w:val="20"/>
                <w:szCs w:val="20"/>
              </w:rPr>
              <w:t>Дробилка</w:t>
            </w:r>
          </w:p>
          <w:p w14:paraId="03883504" w14:textId="77777777" w:rsidR="00911DAF" w:rsidRPr="00CF56A6" w:rsidRDefault="00911DAF" w:rsidP="00727575">
            <w:pPr>
              <w:rPr>
                <w:rFonts w:ascii="Arial" w:hAnsi="Arial" w:cs="Arial"/>
                <w:sz w:val="20"/>
                <w:szCs w:val="20"/>
              </w:rPr>
            </w:pPr>
            <w:r w:rsidRPr="00CF56A6">
              <w:rPr>
                <w:rFonts w:ascii="Arial" w:hAnsi="Arial" w:cs="Arial"/>
                <w:sz w:val="20"/>
                <w:szCs w:val="20"/>
              </w:rPr>
              <w:t>Смеситель</w:t>
            </w:r>
          </w:p>
        </w:tc>
        <w:tc>
          <w:tcPr>
            <w:tcW w:w="0" w:type="auto"/>
          </w:tcPr>
          <w:p w14:paraId="1B66840A" w14:textId="77777777" w:rsidR="00911DAF" w:rsidRPr="00CF56A6" w:rsidRDefault="00911DAF" w:rsidP="00727575">
            <w:pPr>
              <w:rPr>
                <w:rFonts w:ascii="Arial" w:hAnsi="Arial" w:cs="Arial"/>
                <w:sz w:val="20"/>
                <w:szCs w:val="20"/>
              </w:rPr>
            </w:pPr>
            <w:r w:rsidRPr="00CF56A6">
              <w:rPr>
                <w:rFonts w:ascii="Arial" w:hAnsi="Arial" w:cs="Arial"/>
                <w:sz w:val="20"/>
                <w:szCs w:val="20"/>
              </w:rPr>
              <w:t>Поглотительная шайба</w:t>
            </w:r>
          </w:p>
          <w:p w14:paraId="46E44634" w14:textId="77777777" w:rsidR="00911DAF" w:rsidRPr="00CF56A6" w:rsidRDefault="00911DAF" w:rsidP="00727575">
            <w:pPr>
              <w:rPr>
                <w:rFonts w:ascii="Arial" w:hAnsi="Arial" w:cs="Arial"/>
                <w:sz w:val="20"/>
                <w:szCs w:val="20"/>
              </w:rPr>
            </w:pPr>
            <w:r w:rsidRPr="00CF56A6">
              <w:rPr>
                <w:rFonts w:ascii="Arial" w:hAnsi="Arial" w:cs="Arial"/>
                <w:sz w:val="20"/>
                <w:szCs w:val="20"/>
              </w:rPr>
              <w:t>Центрифуга</w:t>
            </w:r>
          </w:p>
          <w:p w14:paraId="3E66192D" w14:textId="77777777" w:rsidR="00911DAF" w:rsidRPr="00CF56A6" w:rsidRDefault="00911DAF" w:rsidP="00727575">
            <w:pPr>
              <w:rPr>
                <w:rFonts w:ascii="Arial" w:hAnsi="Arial" w:cs="Arial"/>
                <w:sz w:val="20"/>
                <w:szCs w:val="20"/>
              </w:rPr>
            </w:pPr>
            <w:r w:rsidRPr="00CF56A6">
              <w:rPr>
                <w:rFonts w:ascii="Arial" w:hAnsi="Arial" w:cs="Arial"/>
                <w:sz w:val="20"/>
                <w:szCs w:val="20"/>
              </w:rPr>
              <w:t>Дробилка</w:t>
            </w:r>
          </w:p>
          <w:p w14:paraId="6DE0967B" w14:textId="77777777" w:rsidR="00911DAF" w:rsidRPr="00CF56A6" w:rsidRDefault="00911DAF" w:rsidP="00727575">
            <w:pPr>
              <w:rPr>
                <w:rFonts w:ascii="Arial" w:hAnsi="Arial" w:cs="Arial"/>
                <w:sz w:val="20"/>
                <w:szCs w:val="20"/>
              </w:rPr>
            </w:pPr>
            <w:r w:rsidRPr="00CF56A6">
              <w:rPr>
                <w:rFonts w:ascii="Arial" w:hAnsi="Arial" w:cs="Arial"/>
                <w:sz w:val="20"/>
                <w:szCs w:val="20"/>
              </w:rPr>
              <w:t>Дистилляционная колонна</w:t>
            </w:r>
          </w:p>
          <w:p w14:paraId="5BF9E34B" w14:textId="77777777" w:rsidR="00911DAF" w:rsidRPr="00CF56A6" w:rsidRDefault="00911DAF" w:rsidP="00727575">
            <w:pPr>
              <w:rPr>
                <w:rFonts w:ascii="Arial" w:hAnsi="Arial" w:cs="Arial"/>
                <w:sz w:val="20"/>
                <w:szCs w:val="20"/>
              </w:rPr>
            </w:pPr>
            <w:r w:rsidRPr="00CF56A6">
              <w:rPr>
                <w:rFonts w:ascii="Arial" w:hAnsi="Arial" w:cs="Arial"/>
                <w:sz w:val="20"/>
                <w:szCs w:val="20"/>
              </w:rPr>
              <w:t>Эмульгатор</w:t>
            </w:r>
          </w:p>
          <w:p w14:paraId="1C91A2C5" w14:textId="77777777" w:rsidR="00911DAF" w:rsidRPr="00CF56A6" w:rsidRDefault="00911DAF" w:rsidP="00727575">
            <w:pPr>
              <w:rPr>
                <w:rFonts w:ascii="Arial" w:hAnsi="Arial" w:cs="Arial"/>
                <w:sz w:val="20"/>
                <w:szCs w:val="20"/>
              </w:rPr>
            </w:pPr>
            <w:r w:rsidRPr="00CF56A6">
              <w:rPr>
                <w:rFonts w:ascii="Arial" w:hAnsi="Arial" w:cs="Arial"/>
                <w:sz w:val="20"/>
                <w:szCs w:val="20"/>
              </w:rPr>
              <w:t>Ферментер</w:t>
            </w:r>
          </w:p>
          <w:p w14:paraId="1A1E0FF9" w14:textId="77777777" w:rsidR="00911DAF" w:rsidRPr="00CF56A6" w:rsidRDefault="00911DAF" w:rsidP="00727575">
            <w:pPr>
              <w:rPr>
                <w:rFonts w:ascii="Arial" w:hAnsi="Arial" w:cs="Arial"/>
                <w:sz w:val="20"/>
                <w:szCs w:val="20"/>
              </w:rPr>
            </w:pPr>
            <w:r w:rsidRPr="00CF56A6">
              <w:rPr>
                <w:rFonts w:ascii="Arial" w:hAnsi="Arial" w:cs="Arial"/>
                <w:sz w:val="20"/>
                <w:szCs w:val="20"/>
              </w:rPr>
              <w:t>Магнитный сепаратор</w:t>
            </w:r>
          </w:p>
          <w:p w14:paraId="0E5783F9" w14:textId="77777777" w:rsidR="00911DAF" w:rsidRPr="00CF56A6" w:rsidRDefault="00911DAF" w:rsidP="00727575">
            <w:pPr>
              <w:rPr>
                <w:rFonts w:ascii="Arial" w:hAnsi="Arial" w:cs="Arial"/>
                <w:sz w:val="20"/>
                <w:szCs w:val="20"/>
              </w:rPr>
            </w:pPr>
            <w:r w:rsidRPr="00CF56A6">
              <w:rPr>
                <w:rFonts w:ascii="Arial" w:hAnsi="Arial" w:cs="Arial"/>
                <w:sz w:val="20"/>
                <w:szCs w:val="20"/>
              </w:rPr>
              <w:t>Фрезер</w:t>
            </w:r>
          </w:p>
          <w:p w14:paraId="4E6EA9FE" w14:textId="77777777" w:rsidR="00911DAF" w:rsidRPr="00CF56A6" w:rsidRDefault="00911DAF" w:rsidP="00727575">
            <w:pPr>
              <w:rPr>
                <w:rFonts w:ascii="Arial" w:hAnsi="Arial" w:cs="Arial"/>
                <w:sz w:val="20"/>
                <w:szCs w:val="20"/>
              </w:rPr>
            </w:pPr>
            <w:r w:rsidRPr="00CF56A6">
              <w:rPr>
                <w:rFonts w:ascii="Arial" w:hAnsi="Arial" w:cs="Arial"/>
                <w:sz w:val="20"/>
                <w:szCs w:val="20"/>
              </w:rPr>
              <w:t>Производитель пеллет</w:t>
            </w:r>
          </w:p>
          <w:p w14:paraId="067C5A81" w14:textId="77777777" w:rsidR="00911DAF" w:rsidRPr="00CF56A6" w:rsidRDefault="00911DAF" w:rsidP="00727575">
            <w:pPr>
              <w:rPr>
                <w:rFonts w:ascii="Arial" w:hAnsi="Arial" w:cs="Arial"/>
                <w:sz w:val="20"/>
                <w:szCs w:val="20"/>
              </w:rPr>
            </w:pPr>
            <w:r w:rsidRPr="00CF56A6">
              <w:rPr>
                <w:rFonts w:ascii="Arial" w:hAnsi="Arial" w:cs="Arial"/>
                <w:sz w:val="20"/>
                <w:szCs w:val="20"/>
              </w:rPr>
              <w:t>Грабли</w:t>
            </w:r>
          </w:p>
          <w:p w14:paraId="6BA8C98C" w14:textId="77777777" w:rsidR="00911DAF" w:rsidRPr="00CF56A6" w:rsidRDefault="00911DAF" w:rsidP="00727575">
            <w:pPr>
              <w:rPr>
                <w:rFonts w:ascii="Arial" w:hAnsi="Arial" w:cs="Arial"/>
                <w:sz w:val="20"/>
                <w:szCs w:val="20"/>
              </w:rPr>
            </w:pPr>
            <w:r w:rsidRPr="00CF56A6">
              <w:rPr>
                <w:rFonts w:ascii="Arial" w:hAnsi="Arial" w:cs="Arial"/>
                <w:sz w:val="20"/>
                <w:szCs w:val="20"/>
              </w:rPr>
              <w:t>Реактор</w:t>
            </w:r>
          </w:p>
          <w:p w14:paraId="4548F306" w14:textId="77777777" w:rsidR="00911DAF" w:rsidRPr="00CF56A6" w:rsidRDefault="00911DAF" w:rsidP="00727575">
            <w:pPr>
              <w:rPr>
                <w:rFonts w:ascii="Arial" w:hAnsi="Arial" w:cs="Arial"/>
                <w:sz w:val="20"/>
                <w:szCs w:val="20"/>
              </w:rPr>
            </w:pPr>
            <w:r w:rsidRPr="00CF56A6">
              <w:rPr>
                <w:rFonts w:ascii="Arial" w:hAnsi="Arial" w:cs="Arial"/>
                <w:sz w:val="20"/>
                <w:szCs w:val="20"/>
              </w:rPr>
              <w:t>Разделитель</w:t>
            </w:r>
          </w:p>
          <w:p w14:paraId="1AA00E11" w14:textId="77777777" w:rsidR="00911DAF" w:rsidRPr="00CF56A6" w:rsidRDefault="00911DAF" w:rsidP="00727575">
            <w:pPr>
              <w:rPr>
                <w:rFonts w:ascii="Arial" w:hAnsi="Arial" w:cs="Arial"/>
                <w:sz w:val="20"/>
                <w:szCs w:val="20"/>
              </w:rPr>
            </w:pPr>
            <w:r w:rsidRPr="00CF56A6">
              <w:rPr>
                <w:rFonts w:ascii="Arial" w:hAnsi="Arial" w:cs="Arial"/>
                <w:sz w:val="20"/>
                <w:szCs w:val="20"/>
              </w:rPr>
              <w:t>Оборудование для спекания</w:t>
            </w:r>
          </w:p>
        </w:tc>
      </w:tr>
      <w:tr w:rsidR="00727575" w:rsidRPr="00CF56A6" w14:paraId="4A7CCA96" w14:textId="77777777" w:rsidTr="00CF56A6">
        <w:trPr>
          <w:trHeight w:val="20"/>
          <w:jc w:val="center"/>
        </w:trPr>
        <w:tc>
          <w:tcPr>
            <w:tcW w:w="0" w:type="auto"/>
          </w:tcPr>
          <w:p w14:paraId="363EA286" w14:textId="77777777" w:rsidR="00911DAF" w:rsidRPr="00CF56A6" w:rsidRDefault="00911DAF" w:rsidP="00727575">
            <w:pPr>
              <w:rPr>
                <w:rFonts w:ascii="Arial" w:hAnsi="Arial" w:cs="Arial"/>
                <w:sz w:val="20"/>
                <w:szCs w:val="20"/>
              </w:rPr>
            </w:pPr>
            <w:r w:rsidRPr="00CF56A6">
              <w:rPr>
                <w:rFonts w:ascii="Arial" w:hAnsi="Arial" w:cs="Arial"/>
                <w:sz w:val="20"/>
                <w:szCs w:val="20"/>
              </w:rPr>
              <w:t>I</w:t>
            </w:r>
          </w:p>
        </w:tc>
        <w:tc>
          <w:tcPr>
            <w:tcW w:w="0" w:type="auto"/>
          </w:tcPr>
          <w:p w14:paraId="1BEDB9C3" w14:textId="77777777" w:rsidR="00911DAF" w:rsidRPr="00CF56A6" w:rsidRDefault="00911DAF" w:rsidP="00727575">
            <w:pPr>
              <w:rPr>
                <w:rFonts w:ascii="Arial" w:hAnsi="Arial" w:cs="Arial"/>
                <w:sz w:val="20"/>
                <w:szCs w:val="20"/>
              </w:rPr>
            </w:pPr>
            <w:r w:rsidRPr="00CF56A6">
              <w:rPr>
                <w:rFonts w:ascii="Arial" w:hAnsi="Arial" w:cs="Arial"/>
                <w:sz w:val="20"/>
                <w:szCs w:val="20"/>
              </w:rPr>
              <w:t>Не применяется</w:t>
            </w:r>
          </w:p>
        </w:tc>
        <w:tc>
          <w:tcPr>
            <w:tcW w:w="0" w:type="auto"/>
          </w:tcPr>
          <w:p w14:paraId="09FC2178" w14:textId="77777777" w:rsidR="00911DAF" w:rsidRPr="00CF56A6" w:rsidRDefault="00911DAF" w:rsidP="00727575">
            <w:pPr>
              <w:rPr>
                <w:rFonts w:ascii="Arial" w:hAnsi="Arial" w:cs="Arial"/>
                <w:sz w:val="20"/>
                <w:szCs w:val="20"/>
              </w:rPr>
            </w:pPr>
            <w:r w:rsidRPr="00CF56A6">
              <w:rPr>
                <w:rFonts w:ascii="Arial" w:hAnsi="Arial" w:cs="Arial"/>
                <w:sz w:val="20"/>
                <w:szCs w:val="20"/>
              </w:rPr>
              <w:t>---</w:t>
            </w:r>
          </w:p>
        </w:tc>
        <w:tc>
          <w:tcPr>
            <w:tcW w:w="0" w:type="auto"/>
          </w:tcPr>
          <w:p w14:paraId="289CB1D7" w14:textId="77777777" w:rsidR="00911DAF" w:rsidRPr="00CF56A6" w:rsidRDefault="00911DAF" w:rsidP="00727575">
            <w:pPr>
              <w:rPr>
                <w:rFonts w:ascii="Arial" w:hAnsi="Arial" w:cs="Arial"/>
                <w:sz w:val="20"/>
                <w:szCs w:val="20"/>
              </w:rPr>
            </w:pPr>
            <w:r w:rsidRPr="00CF56A6">
              <w:rPr>
                <w:rFonts w:ascii="Arial" w:hAnsi="Arial" w:cs="Arial"/>
                <w:sz w:val="20"/>
                <w:szCs w:val="20"/>
              </w:rPr>
              <w:t>---</w:t>
            </w:r>
          </w:p>
        </w:tc>
        <w:tc>
          <w:tcPr>
            <w:tcW w:w="0" w:type="auto"/>
          </w:tcPr>
          <w:p w14:paraId="1E5F5641" w14:textId="77777777" w:rsidR="00911DAF" w:rsidRPr="00CF56A6" w:rsidRDefault="00911DAF" w:rsidP="00727575">
            <w:pPr>
              <w:rPr>
                <w:rFonts w:ascii="Arial" w:hAnsi="Arial" w:cs="Arial"/>
                <w:sz w:val="20"/>
                <w:szCs w:val="20"/>
              </w:rPr>
            </w:pPr>
            <w:r w:rsidRPr="00CF56A6">
              <w:rPr>
                <w:rFonts w:ascii="Arial" w:hAnsi="Arial" w:cs="Arial"/>
                <w:sz w:val="20"/>
                <w:szCs w:val="20"/>
              </w:rPr>
              <w:t>---</w:t>
            </w:r>
          </w:p>
        </w:tc>
      </w:tr>
      <w:tr w:rsidR="00727575" w:rsidRPr="00CF56A6" w14:paraId="7DF54A2D" w14:textId="77777777" w:rsidTr="00CF56A6">
        <w:trPr>
          <w:trHeight w:val="20"/>
          <w:jc w:val="center"/>
        </w:trPr>
        <w:tc>
          <w:tcPr>
            <w:tcW w:w="0" w:type="auto"/>
          </w:tcPr>
          <w:p w14:paraId="3074C791" w14:textId="77777777" w:rsidR="00911DAF" w:rsidRPr="00CF56A6" w:rsidRDefault="00911DAF" w:rsidP="00727575">
            <w:pPr>
              <w:rPr>
                <w:rFonts w:ascii="Arial" w:hAnsi="Arial" w:cs="Arial"/>
                <w:sz w:val="20"/>
                <w:szCs w:val="20"/>
              </w:rPr>
            </w:pPr>
            <w:r w:rsidRPr="00CF56A6">
              <w:rPr>
                <w:rFonts w:ascii="Arial" w:hAnsi="Arial" w:cs="Arial"/>
                <w:sz w:val="20"/>
                <w:szCs w:val="20"/>
              </w:rPr>
              <w:t>J</w:t>
            </w:r>
          </w:p>
        </w:tc>
        <w:tc>
          <w:tcPr>
            <w:tcW w:w="0" w:type="auto"/>
          </w:tcPr>
          <w:p w14:paraId="0B18CECF" w14:textId="77777777" w:rsidR="00911DAF" w:rsidRPr="00CF56A6" w:rsidRDefault="00911DAF" w:rsidP="00727575">
            <w:pPr>
              <w:rPr>
                <w:rFonts w:ascii="Arial" w:hAnsi="Arial" w:cs="Arial"/>
                <w:sz w:val="20"/>
                <w:szCs w:val="20"/>
              </w:rPr>
            </w:pPr>
            <w:r w:rsidRPr="00CF56A6">
              <w:rPr>
                <w:rFonts w:ascii="Arial" w:hAnsi="Arial" w:cs="Arial"/>
                <w:sz w:val="20"/>
                <w:szCs w:val="20"/>
              </w:rPr>
              <w:t>Зарезервировано для будущей стандартизации</w:t>
            </w:r>
          </w:p>
        </w:tc>
        <w:tc>
          <w:tcPr>
            <w:tcW w:w="0" w:type="auto"/>
          </w:tcPr>
          <w:p w14:paraId="51C29977" w14:textId="77777777" w:rsidR="00911DAF" w:rsidRPr="00CF56A6" w:rsidRDefault="00911DAF" w:rsidP="00727575">
            <w:pPr>
              <w:rPr>
                <w:rFonts w:ascii="Arial" w:hAnsi="Arial" w:cs="Arial"/>
                <w:sz w:val="20"/>
                <w:szCs w:val="20"/>
              </w:rPr>
            </w:pPr>
          </w:p>
        </w:tc>
        <w:tc>
          <w:tcPr>
            <w:tcW w:w="0" w:type="auto"/>
          </w:tcPr>
          <w:p w14:paraId="318641E6" w14:textId="77777777" w:rsidR="00911DAF" w:rsidRPr="00CF56A6" w:rsidRDefault="00911DAF" w:rsidP="00727575">
            <w:pPr>
              <w:rPr>
                <w:rFonts w:ascii="Arial" w:hAnsi="Arial" w:cs="Arial"/>
                <w:sz w:val="20"/>
                <w:szCs w:val="20"/>
              </w:rPr>
            </w:pPr>
          </w:p>
        </w:tc>
        <w:tc>
          <w:tcPr>
            <w:tcW w:w="0" w:type="auto"/>
          </w:tcPr>
          <w:p w14:paraId="069ADBF7" w14:textId="77777777" w:rsidR="00911DAF" w:rsidRPr="00CF56A6" w:rsidRDefault="00911DAF" w:rsidP="00727575">
            <w:pPr>
              <w:rPr>
                <w:rFonts w:ascii="Arial" w:hAnsi="Arial" w:cs="Arial"/>
                <w:sz w:val="20"/>
                <w:szCs w:val="20"/>
              </w:rPr>
            </w:pPr>
          </w:p>
        </w:tc>
      </w:tr>
      <w:tr w:rsidR="00727575" w:rsidRPr="00CF56A6" w14:paraId="76DAB2A3" w14:textId="77777777" w:rsidTr="00CF56A6">
        <w:trPr>
          <w:trHeight w:val="20"/>
          <w:jc w:val="center"/>
        </w:trPr>
        <w:tc>
          <w:tcPr>
            <w:tcW w:w="0" w:type="auto"/>
          </w:tcPr>
          <w:p w14:paraId="462B8A12" w14:textId="77777777" w:rsidR="00727575" w:rsidRPr="00CF56A6" w:rsidRDefault="00727575" w:rsidP="00727575">
            <w:pPr>
              <w:rPr>
                <w:rFonts w:ascii="Arial" w:hAnsi="Arial" w:cs="Arial"/>
                <w:sz w:val="20"/>
                <w:szCs w:val="20"/>
              </w:rPr>
            </w:pPr>
            <w:r w:rsidRPr="00CF56A6">
              <w:rPr>
                <w:rFonts w:ascii="Arial" w:hAnsi="Arial" w:cs="Arial"/>
                <w:sz w:val="20"/>
                <w:szCs w:val="20"/>
              </w:rPr>
              <w:t>K</w:t>
            </w:r>
          </w:p>
        </w:tc>
        <w:tc>
          <w:tcPr>
            <w:tcW w:w="0" w:type="auto"/>
          </w:tcPr>
          <w:p w14:paraId="0F5CB9C5" w14:textId="77777777" w:rsidR="00727575" w:rsidRPr="00CF56A6" w:rsidRDefault="00727575" w:rsidP="00727575">
            <w:pPr>
              <w:rPr>
                <w:rFonts w:ascii="Arial" w:hAnsi="Arial" w:cs="Arial"/>
                <w:sz w:val="20"/>
                <w:szCs w:val="20"/>
              </w:rPr>
            </w:pPr>
            <w:r w:rsidRPr="00CF56A6">
              <w:rPr>
                <w:rFonts w:ascii="Arial" w:hAnsi="Arial" w:cs="Arial"/>
                <w:sz w:val="20"/>
                <w:szCs w:val="20"/>
              </w:rPr>
              <w:t>Обработка (получение и предоставление) сигналов или информации (за исключением объектов для защитных целей, см. Класс F)</w:t>
            </w:r>
          </w:p>
        </w:tc>
        <w:tc>
          <w:tcPr>
            <w:tcW w:w="0" w:type="auto"/>
          </w:tcPr>
          <w:p w14:paraId="734F7D40" w14:textId="77777777" w:rsidR="00727575" w:rsidRPr="00CF56A6" w:rsidRDefault="00727575" w:rsidP="00727575">
            <w:pPr>
              <w:rPr>
                <w:rFonts w:ascii="Arial" w:hAnsi="Arial" w:cs="Arial"/>
                <w:sz w:val="20"/>
                <w:szCs w:val="20"/>
              </w:rPr>
            </w:pPr>
            <w:r w:rsidRPr="00CF56A6">
              <w:rPr>
                <w:rFonts w:ascii="Arial" w:hAnsi="Arial" w:cs="Arial"/>
                <w:sz w:val="20"/>
                <w:szCs w:val="20"/>
              </w:rPr>
              <w:t>Закрытие (цепей управления)</w:t>
            </w:r>
          </w:p>
          <w:p w14:paraId="4B84F36A" w14:textId="77777777" w:rsidR="00727575" w:rsidRPr="00CF56A6" w:rsidRDefault="00727575" w:rsidP="00727575">
            <w:pPr>
              <w:rPr>
                <w:rFonts w:ascii="Arial" w:hAnsi="Arial" w:cs="Arial"/>
                <w:sz w:val="20"/>
                <w:szCs w:val="20"/>
              </w:rPr>
            </w:pPr>
            <w:r w:rsidRPr="00CF56A6">
              <w:rPr>
                <w:rFonts w:ascii="Arial" w:hAnsi="Arial" w:cs="Arial"/>
                <w:sz w:val="20"/>
                <w:szCs w:val="20"/>
              </w:rPr>
              <w:t>Непрерывное управление</w:t>
            </w:r>
          </w:p>
          <w:p w14:paraId="467B0A64" w14:textId="77777777" w:rsidR="00727575" w:rsidRPr="00CF56A6" w:rsidRDefault="00727575" w:rsidP="00727575">
            <w:pPr>
              <w:rPr>
                <w:rFonts w:ascii="Arial" w:hAnsi="Arial" w:cs="Arial"/>
                <w:sz w:val="20"/>
                <w:szCs w:val="20"/>
              </w:rPr>
            </w:pPr>
            <w:r w:rsidRPr="00CF56A6">
              <w:rPr>
                <w:rFonts w:ascii="Arial" w:hAnsi="Arial" w:cs="Arial"/>
                <w:sz w:val="20"/>
                <w:szCs w:val="20"/>
              </w:rPr>
              <w:t>Задержка</w:t>
            </w:r>
          </w:p>
          <w:p w14:paraId="794A72D8" w14:textId="77777777" w:rsidR="00727575" w:rsidRPr="00CF56A6" w:rsidRDefault="00727575" w:rsidP="00727575">
            <w:pPr>
              <w:rPr>
                <w:rFonts w:ascii="Arial" w:hAnsi="Arial" w:cs="Arial"/>
                <w:sz w:val="20"/>
                <w:szCs w:val="20"/>
              </w:rPr>
            </w:pPr>
            <w:r w:rsidRPr="00CF56A6">
              <w:rPr>
                <w:rFonts w:ascii="Arial" w:hAnsi="Arial" w:cs="Arial"/>
                <w:sz w:val="20"/>
                <w:szCs w:val="20"/>
              </w:rPr>
              <w:t>Открытие (цепей управления)</w:t>
            </w:r>
          </w:p>
          <w:p w14:paraId="3824C47A" w14:textId="77777777" w:rsidR="00727575" w:rsidRPr="00CF56A6" w:rsidRDefault="00727575" w:rsidP="00727575">
            <w:pPr>
              <w:rPr>
                <w:rFonts w:ascii="Arial" w:hAnsi="Arial" w:cs="Arial"/>
                <w:sz w:val="20"/>
                <w:szCs w:val="20"/>
              </w:rPr>
            </w:pPr>
            <w:r w:rsidRPr="00CF56A6">
              <w:rPr>
                <w:rFonts w:ascii="Arial" w:hAnsi="Arial" w:cs="Arial"/>
                <w:sz w:val="20"/>
                <w:szCs w:val="20"/>
              </w:rPr>
              <w:t>Отсрочка</w:t>
            </w:r>
          </w:p>
          <w:p w14:paraId="75924778" w14:textId="77777777" w:rsidR="00727575" w:rsidRPr="00CF56A6" w:rsidRDefault="00727575" w:rsidP="00727575">
            <w:pPr>
              <w:rPr>
                <w:rFonts w:ascii="Arial" w:hAnsi="Arial" w:cs="Arial"/>
                <w:sz w:val="20"/>
                <w:szCs w:val="20"/>
              </w:rPr>
            </w:pPr>
            <w:r w:rsidRPr="00CF56A6">
              <w:rPr>
                <w:rFonts w:ascii="Arial" w:hAnsi="Arial" w:cs="Arial"/>
                <w:sz w:val="20"/>
                <w:szCs w:val="20"/>
              </w:rPr>
              <w:t>Переключение (цепей управления)</w:t>
            </w:r>
          </w:p>
          <w:p w14:paraId="07CCCDEB" w14:textId="77777777" w:rsidR="00727575" w:rsidRPr="00CF56A6" w:rsidRDefault="00727575" w:rsidP="00727575">
            <w:pPr>
              <w:rPr>
                <w:rFonts w:ascii="Arial" w:hAnsi="Arial" w:cs="Arial"/>
                <w:sz w:val="20"/>
                <w:szCs w:val="20"/>
              </w:rPr>
            </w:pPr>
            <w:r w:rsidRPr="00CF56A6">
              <w:rPr>
                <w:rFonts w:ascii="Arial" w:hAnsi="Arial" w:cs="Arial"/>
                <w:sz w:val="20"/>
                <w:szCs w:val="20"/>
              </w:rPr>
              <w:t>Синхронизация</w:t>
            </w:r>
          </w:p>
        </w:tc>
        <w:tc>
          <w:tcPr>
            <w:tcW w:w="0" w:type="auto"/>
          </w:tcPr>
          <w:p w14:paraId="570465A5" w14:textId="77777777" w:rsidR="00727575" w:rsidRPr="00CF56A6" w:rsidRDefault="00727575" w:rsidP="00727575">
            <w:pPr>
              <w:rPr>
                <w:rFonts w:ascii="Arial" w:hAnsi="Arial" w:cs="Arial"/>
                <w:sz w:val="20"/>
                <w:szCs w:val="20"/>
              </w:rPr>
            </w:pPr>
            <w:r w:rsidRPr="00CF56A6">
              <w:rPr>
                <w:rFonts w:ascii="Arial" w:hAnsi="Arial" w:cs="Arial"/>
                <w:sz w:val="20"/>
                <w:szCs w:val="20"/>
              </w:rPr>
              <w:t>Контроллер обратной связи по жидкости</w:t>
            </w:r>
          </w:p>
          <w:p w14:paraId="5EBC4A66" w14:textId="77777777" w:rsidR="00727575" w:rsidRPr="00CF56A6" w:rsidRDefault="00727575" w:rsidP="00727575">
            <w:pPr>
              <w:rPr>
                <w:rFonts w:ascii="Arial" w:hAnsi="Arial" w:cs="Arial"/>
                <w:sz w:val="20"/>
                <w:szCs w:val="20"/>
              </w:rPr>
            </w:pPr>
            <w:r w:rsidRPr="00CF56A6">
              <w:rPr>
                <w:rFonts w:ascii="Arial" w:hAnsi="Arial" w:cs="Arial"/>
                <w:sz w:val="20"/>
                <w:szCs w:val="20"/>
              </w:rPr>
              <w:t>Контрольный клапан</w:t>
            </w:r>
          </w:p>
        </w:tc>
        <w:tc>
          <w:tcPr>
            <w:tcW w:w="0" w:type="auto"/>
          </w:tcPr>
          <w:p w14:paraId="787F14A0" w14:textId="77777777" w:rsidR="00727575" w:rsidRPr="00CF56A6" w:rsidRDefault="00727575" w:rsidP="00727575">
            <w:pPr>
              <w:rPr>
                <w:rFonts w:ascii="Arial" w:hAnsi="Arial" w:cs="Arial"/>
                <w:sz w:val="20"/>
                <w:szCs w:val="20"/>
              </w:rPr>
            </w:pPr>
            <w:r w:rsidRPr="00CF56A6">
              <w:rPr>
                <w:rFonts w:ascii="Arial" w:hAnsi="Arial" w:cs="Arial"/>
                <w:sz w:val="20"/>
                <w:szCs w:val="20"/>
              </w:rPr>
              <w:t>Реле «все или ничего»</w:t>
            </w:r>
          </w:p>
          <w:p w14:paraId="3E473BB5" w14:textId="77777777" w:rsidR="00727575" w:rsidRPr="00CF56A6" w:rsidRDefault="00727575" w:rsidP="00727575">
            <w:pPr>
              <w:rPr>
                <w:rFonts w:ascii="Arial" w:hAnsi="Arial" w:cs="Arial"/>
                <w:sz w:val="20"/>
                <w:szCs w:val="20"/>
              </w:rPr>
            </w:pPr>
            <w:r w:rsidRPr="00CF56A6">
              <w:rPr>
                <w:rFonts w:ascii="Arial" w:hAnsi="Arial" w:cs="Arial"/>
                <w:sz w:val="20"/>
                <w:szCs w:val="20"/>
              </w:rPr>
              <w:t>Аналоговая интегральная схема</w:t>
            </w:r>
          </w:p>
          <w:p w14:paraId="4DCA52B7" w14:textId="77777777" w:rsidR="00727575" w:rsidRPr="00CF56A6" w:rsidRDefault="00727575" w:rsidP="00727575">
            <w:pPr>
              <w:rPr>
                <w:rFonts w:ascii="Arial" w:hAnsi="Arial" w:cs="Arial"/>
                <w:sz w:val="20"/>
                <w:szCs w:val="20"/>
              </w:rPr>
            </w:pPr>
            <w:r w:rsidRPr="00CF56A6">
              <w:rPr>
                <w:rFonts w:ascii="Arial" w:hAnsi="Arial" w:cs="Arial"/>
                <w:sz w:val="20"/>
                <w:szCs w:val="20"/>
              </w:rPr>
              <w:t>Двоичная интегральная схема</w:t>
            </w:r>
          </w:p>
          <w:p w14:paraId="65D406A7" w14:textId="77777777" w:rsidR="00727575" w:rsidRPr="00CF56A6" w:rsidRDefault="00727575" w:rsidP="00727575">
            <w:pPr>
              <w:rPr>
                <w:rFonts w:ascii="Arial" w:hAnsi="Arial" w:cs="Arial"/>
                <w:sz w:val="20"/>
                <w:szCs w:val="20"/>
              </w:rPr>
            </w:pPr>
            <w:r w:rsidRPr="00CF56A6">
              <w:rPr>
                <w:rFonts w:ascii="Arial" w:hAnsi="Arial" w:cs="Arial"/>
                <w:sz w:val="20"/>
                <w:szCs w:val="20"/>
              </w:rPr>
              <w:t>Контакторное реле</w:t>
            </w:r>
          </w:p>
          <w:p w14:paraId="12101C26" w14:textId="77777777" w:rsidR="00727575" w:rsidRPr="00CF56A6" w:rsidRDefault="00727575" w:rsidP="00727575">
            <w:pPr>
              <w:rPr>
                <w:rFonts w:ascii="Arial" w:hAnsi="Arial" w:cs="Arial"/>
                <w:sz w:val="20"/>
                <w:szCs w:val="20"/>
              </w:rPr>
            </w:pPr>
            <w:r w:rsidRPr="00CF56A6">
              <w:rPr>
                <w:rFonts w:ascii="Arial" w:hAnsi="Arial" w:cs="Arial"/>
                <w:sz w:val="20"/>
                <w:szCs w:val="20"/>
              </w:rPr>
              <w:t>ЦПУ</w:t>
            </w:r>
          </w:p>
          <w:p w14:paraId="0F148B5D" w14:textId="77777777" w:rsidR="00727575" w:rsidRPr="00CF56A6" w:rsidRDefault="00727575" w:rsidP="00727575">
            <w:pPr>
              <w:rPr>
                <w:rFonts w:ascii="Arial" w:hAnsi="Arial" w:cs="Arial"/>
                <w:sz w:val="20"/>
                <w:szCs w:val="20"/>
              </w:rPr>
            </w:pPr>
            <w:r w:rsidRPr="00CF56A6">
              <w:rPr>
                <w:rFonts w:ascii="Arial" w:hAnsi="Arial" w:cs="Arial"/>
                <w:sz w:val="20"/>
                <w:szCs w:val="20"/>
              </w:rPr>
              <w:t>Линия задержки</w:t>
            </w:r>
          </w:p>
          <w:p w14:paraId="2233330C" w14:textId="77777777" w:rsidR="00727575" w:rsidRPr="00CF56A6" w:rsidRDefault="00727575" w:rsidP="00727575">
            <w:pPr>
              <w:rPr>
                <w:rFonts w:ascii="Arial" w:hAnsi="Arial" w:cs="Arial"/>
                <w:sz w:val="20"/>
                <w:szCs w:val="20"/>
              </w:rPr>
            </w:pPr>
            <w:r w:rsidRPr="00CF56A6">
              <w:rPr>
                <w:rFonts w:ascii="Arial" w:hAnsi="Arial" w:cs="Arial"/>
                <w:sz w:val="20"/>
                <w:szCs w:val="20"/>
              </w:rPr>
              <w:t>Электронный клапан</w:t>
            </w:r>
          </w:p>
          <w:p w14:paraId="213A190B" w14:textId="77777777" w:rsidR="00727575" w:rsidRPr="00CF56A6" w:rsidRDefault="00727575" w:rsidP="00727575">
            <w:pPr>
              <w:rPr>
                <w:rFonts w:ascii="Arial" w:hAnsi="Arial" w:cs="Arial"/>
                <w:sz w:val="20"/>
                <w:szCs w:val="20"/>
              </w:rPr>
            </w:pPr>
            <w:r w:rsidRPr="00CF56A6">
              <w:rPr>
                <w:rFonts w:ascii="Arial" w:hAnsi="Arial" w:cs="Arial"/>
                <w:sz w:val="20"/>
                <w:szCs w:val="20"/>
              </w:rPr>
              <w:t>Электронная трубка</w:t>
            </w:r>
          </w:p>
          <w:p w14:paraId="4CDF91FD" w14:textId="77777777" w:rsidR="00727575" w:rsidRPr="00CF56A6" w:rsidRDefault="00727575" w:rsidP="00727575">
            <w:pPr>
              <w:rPr>
                <w:rFonts w:ascii="Arial" w:hAnsi="Arial" w:cs="Arial"/>
                <w:sz w:val="20"/>
                <w:szCs w:val="20"/>
              </w:rPr>
            </w:pPr>
            <w:r w:rsidRPr="00CF56A6">
              <w:rPr>
                <w:rFonts w:ascii="Arial" w:hAnsi="Arial" w:cs="Arial"/>
                <w:sz w:val="20"/>
                <w:szCs w:val="20"/>
              </w:rPr>
              <w:t>Контроллер обратной связи</w:t>
            </w:r>
          </w:p>
          <w:p w14:paraId="37F06C54" w14:textId="77777777" w:rsidR="00727575" w:rsidRPr="00CF56A6" w:rsidRDefault="00727575" w:rsidP="00727575">
            <w:pPr>
              <w:rPr>
                <w:rFonts w:ascii="Arial" w:hAnsi="Arial" w:cs="Arial"/>
                <w:sz w:val="20"/>
                <w:szCs w:val="20"/>
              </w:rPr>
            </w:pPr>
            <w:r w:rsidRPr="00CF56A6">
              <w:rPr>
                <w:rFonts w:ascii="Arial" w:hAnsi="Arial" w:cs="Arial"/>
                <w:sz w:val="20"/>
                <w:szCs w:val="20"/>
              </w:rPr>
              <w:t>Фильтр, AC / DC</w:t>
            </w:r>
          </w:p>
          <w:p w14:paraId="1D78AF0E" w14:textId="77777777" w:rsidR="00727575" w:rsidRPr="00CF56A6" w:rsidRDefault="00727575" w:rsidP="00727575">
            <w:pPr>
              <w:rPr>
                <w:rFonts w:ascii="Arial" w:hAnsi="Arial" w:cs="Arial"/>
                <w:sz w:val="20"/>
                <w:szCs w:val="20"/>
              </w:rPr>
            </w:pPr>
            <w:r w:rsidRPr="00CF56A6">
              <w:rPr>
                <w:rFonts w:ascii="Arial" w:hAnsi="Arial" w:cs="Arial"/>
                <w:sz w:val="20"/>
                <w:szCs w:val="20"/>
              </w:rPr>
              <w:t>Индукционная мешалка</w:t>
            </w:r>
          </w:p>
          <w:p w14:paraId="39E06C13" w14:textId="77777777" w:rsidR="00727575" w:rsidRPr="00CF56A6" w:rsidRDefault="00727575" w:rsidP="00727575">
            <w:pPr>
              <w:rPr>
                <w:rFonts w:ascii="Arial" w:hAnsi="Arial" w:cs="Arial"/>
                <w:sz w:val="20"/>
                <w:szCs w:val="20"/>
              </w:rPr>
            </w:pPr>
            <w:r w:rsidRPr="00CF56A6">
              <w:rPr>
                <w:rFonts w:ascii="Arial" w:hAnsi="Arial" w:cs="Arial"/>
                <w:sz w:val="20"/>
                <w:szCs w:val="20"/>
              </w:rPr>
              <w:t>Микропроцессор</w:t>
            </w:r>
          </w:p>
          <w:p w14:paraId="719EF362" w14:textId="77777777" w:rsidR="00727575" w:rsidRPr="00CF56A6" w:rsidRDefault="00727575" w:rsidP="00727575">
            <w:pPr>
              <w:rPr>
                <w:rFonts w:ascii="Arial" w:hAnsi="Arial" w:cs="Arial"/>
                <w:sz w:val="20"/>
                <w:szCs w:val="20"/>
              </w:rPr>
            </w:pPr>
            <w:r w:rsidRPr="00CF56A6">
              <w:rPr>
                <w:rFonts w:ascii="Arial" w:hAnsi="Arial" w:cs="Arial"/>
                <w:sz w:val="20"/>
                <w:szCs w:val="20"/>
              </w:rPr>
              <w:t>Программируемый контроллер</w:t>
            </w:r>
          </w:p>
          <w:p w14:paraId="79EBF8AD" w14:textId="77777777" w:rsidR="00727575" w:rsidRPr="00CF56A6" w:rsidRDefault="00727575" w:rsidP="00727575">
            <w:pPr>
              <w:rPr>
                <w:rFonts w:ascii="Arial" w:hAnsi="Arial" w:cs="Arial"/>
                <w:sz w:val="20"/>
                <w:szCs w:val="20"/>
              </w:rPr>
            </w:pPr>
            <w:r w:rsidRPr="00CF56A6">
              <w:rPr>
                <w:rFonts w:ascii="Arial" w:hAnsi="Arial" w:cs="Arial"/>
                <w:sz w:val="20"/>
                <w:szCs w:val="20"/>
              </w:rPr>
              <w:t>Синхронизирующее устройство</w:t>
            </w:r>
          </w:p>
          <w:p w14:paraId="6CAFEB46" w14:textId="77777777" w:rsidR="00727575" w:rsidRPr="00CF56A6" w:rsidRDefault="00727575" w:rsidP="00727575">
            <w:pPr>
              <w:rPr>
                <w:rFonts w:ascii="Arial" w:hAnsi="Arial" w:cs="Arial"/>
                <w:sz w:val="20"/>
                <w:szCs w:val="20"/>
              </w:rPr>
            </w:pPr>
            <w:r w:rsidRPr="00CF56A6">
              <w:rPr>
                <w:rFonts w:ascii="Arial" w:hAnsi="Arial" w:cs="Arial"/>
                <w:sz w:val="20"/>
                <w:szCs w:val="20"/>
              </w:rPr>
              <w:t>Реле времени</w:t>
            </w:r>
          </w:p>
          <w:p w14:paraId="33E1C1F5" w14:textId="77777777" w:rsidR="00727575" w:rsidRPr="00CF56A6" w:rsidRDefault="00727575" w:rsidP="00727575">
            <w:pPr>
              <w:rPr>
                <w:rFonts w:ascii="Arial" w:hAnsi="Arial" w:cs="Arial"/>
                <w:sz w:val="20"/>
                <w:szCs w:val="20"/>
              </w:rPr>
            </w:pPr>
            <w:r w:rsidRPr="00CF56A6">
              <w:rPr>
                <w:rFonts w:ascii="Arial" w:hAnsi="Arial" w:cs="Arial"/>
                <w:sz w:val="20"/>
                <w:szCs w:val="20"/>
              </w:rPr>
              <w:t>Транзистор</w:t>
            </w:r>
          </w:p>
        </w:tc>
      </w:tr>
      <w:tr w:rsidR="00727575" w:rsidRPr="00CF56A6" w14:paraId="38173AF7" w14:textId="77777777" w:rsidTr="00CF56A6">
        <w:trPr>
          <w:trHeight w:val="20"/>
          <w:jc w:val="center"/>
        </w:trPr>
        <w:tc>
          <w:tcPr>
            <w:tcW w:w="0" w:type="auto"/>
          </w:tcPr>
          <w:p w14:paraId="3F0400DD" w14:textId="77777777" w:rsidR="00727575" w:rsidRPr="00CF56A6" w:rsidRDefault="00727575" w:rsidP="00727575">
            <w:pPr>
              <w:rPr>
                <w:rFonts w:ascii="Arial" w:hAnsi="Arial" w:cs="Arial"/>
                <w:sz w:val="20"/>
                <w:szCs w:val="20"/>
              </w:rPr>
            </w:pPr>
            <w:r w:rsidRPr="00CF56A6">
              <w:rPr>
                <w:rFonts w:ascii="Arial" w:hAnsi="Arial" w:cs="Arial"/>
                <w:sz w:val="20"/>
                <w:szCs w:val="20"/>
              </w:rPr>
              <w:t>L</w:t>
            </w:r>
          </w:p>
        </w:tc>
        <w:tc>
          <w:tcPr>
            <w:tcW w:w="0" w:type="auto"/>
          </w:tcPr>
          <w:p w14:paraId="17A1FC9F" w14:textId="77777777" w:rsidR="00727575" w:rsidRPr="00CF56A6" w:rsidRDefault="00727575" w:rsidP="00727575">
            <w:pPr>
              <w:rPr>
                <w:rFonts w:ascii="Arial" w:hAnsi="Arial" w:cs="Arial"/>
                <w:sz w:val="20"/>
                <w:szCs w:val="20"/>
              </w:rPr>
            </w:pPr>
            <w:r w:rsidRPr="00CF56A6">
              <w:rPr>
                <w:rFonts w:ascii="Arial" w:hAnsi="Arial" w:cs="Arial"/>
                <w:sz w:val="20"/>
                <w:szCs w:val="20"/>
              </w:rPr>
              <w:t>Зарезервировано для будущей стандартизации</w:t>
            </w:r>
          </w:p>
        </w:tc>
        <w:tc>
          <w:tcPr>
            <w:tcW w:w="0" w:type="auto"/>
          </w:tcPr>
          <w:p w14:paraId="3C652D8A" w14:textId="77777777" w:rsidR="00727575" w:rsidRPr="00CF56A6" w:rsidRDefault="00727575" w:rsidP="00727575">
            <w:pPr>
              <w:rPr>
                <w:rFonts w:ascii="Arial" w:hAnsi="Arial" w:cs="Arial"/>
                <w:sz w:val="20"/>
                <w:szCs w:val="20"/>
              </w:rPr>
            </w:pPr>
          </w:p>
        </w:tc>
        <w:tc>
          <w:tcPr>
            <w:tcW w:w="0" w:type="auto"/>
          </w:tcPr>
          <w:p w14:paraId="1090CF71" w14:textId="77777777" w:rsidR="00727575" w:rsidRPr="00CF56A6" w:rsidRDefault="00727575" w:rsidP="00727575">
            <w:pPr>
              <w:rPr>
                <w:rFonts w:ascii="Arial" w:hAnsi="Arial" w:cs="Arial"/>
                <w:sz w:val="20"/>
                <w:szCs w:val="20"/>
              </w:rPr>
            </w:pPr>
          </w:p>
        </w:tc>
        <w:tc>
          <w:tcPr>
            <w:tcW w:w="0" w:type="auto"/>
          </w:tcPr>
          <w:p w14:paraId="1E72E065" w14:textId="77777777" w:rsidR="00727575" w:rsidRPr="00CF56A6" w:rsidRDefault="00727575" w:rsidP="00727575">
            <w:pPr>
              <w:rPr>
                <w:rFonts w:ascii="Arial" w:hAnsi="Arial" w:cs="Arial"/>
                <w:sz w:val="20"/>
                <w:szCs w:val="20"/>
              </w:rPr>
            </w:pPr>
          </w:p>
        </w:tc>
      </w:tr>
      <w:tr w:rsidR="00727575" w:rsidRPr="00CF56A6" w14:paraId="77CF46F2" w14:textId="77777777" w:rsidTr="00CF56A6">
        <w:trPr>
          <w:trHeight w:val="20"/>
          <w:jc w:val="center"/>
        </w:trPr>
        <w:tc>
          <w:tcPr>
            <w:tcW w:w="0" w:type="auto"/>
          </w:tcPr>
          <w:p w14:paraId="6E3DD903" w14:textId="77777777" w:rsidR="00727575" w:rsidRPr="00CF56A6" w:rsidRDefault="00727575" w:rsidP="00727575">
            <w:pPr>
              <w:rPr>
                <w:rFonts w:ascii="Arial" w:hAnsi="Arial" w:cs="Arial"/>
                <w:sz w:val="20"/>
                <w:szCs w:val="20"/>
              </w:rPr>
            </w:pPr>
            <w:r w:rsidRPr="00CF56A6">
              <w:rPr>
                <w:rFonts w:ascii="Arial" w:hAnsi="Arial" w:cs="Arial"/>
                <w:sz w:val="20"/>
                <w:szCs w:val="20"/>
              </w:rPr>
              <w:t>M</w:t>
            </w:r>
          </w:p>
        </w:tc>
        <w:tc>
          <w:tcPr>
            <w:tcW w:w="0" w:type="auto"/>
          </w:tcPr>
          <w:p w14:paraId="55BB4CA3" w14:textId="77777777" w:rsidR="00727575" w:rsidRPr="00CF56A6" w:rsidRDefault="00727575" w:rsidP="00727575">
            <w:pPr>
              <w:rPr>
                <w:rFonts w:ascii="Arial" w:hAnsi="Arial" w:cs="Arial"/>
                <w:sz w:val="20"/>
                <w:szCs w:val="20"/>
              </w:rPr>
            </w:pPr>
            <w:r w:rsidRPr="00CF56A6">
              <w:rPr>
                <w:rFonts w:ascii="Arial" w:hAnsi="Arial" w:cs="Arial"/>
                <w:sz w:val="20"/>
                <w:szCs w:val="20"/>
              </w:rPr>
              <w:t>Обеспечение механической энергии (вращательной или линейной механической</w:t>
            </w:r>
          </w:p>
          <w:p w14:paraId="0D77EF7F" w14:textId="77777777" w:rsidR="00727575" w:rsidRPr="00CF56A6" w:rsidRDefault="00727575" w:rsidP="00727575">
            <w:pPr>
              <w:rPr>
                <w:rFonts w:ascii="Arial" w:hAnsi="Arial" w:cs="Arial"/>
                <w:sz w:val="20"/>
                <w:szCs w:val="20"/>
              </w:rPr>
            </w:pPr>
            <w:r w:rsidRPr="00CF56A6">
              <w:rPr>
                <w:rFonts w:ascii="Arial" w:hAnsi="Arial" w:cs="Arial"/>
                <w:sz w:val="20"/>
                <w:szCs w:val="20"/>
              </w:rPr>
              <w:t>движение) для целей управления</w:t>
            </w:r>
          </w:p>
        </w:tc>
        <w:tc>
          <w:tcPr>
            <w:tcW w:w="0" w:type="auto"/>
          </w:tcPr>
          <w:p w14:paraId="4D2B8C4A" w14:textId="77777777" w:rsidR="00727575" w:rsidRPr="00CF56A6" w:rsidRDefault="00727575" w:rsidP="00727575">
            <w:pPr>
              <w:rPr>
                <w:rFonts w:ascii="Arial" w:hAnsi="Arial" w:cs="Arial"/>
                <w:sz w:val="20"/>
                <w:szCs w:val="20"/>
              </w:rPr>
            </w:pPr>
            <w:r w:rsidRPr="00CF56A6">
              <w:rPr>
                <w:rFonts w:ascii="Arial" w:hAnsi="Arial" w:cs="Arial"/>
                <w:sz w:val="20"/>
                <w:szCs w:val="20"/>
              </w:rPr>
              <w:t>Исполнение</w:t>
            </w:r>
          </w:p>
          <w:p w14:paraId="1AB1D2B8" w14:textId="77777777" w:rsidR="00727575" w:rsidRPr="00CF56A6" w:rsidRDefault="00727575" w:rsidP="00727575">
            <w:pPr>
              <w:rPr>
                <w:rFonts w:ascii="Arial" w:hAnsi="Arial" w:cs="Arial"/>
                <w:sz w:val="20"/>
                <w:szCs w:val="20"/>
              </w:rPr>
            </w:pPr>
            <w:r w:rsidRPr="00CF56A6">
              <w:rPr>
                <w:rFonts w:ascii="Arial" w:hAnsi="Arial" w:cs="Arial"/>
                <w:sz w:val="20"/>
                <w:szCs w:val="20"/>
              </w:rPr>
              <w:t>Управление</w:t>
            </w:r>
          </w:p>
        </w:tc>
        <w:tc>
          <w:tcPr>
            <w:tcW w:w="0" w:type="auto"/>
          </w:tcPr>
          <w:p w14:paraId="32ED9C89" w14:textId="77777777" w:rsidR="00727575" w:rsidRPr="00CF56A6" w:rsidRDefault="00727575" w:rsidP="00727575">
            <w:pPr>
              <w:rPr>
                <w:rFonts w:ascii="Arial" w:hAnsi="Arial" w:cs="Arial"/>
                <w:sz w:val="20"/>
                <w:szCs w:val="20"/>
              </w:rPr>
            </w:pPr>
            <w:r w:rsidRPr="00CF56A6">
              <w:rPr>
                <w:rFonts w:ascii="Arial" w:hAnsi="Arial" w:cs="Arial"/>
                <w:sz w:val="20"/>
                <w:szCs w:val="20"/>
              </w:rPr>
              <w:t>Двигатель внутреннего сгорания</w:t>
            </w:r>
          </w:p>
          <w:p w14:paraId="609AF661" w14:textId="77777777" w:rsidR="00727575" w:rsidRPr="00CF56A6" w:rsidRDefault="00727575" w:rsidP="00727575">
            <w:pPr>
              <w:rPr>
                <w:rFonts w:ascii="Arial" w:hAnsi="Arial" w:cs="Arial"/>
                <w:sz w:val="20"/>
                <w:szCs w:val="20"/>
              </w:rPr>
            </w:pPr>
            <w:r w:rsidRPr="00CF56A6">
              <w:rPr>
                <w:rFonts w:ascii="Arial" w:hAnsi="Arial" w:cs="Arial"/>
                <w:sz w:val="20"/>
                <w:szCs w:val="20"/>
              </w:rPr>
              <w:t>Цилиндр жидкости</w:t>
            </w:r>
          </w:p>
          <w:p w14:paraId="33EAD370" w14:textId="77777777" w:rsidR="00727575" w:rsidRPr="00CF56A6" w:rsidRDefault="00727575" w:rsidP="00727575">
            <w:pPr>
              <w:rPr>
                <w:rFonts w:ascii="Arial" w:hAnsi="Arial" w:cs="Arial"/>
                <w:sz w:val="20"/>
                <w:szCs w:val="20"/>
              </w:rPr>
            </w:pPr>
            <w:r w:rsidRPr="00CF56A6">
              <w:rPr>
                <w:rFonts w:ascii="Arial" w:hAnsi="Arial" w:cs="Arial"/>
                <w:sz w:val="20"/>
                <w:szCs w:val="20"/>
              </w:rPr>
              <w:t>Тепловой двигатель</w:t>
            </w:r>
          </w:p>
          <w:p w14:paraId="52BE2E40" w14:textId="77777777" w:rsidR="00727575" w:rsidRPr="00CF56A6" w:rsidRDefault="00727575" w:rsidP="00727575">
            <w:pPr>
              <w:rPr>
                <w:rFonts w:ascii="Arial" w:hAnsi="Arial" w:cs="Arial"/>
                <w:sz w:val="20"/>
                <w:szCs w:val="20"/>
              </w:rPr>
            </w:pPr>
            <w:r w:rsidRPr="00CF56A6">
              <w:rPr>
                <w:rFonts w:ascii="Arial" w:hAnsi="Arial" w:cs="Arial"/>
                <w:sz w:val="20"/>
                <w:szCs w:val="20"/>
              </w:rPr>
              <w:lastRenderedPageBreak/>
              <w:t>Гидравлическая турбина</w:t>
            </w:r>
          </w:p>
          <w:p w14:paraId="650140CA" w14:textId="77777777" w:rsidR="00727575" w:rsidRPr="00CF56A6" w:rsidRDefault="00727575" w:rsidP="00727575">
            <w:pPr>
              <w:rPr>
                <w:rFonts w:ascii="Arial" w:hAnsi="Arial" w:cs="Arial"/>
                <w:sz w:val="20"/>
                <w:szCs w:val="20"/>
              </w:rPr>
            </w:pPr>
            <w:r w:rsidRPr="00CF56A6">
              <w:rPr>
                <w:rFonts w:ascii="Arial" w:hAnsi="Arial" w:cs="Arial"/>
                <w:sz w:val="20"/>
                <w:szCs w:val="20"/>
              </w:rPr>
              <w:t>Механический привод</w:t>
            </w:r>
          </w:p>
          <w:p w14:paraId="7C1F62AA" w14:textId="77777777" w:rsidR="00727575" w:rsidRPr="00CF56A6" w:rsidRDefault="00727575" w:rsidP="00727575">
            <w:pPr>
              <w:rPr>
                <w:rFonts w:ascii="Arial" w:hAnsi="Arial" w:cs="Arial"/>
                <w:sz w:val="20"/>
                <w:szCs w:val="20"/>
              </w:rPr>
            </w:pPr>
            <w:r w:rsidRPr="00CF56A6">
              <w:rPr>
                <w:rFonts w:ascii="Arial" w:hAnsi="Arial" w:cs="Arial"/>
                <w:sz w:val="20"/>
                <w:szCs w:val="20"/>
              </w:rPr>
              <w:t>Пружинный привод</w:t>
            </w:r>
          </w:p>
          <w:p w14:paraId="5B19196E" w14:textId="77777777" w:rsidR="00727575" w:rsidRPr="00CF56A6" w:rsidRDefault="00727575" w:rsidP="00727575">
            <w:pPr>
              <w:rPr>
                <w:rFonts w:ascii="Arial" w:hAnsi="Arial" w:cs="Arial"/>
                <w:sz w:val="20"/>
                <w:szCs w:val="20"/>
              </w:rPr>
            </w:pPr>
            <w:r w:rsidRPr="00CF56A6">
              <w:rPr>
                <w:rFonts w:ascii="Arial" w:hAnsi="Arial" w:cs="Arial"/>
                <w:sz w:val="20"/>
                <w:szCs w:val="20"/>
              </w:rPr>
              <w:t>Паровая турбина</w:t>
            </w:r>
          </w:p>
          <w:p w14:paraId="6CF16C99" w14:textId="77777777" w:rsidR="00727575" w:rsidRPr="00CF56A6" w:rsidRDefault="00727575" w:rsidP="00727575">
            <w:pPr>
              <w:rPr>
                <w:rFonts w:ascii="Arial" w:hAnsi="Arial" w:cs="Arial"/>
                <w:sz w:val="20"/>
                <w:szCs w:val="20"/>
              </w:rPr>
            </w:pPr>
            <w:r w:rsidRPr="00CF56A6">
              <w:rPr>
                <w:rFonts w:ascii="Arial" w:hAnsi="Arial" w:cs="Arial"/>
                <w:sz w:val="20"/>
                <w:szCs w:val="20"/>
              </w:rPr>
              <w:t>Ветровая турбина</w:t>
            </w:r>
          </w:p>
        </w:tc>
        <w:tc>
          <w:tcPr>
            <w:tcW w:w="0" w:type="auto"/>
          </w:tcPr>
          <w:p w14:paraId="04E0090B" w14:textId="77777777" w:rsidR="00727575" w:rsidRPr="00CF56A6" w:rsidRDefault="00727575" w:rsidP="00727575">
            <w:pPr>
              <w:rPr>
                <w:rFonts w:ascii="Arial" w:hAnsi="Arial" w:cs="Arial"/>
                <w:sz w:val="20"/>
                <w:szCs w:val="20"/>
              </w:rPr>
            </w:pPr>
            <w:r w:rsidRPr="00CF56A6">
              <w:rPr>
                <w:rFonts w:ascii="Arial" w:hAnsi="Arial" w:cs="Arial"/>
                <w:sz w:val="20"/>
                <w:szCs w:val="20"/>
              </w:rPr>
              <w:lastRenderedPageBreak/>
              <w:t>Исполнительная катушка</w:t>
            </w:r>
          </w:p>
          <w:p w14:paraId="21C7AE5C" w14:textId="77777777" w:rsidR="00727575" w:rsidRPr="00CF56A6" w:rsidRDefault="00727575" w:rsidP="00727575">
            <w:pPr>
              <w:rPr>
                <w:rFonts w:ascii="Arial" w:hAnsi="Arial" w:cs="Arial"/>
                <w:sz w:val="20"/>
                <w:szCs w:val="20"/>
              </w:rPr>
            </w:pPr>
            <w:r w:rsidRPr="00CF56A6">
              <w:rPr>
                <w:rFonts w:ascii="Arial" w:hAnsi="Arial" w:cs="Arial"/>
                <w:sz w:val="20"/>
                <w:szCs w:val="20"/>
              </w:rPr>
              <w:t>Привод</w:t>
            </w:r>
          </w:p>
          <w:p w14:paraId="0478BE37" w14:textId="77777777" w:rsidR="00727575" w:rsidRPr="00CF56A6" w:rsidRDefault="00727575" w:rsidP="00727575">
            <w:pPr>
              <w:rPr>
                <w:rFonts w:ascii="Arial" w:hAnsi="Arial" w:cs="Arial"/>
                <w:sz w:val="20"/>
                <w:szCs w:val="20"/>
              </w:rPr>
            </w:pPr>
            <w:r w:rsidRPr="00CF56A6">
              <w:rPr>
                <w:rFonts w:ascii="Arial" w:hAnsi="Arial" w:cs="Arial"/>
                <w:sz w:val="20"/>
                <w:szCs w:val="20"/>
              </w:rPr>
              <w:t>Электрический двигатель</w:t>
            </w:r>
          </w:p>
          <w:p w14:paraId="2725FFB3" w14:textId="77777777" w:rsidR="00727575" w:rsidRPr="00CF56A6" w:rsidRDefault="00727575" w:rsidP="00727575">
            <w:pPr>
              <w:rPr>
                <w:rFonts w:ascii="Arial" w:hAnsi="Arial" w:cs="Arial"/>
                <w:sz w:val="20"/>
                <w:szCs w:val="20"/>
              </w:rPr>
            </w:pPr>
            <w:r w:rsidRPr="00CF56A6">
              <w:rPr>
                <w:rFonts w:ascii="Arial" w:hAnsi="Arial" w:cs="Arial"/>
                <w:sz w:val="20"/>
                <w:szCs w:val="20"/>
              </w:rPr>
              <w:t>Линейный двигатель</w:t>
            </w:r>
          </w:p>
        </w:tc>
      </w:tr>
      <w:tr w:rsidR="00727575" w:rsidRPr="00CF56A6" w14:paraId="0647B9EB" w14:textId="77777777" w:rsidTr="00CF56A6">
        <w:trPr>
          <w:trHeight w:val="20"/>
          <w:jc w:val="center"/>
        </w:trPr>
        <w:tc>
          <w:tcPr>
            <w:tcW w:w="0" w:type="auto"/>
          </w:tcPr>
          <w:p w14:paraId="65E1B8B5" w14:textId="77777777" w:rsidR="00727575" w:rsidRPr="00CF56A6" w:rsidRDefault="00727575" w:rsidP="00727575">
            <w:pPr>
              <w:rPr>
                <w:rFonts w:ascii="Arial" w:hAnsi="Arial" w:cs="Arial"/>
                <w:sz w:val="20"/>
                <w:szCs w:val="20"/>
              </w:rPr>
            </w:pPr>
            <w:r w:rsidRPr="00CF56A6">
              <w:rPr>
                <w:rFonts w:ascii="Arial" w:hAnsi="Arial" w:cs="Arial"/>
                <w:sz w:val="20"/>
                <w:szCs w:val="20"/>
              </w:rPr>
              <w:t>N</w:t>
            </w:r>
          </w:p>
        </w:tc>
        <w:tc>
          <w:tcPr>
            <w:tcW w:w="0" w:type="auto"/>
          </w:tcPr>
          <w:p w14:paraId="1F77EF44" w14:textId="77777777" w:rsidR="00727575" w:rsidRPr="00CF56A6" w:rsidRDefault="00727575" w:rsidP="00727575">
            <w:pPr>
              <w:rPr>
                <w:rFonts w:ascii="Arial" w:hAnsi="Arial" w:cs="Arial"/>
                <w:sz w:val="20"/>
                <w:szCs w:val="20"/>
              </w:rPr>
            </w:pPr>
            <w:r w:rsidRPr="00CF56A6">
              <w:rPr>
                <w:rFonts w:ascii="Arial" w:hAnsi="Arial" w:cs="Arial"/>
                <w:sz w:val="20"/>
                <w:szCs w:val="20"/>
              </w:rPr>
              <w:t>Зарезервировано для будущей стандартизации</w:t>
            </w:r>
          </w:p>
        </w:tc>
        <w:tc>
          <w:tcPr>
            <w:tcW w:w="0" w:type="auto"/>
          </w:tcPr>
          <w:p w14:paraId="5722D2AD" w14:textId="77777777" w:rsidR="00727575" w:rsidRPr="00CF56A6" w:rsidRDefault="00727575" w:rsidP="00727575">
            <w:pPr>
              <w:rPr>
                <w:rFonts w:ascii="Arial" w:hAnsi="Arial" w:cs="Arial"/>
                <w:sz w:val="20"/>
                <w:szCs w:val="20"/>
              </w:rPr>
            </w:pPr>
          </w:p>
        </w:tc>
        <w:tc>
          <w:tcPr>
            <w:tcW w:w="0" w:type="auto"/>
          </w:tcPr>
          <w:p w14:paraId="6DF921EB" w14:textId="77777777" w:rsidR="00727575" w:rsidRPr="00CF56A6" w:rsidRDefault="00727575" w:rsidP="00727575">
            <w:pPr>
              <w:rPr>
                <w:rFonts w:ascii="Arial" w:hAnsi="Arial" w:cs="Arial"/>
                <w:sz w:val="20"/>
                <w:szCs w:val="20"/>
              </w:rPr>
            </w:pPr>
          </w:p>
        </w:tc>
        <w:tc>
          <w:tcPr>
            <w:tcW w:w="0" w:type="auto"/>
          </w:tcPr>
          <w:p w14:paraId="099723DE" w14:textId="77777777" w:rsidR="00727575" w:rsidRPr="00CF56A6" w:rsidRDefault="00727575" w:rsidP="00727575">
            <w:pPr>
              <w:rPr>
                <w:rFonts w:ascii="Arial" w:hAnsi="Arial" w:cs="Arial"/>
                <w:sz w:val="20"/>
                <w:szCs w:val="20"/>
              </w:rPr>
            </w:pPr>
          </w:p>
        </w:tc>
      </w:tr>
      <w:tr w:rsidR="00727575" w:rsidRPr="00CF56A6" w14:paraId="402274B9" w14:textId="77777777" w:rsidTr="00CF56A6">
        <w:trPr>
          <w:trHeight w:val="20"/>
          <w:jc w:val="center"/>
        </w:trPr>
        <w:tc>
          <w:tcPr>
            <w:tcW w:w="0" w:type="auto"/>
          </w:tcPr>
          <w:p w14:paraId="08B41DAD" w14:textId="77777777" w:rsidR="00727575" w:rsidRPr="00CF56A6" w:rsidRDefault="00727575" w:rsidP="00727575">
            <w:pPr>
              <w:rPr>
                <w:rFonts w:ascii="Arial" w:hAnsi="Arial" w:cs="Arial"/>
                <w:sz w:val="20"/>
                <w:szCs w:val="20"/>
              </w:rPr>
            </w:pPr>
            <w:r w:rsidRPr="00CF56A6">
              <w:rPr>
                <w:rFonts w:ascii="Arial" w:hAnsi="Arial" w:cs="Arial"/>
                <w:sz w:val="20"/>
                <w:szCs w:val="20"/>
              </w:rPr>
              <w:t>O</w:t>
            </w:r>
          </w:p>
        </w:tc>
        <w:tc>
          <w:tcPr>
            <w:tcW w:w="0" w:type="auto"/>
          </w:tcPr>
          <w:p w14:paraId="00E33D42" w14:textId="77777777" w:rsidR="00727575" w:rsidRPr="00CF56A6" w:rsidRDefault="00727575" w:rsidP="00727575">
            <w:pPr>
              <w:rPr>
                <w:rFonts w:ascii="Arial" w:hAnsi="Arial" w:cs="Arial"/>
                <w:sz w:val="20"/>
                <w:szCs w:val="20"/>
              </w:rPr>
            </w:pPr>
            <w:r w:rsidRPr="00CF56A6">
              <w:rPr>
                <w:rFonts w:ascii="Arial" w:hAnsi="Arial" w:cs="Arial"/>
                <w:sz w:val="20"/>
                <w:szCs w:val="20"/>
              </w:rPr>
              <w:t>Не применяется</w:t>
            </w:r>
          </w:p>
        </w:tc>
        <w:tc>
          <w:tcPr>
            <w:tcW w:w="0" w:type="auto"/>
          </w:tcPr>
          <w:p w14:paraId="28B1C46D" w14:textId="77777777" w:rsidR="00727575" w:rsidRPr="00CF56A6" w:rsidRDefault="00727575" w:rsidP="00727575">
            <w:pPr>
              <w:rPr>
                <w:rFonts w:ascii="Arial" w:hAnsi="Arial" w:cs="Arial"/>
                <w:sz w:val="20"/>
                <w:szCs w:val="20"/>
              </w:rPr>
            </w:pPr>
            <w:r w:rsidRPr="00CF56A6">
              <w:rPr>
                <w:rFonts w:ascii="Arial" w:hAnsi="Arial" w:cs="Arial"/>
                <w:sz w:val="20"/>
                <w:szCs w:val="20"/>
              </w:rPr>
              <w:t>---</w:t>
            </w:r>
          </w:p>
        </w:tc>
        <w:tc>
          <w:tcPr>
            <w:tcW w:w="0" w:type="auto"/>
          </w:tcPr>
          <w:p w14:paraId="46C94CF6" w14:textId="77777777" w:rsidR="00727575" w:rsidRPr="00CF56A6" w:rsidRDefault="00727575" w:rsidP="00727575">
            <w:pPr>
              <w:rPr>
                <w:rFonts w:ascii="Arial" w:hAnsi="Arial" w:cs="Arial"/>
                <w:sz w:val="20"/>
                <w:szCs w:val="20"/>
              </w:rPr>
            </w:pPr>
            <w:r w:rsidRPr="00CF56A6">
              <w:rPr>
                <w:rFonts w:ascii="Arial" w:hAnsi="Arial" w:cs="Arial"/>
                <w:sz w:val="20"/>
                <w:szCs w:val="20"/>
              </w:rPr>
              <w:t>---</w:t>
            </w:r>
          </w:p>
        </w:tc>
        <w:tc>
          <w:tcPr>
            <w:tcW w:w="0" w:type="auto"/>
          </w:tcPr>
          <w:p w14:paraId="339A43A9" w14:textId="77777777" w:rsidR="00727575" w:rsidRPr="00CF56A6" w:rsidRDefault="00727575" w:rsidP="00727575">
            <w:pPr>
              <w:rPr>
                <w:rFonts w:ascii="Arial" w:hAnsi="Arial" w:cs="Arial"/>
                <w:sz w:val="20"/>
                <w:szCs w:val="20"/>
              </w:rPr>
            </w:pPr>
            <w:r w:rsidRPr="00CF56A6">
              <w:rPr>
                <w:rFonts w:ascii="Arial" w:hAnsi="Arial" w:cs="Arial"/>
                <w:sz w:val="20"/>
                <w:szCs w:val="20"/>
              </w:rPr>
              <w:t>---</w:t>
            </w:r>
          </w:p>
        </w:tc>
      </w:tr>
      <w:tr w:rsidR="00727575" w:rsidRPr="00CF56A6" w14:paraId="2CC4D588" w14:textId="77777777" w:rsidTr="00CF56A6">
        <w:trPr>
          <w:trHeight w:val="20"/>
          <w:jc w:val="center"/>
        </w:trPr>
        <w:tc>
          <w:tcPr>
            <w:tcW w:w="0" w:type="auto"/>
          </w:tcPr>
          <w:p w14:paraId="04E4BE3E" w14:textId="77777777" w:rsidR="00727575" w:rsidRPr="00CF56A6" w:rsidRDefault="00727575" w:rsidP="00727575">
            <w:pPr>
              <w:rPr>
                <w:rFonts w:ascii="Arial" w:hAnsi="Arial" w:cs="Arial"/>
                <w:sz w:val="20"/>
                <w:szCs w:val="20"/>
              </w:rPr>
            </w:pPr>
            <w:r w:rsidRPr="00CF56A6">
              <w:rPr>
                <w:rFonts w:ascii="Arial" w:hAnsi="Arial" w:cs="Arial"/>
                <w:sz w:val="20"/>
                <w:szCs w:val="20"/>
              </w:rPr>
              <w:t>P</w:t>
            </w:r>
          </w:p>
        </w:tc>
        <w:tc>
          <w:tcPr>
            <w:tcW w:w="0" w:type="auto"/>
          </w:tcPr>
          <w:p w14:paraId="56630C9D" w14:textId="77777777" w:rsidR="00727575" w:rsidRPr="00CF56A6" w:rsidRDefault="00727575" w:rsidP="00727575">
            <w:pPr>
              <w:rPr>
                <w:rFonts w:ascii="Arial" w:hAnsi="Arial" w:cs="Arial"/>
                <w:sz w:val="20"/>
                <w:szCs w:val="20"/>
              </w:rPr>
            </w:pPr>
            <w:r w:rsidRPr="00CF56A6">
              <w:rPr>
                <w:rFonts w:ascii="Arial" w:hAnsi="Arial" w:cs="Arial"/>
                <w:sz w:val="20"/>
                <w:szCs w:val="20"/>
              </w:rPr>
              <w:t>Представление информации</w:t>
            </w:r>
          </w:p>
        </w:tc>
        <w:tc>
          <w:tcPr>
            <w:tcW w:w="0" w:type="auto"/>
          </w:tcPr>
          <w:p w14:paraId="30E7D6CD" w14:textId="77777777" w:rsidR="00727575" w:rsidRPr="00CF56A6" w:rsidRDefault="00727575" w:rsidP="00727575">
            <w:pPr>
              <w:rPr>
                <w:rFonts w:ascii="Arial" w:hAnsi="Arial" w:cs="Arial"/>
                <w:sz w:val="20"/>
                <w:szCs w:val="20"/>
              </w:rPr>
            </w:pPr>
            <w:r w:rsidRPr="00CF56A6">
              <w:rPr>
                <w:rFonts w:ascii="Arial" w:hAnsi="Arial" w:cs="Arial"/>
                <w:sz w:val="20"/>
                <w:szCs w:val="20"/>
              </w:rPr>
              <w:t>Оповещение</w:t>
            </w:r>
          </w:p>
          <w:p w14:paraId="4928424D" w14:textId="77777777" w:rsidR="00727575" w:rsidRPr="00CF56A6" w:rsidRDefault="00727575" w:rsidP="00727575">
            <w:pPr>
              <w:rPr>
                <w:rFonts w:ascii="Arial" w:hAnsi="Arial" w:cs="Arial"/>
                <w:sz w:val="20"/>
                <w:szCs w:val="20"/>
              </w:rPr>
            </w:pPr>
            <w:r w:rsidRPr="00CF56A6">
              <w:rPr>
                <w:rFonts w:ascii="Arial" w:hAnsi="Arial" w:cs="Arial"/>
                <w:sz w:val="20"/>
                <w:szCs w:val="20"/>
              </w:rPr>
              <w:t>Коммуникация</w:t>
            </w:r>
          </w:p>
          <w:p w14:paraId="288456EC" w14:textId="77777777" w:rsidR="00727575" w:rsidRPr="00CF56A6" w:rsidRDefault="00727575" w:rsidP="00727575">
            <w:pPr>
              <w:rPr>
                <w:rFonts w:ascii="Arial" w:hAnsi="Arial" w:cs="Arial"/>
                <w:sz w:val="20"/>
                <w:szCs w:val="20"/>
              </w:rPr>
            </w:pPr>
            <w:r w:rsidRPr="00CF56A6">
              <w:rPr>
                <w:rFonts w:ascii="Arial" w:hAnsi="Arial" w:cs="Arial"/>
                <w:sz w:val="20"/>
                <w:szCs w:val="20"/>
              </w:rPr>
              <w:t>Отображение</w:t>
            </w:r>
          </w:p>
          <w:p w14:paraId="78075221" w14:textId="77777777" w:rsidR="00727575" w:rsidRPr="00CF56A6" w:rsidRDefault="00727575" w:rsidP="00727575">
            <w:pPr>
              <w:rPr>
                <w:rFonts w:ascii="Arial" w:hAnsi="Arial" w:cs="Arial"/>
                <w:sz w:val="20"/>
                <w:szCs w:val="20"/>
              </w:rPr>
            </w:pPr>
            <w:r w:rsidRPr="00CF56A6">
              <w:rPr>
                <w:rFonts w:ascii="Arial" w:hAnsi="Arial" w:cs="Arial"/>
                <w:sz w:val="20"/>
                <w:szCs w:val="20"/>
              </w:rPr>
              <w:t>Индикация</w:t>
            </w:r>
          </w:p>
          <w:p w14:paraId="4BE6B73F" w14:textId="77777777" w:rsidR="00727575" w:rsidRPr="00CF56A6" w:rsidRDefault="00727575" w:rsidP="00727575">
            <w:pPr>
              <w:rPr>
                <w:rFonts w:ascii="Arial" w:hAnsi="Arial" w:cs="Arial"/>
                <w:sz w:val="20"/>
                <w:szCs w:val="20"/>
              </w:rPr>
            </w:pPr>
            <w:r w:rsidRPr="00CF56A6">
              <w:rPr>
                <w:rFonts w:ascii="Arial" w:hAnsi="Arial" w:cs="Arial"/>
                <w:sz w:val="20"/>
                <w:szCs w:val="20"/>
              </w:rPr>
              <w:t>Информирование</w:t>
            </w:r>
          </w:p>
          <w:p w14:paraId="6D10BE15" w14:textId="77777777" w:rsidR="00727575" w:rsidRPr="00CF56A6" w:rsidRDefault="00727575" w:rsidP="00727575">
            <w:pPr>
              <w:rPr>
                <w:rFonts w:ascii="Arial" w:hAnsi="Arial" w:cs="Arial"/>
                <w:sz w:val="20"/>
                <w:szCs w:val="20"/>
              </w:rPr>
            </w:pPr>
            <w:r w:rsidRPr="00CF56A6">
              <w:rPr>
                <w:rFonts w:ascii="Arial" w:hAnsi="Arial" w:cs="Arial"/>
                <w:sz w:val="20"/>
                <w:szCs w:val="20"/>
              </w:rPr>
              <w:t>Измерение (представление переменных)</w:t>
            </w:r>
          </w:p>
          <w:p w14:paraId="36590F6F" w14:textId="77777777" w:rsidR="00727575" w:rsidRPr="00CF56A6" w:rsidRDefault="00727575" w:rsidP="00727575">
            <w:pPr>
              <w:rPr>
                <w:rFonts w:ascii="Arial" w:hAnsi="Arial" w:cs="Arial"/>
                <w:sz w:val="20"/>
                <w:szCs w:val="20"/>
              </w:rPr>
            </w:pPr>
            <w:r w:rsidRPr="00CF56A6">
              <w:rPr>
                <w:rFonts w:ascii="Arial" w:hAnsi="Arial" w:cs="Arial"/>
                <w:sz w:val="20"/>
                <w:szCs w:val="20"/>
              </w:rPr>
              <w:t>Представление</w:t>
            </w:r>
          </w:p>
          <w:p w14:paraId="11B1ED12" w14:textId="77777777" w:rsidR="00727575" w:rsidRPr="00CF56A6" w:rsidRDefault="00727575" w:rsidP="00727575">
            <w:pPr>
              <w:rPr>
                <w:rFonts w:ascii="Arial" w:hAnsi="Arial" w:cs="Arial"/>
                <w:sz w:val="20"/>
                <w:szCs w:val="20"/>
              </w:rPr>
            </w:pPr>
            <w:r w:rsidRPr="00CF56A6">
              <w:rPr>
                <w:rFonts w:ascii="Arial" w:hAnsi="Arial" w:cs="Arial"/>
                <w:sz w:val="20"/>
                <w:szCs w:val="20"/>
              </w:rPr>
              <w:t>Печать</w:t>
            </w:r>
          </w:p>
          <w:p w14:paraId="71E0738C" w14:textId="77777777" w:rsidR="00727575" w:rsidRPr="00CF56A6" w:rsidRDefault="00727575" w:rsidP="00727575">
            <w:pPr>
              <w:rPr>
                <w:rFonts w:ascii="Arial" w:hAnsi="Arial" w:cs="Arial"/>
                <w:sz w:val="20"/>
                <w:szCs w:val="20"/>
              </w:rPr>
            </w:pPr>
            <w:r w:rsidRPr="00CF56A6">
              <w:rPr>
                <w:rFonts w:ascii="Arial" w:hAnsi="Arial" w:cs="Arial"/>
                <w:sz w:val="20"/>
                <w:szCs w:val="20"/>
              </w:rPr>
              <w:t>Предупреждение</w:t>
            </w:r>
          </w:p>
        </w:tc>
        <w:tc>
          <w:tcPr>
            <w:tcW w:w="0" w:type="auto"/>
          </w:tcPr>
          <w:p w14:paraId="4ABDC1E9" w14:textId="77777777" w:rsidR="00727575" w:rsidRPr="00CF56A6" w:rsidRDefault="00727575" w:rsidP="00727575">
            <w:pPr>
              <w:rPr>
                <w:rFonts w:ascii="Arial" w:hAnsi="Arial" w:cs="Arial"/>
                <w:sz w:val="20"/>
                <w:szCs w:val="20"/>
              </w:rPr>
            </w:pPr>
            <w:r w:rsidRPr="00CF56A6">
              <w:rPr>
                <w:rFonts w:ascii="Arial" w:hAnsi="Arial" w:cs="Arial"/>
                <w:sz w:val="20"/>
                <w:szCs w:val="20"/>
              </w:rPr>
              <w:t>Баланс (для взвешивания)</w:t>
            </w:r>
          </w:p>
          <w:p w14:paraId="6CC4F1D1" w14:textId="77777777" w:rsidR="00727575" w:rsidRPr="00CF56A6" w:rsidRDefault="00727575" w:rsidP="00727575">
            <w:pPr>
              <w:rPr>
                <w:rFonts w:ascii="Arial" w:hAnsi="Arial" w:cs="Arial"/>
                <w:sz w:val="20"/>
                <w:szCs w:val="20"/>
              </w:rPr>
            </w:pPr>
            <w:r w:rsidRPr="00CF56A6">
              <w:rPr>
                <w:rFonts w:ascii="Arial" w:hAnsi="Arial" w:cs="Arial"/>
                <w:sz w:val="20"/>
                <w:szCs w:val="20"/>
              </w:rPr>
              <w:t>Колокол</w:t>
            </w:r>
          </w:p>
          <w:p w14:paraId="5A7DC786" w14:textId="77777777" w:rsidR="00727575" w:rsidRPr="00CF56A6" w:rsidRDefault="00727575" w:rsidP="00727575">
            <w:pPr>
              <w:rPr>
                <w:rFonts w:ascii="Arial" w:hAnsi="Arial" w:cs="Arial"/>
                <w:sz w:val="20"/>
                <w:szCs w:val="20"/>
              </w:rPr>
            </w:pPr>
            <w:r w:rsidRPr="00CF56A6">
              <w:rPr>
                <w:rFonts w:ascii="Arial" w:hAnsi="Arial" w:cs="Arial"/>
                <w:sz w:val="20"/>
                <w:szCs w:val="20"/>
              </w:rPr>
              <w:t>Часы</w:t>
            </w:r>
          </w:p>
          <w:p w14:paraId="265C4F66" w14:textId="77777777" w:rsidR="00727575" w:rsidRPr="00CF56A6" w:rsidRDefault="00727575" w:rsidP="00727575">
            <w:pPr>
              <w:rPr>
                <w:rFonts w:ascii="Arial" w:hAnsi="Arial" w:cs="Arial"/>
                <w:sz w:val="20"/>
                <w:szCs w:val="20"/>
              </w:rPr>
            </w:pPr>
            <w:r w:rsidRPr="00CF56A6">
              <w:rPr>
                <w:rFonts w:ascii="Arial" w:hAnsi="Arial" w:cs="Arial"/>
                <w:sz w:val="20"/>
                <w:szCs w:val="20"/>
              </w:rPr>
              <w:t>Расходомер</w:t>
            </w:r>
          </w:p>
          <w:p w14:paraId="3E5ECF3A" w14:textId="77777777" w:rsidR="00727575" w:rsidRPr="00CF56A6" w:rsidRDefault="00727575" w:rsidP="00727575">
            <w:pPr>
              <w:rPr>
                <w:rFonts w:ascii="Arial" w:hAnsi="Arial" w:cs="Arial"/>
                <w:sz w:val="20"/>
                <w:szCs w:val="20"/>
              </w:rPr>
            </w:pPr>
            <w:r w:rsidRPr="00CF56A6">
              <w:rPr>
                <w:rFonts w:ascii="Arial" w:hAnsi="Arial" w:cs="Arial"/>
                <w:sz w:val="20"/>
                <w:szCs w:val="20"/>
              </w:rPr>
              <w:t>Манометр</w:t>
            </w:r>
          </w:p>
          <w:p w14:paraId="5640AF5F" w14:textId="77777777" w:rsidR="00727575" w:rsidRPr="00CF56A6" w:rsidRDefault="00727575" w:rsidP="00727575">
            <w:pPr>
              <w:rPr>
                <w:rFonts w:ascii="Arial" w:hAnsi="Arial" w:cs="Arial"/>
                <w:sz w:val="20"/>
                <w:szCs w:val="20"/>
              </w:rPr>
            </w:pPr>
            <w:r w:rsidRPr="00CF56A6">
              <w:rPr>
                <w:rFonts w:ascii="Arial" w:hAnsi="Arial" w:cs="Arial"/>
                <w:sz w:val="20"/>
                <w:szCs w:val="20"/>
              </w:rPr>
              <w:t>Принтер</w:t>
            </w:r>
          </w:p>
          <w:p w14:paraId="0A94BE69" w14:textId="77777777" w:rsidR="00727575" w:rsidRPr="00CF56A6" w:rsidRDefault="00727575" w:rsidP="00727575">
            <w:pPr>
              <w:rPr>
                <w:rFonts w:ascii="Arial" w:hAnsi="Arial" w:cs="Arial"/>
                <w:sz w:val="20"/>
                <w:szCs w:val="20"/>
              </w:rPr>
            </w:pPr>
            <w:r w:rsidRPr="00CF56A6">
              <w:rPr>
                <w:rFonts w:ascii="Arial" w:hAnsi="Arial" w:cs="Arial"/>
                <w:sz w:val="20"/>
                <w:szCs w:val="20"/>
              </w:rPr>
              <w:t>Текстовый дисплей</w:t>
            </w:r>
          </w:p>
          <w:p w14:paraId="07596F08" w14:textId="77777777" w:rsidR="00727575" w:rsidRPr="00CF56A6" w:rsidRDefault="00727575" w:rsidP="00727575">
            <w:pPr>
              <w:rPr>
                <w:rFonts w:ascii="Arial" w:hAnsi="Arial" w:cs="Arial"/>
                <w:sz w:val="20"/>
                <w:szCs w:val="20"/>
              </w:rPr>
            </w:pPr>
            <w:r w:rsidRPr="00CF56A6">
              <w:rPr>
                <w:rFonts w:ascii="Arial" w:hAnsi="Arial" w:cs="Arial"/>
                <w:sz w:val="20"/>
                <w:szCs w:val="20"/>
              </w:rPr>
              <w:t>Термометр</w:t>
            </w:r>
          </w:p>
        </w:tc>
        <w:tc>
          <w:tcPr>
            <w:tcW w:w="0" w:type="auto"/>
          </w:tcPr>
          <w:p w14:paraId="0D0531D1" w14:textId="77777777" w:rsidR="00727575" w:rsidRPr="00CF56A6" w:rsidRDefault="00727575" w:rsidP="00727575">
            <w:pPr>
              <w:rPr>
                <w:rFonts w:ascii="Arial" w:hAnsi="Arial" w:cs="Arial"/>
                <w:sz w:val="20"/>
                <w:szCs w:val="20"/>
              </w:rPr>
            </w:pPr>
            <w:r w:rsidRPr="00CF56A6">
              <w:rPr>
                <w:rFonts w:ascii="Arial" w:hAnsi="Arial" w:cs="Arial"/>
                <w:sz w:val="20"/>
                <w:szCs w:val="20"/>
              </w:rPr>
              <w:t>Амперметр</w:t>
            </w:r>
          </w:p>
          <w:p w14:paraId="1B54E356" w14:textId="77777777" w:rsidR="00727575" w:rsidRPr="00CF56A6" w:rsidRDefault="00727575" w:rsidP="00727575">
            <w:pPr>
              <w:rPr>
                <w:rFonts w:ascii="Arial" w:hAnsi="Arial" w:cs="Arial"/>
                <w:sz w:val="20"/>
                <w:szCs w:val="20"/>
              </w:rPr>
            </w:pPr>
            <w:r w:rsidRPr="00CF56A6">
              <w:rPr>
                <w:rFonts w:ascii="Arial" w:hAnsi="Arial" w:cs="Arial"/>
                <w:sz w:val="20"/>
                <w:szCs w:val="20"/>
              </w:rPr>
              <w:t>Колокол</w:t>
            </w:r>
          </w:p>
          <w:p w14:paraId="22A22DDD" w14:textId="77777777" w:rsidR="00727575" w:rsidRPr="00CF56A6" w:rsidRDefault="00727575" w:rsidP="00727575">
            <w:pPr>
              <w:rPr>
                <w:rFonts w:ascii="Arial" w:hAnsi="Arial" w:cs="Arial"/>
                <w:sz w:val="20"/>
                <w:szCs w:val="20"/>
              </w:rPr>
            </w:pPr>
            <w:r w:rsidRPr="00CF56A6">
              <w:rPr>
                <w:rFonts w:ascii="Arial" w:hAnsi="Arial" w:cs="Arial"/>
                <w:sz w:val="20"/>
                <w:szCs w:val="20"/>
              </w:rPr>
              <w:t>Часы</w:t>
            </w:r>
          </w:p>
          <w:p w14:paraId="42C64609" w14:textId="77777777" w:rsidR="00727575" w:rsidRPr="00CF56A6" w:rsidRDefault="00727575" w:rsidP="00727575">
            <w:pPr>
              <w:rPr>
                <w:rFonts w:ascii="Arial" w:hAnsi="Arial" w:cs="Arial"/>
                <w:sz w:val="20"/>
                <w:szCs w:val="20"/>
              </w:rPr>
            </w:pPr>
            <w:r w:rsidRPr="00CF56A6">
              <w:rPr>
                <w:rFonts w:ascii="Arial" w:hAnsi="Arial" w:cs="Arial"/>
                <w:sz w:val="20"/>
                <w:szCs w:val="20"/>
              </w:rPr>
              <w:t>Непрерывный линейный рекордер</w:t>
            </w:r>
          </w:p>
          <w:p w14:paraId="4B799D70" w14:textId="77777777" w:rsidR="00727575" w:rsidRPr="00CF56A6" w:rsidRDefault="00CF56A6" w:rsidP="00727575">
            <w:pPr>
              <w:rPr>
                <w:rFonts w:ascii="Arial" w:hAnsi="Arial" w:cs="Arial"/>
                <w:sz w:val="20"/>
                <w:szCs w:val="20"/>
              </w:rPr>
            </w:pPr>
            <w:r w:rsidRPr="00CF56A6">
              <w:rPr>
                <w:rFonts w:ascii="Arial" w:hAnsi="Arial" w:cs="Arial"/>
                <w:sz w:val="20"/>
                <w:szCs w:val="20"/>
              </w:rPr>
              <w:t>Счётчик</w:t>
            </w:r>
            <w:r w:rsidR="00727575" w:rsidRPr="00CF56A6">
              <w:rPr>
                <w:rFonts w:ascii="Arial" w:hAnsi="Arial" w:cs="Arial"/>
                <w:sz w:val="20"/>
                <w:szCs w:val="20"/>
              </w:rPr>
              <w:t xml:space="preserve"> событий</w:t>
            </w:r>
          </w:p>
          <w:p w14:paraId="1399A72F" w14:textId="77777777" w:rsidR="00727575" w:rsidRPr="00CF56A6" w:rsidRDefault="00CF56A6" w:rsidP="00727575">
            <w:pPr>
              <w:rPr>
                <w:rFonts w:ascii="Arial" w:hAnsi="Arial" w:cs="Arial"/>
                <w:sz w:val="20"/>
                <w:szCs w:val="20"/>
              </w:rPr>
            </w:pPr>
            <w:r w:rsidRPr="00CF56A6">
              <w:rPr>
                <w:rFonts w:ascii="Arial" w:hAnsi="Arial" w:cs="Arial"/>
                <w:sz w:val="20"/>
                <w:szCs w:val="20"/>
              </w:rPr>
              <w:t>Счётчик</w:t>
            </w:r>
            <w:r w:rsidR="00727575" w:rsidRPr="00CF56A6">
              <w:rPr>
                <w:rFonts w:ascii="Arial" w:hAnsi="Arial" w:cs="Arial"/>
                <w:sz w:val="20"/>
                <w:szCs w:val="20"/>
              </w:rPr>
              <w:t xml:space="preserve"> Гейгера</w:t>
            </w:r>
          </w:p>
          <w:p w14:paraId="08AF7338" w14:textId="77777777" w:rsidR="00727575" w:rsidRPr="00CF56A6" w:rsidRDefault="00727575" w:rsidP="00727575">
            <w:pPr>
              <w:rPr>
                <w:rFonts w:ascii="Arial" w:hAnsi="Arial" w:cs="Arial"/>
                <w:sz w:val="20"/>
                <w:szCs w:val="20"/>
              </w:rPr>
            </w:pPr>
            <w:r w:rsidRPr="00CF56A6">
              <w:rPr>
                <w:rFonts w:ascii="Arial" w:hAnsi="Arial" w:cs="Arial"/>
                <w:sz w:val="20"/>
                <w:szCs w:val="20"/>
              </w:rPr>
              <w:t>Светодиод</w:t>
            </w:r>
          </w:p>
          <w:p w14:paraId="4DE3E736" w14:textId="77777777" w:rsidR="00727575" w:rsidRPr="00CF56A6" w:rsidRDefault="00727575" w:rsidP="00727575">
            <w:pPr>
              <w:rPr>
                <w:rFonts w:ascii="Arial" w:hAnsi="Arial" w:cs="Arial"/>
                <w:sz w:val="20"/>
                <w:szCs w:val="20"/>
              </w:rPr>
            </w:pPr>
            <w:r w:rsidRPr="00CF56A6">
              <w:rPr>
                <w:rFonts w:ascii="Arial" w:hAnsi="Arial" w:cs="Arial"/>
                <w:sz w:val="20"/>
                <w:szCs w:val="20"/>
              </w:rPr>
              <w:t>Репродуктор</w:t>
            </w:r>
          </w:p>
          <w:p w14:paraId="3B29E17A" w14:textId="77777777" w:rsidR="00727575" w:rsidRPr="00CF56A6" w:rsidRDefault="00727575" w:rsidP="00727575">
            <w:pPr>
              <w:rPr>
                <w:rFonts w:ascii="Arial" w:hAnsi="Arial" w:cs="Arial"/>
                <w:sz w:val="20"/>
                <w:szCs w:val="20"/>
              </w:rPr>
            </w:pPr>
            <w:r w:rsidRPr="00CF56A6">
              <w:rPr>
                <w:rFonts w:ascii="Arial" w:hAnsi="Arial" w:cs="Arial"/>
                <w:sz w:val="20"/>
                <w:szCs w:val="20"/>
              </w:rPr>
              <w:t>Принтер</w:t>
            </w:r>
          </w:p>
          <w:p w14:paraId="50BBDD83" w14:textId="77777777" w:rsidR="00727575" w:rsidRPr="00CF56A6" w:rsidRDefault="00727575" w:rsidP="00727575">
            <w:pPr>
              <w:rPr>
                <w:rFonts w:ascii="Arial" w:hAnsi="Arial" w:cs="Arial"/>
                <w:sz w:val="20"/>
                <w:szCs w:val="20"/>
              </w:rPr>
            </w:pPr>
            <w:r w:rsidRPr="00CF56A6">
              <w:rPr>
                <w:rFonts w:ascii="Arial" w:hAnsi="Arial" w:cs="Arial"/>
                <w:sz w:val="20"/>
                <w:szCs w:val="20"/>
              </w:rPr>
              <w:t>Вольтметр записи (в основном для целей презентации)</w:t>
            </w:r>
          </w:p>
          <w:p w14:paraId="522DBC69" w14:textId="77777777" w:rsidR="00727575" w:rsidRPr="00CF56A6" w:rsidRDefault="00727575" w:rsidP="00727575">
            <w:pPr>
              <w:rPr>
                <w:rFonts w:ascii="Arial" w:hAnsi="Arial" w:cs="Arial"/>
                <w:sz w:val="20"/>
                <w:szCs w:val="20"/>
              </w:rPr>
            </w:pPr>
            <w:r w:rsidRPr="00CF56A6">
              <w:rPr>
                <w:rFonts w:ascii="Arial" w:hAnsi="Arial" w:cs="Arial"/>
                <w:sz w:val="20"/>
                <w:szCs w:val="20"/>
              </w:rPr>
              <w:t>Сигнальная лампа</w:t>
            </w:r>
          </w:p>
          <w:p w14:paraId="3FA1EF79" w14:textId="77777777" w:rsidR="00727575" w:rsidRPr="00CF56A6" w:rsidRDefault="00727575" w:rsidP="00727575">
            <w:pPr>
              <w:rPr>
                <w:rFonts w:ascii="Arial" w:hAnsi="Arial" w:cs="Arial"/>
                <w:sz w:val="20"/>
                <w:szCs w:val="20"/>
              </w:rPr>
            </w:pPr>
            <w:r w:rsidRPr="00CF56A6">
              <w:rPr>
                <w:rFonts w:ascii="Arial" w:hAnsi="Arial" w:cs="Arial"/>
                <w:sz w:val="20"/>
                <w:szCs w:val="20"/>
              </w:rPr>
              <w:t>Сигнальный вибратор</w:t>
            </w:r>
          </w:p>
          <w:p w14:paraId="426CBAF1" w14:textId="77777777" w:rsidR="00727575" w:rsidRPr="00CF56A6" w:rsidRDefault="00727575" w:rsidP="00727575">
            <w:pPr>
              <w:rPr>
                <w:rFonts w:ascii="Arial" w:hAnsi="Arial" w:cs="Arial"/>
                <w:sz w:val="20"/>
                <w:szCs w:val="20"/>
              </w:rPr>
            </w:pPr>
            <w:r w:rsidRPr="00CF56A6">
              <w:rPr>
                <w:rFonts w:ascii="Arial" w:hAnsi="Arial" w:cs="Arial"/>
                <w:sz w:val="20"/>
                <w:szCs w:val="20"/>
              </w:rPr>
              <w:t>Синхроскоп</w:t>
            </w:r>
          </w:p>
          <w:p w14:paraId="604C7C0D" w14:textId="77777777" w:rsidR="00727575" w:rsidRPr="00CF56A6" w:rsidRDefault="00727575" w:rsidP="00727575">
            <w:pPr>
              <w:rPr>
                <w:rFonts w:ascii="Arial" w:hAnsi="Arial" w:cs="Arial"/>
                <w:sz w:val="20"/>
                <w:szCs w:val="20"/>
              </w:rPr>
            </w:pPr>
            <w:r w:rsidRPr="00CF56A6">
              <w:rPr>
                <w:rFonts w:ascii="Arial" w:hAnsi="Arial" w:cs="Arial"/>
                <w:sz w:val="20"/>
                <w:szCs w:val="20"/>
              </w:rPr>
              <w:t>Текстовый дисплей</w:t>
            </w:r>
          </w:p>
          <w:p w14:paraId="713FEA04" w14:textId="77777777" w:rsidR="00727575" w:rsidRPr="00CF56A6" w:rsidRDefault="00727575" w:rsidP="00727575">
            <w:pPr>
              <w:rPr>
                <w:rFonts w:ascii="Arial" w:hAnsi="Arial" w:cs="Arial"/>
                <w:sz w:val="20"/>
                <w:szCs w:val="20"/>
              </w:rPr>
            </w:pPr>
            <w:r w:rsidRPr="00CF56A6">
              <w:rPr>
                <w:rFonts w:ascii="Arial" w:hAnsi="Arial" w:cs="Arial"/>
                <w:sz w:val="20"/>
                <w:szCs w:val="20"/>
              </w:rPr>
              <w:t>Вольтметр</w:t>
            </w:r>
          </w:p>
          <w:p w14:paraId="3C019FDA" w14:textId="77777777" w:rsidR="00727575" w:rsidRPr="00CF56A6" w:rsidRDefault="00727575" w:rsidP="00727575">
            <w:pPr>
              <w:rPr>
                <w:rFonts w:ascii="Arial" w:hAnsi="Arial" w:cs="Arial"/>
                <w:sz w:val="20"/>
                <w:szCs w:val="20"/>
              </w:rPr>
            </w:pPr>
            <w:r w:rsidRPr="00CF56A6">
              <w:rPr>
                <w:rFonts w:ascii="Arial" w:hAnsi="Arial" w:cs="Arial"/>
                <w:sz w:val="20"/>
                <w:szCs w:val="20"/>
              </w:rPr>
              <w:t>ваттметр</w:t>
            </w:r>
          </w:p>
          <w:p w14:paraId="255E468A" w14:textId="77777777" w:rsidR="00727575" w:rsidRPr="00CF56A6" w:rsidRDefault="00CF56A6" w:rsidP="00727575">
            <w:pPr>
              <w:rPr>
                <w:rFonts w:ascii="Arial" w:hAnsi="Arial" w:cs="Arial"/>
                <w:sz w:val="20"/>
                <w:szCs w:val="20"/>
              </w:rPr>
            </w:pPr>
            <w:r w:rsidRPr="00CF56A6">
              <w:rPr>
                <w:rFonts w:ascii="Arial" w:hAnsi="Arial" w:cs="Arial"/>
                <w:sz w:val="20"/>
                <w:szCs w:val="20"/>
              </w:rPr>
              <w:t>Счётчик</w:t>
            </w:r>
            <w:r w:rsidR="00727575" w:rsidRPr="00CF56A6">
              <w:rPr>
                <w:rFonts w:ascii="Arial" w:hAnsi="Arial" w:cs="Arial"/>
                <w:sz w:val="20"/>
                <w:szCs w:val="20"/>
              </w:rPr>
              <w:t xml:space="preserve"> ватт-часов</w:t>
            </w:r>
          </w:p>
        </w:tc>
      </w:tr>
      <w:tr w:rsidR="00727575" w:rsidRPr="00CF56A6" w14:paraId="7476BE7A" w14:textId="77777777" w:rsidTr="00CF56A6">
        <w:trPr>
          <w:trHeight w:val="20"/>
          <w:jc w:val="center"/>
        </w:trPr>
        <w:tc>
          <w:tcPr>
            <w:tcW w:w="0" w:type="auto"/>
          </w:tcPr>
          <w:p w14:paraId="16407B21" w14:textId="77777777" w:rsidR="00727575" w:rsidRPr="00CF56A6" w:rsidRDefault="00727575" w:rsidP="00727575">
            <w:pPr>
              <w:rPr>
                <w:rFonts w:ascii="Arial" w:hAnsi="Arial" w:cs="Arial"/>
                <w:sz w:val="20"/>
                <w:szCs w:val="20"/>
              </w:rPr>
            </w:pPr>
            <w:r w:rsidRPr="00CF56A6">
              <w:rPr>
                <w:rFonts w:ascii="Arial" w:hAnsi="Arial" w:cs="Arial"/>
                <w:sz w:val="20"/>
                <w:szCs w:val="20"/>
              </w:rPr>
              <w:t>Q</w:t>
            </w:r>
          </w:p>
        </w:tc>
        <w:tc>
          <w:tcPr>
            <w:tcW w:w="0" w:type="auto"/>
          </w:tcPr>
          <w:p w14:paraId="42C067B9" w14:textId="77777777" w:rsidR="00727575" w:rsidRPr="00CF56A6" w:rsidRDefault="00727575" w:rsidP="00727575">
            <w:pPr>
              <w:rPr>
                <w:rFonts w:ascii="Arial" w:hAnsi="Arial" w:cs="Arial"/>
                <w:sz w:val="20"/>
                <w:szCs w:val="20"/>
              </w:rPr>
            </w:pPr>
            <w:r w:rsidRPr="00CF56A6">
              <w:rPr>
                <w:rFonts w:ascii="Arial" w:hAnsi="Arial" w:cs="Arial"/>
                <w:sz w:val="20"/>
                <w:szCs w:val="20"/>
              </w:rPr>
              <w:t>Контролируемое переключение или изменение потока энергии, сигналов (для сигналов в цепях управления, см. классы K и S) или материала</w:t>
            </w:r>
          </w:p>
        </w:tc>
        <w:tc>
          <w:tcPr>
            <w:tcW w:w="0" w:type="auto"/>
          </w:tcPr>
          <w:p w14:paraId="6A57E9AA" w14:textId="77777777" w:rsidR="00727575" w:rsidRPr="00CF56A6" w:rsidRDefault="00727575" w:rsidP="00727575">
            <w:pPr>
              <w:rPr>
                <w:rFonts w:ascii="Arial" w:hAnsi="Arial" w:cs="Arial"/>
                <w:sz w:val="20"/>
                <w:szCs w:val="20"/>
              </w:rPr>
            </w:pPr>
            <w:r w:rsidRPr="00CF56A6">
              <w:rPr>
                <w:rFonts w:ascii="Arial" w:hAnsi="Arial" w:cs="Arial"/>
                <w:sz w:val="20"/>
                <w:szCs w:val="20"/>
              </w:rPr>
              <w:t>Открытие (энергии, сигналов и потока материала)</w:t>
            </w:r>
          </w:p>
          <w:p w14:paraId="49AC0735" w14:textId="77777777" w:rsidR="00727575" w:rsidRPr="00CF56A6" w:rsidRDefault="00727575" w:rsidP="00727575">
            <w:pPr>
              <w:rPr>
                <w:rFonts w:ascii="Arial" w:hAnsi="Arial" w:cs="Arial"/>
                <w:sz w:val="20"/>
                <w:szCs w:val="20"/>
              </w:rPr>
            </w:pPr>
            <w:r w:rsidRPr="00CF56A6">
              <w:rPr>
                <w:rFonts w:ascii="Arial" w:hAnsi="Arial" w:cs="Arial"/>
                <w:sz w:val="20"/>
                <w:szCs w:val="20"/>
              </w:rPr>
              <w:t>Закрытие (энергии, сигналов и потока материала)</w:t>
            </w:r>
          </w:p>
          <w:p w14:paraId="679D5E09" w14:textId="77777777" w:rsidR="00727575" w:rsidRPr="00CF56A6" w:rsidRDefault="00727575" w:rsidP="00727575">
            <w:pPr>
              <w:rPr>
                <w:rFonts w:ascii="Arial" w:hAnsi="Arial" w:cs="Arial"/>
                <w:sz w:val="20"/>
                <w:szCs w:val="20"/>
              </w:rPr>
            </w:pPr>
            <w:r w:rsidRPr="00CF56A6">
              <w:rPr>
                <w:rFonts w:ascii="Arial" w:hAnsi="Arial" w:cs="Arial"/>
                <w:sz w:val="20"/>
                <w:szCs w:val="20"/>
              </w:rPr>
              <w:t>Переключение (энергии, сигналов и потока материала)</w:t>
            </w:r>
          </w:p>
          <w:p w14:paraId="1B2D5AAF" w14:textId="77777777" w:rsidR="00727575" w:rsidRPr="00CF56A6" w:rsidRDefault="00727575" w:rsidP="00727575">
            <w:pPr>
              <w:rPr>
                <w:rFonts w:ascii="Arial" w:hAnsi="Arial" w:cs="Arial"/>
                <w:sz w:val="20"/>
                <w:szCs w:val="20"/>
              </w:rPr>
            </w:pPr>
            <w:r w:rsidRPr="00CF56A6">
              <w:rPr>
                <w:rFonts w:ascii="Arial" w:hAnsi="Arial" w:cs="Arial"/>
                <w:sz w:val="20"/>
                <w:szCs w:val="20"/>
              </w:rPr>
              <w:t>Сжимание</w:t>
            </w:r>
          </w:p>
        </w:tc>
        <w:tc>
          <w:tcPr>
            <w:tcW w:w="0" w:type="auto"/>
          </w:tcPr>
          <w:p w14:paraId="35FCB621" w14:textId="77777777" w:rsidR="00727575" w:rsidRPr="00CF56A6" w:rsidRDefault="00727575" w:rsidP="00727575">
            <w:pPr>
              <w:rPr>
                <w:rFonts w:ascii="Arial" w:hAnsi="Arial" w:cs="Arial"/>
                <w:sz w:val="20"/>
                <w:szCs w:val="20"/>
              </w:rPr>
            </w:pPr>
            <w:r w:rsidRPr="00CF56A6">
              <w:rPr>
                <w:rFonts w:ascii="Arial" w:hAnsi="Arial" w:cs="Arial"/>
                <w:sz w:val="20"/>
                <w:szCs w:val="20"/>
              </w:rPr>
              <w:t>Тормоз</w:t>
            </w:r>
          </w:p>
          <w:p w14:paraId="3AE3DF90" w14:textId="77777777" w:rsidR="00727575" w:rsidRPr="00CF56A6" w:rsidRDefault="00727575" w:rsidP="00727575">
            <w:pPr>
              <w:rPr>
                <w:rFonts w:ascii="Arial" w:hAnsi="Arial" w:cs="Arial"/>
                <w:sz w:val="20"/>
                <w:szCs w:val="20"/>
              </w:rPr>
            </w:pPr>
            <w:r w:rsidRPr="00CF56A6">
              <w:rPr>
                <w:rFonts w:ascii="Arial" w:hAnsi="Arial" w:cs="Arial"/>
                <w:sz w:val="20"/>
                <w:szCs w:val="20"/>
              </w:rPr>
              <w:t>Регулирующий вентиль</w:t>
            </w:r>
          </w:p>
          <w:p w14:paraId="53046D67" w14:textId="77777777" w:rsidR="00727575" w:rsidRPr="00CF56A6" w:rsidRDefault="00727575" w:rsidP="00727575">
            <w:pPr>
              <w:rPr>
                <w:rFonts w:ascii="Arial" w:hAnsi="Arial" w:cs="Arial"/>
                <w:sz w:val="20"/>
                <w:szCs w:val="20"/>
              </w:rPr>
            </w:pPr>
            <w:r w:rsidRPr="00CF56A6">
              <w:rPr>
                <w:rFonts w:ascii="Arial" w:hAnsi="Arial" w:cs="Arial"/>
                <w:sz w:val="20"/>
                <w:szCs w:val="20"/>
              </w:rPr>
              <w:t>Дверь</w:t>
            </w:r>
          </w:p>
          <w:p w14:paraId="6BE5FD4E" w14:textId="77777777" w:rsidR="00727575" w:rsidRPr="00CF56A6" w:rsidRDefault="00727575" w:rsidP="00727575">
            <w:pPr>
              <w:rPr>
                <w:rFonts w:ascii="Arial" w:hAnsi="Arial" w:cs="Arial"/>
                <w:sz w:val="20"/>
                <w:szCs w:val="20"/>
              </w:rPr>
            </w:pPr>
            <w:r w:rsidRPr="00CF56A6">
              <w:rPr>
                <w:rFonts w:ascii="Arial" w:hAnsi="Arial" w:cs="Arial"/>
                <w:sz w:val="20"/>
                <w:szCs w:val="20"/>
              </w:rPr>
              <w:t>Ворота</w:t>
            </w:r>
          </w:p>
          <w:p w14:paraId="713380F6" w14:textId="77777777" w:rsidR="00727575" w:rsidRPr="00CF56A6" w:rsidRDefault="00727575" w:rsidP="00727575">
            <w:pPr>
              <w:rPr>
                <w:rFonts w:ascii="Arial" w:hAnsi="Arial" w:cs="Arial"/>
                <w:sz w:val="20"/>
                <w:szCs w:val="20"/>
              </w:rPr>
            </w:pPr>
            <w:r w:rsidRPr="00CF56A6">
              <w:rPr>
                <w:rFonts w:ascii="Arial" w:hAnsi="Arial" w:cs="Arial"/>
                <w:sz w:val="20"/>
                <w:szCs w:val="20"/>
              </w:rPr>
              <w:t>Клапан выключения</w:t>
            </w:r>
          </w:p>
          <w:p w14:paraId="5FE73F4C" w14:textId="77777777" w:rsidR="00727575" w:rsidRPr="00CF56A6" w:rsidRDefault="00727575" w:rsidP="00727575">
            <w:pPr>
              <w:rPr>
                <w:rFonts w:ascii="Arial" w:hAnsi="Arial" w:cs="Arial"/>
                <w:sz w:val="20"/>
                <w:szCs w:val="20"/>
              </w:rPr>
            </w:pPr>
            <w:r w:rsidRPr="00CF56A6">
              <w:rPr>
                <w:rFonts w:ascii="Arial" w:hAnsi="Arial" w:cs="Arial"/>
                <w:sz w:val="20"/>
                <w:szCs w:val="20"/>
              </w:rPr>
              <w:t>Замок</w:t>
            </w:r>
          </w:p>
        </w:tc>
        <w:tc>
          <w:tcPr>
            <w:tcW w:w="0" w:type="auto"/>
          </w:tcPr>
          <w:p w14:paraId="45743009" w14:textId="77777777" w:rsidR="00727575" w:rsidRPr="00CF56A6" w:rsidRDefault="00727575" w:rsidP="00727575">
            <w:pPr>
              <w:rPr>
                <w:rFonts w:ascii="Arial" w:hAnsi="Arial" w:cs="Arial"/>
                <w:sz w:val="20"/>
                <w:szCs w:val="20"/>
              </w:rPr>
            </w:pPr>
            <w:r w:rsidRPr="00CF56A6">
              <w:rPr>
                <w:rFonts w:ascii="Arial" w:hAnsi="Arial" w:cs="Arial"/>
                <w:sz w:val="20"/>
                <w:szCs w:val="20"/>
              </w:rPr>
              <w:t>Автоматический выключатель</w:t>
            </w:r>
          </w:p>
          <w:p w14:paraId="1563928D" w14:textId="77777777" w:rsidR="00727575" w:rsidRPr="00CF56A6" w:rsidRDefault="00727575" w:rsidP="00727575">
            <w:pPr>
              <w:rPr>
                <w:rFonts w:ascii="Arial" w:hAnsi="Arial" w:cs="Arial"/>
                <w:sz w:val="20"/>
                <w:szCs w:val="20"/>
              </w:rPr>
            </w:pPr>
            <w:r w:rsidRPr="00CF56A6">
              <w:rPr>
                <w:rFonts w:ascii="Arial" w:hAnsi="Arial" w:cs="Arial"/>
                <w:sz w:val="20"/>
                <w:szCs w:val="20"/>
              </w:rPr>
              <w:t>Контактор (для питания)</w:t>
            </w:r>
          </w:p>
          <w:p w14:paraId="27F9F76D" w14:textId="77777777" w:rsidR="00727575" w:rsidRPr="00CF56A6" w:rsidRDefault="00727575" w:rsidP="00727575">
            <w:pPr>
              <w:rPr>
                <w:rFonts w:ascii="Arial" w:hAnsi="Arial" w:cs="Arial"/>
                <w:sz w:val="20"/>
                <w:szCs w:val="20"/>
              </w:rPr>
            </w:pPr>
            <w:r w:rsidRPr="00CF56A6">
              <w:rPr>
                <w:rFonts w:ascii="Arial" w:hAnsi="Arial" w:cs="Arial"/>
                <w:sz w:val="20"/>
                <w:szCs w:val="20"/>
              </w:rPr>
              <w:t>разъединитель</w:t>
            </w:r>
          </w:p>
          <w:p w14:paraId="3B95E006" w14:textId="77777777" w:rsidR="00727575" w:rsidRPr="00CF56A6" w:rsidRDefault="00727575" w:rsidP="00727575">
            <w:pPr>
              <w:rPr>
                <w:rFonts w:ascii="Arial" w:hAnsi="Arial" w:cs="Arial"/>
                <w:sz w:val="20"/>
                <w:szCs w:val="20"/>
              </w:rPr>
            </w:pPr>
            <w:r w:rsidRPr="00CF56A6">
              <w:rPr>
                <w:rFonts w:ascii="Arial" w:hAnsi="Arial" w:cs="Arial"/>
                <w:sz w:val="20"/>
                <w:szCs w:val="20"/>
              </w:rPr>
              <w:t>Переключатель предохранителей (если основной целью является защита, см. Класс F)</w:t>
            </w:r>
          </w:p>
          <w:p w14:paraId="7FC00E55" w14:textId="77777777" w:rsidR="00727575" w:rsidRPr="00CF56A6" w:rsidRDefault="00727575" w:rsidP="00727575">
            <w:pPr>
              <w:rPr>
                <w:rFonts w:ascii="Arial" w:hAnsi="Arial" w:cs="Arial"/>
                <w:sz w:val="20"/>
                <w:szCs w:val="20"/>
              </w:rPr>
            </w:pPr>
            <w:r w:rsidRPr="00CF56A6">
              <w:rPr>
                <w:rFonts w:ascii="Arial" w:hAnsi="Arial" w:cs="Arial"/>
                <w:sz w:val="20"/>
                <w:szCs w:val="20"/>
              </w:rPr>
              <w:t>Предохранитель-разъединитель (если основной целью является защита, см. Класс F)</w:t>
            </w:r>
          </w:p>
          <w:p w14:paraId="05F2D003" w14:textId="77777777" w:rsidR="00727575" w:rsidRPr="00CF56A6" w:rsidRDefault="00727575" w:rsidP="00727575">
            <w:pPr>
              <w:rPr>
                <w:rFonts w:ascii="Arial" w:hAnsi="Arial" w:cs="Arial"/>
                <w:sz w:val="20"/>
                <w:szCs w:val="20"/>
              </w:rPr>
            </w:pPr>
            <w:r w:rsidRPr="00CF56A6">
              <w:rPr>
                <w:rFonts w:ascii="Arial" w:hAnsi="Arial" w:cs="Arial"/>
                <w:sz w:val="20"/>
                <w:szCs w:val="20"/>
              </w:rPr>
              <w:t>Стартер двигателя</w:t>
            </w:r>
          </w:p>
          <w:p w14:paraId="4F22C3C1" w14:textId="77777777" w:rsidR="00727575" w:rsidRPr="00CF56A6" w:rsidRDefault="00727575" w:rsidP="00727575">
            <w:pPr>
              <w:rPr>
                <w:rFonts w:ascii="Arial" w:hAnsi="Arial" w:cs="Arial"/>
                <w:sz w:val="20"/>
                <w:szCs w:val="20"/>
              </w:rPr>
            </w:pPr>
            <w:r w:rsidRPr="00CF56A6">
              <w:rPr>
                <w:rFonts w:ascii="Arial" w:hAnsi="Arial" w:cs="Arial"/>
                <w:sz w:val="20"/>
                <w:szCs w:val="20"/>
              </w:rPr>
              <w:t>Силовой транзистор</w:t>
            </w:r>
          </w:p>
          <w:p w14:paraId="03BC9397" w14:textId="77777777" w:rsidR="00727575" w:rsidRPr="00CF56A6" w:rsidRDefault="00727575" w:rsidP="00727575">
            <w:pPr>
              <w:rPr>
                <w:rFonts w:ascii="Arial" w:hAnsi="Arial" w:cs="Arial"/>
                <w:sz w:val="20"/>
                <w:szCs w:val="20"/>
              </w:rPr>
            </w:pPr>
            <w:r w:rsidRPr="00CF56A6">
              <w:rPr>
                <w:rFonts w:ascii="Arial" w:hAnsi="Arial" w:cs="Arial"/>
                <w:sz w:val="20"/>
                <w:szCs w:val="20"/>
              </w:rPr>
              <w:t>Тиристор</w:t>
            </w:r>
          </w:p>
        </w:tc>
      </w:tr>
      <w:tr w:rsidR="00727575" w:rsidRPr="00CF56A6" w14:paraId="7C913626" w14:textId="77777777" w:rsidTr="00CF56A6">
        <w:trPr>
          <w:trHeight w:val="20"/>
          <w:jc w:val="center"/>
        </w:trPr>
        <w:tc>
          <w:tcPr>
            <w:tcW w:w="0" w:type="auto"/>
          </w:tcPr>
          <w:p w14:paraId="0A76381F" w14:textId="77777777" w:rsidR="00727575" w:rsidRPr="00CF56A6" w:rsidRDefault="00727575" w:rsidP="00727575">
            <w:pPr>
              <w:rPr>
                <w:rFonts w:ascii="Arial" w:hAnsi="Arial" w:cs="Arial"/>
                <w:sz w:val="20"/>
                <w:szCs w:val="20"/>
              </w:rPr>
            </w:pPr>
            <w:r w:rsidRPr="00CF56A6">
              <w:rPr>
                <w:rFonts w:ascii="Arial" w:hAnsi="Arial" w:cs="Arial"/>
                <w:sz w:val="20"/>
                <w:szCs w:val="20"/>
              </w:rPr>
              <w:lastRenderedPageBreak/>
              <w:t>R</w:t>
            </w:r>
          </w:p>
        </w:tc>
        <w:tc>
          <w:tcPr>
            <w:tcW w:w="0" w:type="auto"/>
          </w:tcPr>
          <w:p w14:paraId="7453C304" w14:textId="77777777" w:rsidR="00727575" w:rsidRPr="00CF56A6" w:rsidRDefault="00727575" w:rsidP="00727575">
            <w:pPr>
              <w:rPr>
                <w:rFonts w:ascii="Arial" w:hAnsi="Arial" w:cs="Arial"/>
                <w:sz w:val="20"/>
                <w:szCs w:val="20"/>
              </w:rPr>
            </w:pPr>
            <w:r w:rsidRPr="00CF56A6">
              <w:rPr>
                <w:rFonts w:ascii="Arial" w:hAnsi="Arial" w:cs="Arial"/>
                <w:sz w:val="20"/>
                <w:szCs w:val="20"/>
              </w:rPr>
              <w:t xml:space="preserve">Ограничение или стабилизация </w:t>
            </w:r>
            <w:proofErr w:type="gramStart"/>
            <w:r w:rsidR="00CF56A6">
              <w:rPr>
                <w:rFonts w:ascii="Arial" w:hAnsi="Arial" w:cs="Arial"/>
                <w:sz w:val="20"/>
                <w:szCs w:val="20"/>
              </w:rPr>
              <w:t>движения</w:t>
            </w:r>
            <w:proofErr w:type="gramEnd"/>
            <w:r w:rsidRPr="00CF56A6">
              <w:rPr>
                <w:rFonts w:ascii="Arial" w:hAnsi="Arial" w:cs="Arial"/>
                <w:sz w:val="20"/>
                <w:szCs w:val="20"/>
              </w:rPr>
              <w:t xml:space="preserve"> или потока энергии, информации или материала</w:t>
            </w:r>
          </w:p>
        </w:tc>
        <w:tc>
          <w:tcPr>
            <w:tcW w:w="0" w:type="auto"/>
          </w:tcPr>
          <w:p w14:paraId="4C6D74C7" w14:textId="77777777" w:rsidR="00727575" w:rsidRPr="00CF56A6" w:rsidRDefault="00727575" w:rsidP="00727575">
            <w:pPr>
              <w:rPr>
                <w:rFonts w:ascii="Arial" w:hAnsi="Arial" w:cs="Arial"/>
                <w:sz w:val="20"/>
                <w:szCs w:val="20"/>
              </w:rPr>
            </w:pPr>
            <w:r w:rsidRPr="00CF56A6">
              <w:rPr>
                <w:rFonts w:ascii="Arial" w:hAnsi="Arial" w:cs="Arial"/>
                <w:sz w:val="20"/>
                <w:szCs w:val="20"/>
              </w:rPr>
              <w:t>Блокировка</w:t>
            </w:r>
          </w:p>
          <w:p w14:paraId="1E25C7BE" w14:textId="77777777" w:rsidR="00727575" w:rsidRPr="00CF56A6" w:rsidRDefault="00727575" w:rsidP="00727575">
            <w:pPr>
              <w:rPr>
                <w:rFonts w:ascii="Arial" w:hAnsi="Arial" w:cs="Arial"/>
                <w:sz w:val="20"/>
                <w:szCs w:val="20"/>
              </w:rPr>
            </w:pPr>
            <w:r w:rsidRPr="00CF56A6">
              <w:rPr>
                <w:rFonts w:ascii="Arial" w:hAnsi="Arial" w:cs="Arial"/>
                <w:sz w:val="20"/>
                <w:szCs w:val="20"/>
              </w:rPr>
              <w:t>Демпфирование</w:t>
            </w:r>
          </w:p>
          <w:p w14:paraId="2A6C8882" w14:textId="77777777" w:rsidR="00727575" w:rsidRPr="00CF56A6" w:rsidRDefault="00727575" w:rsidP="00727575">
            <w:pPr>
              <w:rPr>
                <w:rFonts w:ascii="Arial" w:hAnsi="Arial" w:cs="Arial"/>
                <w:sz w:val="20"/>
                <w:szCs w:val="20"/>
              </w:rPr>
            </w:pPr>
            <w:r w:rsidRPr="00CF56A6">
              <w:rPr>
                <w:rFonts w:ascii="Arial" w:hAnsi="Arial" w:cs="Arial"/>
                <w:sz w:val="20"/>
                <w:szCs w:val="20"/>
              </w:rPr>
              <w:t>Ограничение</w:t>
            </w:r>
          </w:p>
          <w:p w14:paraId="20BDBDD1" w14:textId="77777777" w:rsidR="00727575" w:rsidRPr="00CF56A6" w:rsidRDefault="00727575" w:rsidP="00727575">
            <w:pPr>
              <w:rPr>
                <w:rFonts w:ascii="Arial" w:hAnsi="Arial" w:cs="Arial"/>
                <w:sz w:val="20"/>
                <w:szCs w:val="20"/>
              </w:rPr>
            </w:pPr>
            <w:r w:rsidRPr="00CF56A6">
              <w:rPr>
                <w:rFonts w:ascii="Arial" w:hAnsi="Arial" w:cs="Arial"/>
                <w:sz w:val="20"/>
                <w:szCs w:val="20"/>
              </w:rPr>
              <w:t>Разделение</w:t>
            </w:r>
          </w:p>
          <w:p w14:paraId="2A27C58E" w14:textId="77777777" w:rsidR="00727575" w:rsidRPr="00CF56A6" w:rsidRDefault="00727575" w:rsidP="00727575">
            <w:pPr>
              <w:rPr>
                <w:rFonts w:ascii="Arial" w:hAnsi="Arial" w:cs="Arial"/>
                <w:sz w:val="20"/>
                <w:szCs w:val="20"/>
              </w:rPr>
            </w:pPr>
            <w:r w:rsidRPr="00CF56A6">
              <w:rPr>
                <w:rFonts w:ascii="Arial" w:hAnsi="Arial" w:cs="Arial"/>
                <w:sz w:val="20"/>
                <w:szCs w:val="20"/>
              </w:rPr>
              <w:t>Стабилизация</w:t>
            </w:r>
          </w:p>
        </w:tc>
        <w:tc>
          <w:tcPr>
            <w:tcW w:w="0" w:type="auto"/>
          </w:tcPr>
          <w:p w14:paraId="52D2AF21" w14:textId="77777777" w:rsidR="00727575" w:rsidRPr="00CF56A6" w:rsidRDefault="00727575" w:rsidP="00727575">
            <w:pPr>
              <w:rPr>
                <w:rFonts w:ascii="Arial" w:hAnsi="Arial" w:cs="Arial"/>
                <w:sz w:val="20"/>
                <w:szCs w:val="20"/>
              </w:rPr>
            </w:pPr>
            <w:r w:rsidRPr="00CF56A6">
              <w:rPr>
                <w:rFonts w:ascii="Arial" w:hAnsi="Arial" w:cs="Arial"/>
                <w:sz w:val="20"/>
                <w:szCs w:val="20"/>
              </w:rPr>
              <w:t>Блокирующее устройство</w:t>
            </w:r>
          </w:p>
          <w:p w14:paraId="779556F5" w14:textId="77777777" w:rsidR="00727575" w:rsidRPr="00CF56A6" w:rsidRDefault="00727575" w:rsidP="00727575">
            <w:pPr>
              <w:rPr>
                <w:rFonts w:ascii="Arial" w:hAnsi="Arial" w:cs="Arial"/>
                <w:sz w:val="20"/>
                <w:szCs w:val="20"/>
              </w:rPr>
            </w:pPr>
            <w:r w:rsidRPr="00CF56A6">
              <w:rPr>
                <w:rFonts w:ascii="Arial" w:hAnsi="Arial" w:cs="Arial"/>
                <w:sz w:val="20"/>
                <w:szCs w:val="20"/>
              </w:rPr>
              <w:t>Обратный клапан</w:t>
            </w:r>
          </w:p>
          <w:p w14:paraId="3735EA44" w14:textId="77777777" w:rsidR="00727575" w:rsidRPr="00CF56A6" w:rsidRDefault="00727575" w:rsidP="00727575">
            <w:pPr>
              <w:rPr>
                <w:rFonts w:ascii="Arial" w:hAnsi="Arial" w:cs="Arial"/>
                <w:sz w:val="20"/>
                <w:szCs w:val="20"/>
              </w:rPr>
            </w:pPr>
            <w:r w:rsidRPr="00CF56A6">
              <w:rPr>
                <w:rFonts w:ascii="Arial" w:hAnsi="Arial" w:cs="Arial"/>
                <w:sz w:val="20"/>
                <w:szCs w:val="20"/>
              </w:rPr>
              <w:t>Ограда</w:t>
            </w:r>
          </w:p>
          <w:p w14:paraId="2A6916E2" w14:textId="77777777" w:rsidR="00727575" w:rsidRPr="00CF56A6" w:rsidRDefault="00727575" w:rsidP="00727575">
            <w:pPr>
              <w:rPr>
                <w:rFonts w:ascii="Arial" w:hAnsi="Arial" w:cs="Arial"/>
                <w:sz w:val="20"/>
                <w:szCs w:val="20"/>
              </w:rPr>
            </w:pPr>
            <w:r w:rsidRPr="00CF56A6">
              <w:rPr>
                <w:rFonts w:ascii="Arial" w:hAnsi="Arial" w:cs="Arial"/>
                <w:sz w:val="20"/>
                <w:szCs w:val="20"/>
              </w:rPr>
              <w:t>Задвижка</w:t>
            </w:r>
          </w:p>
          <w:p w14:paraId="1C9FB053" w14:textId="77777777" w:rsidR="00727575" w:rsidRPr="00CF56A6" w:rsidRDefault="00727575" w:rsidP="00727575">
            <w:pPr>
              <w:rPr>
                <w:rFonts w:ascii="Arial" w:hAnsi="Arial" w:cs="Arial"/>
                <w:sz w:val="20"/>
                <w:szCs w:val="20"/>
              </w:rPr>
            </w:pPr>
            <w:r w:rsidRPr="00CF56A6">
              <w:rPr>
                <w:rFonts w:ascii="Arial" w:hAnsi="Arial" w:cs="Arial"/>
                <w:sz w:val="20"/>
                <w:szCs w:val="20"/>
              </w:rPr>
              <w:t>Замок</w:t>
            </w:r>
          </w:p>
          <w:p w14:paraId="353C19EC" w14:textId="77777777" w:rsidR="00727575" w:rsidRPr="00CF56A6" w:rsidRDefault="00727575" w:rsidP="00727575">
            <w:pPr>
              <w:rPr>
                <w:rFonts w:ascii="Arial" w:hAnsi="Arial" w:cs="Arial"/>
                <w:sz w:val="20"/>
                <w:szCs w:val="20"/>
              </w:rPr>
            </w:pPr>
            <w:r w:rsidRPr="00CF56A6">
              <w:rPr>
                <w:rFonts w:ascii="Arial" w:hAnsi="Arial" w:cs="Arial"/>
                <w:sz w:val="20"/>
                <w:szCs w:val="20"/>
              </w:rPr>
              <w:t>Диафрагма</w:t>
            </w:r>
          </w:p>
          <w:p w14:paraId="5DBB4E4C" w14:textId="77777777" w:rsidR="00727575" w:rsidRPr="00CF56A6" w:rsidRDefault="00727575" w:rsidP="00727575">
            <w:pPr>
              <w:rPr>
                <w:rFonts w:ascii="Arial" w:hAnsi="Arial" w:cs="Arial"/>
                <w:sz w:val="20"/>
                <w:szCs w:val="20"/>
              </w:rPr>
            </w:pPr>
            <w:r w:rsidRPr="00CF56A6">
              <w:rPr>
                <w:rFonts w:ascii="Arial" w:hAnsi="Arial" w:cs="Arial"/>
                <w:sz w:val="20"/>
                <w:szCs w:val="20"/>
              </w:rPr>
              <w:t>Амортизатор</w:t>
            </w:r>
          </w:p>
          <w:p w14:paraId="75B79219" w14:textId="77777777" w:rsidR="00727575" w:rsidRPr="00CF56A6" w:rsidRDefault="00727575" w:rsidP="00727575">
            <w:pPr>
              <w:rPr>
                <w:rFonts w:ascii="Arial" w:hAnsi="Arial" w:cs="Arial"/>
                <w:sz w:val="20"/>
                <w:szCs w:val="20"/>
              </w:rPr>
            </w:pPr>
            <w:r w:rsidRPr="00CF56A6">
              <w:rPr>
                <w:rFonts w:ascii="Arial" w:hAnsi="Arial" w:cs="Arial"/>
                <w:sz w:val="20"/>
                <w:szCs w:val="20"/>
              </w:rPr>
              <w:t>Ставень</w:t>
            </w:r>
          </w:p>
        </w:tc>
        <w:tc>
          <w:tcPr>
            <w:tcW w:w="0" w:type="auto"/>
          </w:tcPr>
          <w:p w14:paraId="1E6CB6C8" w14:textId="77777777" w:rsidR="00727575" w:rsidRPr="00CF56A6" w:rsidRDefault="00727575" w:rsidP="00727575">
            <w:pPr>
              <w:rPr>
                <w:rFonts w:ascii="Arial" w:hAnsi="Arial" w:cs="Arial"/>
                <w:sz w:val="20"/>
                <w:szCs w:val="20"/>
              </w:rPr>
            </w:pPr>
            <w:r w:rsidRPr="00CF56A6">
              <w:rPr>
                <w:rFonts w:ascii="Arial" w:hAnsi="Arial" w:cs="Arial"/>
                <w:sz w:val="20"/>
                <w:szCs w:val="20"/>
              </w:rPr>
              <w:t>Диод</w:t>
            </w:r>
          </w:p>
          <w:p w14:paraId="4BACC722" w14:textId="77777777" w:rsidR="00727575" w:rsidRPr="00CF56A6" w:rsidRDefault="00727575" w:rsidP="00727575">
            <w:pPr>
              <w:rPr>
                <w:rFonts w:ascii="Arial" w:hAnsi="Arial" w:cs="Arial"/>
                <w:sz w:val="20"/>
                <w:szCs w:val="20"/>
              </w:rPr>
            </w:pPr>
            <w:r w:rsidRPr="00CF56A6">
              <w:rPr>
                <w:rFonts w:ascii="Arial" w:hAnsi="Arial" w:cs="Arial"/>
                <w:sz w:val="20"/>
                <w:szCs w:val="20"/>
              </w:rPr>
              <w:t>Индуктор</w:t>
            </w:r>
          </w:p>
          <w:p w14:paraId="3E605132" w14:textId="77777777" w:rsidR="00727575" w:rsidRPr="00CF56A6" w:rsidRDefault="00727575" w:rsidP="00727575">
            <w:pPr>
              <w:rPr>
                <w:rFonts w:ascii="Arial" w:hAnsi="Arial" w:cs="Arial"/>
                <w:sz w:val="20"/>
                <w:szCs w:val="20"/>
              </w:rPr>
            </w:pPr>
            <w:r w:rsidRPr="00CF56A6">
              <w:rPr>
                <w:rFonts w:ascii="Arial" w:hAnsi="Arial" w:cs="Arial"/>
                <w:sz w:val="20"/>
                <w:szCs w:val="20"/>
              </w:rPr>
              <w:t>Ограничитель</w:t>
            </w:r>
          </w:p>
          <w:p w14:paraId="1017CFF2" w14:textId="77777777" w:rsidR="00727575" w:rsidRPr="00CF56A6" w:rsidRDefault="00727575" w:rsidP="00727575">
            <w:pPr>
              <w:rPr>
                <w:rFonts w:ascii="Arial" w:hAnsi="Arial" w:cs="Arial"/>
                <w:sz w:val="20"/>
                <w:szCs w:val="20"/>
              </w:rPr>
            </w:pPr>
            <w:r w:rsidRPr="00CF56A6">
              <w:rPr>
                <w:rFonts w:ascii="Arial" w:hAnsi="Arial" w:cs="Arial"/>
                <w:sz w:val="20"/>
                <w:szCs w:val="20"/>
              </w:rPr>
              <w:t>Резистор</w:t>
            </w:r>
          </w:p>
        </w:tc>
      </w:tr>
      <w:tr w:rsidR="00727575" w:rsidRPr="00CF56A6" w14:paraId="7C6419FE" w14:textId="77777777" w:rsidTr="00CF56A6">
        <w:trPr>
          <w:trHeight w:val="20"/>
          <w:jc w:val="center"/>
        </w:trPr>
        <w:tc>
          <w:tcPr>
            <w:tcW w:w="0" w:type="auto"/>
          </w:tcPr>
          <w:p w14:paraId="69D75BB2" w14:textId="77777777" w:rsidR="00727575" w:rsidRPr="00CF56A6" w:rsidRDefault="00727575" w:rsidP="00727575">
            <w:pPr>
              <w:rPr>
                <w:rFonts w:ascii="Arial" w:hAnsi="Arial" w:cs="Arial"/>
                <w:sz w:val="20"/>
                <w:szCs w:val="20"/>
              </w:rPr>
            </w:pPr>
            <w:r w:rsidRPr="00CF56A6">
              <w:rPr>
                <w:rFonts w:ascii="Arial" w:hAnsi="Arial" w:cs="Arial"/>
                <w:sz w:val="20"/>
                <w:szCs w:val="20"/>
              </w:rPr>
              <w:t>S</w:t>
            </w:r>
          </w:p>
        </w:tc>
        <w:tc>
          <w:tcPr>
            <w:tcW w:w="0" w:type="auto"/>
          </w:tcPr>
          <w:p w14:paraId="05E59A4D" w14:textId="77777777" w:rsidR="00727575" w:rsidRPr="00CF56A6" w:rsidRDefault="00727575" w:rsidP="00727575">
            <w:pPr>
              <w:rPr>
                <w:rFonts w:ascii="Arial" w:hAnsi="Arial" w:cs="Arial"/>
                <w:sz w:val="20"/>
                <w:szCs w:val="20"/>
              </w:rPr>
            </w:pPr>
            <w:r w:rsidRPr="00CF56A6">
              <w:rPr>
                <w:rFonts w:ascii="Arial" w:hAnsi="Arial" w:cs="Arial"/>
                <w:sz w:val="20"/>
                <w:szCs w:val="20"/>
              </w:rPr>
              <w:t>Преобразование ручного управления в сигнал для дальнейшей обработки</w:t>
            </w:r>
          </w:p>
        </w:tc>
        <w:tc>
          <w:tcPr>
            <w:tcW w:w="0" w:type="auto"/>
          </w:tcPr>
          <w:p w14:paraId="545D3F42" w14:textId="77777777" w:rsidR="00727575" w:rsidRPr="00CF56A6" w:rsidRDefault="00727575" w:rsidP="00727575">
            <w:pPr>
              <w:rPr>
                <w:rFonts w:ascii="Arial" w:hAnsi="Arial" w:cs="Arial"/>
                <w:sz w:val="20"/>
                <w:szCs w:val="20"/>
              </w:rPr>
            </w:pPr>
            <w:r w:rsidRPr="00CF56A6">
              <w:rPr>
                <w:rFonts w:ascii="Arial" w:hAnsi="Arial" w:cs="Arial"/>
                <w:sz w:val="20"/>
                <w:szCs w:val="20"/>
              </w:rPr>
              <w:t>Воздействие</w:t>
            </w:r>
          </w:p>
          <w:p w14:paraId="1850A52A" w14:textId="77777777" w:rsidR="00727575" w:rsidRPr="00CF56A6" w:rsidRDefault="00727575" w:rsidP="00727575">
            <w:pPr>
              <w:rPr>
                <w:rFonts w:ascii="Arial" w:hAnsi="Arial" w:cs="Arial"/>
                <w:sz w:val="20"/>
                <w:szCs w:val="20"/>
              </w:rPr>
            </w:pPr>
            <w:r w:rsidRPr="00CF56A6">
              <w:rPr>
                <w:rFonts w:ascii="Arial" w:hAnsi="Arial" w:cs="Arial"/>
                <w:sz w:val="20"/>
                <w:szCs w:val="20"/>
              </w:rPr>
              <w:t>Ручное управление</w:t>
            </w:r>
          </w:p>
          <w:p w14:paraId="68DCFC18" w14:textId="77777777" w:rsidR="00727575" w:rsidRPr="00CF56A6" w:rsidRDefault="00727575" w:rsidP="00727575">
            <w:pPr>
              <w:rPr>
                <w:rFonts w:ascii="Arial" w:hAnsi="Arial" w:cs="Arial"/>
                <w:sz w:val="20"/>
                <w:szCs w:val="20"/>
              </w:rPr>
            </w:pPr>
            <w:r w:rsidRPr="00CF56A6">
              <w:rPr>
                <w:rFonts w:ascii="Arial" w:hAnsi="Arial" w:cs="Arial"/>
                <w:sz w:val="20"/>
                <w:szCs w:val="20"/>
              </w:rPr>
              <w:t>Выбор</w:t>
            </w:r>
          </w:p>
        </w:tc>
        <w:tc>
          <w:tcPr>
            <w:tcW w:w="0" w:type="auto"/>
          </w:tcPr>
          <w:p w14:paraId="00C01BA2" w14:textId="77777777" w:rsidR="00727575" w:rsidRPr="00CF56A6" w:rsidRDefault="00727575" w:rsidP="00727575">
            <w:pPr>
              <w:rPr>
                <w:rFonts w:ascii="Arial" w:hAnsi="Arial" w:cs="Arial"/>
                <w:sz w:val="20"/>
                <w:szCs w:val="20"/>
              </w:rPr>
            </w:pPr>
            <w:r w:rsidRPr="00CF56A6">
              <w:rPr>
                <w:rFonts w:ascii="Arial" w:hAnsi="Arial" w:cs="Arial"/>
                <w:sz w:val="20"/>
                <w:szCs w:val="20"/>
              </w:rPr>
              <w:t>Кнопочный клапан</w:t>
            </w:r>
          </w:p>
          <w:p w14:paraId="64F0D371" w14:textId="77777777" w:rsidR="00727575" w:rsidRPr="00CF56A6" w:rsidRDefault="00727575" w:rsidP="00727575">
            <w:pPr>
              <w:rPr>
                <w:rFonts w:ascii="Arial" w:hAnsi="Arial" w:cs="Arial"/>
                <w:sz w:val="20"/>
                <w:szCs w:val="20"/>
              </w:rPr>
            </w:pPr>
            <w:r w:rsidRPr="00CF56A6">
              <w:rPr>
                <w:rFonts w:ascii="Arial" w:hAnsi="Arial" w:cs="Arial"/>
                <w:sz w:val="20"/>
                <w:szCs w:val="20"/>
              </w:rPr>
              <w:t>Переключатель</w:t>
            </w:r>
          </w:p>
        </w:tc>
        <w:tc>
          <w:tcPr>
            <w:tcW w:w="0" w:type="auto"/>
          </w:tcPr>
          <w:p w14:paraId="05EC7BBC" w14:textId="77777777" w:rsidR="00727575" w:rsidRPr="00CF56A6" w:rsidRDefault="00727575" w:rsidP="00727575">
            <w:pPr>
              <w:rPr>
                <w:rFonts w:ascii="Arial" w:hAnsi="Arial" w:cs="Arial"/>
                <w:sz w:val="20"/>
                <w:szCs w:val="20"/>
              </w:rPr>
            </w:pPr>
            <w:r w:rsidRPr="00CF56A6">
              <w:rPr>
                <w:rFonts w:ascii="Arial" w:hAnsi="Arial" w:cs="Arial"/>
                <w:sz w:val="20"/>
                <w:szCs w:val="20"/>
              </w:rPr>
              <w:t>Переключатель управления</w:t>
            </w:r>
          </w:p>
          <w:p w14:paraId="5C538687" w14:textId="77777777" w:rsidR="00727575" w:rsidRPr="00CF56A6" w:rsidRDefault="00727575" w:rsidP="00727575">
            <w:pPr>
              <w:rPr>
                <w:rFonts w:ascii="Arial" w:hAnsi="Arial" w:cs="Arial"/>
                <w:sz w:val="20"/>
                <w:szCs w:val="20"/>
              </w:rPr>
            </w:pPr>
            <w:r w:rsidRPr="00CF56A6">
              <w:rPr>
                <w:rFonts w:ascii="Arial" w:hAnsi="Arial" w:cs="Arial"/>
                <w:sz w:val="20"/>
                <w:szCs w:val="20"/>
              </w:rPr>
              <w:t>Беспроводная мышь</w:t>
            </w:r>
          </w:p>
          <w:p w14:paraId="0B5CE1D5" w14:textId="77777777" w:rsidR="00727575" w:rsidRPr="00CF56A6" w:rsidRDefault="00727575" w:rsidP="00727575">
            <w:pPr>
              <w:rPr>
                <w:rFonts w:ascii="Arial" w:hAnsi="Arial" w:cs="Arial"/>
                <w:sz w:val="20"/>
                <w:szCs w:val="20"/>
              </w:rPr>
            </w:pPr>
            <w:r w:rsidRPr="00CF56A6">
              <w:rPr>
                <w:rFonts w:ascii="Arial" w:hAnsi="Arial" w:cs="Arial"/>
                <w:sz w:val="20"/>
                <w:szCs w:val="20"/>
              </w:rPr>
              <w:t>Переключатель несоответствия</w:t>
            </w:r>
          </w:p>
          <w:p w14:paraId="0550545E" w14:textId="77777777" w:rsidR="00727575" w:rsidRPr="00CF56A6" w:rsidRDefault="00727575" w:rsidP="00727575">
            <w:pPr>
              <w:rPr>
                <w:rFonts w:ascii="Arial" w:hAnsi="Arial" w:cs="Arial"/>
                <w:sz w:val="20"/>
                <w:szCs w:val="20"/>
              </w:rPr>
            </w:pPr>
            <w:r w:rsidRPr="00CF56A6">
              <w:rPr>
                <w:rFonts w:ascii="Arial" w:hAnsi="Arial" w:cs="Arial"/>
                <w:sz w:val="20"/>
                <w:szCs w:val="20"/>
              </w:rPr>
              <w:t>Клавиатура</w:t>
            </w:r>
          </w:p>
          <w:p w14:paraId="75C13F29" w14:textId="77777777" w:rsidR="00727575" w:rsidRPr="00CF56A6" w:rsidRDefault="00727575" w:rsidP="00727575">
            <w:pPr>
              <w:rPr>
                <w:rFonts w:ascii="Arial" w:hAnsi="Arial" w:cs="Arial"/>
                <w:sz w:val="20"/>
                <w:szCs w:val="20"/>
              </w:rPr>
            </w:pPr>
            <w:r w:rsidRPr="00CF56A6">
              <w:rPr>
                <w:rFonts w:ascii="Arial" w:hAnsi="Arial" w:cs="Arial"/>
                <w:sz w:val="20"/>
                <w:szCs w:val="20"/>
              </w:rPr>
              <w:t>Световое перо</w:t>
            </w:r>
          </w:p>
          <w:p w14:paraId="11A0FDC3" w14:textId="77777777" w:rsidR="00727575" w:rsidRPr="00CF56A6" w:rsidRDefault="00727575" w:rsidP="00727575">
            <w:pPr>
              <w:rPr>
                <w:rFonts w:ascii="Arial" w:hAnsi="Arial" w:cs="Arial"/>
                <w:sz w:val="20"/>
                <w:szCs w:val="20"/>
              </w:rPr>
            </w:pPr>
            <w:r w:rsidRPr="00CF56A6">
              <w:rPr>
                <w:rFonts w:ascii="Arial" w:hAnsi="Arial" w:cs="Arial"/>
                <w:sz w:val="20"/>
                <w:szCs w:val="20"/>
              </w:rPr>
              <w:t>Кнопочный переключатель</w:t>
            </w:r>
          </w:p>
          <w:p w14:paraId="6833CAAC" w14:textId="77777777" w:rsidR="00727575" w:rsidRPr="00CF56A6" w:rsidRDefault="00727575" w:rsidP="00727575">
            <w:pPr>
              <w:rPr>
                <w:rFonts w:ascii="Arial" w:hAnsi="Arial" w:cs="Arial"/>
                <w:sz w:val="20"/>
                <w:szCs w:val="20"/>
              </w:rPr>
            </w:pPr>
            <w:r w:rsidRPr="00CF56A6">
              <w:rPr>
                <w:rFonts w:ascii="Arial" w:hAnsi="Arial" w:cs="Arial"/>
                <w:sz w:val="20"/>
                <w:szCs w:val="20"/>
              </w:rPr>
              <w:t>Переключатель</w:t>
            </w:r>
          </w:p>
          <w:p w14:paraId="25F32877" w14:textId="77777777" w:rsidR="00727575" w:rsidRPr="00CF56A6" w:rsidRDefault="00727575" w:rsidP="00727575">
            <w:pPr>
              <w:rPr>
                <w:rFonts w:ascii="Arial" w:hAnsi="Arial" w:cs="Arial"/>
                <w:sz w:val="20"/>
                <w:szCs w:val="20"/>
              </w:rPr>
            </w:pPr>
            <w:r w:rsidRPr="00CF56A6">
              <w:rPr>
                <w:rFonts w:ascii="Arial" w:hAnsi="Arial" w:cs="Arial"/>
                <w:sz w:val="20"/>
                <w:szCs w:val="20"/>
              </w:rPr>
              <w:t>Регулятор заданного значения</w:t>
            </w:r>
          </w:p>
        </w:tc>
      </w:tr>
      <w:tr w:rsidR="00727575" w:rsidRPr="00CF56A6" w14:paraId="6147596E" w14:textId="77777777" w:rsidTr="00CF56A6">
        <w:trPr>
          <w:trHeight w:val="20"/>
          <w:jc w:val="center"/>
        </w:trPr>
        <w:tc>
          <w:tcPr>
            <w:tcW w:w="0" w:type="auto"/>
          </w:tcPr>
          <w:p w14:paraId="27463164" w14:textId="77777777" w:rsidR="00727575" w:rsidRPr="00CF56A6" w:rsidRDefault="00727575" w:rsidP="00727575">
            <w:pPr>
              <w:rPr>
                <w:rFonts w:ascii="Arial" w:hAnsi="Arial" w:cs="Arial"/>
                <w:sz w:val="20"/>
                <w:szCs w:val="20"/>
              </w:rPr>
            </w:pPr>
            <w:r w:rsidRPr="00CF56A6">
              <w:rPr>
                <w:rFonts w:ascii="Arial" w:hAnsi="Arial" w:cs="Arial"/>
                <w:sz w:val="20"/>
                <w:szCs w:val="20"/>
              </w:rPr>
              <w:t>T</w:t>
            </w:r>
          </w:p>
        </w:tc>
        <w:tc>
          <w:tcPr>
            <w:tcW w:w="0" w:type="auto"/>
          </w:tcPr>
          <w:p w14:paraId="4AE19694" w14:textId="77777777" w:rsidR="00727575" w:rsidRPr="00CF56A6" w:rsidRDefault="00727575" w:rsidP="00727575">
            <w:pPr>
              <w:rPr>
                <w:rFonts w:ascii="Arial" w:hAnsi="Arial" w:cs="Arial"/>
                <w:sz w:val="20"/>
                <w:szCs w:val="20"/>
              </w:rPr>
            </w:pPr>
            <w:r w:rsidRPr="00CF56A6">
              <w:rPr>
                <w:rFonts w:ascii="Arial" w:hAnsi="Arial" w:cs="Arial"/>
                <w:sz w:val="20"/>
                <w:szCs w:val="20"/>
              </w:rPr>
              <w:t>Преобразование энергии, поддерживая вид энергии</w:t>
            </w:r>
          </w:p>
          <w:p w14:paraId="4B5A9005" w14:textId="77777777" w:rsidR="00727575" w:rsidRPr="00CF56A6" w:rsidRDefault="00727575" w:rsidP="00727575">
            <w:pPr>
              <w:rPr>
                <w:rFonts w:ascii="Arial" w:hAnsi="Arial" w:cs="Arial"/>
                <w:sz w:val="20"/>
                <w:szCs w:val="20"/>
              </w:rPr>
            </w:pPr>
            <w:r w:rsidRPr="00CF56A6">
              <w:rPr>
                <w:rFonts w:ascii="Arial" w:hAnsi="Arial" w:cs="Arial"/>
                <w:sz w:val="20"/>
                <w:szCs w:val="20"/>
              </w:rPr>
              <w:t>Преобразование установленного сигнала, поддерживающего содержание информации</w:t>
            </w:r>
          </w:p>
          <w:p w14:paraId="6C53EB00" w14:textId="77777777" w:rsidR="00727575" w:rsidRPr="00CF56A6" w:rsidRDefault="00727575" w:rsidP="00727575">
            <w:pPr>
              <w:rPr>
                <w:rFonts w:ascii="Arial" w:hAnsi="Arial" w:cs="Arial"/>
                <w:sz w:val="20"/>
                <w:szCs w:val="20"/>
              </w:rPr>
            </w:pPr>
            <w:r w:rsidRPr="00CF56A6">
              <w:rPr>
                <w:rFonts w:ascii="Arial" w:hAnsi="Arial" w:cs="Arial"/>
                <w:sz w:val="20"/>
                <w:szCs w:val="20"/>
              </w:rPr>
              <w:t>Преобразование формы материала</w:t>
            </w:r>
          </w:p>
        </w:tc>
        <w:tc>
          <w:tcPr>
            <w:tcW w:w="0" w:type="auto"/>
          </w:tcPr>
          <w:p w14:paraId="6A6B615F" w14:textId="77777777" w:rsidR="00727575" w:rsidRPr="00CF56A6" w:rsidRDefault="00727575" w:rsidP="00727575">
            <w:pPr>
              <w:rPr>
                <w:rFonts w:ascii="Arial" w:hAnsi="Arial" w:cs="Arial"/>
                <w:sz w:val="20"/>
                <w:szCs w:val="20"/>
              </w:rPr>
            </w:pPr>
            <w:r w:rsidRPr="00CF56A6">
              <w:rPr>
                <w:rFonts w:ascii="Arial" w:hAnsi="Arial" w:cs="Arial"/>
                <w:sz w:val="20"/>
                <w:szCs w:val="20"/>
              </w:rPr>
              <w:t>Усиление</w:t>
            </w:r>
          </w:p>
          <w:p w14:paraId="34837BD0" w14:textId="77777777" w:rsidR="00727575" w:rsidRPr="00CF56A6" w:rsidRDefault="00727575" w:rsidP="00727575">
            <w:pPr>
              <w:rPr>
                <w:rFonts w:ascii="Arial" w:hAnsi="Arial" w:cs="Arial"/>
                <w:sz w:val="20"/>
                <w:szCs w:val="20"/>
              </w:rPr>
            </w:pPr>
            <w:r w:rsidRPr="00CF56A6">
              <w:rPr>
                <w:rFonts w:ascii="Arial" w:hAnsi="Arial" w:cs="Arial"/>
                <w:sz w:val="20"/>
                <w:szCs w:val="20"/>
              </w:rPr>
              <w:t>Модуляция</w:t>
            </w:r>
          </w:p>
          <w:p w14:paraId="3331AF88" w14:textId="77777777" w:rsidR="00727575" w:rsidRPr="00CF56A6" w:rsidRDefault="00727575" w:rsidP="00727575">
            <w:pPr>
              <w:rPr>
                <w:rFonts w:ascii="Arial" w:hAnsi="Arial" w:cs="Arial"/>
                <w:sz w:val="20"/>
                <w:szCs w:val="20"/>
              </w:rPr>
            </w:pPr>
            <w:r w:rsidRPr="00CF56A6">
              <w:rPr>
                <w:rFonts w:ascii="Arial" w:hAnsi="Arial" w:cs="Arial"/>
                <w:sz w:val="20"/>
                <w:szCs w:val="20"/>
              </w:rPr>
              <w:t>Преобразование</w:t>
            </w:r>
          </w:p>
          <w:p w14:paraId="1427CD80" w14:textId="77777777" w:rsidR="00727575" w:rsidRPr="00CF56A6" w:rsidRDefault="00727575" w:rsidP="00727575">
            <w:pPr>
              <w:rPr>
                <w:rFonts w:ascii="Arial" w:hAnsi="Arial" w:cs="Arial"/>
                <w:sz w:val="20"/>
                <w:szCs w:val="20"/>
              </w:rPr>
            </w:pPr>
            <w:r w:rsidRPr="00CF56A6">
              <w:rPr>
                <w:rFonts w:ascii="Arial" w:hAnsi="Arial" w:cs="Arial"/>
                <w:sz w:val="20"/>
                <w:szCs w:val="20"/>
              </w:rPr>
              <w:t>Кастинг</w:t>
            </w:r>
          </w:p>
          <w:p w14:paraId="560359DA" w14:textId="77777777" w:rsidR="00727575" w:rsidRPr="00CF56A6" w:rsidRDefault="00727575" w:rsidP="00727575">
            <w:pPr>
              <w:rPr>
                <w:rFonts w:ascii="Arial" w:hAnsi="Arial" w:cs="Arial"/>
                <w:sz w:val="20"/>
                <w:szCs w:val="20"/>
              </w:rPr>
            </w:pPr>
            <w:r w:rsidRPr="00CF56A6">
              <w:rPr>
                <w:rFonts w:ascii="Arial" w:hAnsi="Arial" w:cs="Arial"/>
                <w:sz w:val="20"/>
                <w:szCs w:val="20"/>
              </w:rPr>
              <w:t>Сжимание</w:t>
            </w:r>
          </w:p>
          <w:p w14:paraId="599ADC6E" w14:textId="77777777" w:rsidR="00727575" w:rsidRPr="00CF56A6" w:rsidRDefault="00727575" w:rsidP="00727575">
            <w:pPr>
              <w:rPr>
                <w:rFonts w:ascii="Arial" w:hAnsi="Arial" w:cs="Arial"/>
                <w:sz w:val="20"/>
                <w:szCs w:val="20"/>
              </w:rPr>
            </w:pPr>
            <w:r w:rsidRPr="00CF56A6">
              <w:rPr>
                <w:rFonts w:ascii="Arial" w:hAnsi="Arial" w:cs="Arial"/>
                <w:sz w:val="20"/>
                <w:szCs w:val="20"/>
              </w:rPr>
              <w:t>Конвертация</w:t>
            </w:r>
          </w:p>
          <w:p w14:paraId="250758CE" w14:textId="77777777" w:rsidR="00727575" w:rsidRPr="00CF56A6" w:rsidRDefault="00727575" w:rsidP="00727575">
            <w:pPr>
              <w:rPr>
                <w:rFonts w:ascii="Arial" w:hAnsi="Arial" w:cs="Arial"/>
                <w:sz w:val="20"/>
                <w:szCs w:val="20"/>
              </w:rPr>
            </w:pPr>
            <w:r w:rsidRPr="00CF56A6">
              <w:rPr>
                <w:rFonts w:ascii="Arial" w:hAnsi="Arial" w:cs="Arial"/>
                <w:sz w:val="20"/>
                <w:szCs w:val="20"/>
              </w:rPr>
              <w:t>Резка</w:t>
            </w:r>
          </w:p>
          <w:p w14:paraId="25E69F72" w14:textId="77777777" w:rsidR="00727575" w:rsidRPr="00CF56A6" w:rsidRDefault="00727575" w:rsidP="00727575">
            <w:pPr>
              <w:rPr>
                <w:rFonts w:ascii="Arial" w:hAnsi="Arial" w:cs="Arial"/>
                <w:sz w:val="20"/>
                <w:szCs w:val="20"/>
              </w:rPr>
            </w:pPr>
            <w:r w:rsidRPr="00CF56A6">
              <w:rPr>
                <w:rFonts w:ascii="Arial" w:hAnsi="Arial" w:cs="Arial"/>
                <w:sz w:val="20"/>
                <w:szCs w:val="20"/>
              </w:rPr>
              <w:t>Деформирование материала</w:t>
            </w:r>
          </w:p>
          <w:p w14:paraId="1B7F8C44" w14:textId="77777777" w:rsidR="00727575" w:rsidRPr="00CF56A6" w:rsidRDefault="00727575" w:rsidP="00727575">
            <w:pPr>
              <w:rPr>
                <w:rFonts w:ascii="Arial" w:hAnsi="Arial" w:cs="Arial"/>
                <w:sz w:val="20"/>
                <w:szCs w:val="20"/>
              </w:rPr>
            </w:pPr>
            <w:r w:rsidRPr="00CF56A6">
              <w:rPr>
                <w:rFonts w:ascii="Arial" w:hAnsi="Arial" w:cs="Arial"/>
                <w:sz w:val="20"/>
                <w:szCs w:val="20"/>
              </w:rPr>
              <w:t>Расширение</w:t>
            </w:r>
          </w:p>
          <w:p w14:paraId="0734DADB" w14:textId="77777777" w:rsidR="00727575" w:rsidRPr="00CF56A6" w:rsidRDefault="00727575" w:rsidP="00727575">
            <w:pPr>
              <w:rPr>
                <w:rFonts w:ascii="Arial" w:hAnsi="Arial" w:cs="Arial"/>
                <w:sz w:val="20"/>
                <w:szCs w:val="20"/>
              </w:rPr>
            </w:pPr>
            <w:r w:rsidRPr="00CF56A6">
              <w:rPr>
                <w:rFonts w:ascii="Arial" w:hAnsi="Arial" w:cs="Arial"/>
                <w:sz w:val="20"/>
                <w:szCs w:val="20"/>
              </w:rPr>
              <w:t>Ковка</w:t>
            </w:r>
          </w:p>
          <w:p w14:paraId="11BCC859" w14:textId="77777777" w:rsidR="00727575" w:rsidRPr="00CF56A6" w:rsidRDefault="00727575" w:rsidP="00727575">
            <w:pPr>
              <w:rPr>
                <w:rFonts w:ascii="Arial" w:hAnsi="Arial" w:cs="Arial"/>
                <w:sz w:val="20"/>
                <w:szCs w:val="20"/>
              </w:rPr>
            </w:pPr>
            <w:r w:rsidRPr="00CF56A6">
              <w:rPr>
                <w:rFonts w:ascii="Arial" w:hAnsi="Arial" w:cs="Arial"/>
                <w:sz w:val="20"/>
                <w:szCs w:val="20"/>
              </w:rPr>
              <w:t>Шлифовка</w:t>
            </w:r>
          </w:p>
          <w:p w14:paraId="125EA812" w14:textId="77777777" w:rsidR="00727575" w:rsidRPr="00CF56A6" w:rsidRDefault="00727575" w:rsidP="00727575">
            <w:pPr>
              <w:rPr>
                <w:rFonts w:ascii="Arial" w:hAnsi="Arial" w:cs="Arial"/>
                <w:sz w:val="20"/>
                <w:szCs w:val="20"/>
              </w:rPr>
            </w:pPr>
            <w:r w:rsidRPr="00CF56A6">
              <w:rPr>
                <w:rFonts w:ascii="Arial" w:hAnsi="Arial" w:cs="Arial"/>
                <w:sz w:val="20"/>
                <w:szCs w:val="20"/>
              </w:rPr>
              <w:t>Прокатка</w:t>
            </w:r>
          </w:p>
          <w:p w14:paraId="546274AF" w14:textId="77777777" w:rsidR="00727575" w:rsidRPr="00CF56A6" w:rsidRDefault="00727575" w:rsidP="00727575">
            <w:pPr>
              <w:rPr>
                <w:rFonts w:ascii="Arial" w:hAnsi="Arial" w:cs="Arial"/>
                <w:sz w:val="20"/>
                <w:szCs w:val="20"/>
              </w:rPr>
            </w:pPr>
            <w:r w:rsidRPr="00CF56A6">
              <w:rPr>
                <w:rFonts w:ascii="Arial" w:hAnsi="Arial" w:cs="Arial"/>
                <w:sz w:val="20"/>
                <w:szCs w:val="20"/>
              </w:rPr>
              <w:t>Увеличение размера</w:t>
            </w:r>
          </w:p>
          <w:p w14:paraId="6023359D" w14:textId="77777777" w:rsidR="00727575" w:rsidRPr="00CF56A6" w:rsidRDefault="00727575" w:rsidP="00727575">
            <w:pPr>
              <w:rPr>
                <w:rFonts w:ascii="Arial" w:hAnsi="Arial" w:cs="Arial"/>
                <w:sz w:val="20"/>
                <w:szCs w:val="20"/>
              </w:rPr>
            </w:pPr>
            <w:r w:rsidRPr="00CF56A6">
              <w:rPr>
                <w:rFonts w:ascii="Arial" w:hAnsi="Arial" w:cs="Arial"/>
                <w:sz w:val="20"/>
                <w:szCs w:val="20"/>
              </w:rPr>
              <w:t>Уменьшение размера</w:t>
            </w:r>
          </w:p>
          <w:p w14:paraId="41CCB249" w14:textId="77777777" w:rsidR="00727575" w:rsidRPr="00CF56A6" w:rsidRDefault="00727575" w:rsidP="00727575">
            <w:pPr>
              <w:rPr>
                <w:rFonts w:ascii="Arial" w:hAnsi="Arial" w:cs="Arial"/>
                <w:sz w:val="20"/>
                <w:szCs w:val="20"/>
              </w:rPr>
            </w:pPr>
            <w:r w:rsidRPr="00CF56A6">
              <w:rPr>
                <w:rFonts w:ascii="Arial" w:hAnsi="Arial" w:cs="Arial"/>
                <w:sz w:val="20"/>
                <w:szCs w:val="20"/>
              </w:rPr>
              <w:t>Поворот</w:t>
            </w:r>
          </w:p>
        </w:tc>
        <w:tc>
          <w:tcPr>
            <w:tcW w:w="0" w:type="auto"/>
          </w:tcPr>
          <w:p w14:paraId="64E063B9" w14:textId="77777777" w:rsidR="00727575" w:rsidRPr="00CF56A6" w:rsidRDefault="00727575" w:rsidP="00727575">
            <w:pPr>
              <w:rPr>
                <w:rFonts w:ascii="Arial" w:hAnsi="Arial" w:cs="Arial"/>
                <w:sz w:val="20"/>
                <w:szCs w:val="20"/>
              </w:rPr>
            </w:pPr>
            <w:r w:rsidRPr="00CF56A6">
              <w:rPr>
                <w:rFonts w:ascii="Arial" w:hAnsi="Arial" w:cs="Arial"/>
                <w:sz w:val="20"/>
                <w:szCs w:val="20"/>
              </w:rPr>
              <w:t>Усилитель жидкости</w:t>
            </w:r>
          </w:p>
          <w:p w14:paraId="0F5E9BCF" w14:textId="77777777" w:rsidR="00727575" w:rsidRPr="00CF56A6" w:rsidRDefault="00727575" w:rsidP="00727575">
            <w:pPr>
              <w:rPr>
                <w:rFonts w:ascii="Arial" w:hAnsi="Arial" w:cs="Arial"/>
                <w:sz w:val="20"/>
                <w:szCs w:val="20"/>
              </w:rPr>
            </w:pPr>
            <w:r w:rsidRPr="00CF56A6">
              <w:rPr>
                <w:rFonts w:ascii="Arial" w:hAnsi="Arial" w:cs="Arial"/>
                <w:sz w:val="20"/>
                <w:szCs w:val="20"/>
              </w:rPr>
              <w:t>Автоматическая коробка</w:t>
            </w:r>
          </w:p>
          <w:p w14:paraId="3B8C0162" w14:textId="77777777" w:rsidR="00727575" w:rsidRPr="00CF56A6" w:rsidRDefault="00727575" w:rsidP="00727575">
            <w:pPr>
              <w:rPr>
                <w:rFonts w:ascii="Arial" w:hAnsi="Arial" w:cs="Arial"/>
                <w:sz w:val="20"/>
                <w:szCs w:val="20"/>
              </w:rPr>
            </w:pPr>
            <w:r w:rsidRPr="00CF56A6">
              <w:rPr>
                <w:rFonts w:ascii="Arial" w:hAnsi="Arial" w:cs="Arial"/>
                <w:sz w:val="20"/>
                <w:szCs w:val="20"/>
              </w:rPr>
              <w:t>Усилитель давления</w:t>
            </w:r>
          </w:p>
          <w:p w14:paraId="051DD463" w14:textId="77777777" w:rsidR="00727575" w:rsidRPr="00CF56A6" w:rsidRDefault="00727575" w:rsidP="00727575">
            <w:pPr>
              <w:rPr>
                <w:rFonts w:ascii="Arial" w:hAnsi="Arial" w:cs="Arial"/>
                <w:sz w:val="20"/>
                <w:szCs w:val="20"/>
              </w:rPr>
            </w:pPr>
            <w:r w:rsidRPr="00CF56A6">
              <w:rPr>
                <w:rFonts w:ascii="Arial" w:hAnsi="Arial" w:cs="Arial"/>
                <w:sz w:val="20"/>
                <w:szCs w:val="20"/>
              </w:rPr>
              <w:t>Моментный преобразователь</w:t>
            </w:r>
          </w:p>
          <w:p w14:paraId="64698DE3" w14:textId="77777777" w:rsidR="00727575" w:rsidRPr="00CF56A6" w:rsidRDefault="00727575" w:rsidP="00727575">
            <w:pPr>
              <w:rPr>
                <w:rFonts w:ascii="Arial" w:hAnsi="Arial" w:cs="Arial"/>
                <w:sz w:val="20"/>
                <w:szCs w:val="20"/>
              </w:rPr>
            </w:pPr>
            <w:r w:rsidRPr="00CF56A6">
              <w:rPr>
                <w:rFonts w:ascii="Arial" w:hAnsi="Arial" w:cs="Arial"/>
                <w:sz w:val="20"/>
                <w:szCs w:val="20"/>
              </w:rPr>
              <w:t>Литейная машина</w:t>
            </w:r>
          </w:p>
          <w:p w14:paraId="407538F2" w14:textId="77777777" w:rsidR="00727575" w:rsidRPr="00CF56A6" w:rsidRDefault="00727575" w:rsidP="00727575">
            <w:pPr>
              <w:rPr>
                <w:rFonts w:ascii="Arial" w:hAnsi="Arial" w:cs="Arial"/>
                <w:sz w:val="20"/>
                <w:szCs w:val="20"/>
              </w:rPr>
            </w:pPr>
            <w:r w:rsidRPr="00CF56A6">
              <w:rPr>
                <w:rFonts w:ascii="Arial" w:hAnsi="Arial" w:cs="Arial"/>
                <w:sz w:val="20"/>
                <w:szCs w:val="20"/>
              </w:rPr>
              <w:t>Экструдер</w:t>
            </w:r>
          </w:p>
          <w:p w14:paraId="6C1682F0" w14:textId="77777777" w:rsidR="00727575" w:rsidRPr="00CF56A6" w:rsidRDefault="00727575" w:rsidP="00727575">
            <w:pPr>
              <w:rPr>
                <w:rFonts w:ascii="Arial" w:hAnsi="Arial" w:cs="Arial"/>
                <w:sz w:val="20"/>
                <w:szCs w:val="20"/>
              </w:rPr>
            </w:pPr>
            <w:r w:rsidRPr="00CF56A6">
              <w:rPr>
                <w:rFonts w:ascii="Arial" w:hAnsi="Arial" w:cs="Arial"/>
                <w:sz w:val="20"/>
                <w:szCs w:val="20"/>
              </w:rPr>
              <w:t>Пила</w:t>
            </w:r>
          </w:p>
        </w:tc>
        <w:tc>
          <w:tcPr>
            <w:tcW w:w="0" w:type="auto"/>
          </w:tcPr>
          <w:p w14:paraId="36AA2806" w14:textId="77777777" w:rsidR="00727575" w:rsidRPr="00CF56A6" w:rsidRDefault="00727575" w:rsidP="00727575">
            <w:pPr>
              <w:rPr>
                <w:rFonts w:ascii="Arial" w:hAnsi="Arial" w:cs="Arial"/>
                <w:sz w:val="20"/>
                <w:szCs w:val="20"/>
              </w:rPr>
            </w:pPr>
            <w:r w:rsidRPr="00CF56A6">
              <w:rPr>
                <w:rFonts w:ascii="Arial" w:hAnsi="Arial" w:cs="Arial"/>
                <w:sz w:val="20"/>
                <w:szCs w:val="20"/>
              </w:rPr>
              <w:t>Преобразователь переменного / постоянного тока</w:t>
            </w:r>
          </w:p>
          <w:p w14:paraId="38CE4B51" w14:textId="77777777" w:rsidR="00727575" w:rsidRPr="00CF56A6" w:rsidRDefault="00727575" w:rsidP="00727575">
            <w:pPr>
              <w:rPr>
                <w:rFonts w:ascii="Arial" w:hAnsi="Arial" w:cs="Arial"/>
                <w:sz w:val="20"/>
                <w:szCs w:val="20"/>
              </w:rPr>
            </w:pPr>
            <w:r w:rsidRPr="00CF56A6">
              <w:rPr>
                <w:rFonts w:ascii="Arial" w:hAnsi="Arial" w:cs="Arial"/>
                <w:sz w:val="20"/>
                <w:szCs w:val="20"/>
              </w:rPr>
              <w:t>Антенна</w:t>
            </w:r>
          </w:p>
          <w:p w14:paraId="5D2C33CC" w14:textId="77777777" w:rsidR="00727575" w:rsidRPr="00CF56A6" w:rsidRDefault="00727575" w:rsidP="00727575">
            <w:pPr>
              <w:rPr>
                <w:rFonts w:ascii="Arial" w:hAnsi="Arial" w:cs="Arial"/>
                <w:sz w:val="20"/>
                <w:szCs w:val="20"/>
              </w:rPr>
            </w:pPr>
            <w:r w:rsidRPr="00CF56A6">
              <w:rPr>
                <w:rFonts w:ascii="Arial" w:hAnsi="Arial" w:cs="Arial"/>
                <w:sz w:val="20"/>
                <w:szCs w:val="20"/>
              </w:rPr>
              <w:t>Усилитель</w:t>
            </w:r>
          </w:p>
          <w:p w14:paraId="03CBFCFE" w14:textId="77777777" w:rsidR="00727575" w:rsidRPr="00CF56A6" w:rsidRDefault="00727575" w:rsidP="00727575">
            <w:pPr>
              <w:rPr>
                <w:rFonts w:ascii="Arial" w:hAnsi="Arial" w:cs="Arial"/>
                <w:sz w:val="20"/>
                <w:szCs w:val="20"/>
              </w:rPr>
            </w:pPr>
            <w:r w:rsidRPr="00CF56A6">
              <w:rPr>
                <w:rFonts w:ascii="Arial" w:hAnsi="Arial" w:cs="Arial"/>
                <w:sz w:val="20"/>
                <w:szCs w:val="20"/>
              </w:rPr>
              <w:t>Электрический преобразователь</w:t>
            </w:r>
          </w:p>
          <w:p w14:paraId="43B5549F" w14:textId="77777777" w:rsidR="00727575" w:rsidRPr="00CF56A6" w:rsidRDefault="00727575" w:rsidP="00727575">
            <w:pPr>
              <w:rPr>
                <w:rFonts w:ascii="Arial" w:hAnsi="Arial" w:cs="Arial"/>
                <w:sz w:val="20"/>
                <w:szCs w:val="20"/>
              </w:rPr>
            </w:pPr>
            <w:r w:rsidRPr="00CF56A6">
              <w:rPr>
                <w:rFonts w:ascii="Arial" w:hAnsi="Arial" w:cs="Arial"/>
                <w:sz w:val="20"/>
                <w:szCs w:val="20"/>
              </w:rPr>
              <w:t>Преобразователь частоты</w:t>
            </w:r>
          </w:p>
          <w:p w14:paraId="1E7C2205" w14:textId="77777777" w:rsidR="00727575" w:rsidRPr="00CF56A6" w:rsidRDefault="00727575" w:rsidP="00727575">
            <w:pPr>
              <w:rPr>
                <w:rFonts w:ascii="Arial" w:hAnsi="Arial" w:cs="Arial"/>
                <w:sz w:val="20"/>
                <w:szCs w:val="20"/>
              </w:rPr>
            </w:pPr>
            <w:r w:rsidRPr="00CF56A6">
              <w:rPr>
                <w:rFonts w:ascii="Arial" w:hAnsi="Arial" w:cs="Arial"/>
                <w:sz w:val="20"/>
                <w:szCs w:val="20"/>
              </w:rPr>
              <w:t>Силовой трансформатор</w:t>
            </w:r>
          </w:p>
          <w:p w14:paraId="1B31CD85" w14:textId="77777777" w:rsidR="00727575" w:rsidRPr="00CF56A6" w:rsidRDefault="00727575" w:rsidP="00727575">
            <w:pPr>
              <w:rPr>
                <w:rFonts w:ascii="Arial" w:hAnsi="Arial" w:cs="Arial"/>
                <w:sz w:val="20"/>
                <w:szCs w:val="20"/>
              </w:rPr>
            </w:pPr>
            <w:r w:rsidRPr="00CF56A6">
              <w:rPr>
                <w:rFonts w:ascii="Arial" w:hAnsi="Arial" w:cs="Arial"/>
                <w:sz w:val="20"/>
                <w:szCs w:val="20"/>
              </w:rPr>
              <w:t>Выпрямитель</w:t>
            </w:r>
          </w:p>
          <w:p w14:paraId="60A62787" w14:textId="77777777" w:rsidR="00727575" w:rsidRPr="00CF56A6" w:rsidRDefault="00727575" w:rsidP="00727575">
            <w:pPr>
              <w:rPr>
                <w:rFonts w:ascii="Arial" w:hAnsi="Arial" w:cs="Arial"/>
                <w:sz w:val="20"/>
                <w:szCs w:val="20"/>
              </w:rPr>
            </w:pPr>
            <w:r w:rsidRPr="00CF56A6">
              <w:rPr>
                <w:rFonts w:ascii="Arial" w:hAnsi="Arial" w:cs="Arial"/>
                <w:sz w:val="20"/>
                <w:szCs w:val="20"/>
              </w:rPr>
              <w:t>Преобразователь сигналов</w:t>
            </w:r>
          </w:p>
        </w:tc>
      </w:tr>
      <w:tr w:rsidR="00727575" w:rsidRPr="00CF56A6" w14:paraId="5138E07C" w14:textId="77777777" w:rsidTr="00CF56A6">
        <w:trPr>
          <w:trHeight w:val="20"/>
          <w:jc w:val="center"/>
        </w:trPr>
        <w:tc>
          <w:tcPr>
            <w:tcW w:w="0" w:type="auto"/>
          </w:tcPr>
          <w:p w14:paraId="093EC6AD" w14:textId="77777777" w:rsidR="00727575" w:rsidRPr="00CF56A6" w:rsidRDefault="00727575" w:rsidP="00727575">
            <w:pPr>
              <w:rPr>
                <w:rFonts w:ascii="Arial" w:hAnsi="Arial" w:cs="Arial"/>
                <w:sz w:val="20"/>
                <w:szCs w:val="20"/>
              </w:rPr>
            </w:pPr>
            <w:r w:rsidRPr="00CF56A6">
              <w:rPr>
                <w:rFonts w:ascii="Arial" w:hAnsi="Arial" w:cs="Arial"/>
                <w:sz w:val="20"/>
                <w:szCs w:val="20"/>
              </w:rPr>
              <w:t>U</w:t>
            </w:r>
          </w:p>
        </w:tc>
        <w:tc>
          <w:tcPr>
            <w:tcW w:w="0" w:type="auto"/>
          </w:tcPr>
          <w:p w14:paraId="48589C09" w14:textId="77777777" w:rsidR="00727575" w:rsidRPr="00CF56A6" w:rsidRDefault="00727575" w:rsidP="00727575">
            <w:pPr>
              <w:rPr>
                <w:rFonts w:ascii="Arial" w:hAnsi="Arial" w:cs="Arial"/>
                <w:sz w:val="20"/>
                <w:szCs w:val="20"/>
              </w:rPr>
            </w:pPr>
            <w:r w:rsidRPr="00CF56A6">
              <w:rPr>
                <w:rFonts w:ascii="Arial" w:hAnsi="Arial" w:cs="Arial"/>
                <w:sz w:val="20"/>
                <w:szCs w:val="20"/>
              </w:rPr>
              <w:t>Сохранение объектов в определенном месте</w:t>
            </w:r>
          </w:p>
        </w:tc>
        <w:tc>
          <w:tcPr>
            <w:tcW w:w="0" w:type="auto"/>
          </w:tcPr>
          <w:p w14:paraId="0A66E029" w14:textId="77777777" w:rsidR="00727575" w:rsidRPr="00CF56A6" w:rsidRDefault="00727575" w:rsidP="00727575">
            <w:pPr>
              <w:rPr>
                <w:rFonts w:ascii="Arial" w:hAnsi="Arial" w:cs="Arial"/>
                <w:sz w:val="20"/>
                <w:szCs w:val="20"/>
              </w:rPr>
            </w:pPr>
            <w:r w:rsidRPr="00CF56A6">
              <w:rPr>
                <w:rFonts w:ascii="Arial" w:hAnsi="Arial" w:cs="Arial"/>
                <w:sz w:val="20"/>
                <w:szCs w:val="20"/>
              </w:rPr>
              <w:t>Ношение</w:t>
            </w:r>
          </w:p>
          <w:p w14:paraId="27B24509" w14:textId="77777777" w:rsidR="00727575" w:rsidRPr="00CF56A6" w:rsidRDefault="00727575" w:rsidP="00727575">
            <w:pPr>
              <w:rPr>
                <w:rFonts w:ascii="Arial" w:hAnsi="Arial" w:cs="Arial"/>
                <w:sz w:val="20"/>
                <w:szCs w:val="20"/>
              </w:rPr>
            </w:pPr>
            <w:r w:rsidRPr="00CF56A6">
              <w:rPr>
                <w:rFonts w:ascii="Arial" w:hAnsi="Arial" w:cs="Arial"/>
                <w:sz w:val="20"/>
                <w:szCs w:val="20"/>
              </w:rPr>
              <w:t>Перенос</w:t>
            </w:r>
          </w:p>
          <w:p w14:paraId="7D0F3053" w14:textId="77777777" w:rsidR="00727575" w:rsidRPr="00CF56A6" w:rsidRDefault="00727575" w:rsidP="00727575">
            <w:pPr>
              <w:rPr>
                <w:rFonts w:ascii="Arial" w:hAnsi="Arial" w:cs="Arial"/>
                <w:sz w:val="20"/>
                <w:szCs w:val="20"/>
              </w:rPr>
            </w:pPr>
            <w:r w:rsidRPr="00CF56A6">
              <w:rPr>
                <w:rFonts w:ascii="Arial" w:hAnsi="Arial" w:cs="Arial"/>
                <w:sz w:val="20"/>
                <w:szCs w:val="20"/>
              </w:rPr>
              <w:t>Хранение</w:t>
            </w:r>
          </w:p>
          <w:p w14:paraId="4ABDD9FC" w14:textId="77777777" w:rsidR="00727575" w:rsidRPr="00CF56A6" w:rsidRDefault="00727575" w:rsidP="00727575">
            <w:pPr>
              <w:rPr>
                <w:rFonts w:ascii="Arial" w:hAnsi="Arial" w:cs="Arial"/>
                <w:sz w:val="20"/>
                <w:szCs w:val="20"/>
              </w:rPr>
            </w:pPr>
            <w:r w:rsidRPr="00CF56A6">
              <w:rPr>
                <w:rFonts w:ascii="Arial" w:hAnsi="Arial" w:cs="Arial"/>
                <w:sz w:val="20"/>
                <w:szCs w:val="20"/>
              </w:rPr>
              <w:t>Поддержка</w:t>
            </w:r>
          </w:p>
        </w:tc>
        <w:tc>
          <w:tcPr>
            <w:tcW w:w="0" w:type="auto"/>
          </w:tcPr>
          <w:p w14:paraId="70607FDF" w14:textId="77777777" w:rsidR="00727575" w:rsidRPr="00CF56A6" w:rsidRDefault="00727575" w:rsidP="00727575">
            <w:pPr>
              <w:rPr>
                <w:rFonts w:ascii="Arial" w:hAnsi="Arial" w:cs="Arial"/>
                <w:sz w:val="20"/>
                <w:szCs w:val="20"/>
              </w:rPr>
            </w:pPr>
            <w:r w:rsidRPr="00CF56A6">
              <w:rPr>
                <w:rFonts w:ascii="Arial" w:hAnsi="Arial" w:cs="Arial"/>
                <w:sz w:val="20"/>
                <w:szCs w:val="20"/>
              </w:rPr>
              <w:t>Скобка</w:t>
            </w:r>
          </w:p>
          <w:p w14:paraId="41167A5C" w14:textId="77777777" w:rsidR="00727575" w:rsidRPr="00CF56A6" w:rsidRDefault="00727575" w:rsidP="00727575">
            <w:pPr>
              <w:rPr>
                <w:rFonts w:ascii="Arial" w:hAnsi="Arial" w:cs="Arial"/>
                <w:sz w:val="20"/>
                <w:szCs w:val="20"/>
              </w:rPr>
            </w:pPr>
            <w:r w:rsidRPr="00CF56A6">
              <w:rPr>
                <w:rFonts w:ascii="Arial" w:hAnsi="Arial" w:cs="Arial"/>
                <w:sz w:val="20"/>
                <w:szCs w:val="20"/>
              </w:rPr>
              <w:t>Кабинет</w:t>
            </w:r>
          </w:p>
          <w:p w14:paraId="1660E814" w14:textId="77777777" w:rsidR="00727575" w:rsidRPr="00CF56A6" w:rsidRDefault="00727575" w:rsidP="00727575">
            <w:pPr>
              <w:rPr>
                <w:rFonts w:ascii="Arial" w:hAnsi="Arial" w:cs="Arial"/>
                <w:sz w:val="20"/>
                <w:szCs w:val="20"/>
              </w:rPr>
            </w:pPr>
            <w:r w:rsidRPr="00CF56A6">
              <w:rPr>
                <w:rFonts w:ascii="Arial" w:hAnsi="Arial" w:cs="Arial"/>
                <w:sz w:val="20"/>
                <w:szCs w:val="20"/>
              </w:rPr>
              <w:t>Кабельный канал</w:t>
            </w:r>
          </w:p>
          <w:p w14:paraId="1EB3F3C7" w14:textId="77777777" w:rsidR="00727575" w:rsidRPr="00CF56A6" w:rsidRDefault="00727575" w:rsidP="00727575">
            <w:pPr>
              <w:rPr>
                <w:rFonts w:ascii="Arial" w:hAnsi="Arial" w:cs="Arial"/>
                <w:sz w:val="20"/>
                <w:szCs w:val="20"/>
              </w:rPr>
            </w:pPr>
            <w:r w:rsidRPr="00CF56A6">
              <w:rPr>
                <w:rFonts w:ascii="Arial" w:hAnsi="Arial" w:cs="Arial"/>
                <w:sz w:val="20"/>
                <w:szCs w:val="20"/>
              </w:rPr>
              <w:t>Кабельный лоток</w:t>
            </w:r>
          </w:p>
          <w:p w14:paraId="789BC8B8" w14:textId="77777777" w:rsidR="00727575" w:rsidRPr="00CF56A6" w:rsidRDefault="00727575" w:rsidP="00727575">
            <w:pPr>
              <w:rPr>
                <w:rFonts w:ascii="Arial" w:hAnsi="Arial" w:cs="Arial"/>
                <w:sz w:val="20"/>
                <w:szCs w:val="20"/>
              </w:rPr>
            </w:pPr>
            <w:r w:rsidRPr="00CF56A6">
              <w:rPr>
                <w:rFonts w:ascii="Arial" w:hAnsi="Arial" w:cs="Arial"/>
                <w:sz w:val="20"/>
                <w:szCs w:val="20"/>
              </w:rPr>
              <w:t>Центрирующее устройство</w:t>
            </w:r>
          </w:p>
          <w:p w14:paraId="0B703A3A" w14:textId="77777777" w:rsidR="00727575" w:rsidRPr="00CF56A6" w:rsidRDefault="00727575" w:rsidP="00727575">
            <w:pPr>
              <w:rPr>
                <w:rFonts w:ascii="Arial" w:hAnsi="Arial" w:cs="Arial"/>
                <w:sz w:val="20"/>
                <w:szCs w:val="20"/>
              </w:rPr>
            </w:pPr>
            <w:r w:rsidRPr="00CF56A6">
              <w:rPr>
                <w:rFonts w:ascii="Arial" w:hAnsi="Arial" w:cs="Arial"/>
                <w:sz w:val="20"/>
                <w:szCs w:val="20"/>
              </w:rPr>
              <w:t>Коридор</w:t>
            </w:r>
          </w:p>
          <w:p w14:paraId="6B766E74" w14:textId="77777777" w:rsidR="00727575" w:rsidRPr="00CF56A6" w:rsidRDefault="00727575" w:rsidP="00727575">
            <w:pPr>
              <w:rPr>
                <w:rFonts w:ascii="Arial" w:hAnsi="Arial" w:cs="Arial"/>
                <w:sz w:val="20"/>
                <w:szCs w:val="20"/>
              </w:rPr>
            </w:pPr>
            <w:r w:rsidRPr="00CF56A6">
              <w:rPr>
                <w:rFonts w:ascii="Arial" w:hAnsi="Arial" w:cs="Arial"/>
                <w:sz w:val="20"/>
                <w:szCs w:val="20"/>
              </w:rPr>
              <w:t>Трубопровод</w:t>
            </w:r>
          </w:p>
          <w:p w14:paraId="39783880" w14:textId="77777777" w:rsidR="00727575" w:rsidRPr="00CF56A6" w:rsidRDefault="00727575" w:rsidP="00727575">
            <w:pPr>
              <w:rPr>
                <w:rFonts w:ascii="Arial" w:hAnsi="Arial" w:cs="Arial"/>
                <w:sz w:val="20"/>
                <w:szCs w:val="20"/>
              </w:rPr>
            </w:pPr>
            <w:r w:rsidRPr="00CF56A6">
              <w:rPr>
                <w:rFonts w:ascii="Arial" w:hAnsi="Arial" w:cs="Arial"/>
                <w:sz w:val="20"/>
                <w:szCs w:val="20"/>
              </w:rPr>
              <w:t>Зажимное приспособление</w:t>
            </w:r>
          </w:p>
          <w:p w14:paraId="541C50C1" w14:textId="77777777" w:rsidR="00727575" w:rsidRPr="00CF56A6" w:rsidRDefault="00727575" w:rsidP="00727575">
            <w:pPr>
              <w:rPr>
                <w:rFonts w:ascii="Arial" w:hAnsi="Arial" w:cs="Arial"/>
                <w:sz w:val="20"/>
                <w:szCs w:val="20"/>
              </w:rPr>
            </w:pPr>
            <w:r w:rsidRPr="00CF56A6">
              <w:rPr>
                <w:rFonts w:ascii="Arial" w:hAnsi="Arial" w:cs="Arial"/>
                <w:sz w:val="20"/>
                <w:szCs w:val="20"/>
              </w:rPr>
              <w:lastRenderedPageBreak/>
              <w:t>Строительный фундамент</w:t>
            </w:r>
          </w:p>
          <w:p w14:paraId="5D52D62D" w14:textId="77777777" w:rsidR="00727575" w:rsidRPr="00CF56A6" w:rsidRDefault="00727575" w:rsidP="00727575">
            <w:pPr>
              <w:rPr>
                <w:rFonts w:ascii="Arial" w:hAnsi="Arial" w:cs="Arial"/>
                <w:sz w:val="20"/>
                <w:szCs w:val="20"/>
              </w:rPr>
            </w:pPr>
            <w:r w:rsidRPr="00CF56A6">
              <w:rPr>
                <w:rFonts w:ascii="Arial" w:hAnsi="Arial" w:cs="Arial"/>
                <w:sz w:val="20"/>
                <w:szCs w:val="20"/>
              </w:rPr>
              <w:t>Изоляционный материал</w:t>
            </w:r>
          </w:p>
          <w:p w14:paraId="4DEF62ED" w14:textId="77777777" w:rsidR="00727575" w:rsidRPr="00CF56A6" w:rsidRDefault="00727575" w:rsidP="00727575">
            <w:pPr>
              <w:rPr>
                <w:rFonts w:ascii="Arial" w:hAnsi="Arial" w:cs="Arial"/>
                <w:sz w:val="20"/>
                <w:szCs w:val="20"/>
              </w:rPr>
            </w:pPr>
            <w:r w:rsidRPr="00CF56A6">
              <w:rPr>
                <w:rFonts w:ascii="Arial" w:hAnsi="Arial" w:cs="Arial"/>
                <w:sz w:val="20"/>
                <w:szCs w:val="20"/>
              </w:rPr>
              <w:t>Трубный мост</w:t>
            </w:r>
          </w:p>
          <w:p w14:paraId="73B2EB1F" w14:textId="77777777" w:rsidR="00727575" w:rsidRPr="00CF56A6" w:rsidRDefault="00727575" w:rsidP="00727575">
            <w:pPr>
              <w:rPr>
                <w:rFonts w:ascii="Arial" w:hAnsi="Arial" w:cs="Arial"/>
                <w:sz w:val="20"/>
                <w:szCs w:val="20"/>
              </w:rPr>
            </w:pPr>
            <w:r w:rsidRPr="00CF56A6">
              <w:rPr>
                <w:rFonts w:ascii="Arial" w:hAnsi="Arial" w:cs="Arial"/>
                <w:sz w:val="20"/>
                <w:szCs w:val="20"/>
              </w:rPr>
              <w:t>Роликовый подшипник</w:t>
            </w:r>
          </w:p>
          <w:p w14:paraId="31F2F9FA" w14:textId="77777777" w:rsidR="00727575" w:rsidRPr="00CF56A6" w:rsidRDefault="00727575" w:rsidP="00727575">
            <w:pPr>
              <w:rPr>
                <w:rFonts w:ascii="Arial" w:hAnsi="Arial" w:cs="Arial"/>
                <w:sz w:val="20"/>
                <w:szCs w:val="20"/>
              </w:rPr>
            </w:pPr>
            <w:r w:rsidRPr="00CF56A6">
              <w:rPr>
                <w:rFonts w:ascii="Arial" w:hAnsi="Arial" w:cs="Arial"/>
                <w:sz w:val="20"/>
                <w:szCs w:val="20"/>
              </w:rPr>
              <w:t>Комната</w:t>
            </w:r>
          </w:p>
        </w:tc>
        <w:tc>
          <w:tcPr>
            <w:tcW w:w="0" w:type="auto"/>
          </w:tcPr>
          <w:p w14:paraId="516CAD15" w14:textId="77777777" w:rsidR="00727575" w:rsidRPr="00CF56A6" w:rsidRDefault="00727575" w:rsidP="00727575">
            <w:pPr>
              <w:rPr>
                <w:rFonts w:ascii="Arial" w:hAnsi="Arial" w:cs="Arial"/>
                <w:sz w:val="20"/>
                <w:szCs w:val="20"/>
              </w:rPr>
            </w:pPr>
            <w:r w:rsidRPr="00CF56A6">
              <w:rPr>
                <w:rFonts w:ascii="Arial" w:hAnsi="Arial" w:cs="Arial"/>
                <w:sz w:val="20"/>
                <w:szCs w:val="20"/>
              </w:rPr>
              <w:lastRenderedPageBreak/>
              <w:t>Изоляционный материал</w:t>
            </w:r>
          </w:p>
        </w:tc>
      </w:tr>
      <w:tr w:rsidR="00727575" w:rsidRPr="00CF56A6" w14:paraId="3D2A1E32" w14:textId="77777777" w:rsidTr="00CF56A6">
        <w:trPr>
          <w:trHeight w:val="20"/>
          <w:jc w:val="center"/>
        </w:trPr>
        <w:tc>
          <w:tcPr>
            <w:tcW w:w="0" w:type="auto"/>
          </w:tcPr>
          <w:p w14:paraId="0E08D76E" w14:textId="77777777" w:rsidR="00727575" w:rsidRPr="00CF56A6" w:rsidRDefault="00727575" w:rsidP="00727575">
            <w:pPr>
              <w:rPr>
                <w:rFonts w:ascii="Arial" w:hAnsi="Arial" w:cs="Arial"/>
                <w:sz w:val="20"/>
                <w:szCs w:val="20"/>
              </w:rPr>
            </w:pPr>
            <w:r w:rsidRPr="00CF56A6">
              <w:rPr>
                <w:rFonts w:ascii="Arial" w:hAnsi="Arial" w:cs="Arial"/>
                <w:sz w:val="20"/>
                <w:szCs w:val="20"/>
              </w:rPr>
              <w:t>V</w:t>
            </w:r>
          </w:p>
        </w:tc>
        <w:tc>
          <w:tcPr>
            <w:tcW w:w="0" w:type="auto"/>
          </w:tcPr>
          <w:p w14:paraId="043D5D66" w14:textId="77777777" w:rsidR="00727575" w:rsidRPr="00CF56A6" w:rsidRDefault="00727575" w:rsidP="00727575">
            <w:pPr>
              <w:rPr>
                <w:rFonts w:ascii="Arial" w:hAnsi="Arial" w:cs="Arial"/>
                <w:sz w:val="20"/>
                <w:szCs w:val="20"/>
              </w:rPr>
            </w:pPr>
            <w:r w:rsidRPr="00CF56A6">
              <w:rPr>
                <w:rFonts w:ascii="Arial" w:hAnsi="Arial" w:cs="Arial"/>
                <w:sz w:val="20"/>
                <w:szCs w:val="20"/>
              </w:rPr>
              <w:t>Обработка материалов или продуктов (включая предварительную и последующую обработку)</w:t>
            </w:r>
          </w:p>
        </w:tc>
        <w:tc>
          <w:tcPr>
            <w:tcW w:w="0" w:type="auto"/>
          </w:tcPr>
          <w:p w14:paraId="4134BBA4" w14:textId="77777777" w:rsidR="00727575" w:rsidRPr="00CF56A6" w:rsidRDefault="00727575" w:rsidP="00727575">
            <w:pPr>
              <w:rPr>
                <w:rFonts w:ascii="Arial" w:hAnsi="Arial" w:cs="Arial"/>
                <w:sz w:val="20"/>
                <w:szCs w:val="20"/>
              </w:rPr>
            </w:pPr>
            <w:r w:rsidRPr="00CF56A6">
              <w:rPr>
                <w:rFonts w:ascii="Arial" w:hAnsi="Arial" w:cs="Arial"/>
                <w:sz w:val="20"/>
                <w:szCs w:val="20"/>
              </w:rPr>
              <w:t>Покрытие</w:t>
            </w:r>
          </w:p>
          <w:p w14:paraId="1F0F5527" w14:textId="77777777" w:rsidR="00727575" w:rsidRPr="00CF56A6" w:rsidRDefault="00727575" w:rsidP="00727575">
            <w:pPr>
              <w:rPr>
                <w:rFonts w:ascii="Arial" w:hAnsi="Arial" w:cs="Arial"/>
                <w:sz w:val="20"/>
                <w:szCs w:val="20"/>
              </w:rPr>
            </w:pPr>
            <w:r w:rsidRPr="00CF56A6">
              <w:rPr>
                <w:rFonts w:ascii="Arial" w:hAnsi="Arial" w:cs="Arial"/>
                <w:sz w:val="20"/>
                <w:szCs w:val="20"/>
              </w:rPr>
              <w:t>Очистка</w:t>
            </w:r>
          </w:p>
          <w:p w14:paraId="2A427317" w14:textId="77777777" w:rsidR="00727575" w:rsidRPr="00CF56A6" w:rsidRDefault="00727575" w:rsidP="00727575">
            <w:pPr>
              <w:rPr>
                <w:rFonts w:ascii="Arial" w:hAnsi="Arial" w:cs="Arial"/>
                <w:sz w:val="20"/>
                <w:szCs w:val="20"/>
              </w:rPr>
            </w:pPr>
            <w:r w:rsidRPr="00CF56A6">
              <w:rPr>
                <w:rFonts w:ascii="Arial" w:hAnsi="Arial" w:cs="Arial"/>
                <w:sz w:val="20"/>
                <w:szCs w:val="20"/>
              </w:rPr>
              <w:t>Дегидратация</w:t>
            </w:r>
          </w:p>
          <w:p w14:paraId="5245FC7E" w14:textId="77777777" w:rsidR="00727575" w:rsidRPr="00CF56A6" w:rsidRDefault="00727575" w:rsidP="00727575">
            <w:pPr>
              <w:rPr>
                <w:rFonts w:ascii="Arial" w:hAnsi="Arial" w:cs="Arial"/>
                <w:sz w:val="20"/>
                <w:szCs w:val="20"/>
              </w:rPr>
            </w:pPr>
            <w:r w:rsidRPr="00CF56A6">
              <w:rPr>
                <w:rFonts w:ascii="Arial" w:hAnsi="Arial" w:cs="Arial"/>
                <w:sz w:val="20"/>
                <w:szCs w:val="20"/>
              </w:rPr>
              <w:t>Удаление ржавчины</w:t>
            </w:r>
          </w:p>
          <w:p w14:paraId="61F43E05" w14:textId="77777777" w:rsidR="00727575" w:rsidRPr="00CF56A6" w:rsidRDefault="00727575" w:rsidP="00727575">
            <w:pPr>
              <w:rPr>
                <w:rFonts w:ascii="Arial" w:hAnsi="Arial" w:cs="Arial"/>
                <w:sz w:val="20"/>
                <w:szCs w:val="20"/>
              </w:rPr>
            </w:pPr>
            <w:r w:rsidRPr="00CF56A6">
              <w:rPr>
                <w:rFonts w:ascii="Arial" w:hAnsi="Arial" w:cs="Arial"/>
                <w:sz w:val="20"/>
                <w:szCs w:val="20"/>
              </w:rPr>
              <w:t>Сушка</w:t>
            </w:r>
          </w:p>
          <w:p w14:paraId="71FC3442" w14:textId="77777777" w:rsidR="00727575" w:rsidRPr="00CF56A6" w:rsidRDefault="00727575" w:rsidP="00727575">
            <w:pPr>
              <w:rPr>
                <w:rFonts w:ascii="Arial" w:hAnsi="Arial" w:cs="Arial"/>
                <w:sz w:val="20"/>
                <w:szCs w:val="20"/>
              </w:rPr>
            </w:pPr>
            <w:r w:rsidRPr="00CF56A6">
              <w:rPr>
                <w:rFonts w:ascii="Arial" w:hAnsi="Arial" w:cs="Arial"/>
                <w:sz w:val="20"/>
                <w:szCs w:val="20"/>
              </w:rPr>
              <w:t>Фильтрация</w:t>
            </w:r>
          </w:p>
          <w:p w14:paraId="736DBE23" w14:textId="77777777" w:rsidR="00727575" w:rsidRPr="00CF56A6" w:rsidRDefault="00727575" w:rsidP="00727575">
            <w:pPr>
              <w:rPr>
                <w:rFonts w:ascii="Arial" w:hAnsi="Arial" w:cs="Arial"/>
                <w:sz w:val="20"/>
                <w:szCs w:val="20"/>
              </w:rPr>
            </w:pPr>
            <w:r w:rsidRPr="00CF56A6">
              <w:rPr>
                <w:rFonts w:ascii="Arial" w:hAnsi="Arial" w:cs="Arial"/>
                <w:sz w:val="20"/>
                <w:szCs w:val="20"/>
              </w:rPr>
              <w:t>Термическая обработка</w:t>
            </w:r>
          </w:p>
          <w:p w14:paraId="54242FC9" w14:textId="77777777" w:rsidR="00727575" w:rsidRPr="00CF56A6" w:rsidRDefault="00727575" w:rsidP="00727575">
            <w:pPr>
              <w:rPr>
                <w:rFonts w:ascii="Arial" w:hAnsi="Arial" w:cs="Arial"/>
                <w:sz w:val="20"/>
                <w:szCs w:val="20"/>
              </w:rPr>
            </w:pPr>
            <w:r w:rsidRPr="00CF56A6">
              <w:rPr>
                <w:rFonts w:ascii="Arial" w:hAnsi="Arial" w:cs="Arial"/>
                <w:sz w:val="20"/>
                <w:szCs w:val="20"/>
              </w:rPr>
              <w:t>Упаковка</w:t>
            </w:r>
          </w:p>
          <w:p w14:paraId="0B4A2197" w14:textId="77777777" w:rsidR="00727575" w:rsidRPr="00CF56A6" w:rsidRDefault="00727575" w:rsidP="00727575">
            <w:pPr>
              <w:rPr>
                <w:rFonts w:ascii="Arial" w:hAnsi="Arial" w:cs="Arial"/>
                <w:sz w:val="20"/>
                <w:szCs w:val="20"/>
              </w:rPr>
            </w:pPr>
            <w:r w:rsidRPr="00CF56A6">
              <w:rPr>
                <w:rFonts w:ascii="Arial" w:hAnsi="Arial" w:cs="Arial"/>
                <w:sz w:val="20"/>
                <w:szCs w:val="20"/>
              </w:rPr>
              <w:t>Подготовка</w:t>
            </w:r>
          </w:p>
          <w:p w14:paraId="35F76317" w14:textId="77777777" w:rsidR="00727575" w:rsidRPr="00CF56A6" w:rsidRDefault="00727575" w:rsidP="00727575">
            <w:pPr>
              <w:rPr>
                <w:rFonts w:ascii="Arial" w:hAnsi="Arial" w:cs="Arial"/>
                <w:sz w:val="20"/>
                <w:szCs w:val="20"/>
              </w:rPr>
            </w:pPr>
            <w:r w:rsidRPr="00CF56A6">
              <w:rPr>
                <w:rFonts w:ascii="Arial" w:hAnsi="Arial" w:cs="Arial"/>
                <w:sz w:val="20"/>
                <w:szCs w:val="20"/>
              </w:rPr>
              <w:t>Восстановление</w:t>
            </w:r>
          </w:p>
          <w:p w14:paraId="6EA13CE6" w14:textId="77777777" w:rsidR="00727575" w:rsidRPr="00CF56A6" w:rsidRDefault="00727575" w:rsidP="00727575">
            <w:pPr>
              <w:rPr>
                <w:rFonts w:ascii="Arial" w:hAnsi="Arial" w:cs="Arial"/>
                <w:sz w:val="20"/>
                <w:szCs w:val="20"/>
              </w:rPr>
            </w:pPr>
            <w:r w:rsidRPr="00CF56A6">
              <w:rPr>
                <w:rFonts w:ascii="Arial" w:hAnsi="Arial" w:cs="Arial"/>
                <w:sz w:val="20"/>
                <w:szCs w:val="20"/>
              </w:rPr>
              <w:t>Отделка</w:t>
            </w:r>
          </w:p>
          <w:p w14:paraId="3AAA31B3" w14:textId="77777777" w:rsidR="00727575" w:rsidRPr="00CF56A6" w:rsidRDefault="00727575" w:rsidP="00727575">
            <w:pPr>
              <w:rPr>
                <w:rFonts w:ascii="Arial" w:hAnsi="Arial" w:cs="Arial"/>
                <w:sz w:val="20"/>
                <w:szCs w:val="20"/>
              </w:rPr>
            </w:pPr>
            <w:r w:rsidRPr="00CF56A6">
              <w:rPr>
                <w:rFonts w:ascii="Arial" w:hAnsi="Arial" w:cs="Arial"/>
                <w:sz w:val="20"/>
                <w:szCs w:val="20"/>
              </w:rPr>
              <w:t>Запечатывание</w:t>
            </w:r>
          </w:p>
          <w:p w14:paraId="2E417A78" w14:textId="77777777" w:rsidR="00727575" w:rsidRPr="00CF56A6" w:rsidRDefault="00727575" w:rsidP="00727575">
            <w:pPr>
              <w:rPr>
                <w:rFonts w:ascii="Arial" w:hAnsi="Arial" w:cs="Arial"/>
                <w:sz w:val="20"/>
                <w:szCs w:val="20"/>
              </w:rPr>
            </w:pPr>
            <w:r w:rsidRPr="00CF56A6">
              <w:rPr>
                <w:rFonts w:ascii="Arial" w:hAnsi="Arial" w:cs="Arial"/>
                <w:sz w:val="20"/>
                <w:szCs w:val="20"/>
              </w:rPr>
              <w:t>Отделение</w:t>
            </w:r>
          </w:p>
          <w:p w14:paraId="21040A4A" w14:textId="77777777" w:rsidR="00727575" w:rsidRPr="00CF56A6" w:rsidRDefault="00727575" w:rsidP="00727575">
            <w:pPr>
              <w:rPr>
                <w:rFonts w:ascii="Arial" w:hAnsi="Arial" w:cs="Arial"/>
                <w:sz w:val="20"/>
                <w:szCs w:val="20"/>
              </w:rPr>
            </w:pPr>
            <w:r w:rsidRPr="00CF56A6">
              <w:rPr>
                <w:rFonts w:ascii="Arial" w:hAnsi="Arial" w:cs="Arial"/>
                <w:sz w:val="20"/>
                <w:szCs w:val="20"/>
              </w:rPr>
              <w:t>Сортировка</w:t>
            </w:r>
          </w:p>
          <w:p w14:paraId="330B714E" w14:textId="77777777" w:rsidR="00727575" w:rsidRPr="00CF56A6" w:rsidRDefault="00727575" w:rsidP="00727575">
            <w:pPr>
              <w:rPr>
                <w:rFonts w:ascii="Arial" w:hAnsi="Arial" w:cs="Arial"/>
                <w:sz w:val="20"/>
                <w:szCs w:val="20"/>
              </w:rPr>
            </w:pPr>
            <w:r w:rsidRPr="00CF56A6">
              <w:rPr>
                <w:rFonts w:ascii="Arial" w:hAnsi="Arial" w:cs="Arial"/>
                <w:sz w:val="20"/>
                <w:szCs w:val="20"/>
              </w:rPr>
              <w:t>Перемешивание</w:t>
            </w:r>
          </w:p>
          <w:p w14:paraId="59068E8F" w14:textId="77777777" w:rsidR="00727575" w:rsidRPr="00CF56A6" w:rsidRDefault="00727575" w:rsidP="00727575">
            <w:pPr>
              <w:rPr>
                <w:rFonts w:ascii="Arial" w:hAnsi="Arial" w:cs="Arial"/>
                <w:sz w:val="20"/>
                <w:szCs w:val="20"/>
              </w:rPr>
            </w:pPr>
            <w:r w:rsidRPr="00CF56A6">
              <w:rPr>
                <w:rFonts w:ascii="Arial" w:hAnsi="Arial" w:cs="Arial"/>
                <w:sz w:val="20"/>
                <w:szCs w:val="20"/>
              </w:rPr>
              <w:t>Обработка поверхности</w:t>
            </w:r>
          </w:p>
          <w:p w14:paraId="6B97D9E4" w14:textId="77777777" w:rsidR="00727575" w:rsidRPr="00CF56A6" w:rsidRDefault="00727575" w:rsidP="00727575">
            <w:pPr>
              <w:rPr>
                <w:rFonts w:ascii="Arial" w:hAnsi="Arial" w:cs="Arial"/>
                <w:sz w:val="20"/>
                <w:szCs w:val="20"/>
              </w:rPr>
            </w:pPr>
            <w:r w:rsidRPr="00CF56A6">
              <w:rPr>
                <w:rFonts w:ascii="Arial" w:hAnsi="Arial" w:cs="Arial"/>
                <w:sz w:val="20"/>
                <w:szCs w:val="20"/>
              </w:rPr>
              <w:t>Обертывание</w:t>
            </w:r>
          </w:p>
        </w:tc>
        <w:tc>
          <w:tcPr>
            <w:tcW w:w="0" w:type="auto"/>
          </w:tcPr>
          <w:p w14:paraId="3B8EE6C8" w14:textId="77777777" w:rsidR="00727575" w:rsidRPr="00CF56A6" w:rsidRDefault="00727575" w:rsidP="00727575">
            <w:pPr>
              <w:rPr>
                <w:rFonts w:ascii="Arial" w:hAnsi="Arial" w:cs="Arial"/>
                <w:sz w:val="20"/>
                <w:szCs w:val="20"/>
              </w:rPr>
            </w:pPr>
            <w:r w:rsidRPr="00CF56A6">
              <w:rPr>
                <w:rFonts w:ascii="Arial" w:hAnsi="Arial" w:cs="Arial"/>
                <w:sz w:val="20"/>
                <w:szCs w:val="20"/>
              </w:rPr>
              <w:t>Балансировочная машина</w:t>
            </w:r>
          </w:p>
          <w:p w14:paraId="7438504F" w14:textId="77777777" w:rsidR="00727575" w:rsidRPr="00CF56A6" w:rsidRDefault="00727575" w:rsidP="00727575">
            <w:pPr>
              <w:rPr>
                <w:rFonts w:ascii="Arial" w:hAnsi="Arial" w:cs="Arial"/>
                <w:sz w:val="20"/>
                <w:szCs w:val="20"/>
              </w:rPr>
            </w:pPr>
            <w:r w:rsidRPr="00CF56A6">
              <w:rPr>
                <w:rFonts w:ascii="Arial" w:hAnsi="Arial" w:cs="Arial"/>
                <w:sz w:val="20"/>
                <w:szCs w:val="20"/>
              </w:rPr>
              <w:t>Барабан</w:t>
            </w:r>
          </w:p>
          <w:p w14:paraId="2F6DD5BF" w14:textId="77777777" w:rsidR="00727575" w:rsidRPr="00CF56A6" w:rsidRDefault="00727575" w:rsidP="00727575">
            <w:pPr>
              <w:rPr>
                <w:rFonts w:ascii="Arial" w:hAnsi="Arial" w:cs="Arial"/>
                <w:sz w:val="20"/>
                <w:szCs w:val="20"/>
              </w:rPr>
            </w:pPr>
            <w:r w:rsidRPr="00CF56A6">
              <w:rPr>
                <w:rFonts w:ascii="Arial" w:hAnsi="Arial" w:cs="Arial"/>
                <w:sz w:val="20"/>
                <w:szCs w:val="20"/>
              </w:rPr>
              <w:t>Шлифовщик</w:t>
            </w:r>
          </w:p>
          <w:p w14:paraId="23ADBB5B" w14:textId="77777777" w:rsidR="00727575" w:rsidRPr="00CF56A6" w:rsidRDefault="00727575" w:rsidP="00727575">
            <w:pPr>
              <w:rPr>
                <w:rFonts w:ascii="Arial" w:hAnsi="Arial" w:cs="Arial"/>
                <w:sz w:val="20"/>
                <w:szCs w:val="20"/>
              </w:rPr>
            </w:pPr>
            <w:r w:rsidRPr="00CF56A6">
              <w:rPr>
                <w:rFonts w:ascii="Arial" w:hAnsi="Arial" w:cs="Arial"/>
                <w:sz w:val="20"/>
                <w:szCs w:val="20"/>
              </w:rPr>
              <w:t>Упаковочная машина</w:t>
            </w:r>
          </w:p>
          <w:p w14:paraId="5AF96A06" w14:textId="77777777" w:rsidR="00727575" w:rsidRPr="00CF56A6" w:rsidRDefault="00727575" w:rsidP="00727575">
            <w:pPr>
              <w:rPr>
                <w:rFonts w:ascii="Arial" w:hAnsi="Arial" w:cs="Arial"/>
                <w:sz w:val="20"/>
                <w:szCs w:val="20"/>
              </w:rPr>
            </w:pPr>
            <w:r w:rsidRPr="00CF56A6">
              <w:rPr>
                <w:rFonts w:ascii="Arial" w:hAnsi="Arial" w:cs="Arial"/>
                <w:sz w:val="20"/>
                <w:szCs w:val="20"/>
              </w:rPr>
              <w:t>Укладчик</w:t>
            </w:r>
          </w:p>
          <w:p w14:paraId="2D654B76" w14:textId="77777777" w:rsidR="00727575" w:rsidRPr="00CF56A6" w:rsidRDefault="00727575" w:rsidP="00727575">
            <w:pPr>
              <w:rPr>
                <w:rFonts w:ascii="Arial" w:hAnsi="Arial" w:cs="Arial"/>
                <w:sz w:val="20"/>
                <w:szCs w:val="20"/>
              </w:rPr>
            </w:pPr>
            <w:r w:rsidRPr="00CF56A6">
              <w:rPr>
                <w:rFonts w:ascii="Arial" w:hAnsi="Arial" w:cs="Arial"/>
                <w:sz w:val="20"/>
                <w:szCs w:val="20"/>
              </w:rPr>
              <w:t>Мешок</w:t>
            </w:r>
          </w:p>
          <w:p w14:paraId="220CBB32" w14:textId="77777777" w:rsidR="00727575" w:rsidRPr="00CF56A6" w:rsidRDefault="00727575" w:rsidP="00727575">
            <w:pPr>
              <w:rPr>
                <w:rFonts w:ascii="Arial" w:hAnsi="Arial" w:cs="Arial"/>
                <w:sz w:val="20"/>
                <w:szCs w:val="20"/>
              </w:rPr>
            </w:pPr>
            <w:r w:rsidRPr="00CF56A6">
              <w:rPr>
                <w:rFonts w:ascii="Arial" w:hAnsi="Arial" w:cs="Arial"/>
                <w:sz w:val="20"/>
                <w:szCs w:val="20"/>
              </w:rPr>
              <w:t>Пылесос</w:t>
            </w:r>
          </w:p>
          <w:p w14:paraId="5D763206" w14:textId="77777777" w:rsidR="00727575" w:rsidRPr="00CF56A6" w:rsidRDefault="00727575" w:rsidP="00727575">
            <w:pPr>
              <w:rPr>
                <w:rFonts w:ascii="Arial" w:hAnsi="Arial" w:cs="Arial"/>
                <w:sz w:val="20"/>
                <w:szCs w:val="20"/>
              </w:rPr>
            </w:pPr>
            <w:r w:rsidRPr="00CF56A6">
              <w:rPr>
                <w:rFonts w:ascii="Arial" w:hAnsi="Arial" w:cs="Arial"/>
                <w:sz w:val="20"/>
                <w:szCs w:val="20"/>
              </w:rPr>
              <w:t>Стиральная машина</w:t>
            </w:r>
          </w:p>
          <w:p w14:paraId="1A69E740" w14:textId="77777777" w:rsidR="00727575" w:rsidRPr="00CF56A6" w:rsidRDefault="00727575" w:rsidP="00727575">
            <w:pPr>
              <w:rPr>
                <w:rFonts w:ascii="Arial" w:hAnsi="Arial" w:cs="Arial"/>
                <w:sz w:val="20"/>
                <w:szCs w:val="20"/>
              </w:rPr>
            </w:pPr>
            <w:r w:rsidRPr="00CF56A6">
              <w:rPr>
                <w:rFonts w:ascii="Arial" w:hAnsi="Arial" w:cs="Arial"/>
                <w:sz w:val="20"/>
                <w:szCs w:val="20"/>
              </w:rPr>
              <w:t>Упаковочная машина</w:t>
            </w:r>
          </w:p>
          <w:p w14:paraId="6BD93845" w14:textId="77777777" w:rsidR="00727575" w:rsidRPr="00CF56A6" w:rsidRDefault="00727575" w:rsidP="00727575">
            <w:pPr>
              <w:rPr>
                <w:rFonts w:ascii="Arial" w:hAnsi="Arial" w:cs="Arial"/>
                <w:sz w:val="20"/>
                <w:szCs w:val="20"/>
              </w:rPr>
            </w:pPr>
            <w:r w:rsidRPr="00CF56A6">
              <w:rPr>
                <w:rFonts w:ascii="Arial" w:hAnsi="Arial" w:cs="Arial"/>
                <w:sz w:val="20"/>
                <w:szCs w:val="20"/>
              </w:rPr>
              <w:t>Смачивающая машина</w:t>
            </w:r>
          </w:p>
        </w:tc>
        <w:tc>
          <w:tcPr>
            <w:tcW w:w="0" w:type="auto"/>
          </w:tcPr>
          <w:p w14:paraId="0750ADD9" w14:textId="77777777" w:rsidR="00727575" w:rsidRPr="00CF56A6" w:rsidRDefault="00727575" w:rsidP="00727575">
            <w:pPr>
              <w:rPr>
                <w:rFonts w:ascii="Arial" w:hAnsi="Arial" w:cs="Arial"/>
                <w:sz w:val="20"/>
                <w:szCs w:val="20"/>
              </w:rPr>
            </w:pPr>
          </w:p>
        </w:tc>
      </w:tr>
      <w:tr w:rsidR="00727575" w:rsidRPr="00CF56A6" w14:paraId="31AF3E0C" w14:textId="77777777" w:rsidTr="00CF56A6">
        <w:trPr>
          <w:trHeight w:val="20"/>
          <w:jc w:val="center"/>
        </w:trPr>
        <w:tc>
          <w:tcPr>
            <w:tcW w:w="0" w:type="auto"/>
          </w:tcPr>
          <w:p w14:paraId="13D53F21" w14:textId="77777777" w:rsidR="00727575" w:rsidRPr="00CF56A6" w:rsidRDefault="00727575" w:rsidP="00727575">
            <w:pPr>
              <w:rPr>
                <w:rFonts w:ascii="Arial" w:hAnsi="Arial" w:cs="Arial"/>
                <w:sz w:val="20"/>
                <w:szCs w:val="20"/>
              </w:rPr>
            </w:pPr>
            <w:r w:rsidRPr="00CF56A6">
              <w:rPr>
                <w:rFonts w:ascii="Arial" w:hAnsi="Arial" w:cs="Arial"/>
                <w:sz w:val="20"/>
                <w:szCs w:val="20"/>
              </w:rPr>
              <w:t>W</w:t>
            </w:r>
          </w:p>
        </w:tc>
        <w:tc>
          <w:tcPr>
            <w:tcW w:w="0" w:type="auto"/>
          </w:tcPr>
          <w:p w14:paraId="76E39C18" w14:textId="77777777" w:rsidR="00727575" w:rsidRPr="00CF56A6" w:rsidRDefault="00727575" w:rsidP="00727575">
            <w:pPr>
              <w:rPr>
                <w:rFonts w:ascii="Arial" w:hAnsi="Arial" w:cs="Arial"/>
                <w:sz w:val="20"/>
                <w:szCs w:val="20"/>
              </w:rPr>
            </w:pPr>
            <w:r w:rsidRPr="00CF56A6">
              <w:rPr>
                <w:rFonts w:ascii="Arial" w:hAnsi="Arial" w:cs="Arial"/>
                <w:sz w:val="20"/>
                <w:szCs w:val="20"/>
              </w:rPr>
              <w:t>Направление или транспортировка энергии, сигналов, материалов или продуктов из одного места в другое</w:t>
            </w:r>
          </w:p>
        </w:tc>
        <w:tc>
          <w:tcPr>
            <w:tcW w:w="0" w:type="auto"/>
          </w:tcPr>
          <w:p w14:paraId="14E82D06" w14:textId="77777777" w:rsidR="00727575" w:rsidRPr="00CF56A6" w:rsidRDefault="00727575" w:rsidP="00727575">
            <w:pPr>
              <w:rPr>
                <w:rFonts w:ascii="Arial" w:hAnsi="Arial" w:cs="Arial"/>
                <w:sz w:val="20"/>
                <w:szCs w:val="20"/>
              </w:rPr>
            </w:pPr>
            <w:r w:rsidRPr="00CF56A6">
              <w:rPr>
                <w:rFonts w:ascii="Arial" w:hAnsi="Arial" w:cs="Arial"/>
                <w:sz w:val="20"/>
                <w:szCs w:val="20"/>
              </w:rPr>
              <w:t>Проведение</w:t>
            </w:r>
          </w:p>
          <w:p w14:paraId="2A13ECAA" w14:textId="77777777" w:rsidR="00727575" w:rsidRPr="00CF56A6" w:rsidRDefault="00727575" w:rsidP="00727575">
            <w:pPr>
              <w:rPr>
                <w:rFonts w:ascii="Arial" w:hAnsi="Arial" w:cs="Arial"/>
                <w:sz w:val="20"/>
                <w:szCs w:val="20"/>
              </w:rPr>
            </w:pPr>
            <w:r w:rsidRPr="00CF56A6">
              <w:rPr>
                <w:rFonts w:ascii="Arial" w:hAnsi="Arial" w:cs="Arial"/>
                <w:sz w:val="20"/>
                <w:szCs w:val="20"/>
              </w:rPr>
              <w:t>Распределение</w:t>
            </w:r>
          </w:p>
          <w:p w14:paraId="596AF30C" w14:textId="77777777" w:rsidR="00727575" w:rsidRPr="00CF56A6" w:rsidRDefault="00727575" w:rsidP="00727575">
            <w:pPr>
              <w:rPr>
                <w:rFonts w:ascii="Arial" w:hAnsi="Arial" w:cs="Arial"/>
                <w:sz w:val="20"/>
                <w:szCs w:val="20"/>
              </w:rPr>
            </w:pPr>
            <w:r w:rsidRPr="00CF56A6">
              <w:rPr>
                <w:rFonts w:ascii="Arial" w:hAnsi="Arial" w:cs="Arial"/>
                <w:sz w:val="20"/>
                <w:szCs w:val="20"/>
              </w:rPr>
              <w:t>Направление</w:t>
            </w:r>
          </w:p>
          <w:p w14:paraId="76FB0386" w14:textId="77777777" w:rsidR="00727575" w:rsidRPr="00CF56A6" w:rsidRDefault="00727575" w:rsidP="00727575">
            <w:pPr>
              <w:rPr>
                <w:rFonts w:ascii="Arial" w:hAnsi="Arial" w:cs="Arial"/>
                <w:sz w:val="20"/>
                <w:szCs w:val="20"/>
              </w:rPr>
            </w:pPr>
            <w:r w:rsidRPr="00CF56A6">
              <w:rPr>
                <w:rFonts w:ascii="Arial" w:hAnsi="Arial" w:cs="Arial"/>
                <w:sz w:val="20"/>
                <w:szCs w:val="20"/>
              </w:rPr>
              <w:t>Указание</w:t>
            </w:r>
          </w:p>
          <w:p w14:paraId="16C328AA" w14:textId="77777777" w:rsidR="00727575" w:rsidRPr="00CF56A6" w:rsidRDefault="00727575" w:rsidP="00727575">
            <w:pPr>
              <w:rPr>
                <w:rFonts w:ascii="Arial" w:hAnsi="Arial" w:cs="Arial"/>
                <w:sz w:val="20"/>
                <w:szCs w:val="20"/>
              </w:rPr>
            </w:pPr>
            <w:r w:rsidRPr="00CF56A6">
              <w:rPr>
                <w:rFonts w:ascii="Arial" w:hAnsi="Arial" w:cs="Arial"/>
                <w:sz w:val="20"/>
                <w:szCs w:val="20"/>
              </w:rPr>
              <w:t>Позиционирование</w:t>
            </w:r>
          </w:p>
          <w:p w14:paraId="57FBB455" w14:textId="77777777" w:rsidR="00727575" w:rsidRPr="00CF56A6" w:rsidRDefault="00727575" w:rsidP="00727575">
            <w:pPr>
              <w:rPr>
                <w:rFonts w:ascii="Arial" w:hAnsi="Arial" w:cs="Arial"/>
                <w:sz w:val="20"/>
                <w:szCs w:val="20"/>
              </w:rPr>
            </w:pPr>
            <w:r w:rsidRPr="00CF56A6">
              <w:rPr>
                <w:rFonts w:ascii="Arial" w:hAnsi="Arial" w:cs="Arial"/>
                <w:sz w:val="20"/>
                <w:szCs w:val="20"/>
              </w:rPr>
              <w:t>Транспортирование</w:t>
            </w:r>
          </w:p>
        </w:tc>
        <w:tc>
          <w:tcPr>
            <w:tcW w:w="0" w:type="auto"/>
          </w:tcPr>
          <w:p w14:paraId="6E421205" w14:textId="77777777" w:rsidR="00727575" w:rsidRPr="00CF56A6" w:rsidRDefault="00727575" w:rsidP="00727575">
            <w:pPr>
              <w:rPr>
                <w:rFonts w:ascii="Arial" w:hAnsi="Arial" w:cs="Arial"/>
                <w:sz w:val="20"/>
                <w:szCs w:val="20"/>
              </w:rPr>
            </w:pPr>
            <w:r w:rsidRPr="00CF56A6">
              <w:rPr>
                <w:rFonts w:ascii="Arial" w:hAnsi="Arial" w:cs="Arial"/>
                <w:sz w:val="20"/>
                <w:szCs w:val="20"/>
              </w:rPr>
              <w:t>Канал</w:t>
            </w:r>
          </w:p>
          <w:p w14:paraId="77BA2E4B" w14:textId="77777777" w:rsidR="00727575" w:rsidRPr="00CF56A6" w:rsidRDefault="00727575" w:rsidP="00727575">
            <w:pPr>
              <w:rPr>
                <w:rFonts w:ascii="Arial" w:hAnsi="Arial" w:cs="Arial"/>
                <w:sz w:val="20"/>
                <w:szCs w:val="20"/>
              </w:rPr>
            </w:pPr>
            <w:r w:rsidRPr="00CF56A6">
              <w:rPr>
                <w:rFonts w:ascii="Arial" w:hAnsi="Arial" w:cs="Arial"/>
                <w:sz w:val="20"/>
                <w:szCs w:val="20"/>
              </w:rPr>
              <w:t>Трубопровод</w:t>
            </w:r>
          </w:p>
          <w:p w14:paraId="3C8EE36A" w14:textId="77777777" w:rsidR="00727575" w:rsidRPr="00CF56A6" w:rsidRDefault="00727575" w:rsidP="00727575">
            <w:pPr>
              <w:rPr>
                <w:rFonts w:ascii="Arial" w:hAnsi="Arial" w:cs="Arial"/>
                <w:sz w:val="20"/>
                <w:szCs w:val="20"/>
              </w:rPr>
            </w:pPr>
            <w:r w:rsidRPr="00CF56A6">
              <w:rPr>
                <w:rFonts w:ascii="Arial" w:hAnsi="Arial" w:cs="Arial"/>
                <w:sz w:val="20"/>
                <w:szCs w:val="20"/>
              </w:rPr>
              <w:t>Шланг</w:t>
            </w:r>
          </w:p>
          <w:p w14:paraId="50B73033" w14:textId="77777777" w:rsidR="00727575" w:rsidRPr="00CF56A6" w:rsidRDefault="00727575" w:rsidP="00727575">
            <w:pPr>
              <w:rPr>
                <w:rFonts w:ascii="Arial" w:hAnsi="Arial" w:cs="Arial"/>
                <w:sz w:val="20"/>
                <w:szCs w:val="20"/>
              </w:rPr>
            </w:pPr>
            <w:r w:rsidRPr="00CF56A6">
              <w:rPr>
                <w:rFonts w:ascii="Arial" w:hAnsi="Arial" w:cs="Arial"/>
                <w:sz w:val="20"/>
                <w:szCs w:val="20"/>
              </w:rPr>
              <w:t>Связь</w:t>
            </w:r>
          </w:p>
          <w:p w14:paraId="1EC0F470" w14:textId="77777777" w:rsidR="00727575" w:rsidRPr="00CF56A6" w:rsidRDefault="00727575" w:rsidP="00727575">
            <w:pPr>
              <w:rPr>
                <w:rFonts w:ascii="Arial" w:hAnsi="Arial" w:cs="Arial"/>
                <w:sz w:val="20"/>
                <w:szCs w:val="20"/>
              </w:rPr>
            </w:pPr>
            <w:r w:rsidRPr="00CF56A6">
              <w:rPr>
                <w:rFonts w:ascii="Arial" w:hAnsi="Arial" w:cs="Arial"/>
                <w:sz w:val="20"/>
                <w:szCs w:val="20"/>
              </w:rPr>
              <w:t>Зеркало</w:t>
            </w:r>
          </w:p>
          <w:p w14:paraId="6B6E3358" w14:textId="77777777" w:rsidR="00727575" w:rsidRPr="00CF56A6" w:rsidRDefault="00727575" w:rsidP="00727575">
            <w:pPr>
              <w:rPr>
                <w:rFonts w:ascii="Arial" w:hAnsi="Arial" w:cs="Arial"/>
                <w:sz w:val="20"/>
                <w:szCs w:val="20"/>
              </w:rPr>
            </w:pPr>
            <w:r w:rsidRPr="00CF56A6">
              <w:rPr>
                <w:rFonts w:ascii="Arial" w:hAnsi="Arial" w:cs="Arial"/>
                <w:sz w:val="20"/>
                <w:szCs w:val="20"/>
              </w:rPr>
              <w:t>Роликовый стол</w:t>
            </w:r>
          </w:p>
          <w:p w14:paraId="7DB49BD2" w14:textId="77777777" w:rsidR="00727575" w:rsidRPr="00CF56A6" w:rsidRDefault="00727575" w:rsidP="00727575">
            <w:pPr>
              <w:rPr>
                <w:rFonts w:ascii="Arial" w:hAnsi="Arial" w:cs="Arial"/>
                <w:sz w:val="20"/>
                <w:szCs w:val="20"/>
              </w:rPr>
            </w:pPr>
            <w:r w:rsidRPr="00CF56A6">
              <w:rPr>
                <w:rFonts w:ascii="Arial" w:hAnsi="Arial" w:cs="Arial"/>
                <w:sz w:val="20"/>
                <w:szCs w:val="20"/>
              </w:rPr>
              <w:t>Труба</w:t>
            </w:r>
          </w:p>
          <w:p w14:paraId="14CAB403" w14:textId="77777777" w:rsidR="00727575" w:rsidRPr="00CF56A6" w:rsidRDefault="00727575" w:rsidP="00727575">
            <w:pPr>
              <w:rPr>
                <w:rFonts w:ascii="Arial" w:hAnsi="Arial" w:cs="Arial"/>
                <w:sz w:val="20"/>
                <w:szCs w:val="20"/>
              </w:rPr>
            </w:pPr>
            <w:r w:rsidRPr="00CF56A6">
              <w:rPr>
                <w:rFonts w:ascii="Arial" w:hAnsi="Arial" w:cs="Arial"/>
                <w:sz w:val="20"/>
                <w:szCs w:val="20"/>
              </w:rPr>
              <w:t>Вал</w:t>
            </w:r>
          </w:p>
          <w:p w14:paraId="3F68A025" w14:textId="77777777" w:rsidR="00727575" w:rsidRPr="00CF56A6" w:rsidRDefault="00727575" w:rsidP="00727575">
            <w:pPr>
              <w:rPr>
                <w:rFonts w:ascii="Arial" w:hAnsi="Arial" w:cs="Arial"/>
                <w:sz w:val="20"/>
                <w:szCs w:val="20"/>
              </w:rPr>
            </w:pPr>
            <w:r w:rsidRPr="00CF56A6">
              <w:rPr>
                <w:rFonts w:ascii="Arial" w:hAnsi="Arial" w:cs="Arial"/>
                <w:sz w:val="20"/>
                <w:szCs w:val="20"/>
              </w:rPr>
              <w:t>Проигрыватель</w:t>
            </w:r>
          </w:p>
        </w:tc>
        <w:tc>
          <w:tcPr>
            <w:tcW w:w="0" w:type="auto"/>
          </w:tcPr>
          <w:p w14:paraId="2BD4891A" w14:textId="77777777" w:rsidR="00727575" w:rsidRPr="00CF56A6" w:rsidRDefault="00727575" w:rsidP="00727575">
            <w:pPr>
              <w:rPr>
                <w:rFonts w:ascii="Arial" w:hAnsi="Arial" w:cs="Arial"/>
                <w:sz w:val="20"/>
                <w:szCs w:val="20"/>
              </w:rPr>
            </w:pPr>
            <w:r w:rsidRPr="00CF56A6">
              <w:rPr>
                <w:rFonts w:ascii="Arial" w:hAnsi="Arial" w:cs="Arial"/>
                <w:sz w:val="20"/>
                <w:szCs w:val="20"/>
              </w:rPr>
              <w:t>Шина</w:t>
            </w:r>
          </w:p>
          <w:p w14:paraId="139C863C" w14:textId="77777777" w:rsidR="00727575" w:rsidRPr="00CF56A6" w:rsidRDefault="00727575" w:rsidP="00727575">
            <w:pPr>
              <w:rPr>
                <w:rFonts w:ascii="Arial" w:hAnsi="Arial" w:cs="Arial"/>
                <w:sz w:val="20"/>
                <w:szCs w:val="20"/>
              </w:rPr>
            </w:pPr>
            <w:r w:rsidRPr="00CF56A6">
              <w:rPr>
                <w:rFonts w:ascii="Arial" w:hAnsi="Arial" w:cs="Arial"/>
                <w:sz w:val="20"/>
                <w:szCs w:val="20"/>
              </w:rPr>
              <w:t>Изолирующая втулка</w:t>
            </w:r>
          </w:p>
          <w:p w14:paraId="76D672D3" w14:textId="77777777" w:rsidR="00727575" w:rsidRPr="00CF56A6" w:rsidRDefault="00727575" w:rsidP="00727575">
            <w:pPr>
              <w:rPr>
                <w:rFonts w:ascii="Arial" w:hAnsi="Arial" w:cs="Arial"/>
                <w:sz w:val="20"/>
                <w:szCs w:val="20"/>
              </w:rPr>
            </w:pPr>
            <w:r w:rsidRPr="00CF56A6">
              <w:rPr>
                <w:rFonts w:ascii="Arial" w:hAnsi="Arial" w:cs="Arial"/>
                <w:sz w:val="20"/>
                <w:szCs w:val="20"/>
              </w:rPr>
              <w:t>Кабель</w:t>
            </w:r>
          </w:p>
          <w:p w14:paraId="1C00105A" w14:textId="77777777" w:rsidR="00727575" w:rsidRPr="00CF56A6" w:rsidRDefault="00727575" w:rsidP="00727575">
            <w:pPr>
              <w:rPr>
                <w:rFonts w:ascii="Arial" w:hAnsi="Arial" w:cs="Arial"/>
                <w:sz w:val="20"/>
                <w:szCs w:val="20"/>
              </w:rPr>
            </w:pPr>
            <w:r w:rsidRPr="00CF56A6">
              <w:rPr>
                <w:rFonts w:ascii="Arial" w:hAnsi="Arial" w:cs="Arial"/>
                <w:sz w:val="20"/>
                <w:szCs w:val="20"/>
              </w:rPr>
              <w:t>Проводник</w:t>
            </w:r>
          </w:p>
          <w:p w14:paraId="497FFE5F" w14:textId="77777777" w:rsidR="00727575" w:rsidRPr="00CF56A6" w:rsidRDefault="00727575" w:rsidP="00727575">
            <w:pPr>
              <w:rPr>
                <w:rFonts w:ascii="Arial" w:hAnsi="Arial" w:cs="Arial"/>
                <w:sz w:val="20"/>
                <w:szCs w:val="20"/>
              </w:rPr>
            </w:pPr>
            <w:r w:rsidRPr="00CF56A6">
              <w:rPr>
                <w:rFonts w:ascii="Arial" w:hAnsi="Arial" w:cs="Arial"/>
                <w:sz w:val="20"/>
                <w:szCs w:val="20"/>
              </w:rPr>
              <w:t>Шина данных</w:t>
            </w:r>
          </w:p>
          <w:p w14:paraId="4E4E6CC2" w14:textId="77777777" w:rsidR="00727575" w:rsidRPr="00CF56A6" w:rsidRDefault="00727575" w:rsidP="00727575">
            <w:pPr>
              <w:rPr>
                <w:rFonts w:ascii="Arial" w:hAnsi="Arial" w:cs="Arial"/>
                <w:sz w:val="20"/>
                <w:szCs w:val="20"/>
              </w:rPr>
            </w:pPr>
            <w:r w:rsidRPr="00CF56A6">
              <w:rPr>
                <w:rFonts w:ascii="Arial" w:hAnsi="Arial" w:cs="Arial"/>
                <w:sz w:val="20"/>
                <w:szCs w:val="20"/>
              </w:rPr>
              <w:t>Оптоволокно</w:t>
            </w:r>
          </w:p>
        </w:tc>
      </w:tr>
      <w:tr w:rsidR="00727575" w:rsidRPr="00CF56A6" w14:paraId="1570D66C" w14:textId="77777777" w:rsidTr="00CF56A6">
        <w:trPr>
          <w:trHeight w:val="20"/>
          <w:jc w:val="center"/>
        </w:trPr>
        <w:tc>
          <w:tcPr>
            <w:tcW w:w="0" w:type="auto"/>
          </w:tcPr>
          <w:p w14:paraId="2AEC1798" w14:textId="77777777" w:rsidR="00727575" w:rsidRPr="00CF56A6" w:rsidRDefault="00727575" w:rsidP="00727575">
            <w:pPr>
              <w:rPr>
                <w:rFonts w:ascii="Arial" w:hAnsi="Arial" w:cs="Arial"/>
                <w:sz w:val="20"/>
                <w:szCs w:val="20"/>
              </w:rPr>
            </w:pPr>
            <w:r w:rsidRPr="00CF56A6">
              <w:rPr>
                <w:rFonts w:ascii="Arial" w:hAnsi="Arial" w:cs="Arial"/>
                <w:sz w:val="20"/>
                <w:szCs w:val="20"/>
              </w:rPr>
              <w:t>X</w:t>
            </w:r>
          </w:p>
        </w:tc>
        <w:tc>
          <w:tcPr>
            <w:tcW w:w="0" w:type="auto"/>
          </w:tcPr>
          <w:p w14:paraId="3E51F5C4" w14:textId="77777777" w:rsidR="00727575" w:rsidRPr="00CF56A6" w:rsidRDefault="00727575" w:rsidP="00727575">
            <w:pPr>
              <w:rPr>
                <w:rFonts w:ascii="Arial" w:hAnsi="Arial" w:cs="Arial"/>
                <w:sz w:val="20"/>
                <w:szCs w:val="20"/>
              </w:rPr>
            </w:pPr>
            <w:r w:rsidRPr="00CF56A6">
              <w:rPr>
                <w:rFonts w:ascii="Arial" w:hAnsi="Arial" w:cs="Arial"/>
                <w:sz w:val="20"/>
                <w:szCs w:val="20"/>
              </w:rPr>
              <w:t>Подключение объектов</w:t>
            </w:r>
          </w:p>
        </w:tc>
        <w:tc>
          <w:tcPr>
            <w:tcW w:w="0" w:type="auto"/>
          </w:tcPr>
          <w:p w14:paraId="694E27FB" w14:textId="77777777" w:rsidR="00727575" w:rsidRPr="00CF56A6" w:rsidRDefault="00727575" w:rsidP="00727575">
            <w:pPr>
              <w:rPr>
                <w:rFonts w:ascii="Arial" w:hAnsi="Arial" w:cs="Arial"/>
                <w:sz w:val="20"/>
                <w:szCs w:val="20"/>
              </w:rPr>
            </w:pPr>
            <w:r w:rsidRPr="00CF56A6">
              <w:rPr>
                <w:rFonts w:ascii="Arial" w:hAnsi="Arial" w:cs="Arial"/>
                <w:sz w:val="20"/>
                <w:szCs w:val="20"/>
              </w:rPr>
              <w:t>Соединение</w:t>
            </w:r>
          </w:p>
          <w:p w14:paraId="7660C8D5" w14:textId="77777777" w:rsidR="00727575" w:rsidRPr="00CF56A6" w:rsidRDefault="00727575" w:rsidP="00727575">
            <w:pPr>
              <w:rPr>
                <w:rFonts w:ascii="Arial" w:hAnsi="Arial" w:cs="Arial"/>
                <w:sz w:val="20"/>
                <w:szCs w:val="20"/>
              </w:rPr>
            </w:pPr>
            <w:r w:rsidRPr="00CF56A6">
              <w:rPr>
                <w:rFonts w:ascii="Arial" w:hAnsi="Arial" w:cs="Arial"/>
                <w:sz w:val="20"/>
                <w:szCs w:val="20"/>
              </w:rPr>
              <w:t>Связь</w:t>
            </w:r>
          </w:p>
          <w:p w14:paraId="7A058EDC" w14:textId="77777777" w:rsidR="00727575" w:rsidRPr="00CF56A6" w:rsidRDefault="00727575" w:rsidP="00727575">
            <w:pPr>
              <w:rPr>
                <w:rFonts w:ascii="Arial" w:hAnsi="Arial" w:cs="Arial"/>
                <w:sz w:val="20"/>
                <w:szCs w:val="20"/>
              </w:rPr>
            </w:pPr>
            <w:r w:rsidRPr="00CF56A6">
              <w:rPr>
                <w:rFonts w:ascii="Arial" w:hAnsi="Arial" w:cs="Arial"/>
                <w:sz w:val="20"/>
                <w:szCs w:val="20"/>
              </w:rPr>
              <w:t>Присоединение</w:t>
            </w:r>
          </w:p>
        </w:tc>
        <w:tc>
          <w:tcPr>
            <w:tcW w:w="0" w:type="auto"/>
          </w:tcPr>
          <w:p w14:paraId="424674F3" w14:textId="77777777" w:rsidR="00727575" w:rsidRPr="00CF56A6" w:rsidRDefault="00727575" w:rsidP="00727575">
            <w:pPr>
              <w:rPr>
                <w:rFonts w:ascii="Arial" w:hAnsi="Arial" w:cs="Arial"/>
                <w:sz w:val="20"/>
                <w:szCs w:val="20"/>
              </w:rPr>
            </w:pPr>
            <w:r w:rsidRPr="00CF56A6">
              <w:rPr>
                <w:rFonts w:ascii="Arial" w:hAnsi="Arial" w:cs="Arial"/>
                <w:sz w:val="20"/>
                <w:szCs w:val="20"/>
              </w:rPr>
              <w:t>Фланец</w:t>
            </w:r>
          </w:p>
          <w:p w14:paraId="24015ED4" w14:textId="77777777" w:rsidR="00727575" w:rsidRPr="00CF56A6" w:rsidRDefault="00727575" w:rsidP="00727575">
            <w:pPr>
              <w:rPr>
                <w:rFonts w:ascii="Arial" w:hAnsi="Arial" w:cs="Arial"/>
                <w:sz w:val="20"/>
                <w:szCs w:val="20"/>
              </w:rPr>
            </w:pPr>
            <w:r w:rsidRPr="00CF56A6">
              <w:rPr>
                <w:rFonts w:ascii="Arial" w:hAnsi="Arial" w:cs="Arial"/>
                <w:sz w:val="20"/>
                <w:szCs w:val="20"/>
              </w:rPr>
              <w:t>Крюк</w:t>
            </w:r>
          </w:p>
          <w:p w14:paraId="639FA89B" w14:textId="77777777" w:rsidR="00727575" w:rsidRPr="00CF56A6" w:rsidRDefault="00727575" w:rsidP="00727575">
            <w:pPr>
              <w:rPr>
                <w:rFonts w:ascii="Arial" w:hAnsi="Arial" w:cs="Arial"/>
                <w:sz w:val="20"/>
                <w:szCs w:val="20"/>
              </w:rPr>
            </w:pPr>
            <w:r w:rsidRPr="00CF56A6">
              <w:rPr>
                <w:rFonts w:ascii="Arial" w:hAnsi="Arial" w:cs="Arial"/>
                <w:sz w:val="20"/>
                <w:szCs w:val="20"/>
              </w:rPr>
              <w:t>Шланговое соединение</w:t>
            </w:r>
          </w:p>
          <w:p w14:paraId="7F1427FC" w14:textId="77777777" w:rsidR="00727575" w:rsidRPr="00CF56A6" w:rsidRDefault="00727575" w:rsidP="00727575">
            <w:pPr>
              <w:rPr>
                <w:rFonts w:ascii="Arial" w:hAnsi="Arial" w:cs="Arial"/>
                <w:sz w:val="20"/>
                <w:szCs w:val="20"/>
              </w:rPr>
            </w:pPr>
            <w:r w:rsidRPr="00CF56A6">
              <w:rPr>
                <w:rFonts w:ascii="Arial" w:hAnsi="Arial" w:cs="Arial"/>
                <w:sz w:val="20"/>
                <w:szCs w:val="20"/>
              </w:rPr>
              <w:t>Трубопроводы</w:t>
            </w:r>
          </w:p>
          <w:p w14:paraId="434EDB0B" w14:textId="77777777" w:rsidR="00727575" w:rsidRPr="00CF56A6" w:rsidRDefault="00727575" w:rsidP="00727575">
            <w:pPr>
              <w:rPr>
                <w:rFonts w:ascii="Arial" w:hAnsi="Arial" w:cs="Arial"/>
                <w:sz w:val="20"/>
                <w:szCs w:val="20"/>
              </w:rPr>
            </w:pPr>
            <w:r w:rsidRPr="00CF56A6">
              <w:rPr>
                <w:rFonts w:ascii="Arial" w:hAnsi="Arial" w:cs="Arial"/>
                <w:sz w:val="20"/>
                <w:szCs w:val="20"/>
              </w:rPr>
              <w:t>Фланец трубопровода</w:t>
            </w:r>
          </w:p>
          <w:p w14:paraId="43360F6F" w14:textId="77777777" w:rsidR="00727575" w:rsidRPr="00CF56A6" w:rsidRDefault="00727575" w:rsidP="00727575">
            <w:pPr>
              <w:rPr>
                <w:rFonts w:ascii="Arial" w:hAnsi="Arial" w:cs="Arial"/>
                <w:sz w:val="20"/>
                <w:szCs w:val="20"/>
              </w:rPr>
            </w:pPr>
            <w:r w:rsidRPr="00CF56A6">
              <w:rPr>
                <w:rFonts w:ascii="Arial" w:hAnsi="Arial" w:cs="Arial"/>
                <w:sz w:val="20"/>
                <w:szCs w:val="20"/>
              </w:rPr>
              <w:t>Жесткая муфта</w:t>
            </w:r>
          </w:p>
        </w:tc>
        <w:tc>
          <w:tcPr>
            <w:tcW w:w="0" w:type="auto"/>
          </w:tcPr>
          <w:p w14:paraId="0BFAF862" w14:textId="77777777" w:rsidR="00727575" w:rsidRPr="00CF56A6" w:rsidRDefault="00727575" w:rsidP="00727575">
            <w:pPr>
              <w:rPr>
                <w:rFonts w:ascii="Arial" w:hAnsi="Arial" w:cs="Arial"/>
                <w:sz w:val="20"/>
                <w:szCs w:val="20"/>
              </w:rPr>
            </w:pPr>
            <w:r w:rsidRPr="00CF56A6">
              <w:rPr>
                <w:rFonts w:ascii="Arial" w:hAnsi="Arial" w:cs="Arial"/>
                <w:sz w:val="20"/>
                <w:szCs w:val="20"/>
              </w:rPr>
              <w:t>Соединитель</w:t>
            </w:r>
          </w:p>
          <w:p w14:paraId="36178006" w14:textId="77777777" w:rsidR="00727575" w:rsidRPr="00CF56A6" w:rsidRDefault="00727575" w:rsidP="00727575">
            <w:pPr>
              <w:rPr>
                <w:rFonts w:ascii="Arial" w:hAnsi="Arial" w:cs="Arial"/>
                <w:sz w:val="20"/>
                <w:szCs w:val="20"/>
              </w:rPr>
            </w:pPr>
            <w:r w:rsidRPr="00CF56A6">
              <w:rPr>
                <w:rFonts w:ascii="Arial" w:hAnsi="Arial" w:cs="Arial"/>
                <w:sz w:val="20"/>
                <w:szCs w:val="20"/>
              </w:rPr>
              <w:t>Хаб</w:t>
            </w:r>
          </w:p>
          <w:p w14:paraId="3E973767" w14:textId="77777777" w:rsidR="00727575" w:rsidRPr="00CF56A6" w:rsidRDefault="00727575" w:rsidP="00727575">
            <w:pPr>
              <w:rPr>
                <w:rFonts w:ascii="Arial" w:hAnsi="Arial" w:cs="Arial"/>
                <w:sz w:val="20"/>
                <w:szCs w:val="20"/>
              </w:rPr>
            </w:pPr>
            <w:r w:rsidRPr="00CF56A6">
              <w:rPr>
                <w:rFonts w:ascii="Arial" w:hAnsi="Arial" w:cs="Arial"/>
                <w:sz w:val="20"/>
                <w:szCs w:val="20"/>
              </w:rPr>
              <w:t>Разъем</w:t>
            </w:r>
          </w:p>
          <w:p w14:paraId="4A35405C" w14:textId="77777777" w:rsidR="00727575" w:rsidRPr="00CF56A6" w:rsidRDefault="00727575" w:rsidP="00727575">
            <w:pPr>
              <w:rPr>
                <w:rFonts w:ascii="Arial" w:hAnsi="Arial" w:cs="Arial"/>
                <w:sz w:val="20"/>
                <w:szCs w:val="20"/>
              </w:rPr>
            </w:pPr>
            <w:r w:rsidRPr="00CF56A6">
              <w:rPr>
                <w:rFonts w:ascii="Arial" w:hAnsi="Arial" w:cs="Arial"/>
                <w:sz w:val="20"/>
                <w:szCs w:val="20"/>
              </w:rPr>
              <w:t>Клемма</w:t>
            </w:r>
          </w:p>
          <w:p w14:paraId="77F2F05F" w14:textId="77777777" w:rsidR="00727575" w:rsidRPr="00CF56A6" w:rsidRDefault="00727575" w:rsidP="00727575">
            <w:pPr>
              <w:rPr>
                <w:rFonts w:ascii="Arial" w:hAnsi="Arial" w:cs="Arial"/>
                <w:sz w:val="20"/>
                <w:szCs w:val="20"/>
              </w:rPr>
            </w:pPr>
            <w:r w:rsidRPr="00CF56A6">
              <w:rPr>
                <w:rFonts w:ascii="Arial" w:hAnsi="Arial" w:cs="Arial"/>
                <w:sz w:val="20"/>
                <w:szCs w:val="20"/>
              </w:rPr>
              <w:t>Клеммный блок</w:t>
            </w:r>
          </w:p>
          <w:p w14:paraId="3DFC5C61" w14:textId="77777777" w:rsidR="00727575" w:rsidRPr="00CF56A6" w:rsidRDefault="00727575" w:rsidP="00727575">
            <w:pPr>
              <w:rPr>
                <w:rFonts w:ascii="Arial" w:hAnsi="Arial" w:cs="Arial"/>
                <w:sz w:val="20"/>
                <w:szCs w:val="20"/>
              </w:rPr>
            </w:pPr>
            <w:r w:rsidRPr="00CF56A6">
              <w:rPr>
                <w:rFonts w:ascii="Arial" w:hAnsi="Arial" w:cs="Arial"/>
                <w:sz w:val="20"/>
                <w:szCs w:val="20"/>
              </w:rPr>
              <w:t>Клеммник</w:t>
            </w:r>
          </w:p>
        </w:tc>
      </w:tr>
      <w:tr w:rsidR="00727575" w:rsidRPr="00CF56A6" w14:paraId="0F6D1057" w14:textId="77777777" w:rsidTr="00CF56A6">
        <w:trPr>
          <w:trHeight w:val="20"/>
          <w:jc w:val="center"/>
        </w:trPr>
        <w:tc>
          <w:tcPr>
            <w:tcW w:w="0" w:type="auto"/>
          </w:tcPr>
          <w:p w14:paraId="24DEB744" w14:textId="77777777" w:rsidR="00727575" w:rsidRPr="00CF56A6" w:rsidRDefault="00727575" w:rsidP="00727575">
            <w:pPr>
              <w:rPr>
                <w:rFonts w:ascii="Arial" w:hAnsi="Arial" w:cs="Arial"/>
                <w:sz w:val="20"/>
                <w:szCs w:val="20"/>
              </w:rPr>
            </w:pPr>
            <w:r w:rsidRPr="00CF56A6">
              <w:rPr>
                <w:rFonts w:ascii="Arial" w:hAnsi="Arial" w:cs="Arial"/>
                <w:sz w:val="20"/>
                <w:szCs w:val="20"/>
              </w:rPr>
              <w:t>Y</w:t>
            </w:r>
          </w:p>
        </w:tc>
        <w:tc>
          <w:tcPr>
            <w:tcW w:w="0" w:type="auto"/>
          </w:tcPr>
          <w:p w14:paraId="0F2970DE" w14:textId="77777777" w:rsidR="00727575" w:rsidRPr="00CF56A6" w:rsidRDefault="00727575" w:rsidP="00727575">
            <w:pPr>
              <w:rPr>
                <w:rFonts w:ascii="Arial" w:hAnsi="Arial" w:cs="Arial"/>
                <w:sz w:val="20"/>
                <w:szCs w:val="20"/>
              </w:rPr>
            </w:pPr>
            <w:r w:rsidRPr="00CF56A6">
              <w:rPr>
                <w:rFonts w:ascii="Arial" w:hAnsi="Arial" w:cs="Arial"/>
                <w:sz w:val="20"/>
                <w:szCs w:val="20"/>
              </w:rPr>
              <w:t>Зарезервировано для будущей стандартизации</w:t>
            </w:r>
          </w:p>
        </w:tc>
        <w:tc>
          <w:tcPr>
            <w:tcW w:w="0" w:type="auto"/>
          </w:tcPr>
          <w:p w14:paraId="43DB9ADD" w14:textId="77777777" w:rsidR="00727575" w:rsidRPr="00CF56A6" w:rsidRDefault="00727575" w:rsidP="00727575">
            <w:pPr>
              <w:rPr>
                <w:rFonts w:ascii="Arial" w:hAnsi="Arial" w:cs="Arial"/>
                <w:sz w:val="20"/>
                <w:szCs w:val="20"/>
              </w:rPr>
            </w:pPr>
          </w:p>
        </w:tc>
        <w:tc>
          <w:tcPr>
            <w:tcW w:w="0" w:type="auto"/>
          </w:tcPr>
          <w:p w14:paraId="5AD0DC30" w14:textId="77777777" w:rsidR="00727575" w:rsidRPr="00CF56A6" w:rsidRDefault="00727575" w:rsidP="00727575">
            <w:pPr>
              <w:rPr>
                <w:rFonts w:ascii="Arial" w:hAnsi="Arial" w:cs="Arial"/>
                <w:sz w:val="20"/>
                <w:szCs w:val="20"/>
              </w:rPr>
            </w:pPr>
          </w:p>
        </w:tc>
        <w:tc>
          <w:tcPr>
            <w:tcW w:w="0" w:type="auto"/>
          </w:tcPr>
          <w:p w14:paraId="199BF75B" w14:textId="77777777" w:rsidR="00727575" w:rsidRPr="00CF56A6" w:rsidRDefault="00727575" w:rsidP="00727575">
            <w:pPr>
              <w:rPr>
                <w:rFonts w:ascii="Arial" w:hAnsi="Arial" w:cs="Arial"/>
                <w:sz w:val="20"/>
                <w:szCs w:val="20"/>
              </w:rPr>
            </w:pPr>
          </w:p>
        </w:tc>
      </w:tr>
      <w:tr w:rsidR="00727575" w:rsidRPr="00CF56A6" w14:paraId="629A0C4D" w14:textId="77777777" w:rsidTr="00CF56A6">
        <w:trPr>
          <w:trHeight w:val="20"/>
          <w:jc w:val="center"/>
        </w:trPr>
        <w:tc>
          <w:tcPr>
            <w:tcW w:w="0" w:type="auto"/>
          </w:tcPr>
          <w:p w14:paraId="66188882" w14:textId="77777777" w:rsidR="00727575" w:rsidRPr="00CF56A6" w:rsidRDefault="00727575" w:rsidP="00727575">
            <w:pPr>
              <w:rPr>
                <w:rFonts w:ascii="Arial" w:hAnsi="Arial" w:cs="Arial"/>
                <w:sz w:val="20"/>
                <w:szCs w:val="20"/>
              </w:rPr>
            </w:pPr>
            <w:r w:rsidRPr="00CF56A6">
              <w:rPr>
                <w:rFonts w:ascii="Arial" w:hAnsi="Arial" w:cs="Arial"/>
                <w:sz w:val="20"/>
                <w:szCs w:val="20"/>
              </w:rPr>
              <w:lastRenderedPageBreak/>
              <w:t>Z</w:t>
            </w:r>
          </w:p>
        </w:tc>
        <w:tc>
          <w:tcPr>
            <w:tcW w:w="0" w:type="auto"/>
          </w:tcPr>
          <w:p w14:paraId="5639D830" w14:textId="77777777" w:rsidR="00727575" w:rsidRPr="00CF56A6" w:rsidRDefault="00727575" w:rsidP="00727575">
            <w:pPr>
              <w:rPr>
                <w:rFonts w:ascii="Arial" w:hAnsi="Arial" w:cs="Arial"/>
                <w:sz w:val="20"/>
                <w:szCs w:val="20"/>
              </w:rPr>
            </w:pPr>
            <w:r w:rsidRPr="00CF56A6">
              <w:rPr>
                <w:rFonts w:ascii="Arial" w:hAnsi="Arial" w:cs="Arial"/>
                <w:sz w:val="20"/>
                <w:szCs w:val="20"/>
              </w:rPr>
              <w:t>Зарезервировано для будущей стандартизации</w:t>
            </w:r>
          </w:p>
        </w:tc>
        <w:tc>
          <w:tcPr>
            <w:tcW w:w="0" w:type="auto"/>
          </w:tcPr>
          <w:p w14:paraId="04279809" w14:textId="77777777" w:rsidR="00727575" w:rsidRPr="00CF56A6" w:rsidRDefault="00727575" w:rsidP="00727575">
            <w:pPr>
              <w:rPr>
                <w:rFonts w:ascii="Arial" w:hAnsi="Arial" w:cs="Arial"/>
                <w:sz w:val="20"/>
                <w:szCs w:val="20"/>
              </w:rPr>
            </w:pPr>
          </w:p>
        </w:tc>
        <w:tc>
          <w:tcPr>
            <w:tcW w:w="0" w:type="auto"/>
          </w:tcPr>
          <w:p w14:paraId="7E0048A3" w14:textId="77777777" w:rsidR="00727575" w:rsidRPr="00CF56A6" w:rsidRDefault="00727575" w:rsidP="00727575">
            <w:pPr>
              <w:rPr>
                <w:rFonts w:ascii="Arial" w:hAnsi="Arial" w:cs="Arial"/>
                <w:sz w:val="20"/>
                <w:szCs w:val="20"/>
              </w:rPr>
            </w:pPr>
          </w:p>
        </w:tc>
        <w:tc>
          <w:tcPr>
            <w:tcW w:w="0" w:type="auto"/>
          </w:tcPr>
          <w:p w14:paraId="6BEF9E55" w14:textId="77777777" w:rsidR="00727575" w:rsidRPr="00CF56A6" w:rsidRDefault="00727575" w:rsidP="00727575">
            <w:pPr>
              <w:rPr>
                <w:rFonts w:ascii="Arial" w:hAnsi="Arial" w:cs="Arial"/>
                <w:sz w:val="20"/>
                <w:szCs w:val="20"/>
              </w:rPr>
            </w:pPr>
          </w:p>
        </w:tc>
      </w:tr>
    </w:tbl>
    <w:p w14:paraId="4AD6D5B1" w14:textId="77777777" w:rsidR="00911DAF" w:rsidRPr="00CF56A6" w:rsidRDefault="00911DAF" w:rsidP="00CF56A6">
      <w:pPr>
        <w:spacing w:before="8"/>
        <w:rPr>
          <w:b/>
          <w:bCs/>
          <w:i/>
          <w:sz w:val="24"/>
          <w:szCs w:val="24"/>
        </w:rPr>
      </w:pPr>
    </w:p>
    <w:p w14:paraId="2ED0BA79" w14:textId="77777777" w:rsidR="00911DAF" w:rsidRPr="00D900B9" w:rsidRDefault="00911DAF" w:rsidP="00D900B9">
      <w:pPr>
        <w:rPr>
          <w:b/>
          <w:sz w:val="28"/>
        </w:rPr>
      </w:pPr>
      <w:bookmarkStart w:id="1013" w:name="5.2__Subclasses_of_objects_according_to_"/>
      <w:bookmarkEnd w:id="1013"/>
      <w:r w:rsidRPr="00D900B9">
        <w:rPr>
          <w:b/>
          <w:sz w:val="28"/>
        </w:rPr>
        <w:t>Подклассы объектов в соответствии с назначением или задачей</w:t>
      </w:r>
    </w:p>
    <w:p w14:paraId="188E7F43" w14:textId="77777777" w:rsidR="00911DAF" w:rsidRPr="00CF56A6" w:rsidRDefault="00911DAF" w:rsidP="00697DD9">
      <w:pPr>
        <w:spacing w:before="7"/>
        <w:jc w:val="both"/>
        <w:rPr>
          <w:b/>
          <w:bCs/>
          <w:sz w:val="24"/>
          <w:szCs w:val="24"/>
        </w:rPr>
      </w:pPr>
    </w:p>
    <w:p w14:paraId="2DB4F5DF" w14:textId="77777777" w:rsidR="00911DAF" w:rsidRPr="00CF56A6" w:rsidRDefault="00911DAF" w:rsidP="00697DD9">
      <w:pPr>
        <w:pStyle w:val="aff7"/>
        <w:spacing w:line="276" w:lineRule="auto"/>
        <w:ind w:left="118" w:right="118"/>
        <w:jc w:val="both"/>
        <w:rPr>
          <w:rFonts w:cs="Arial"/>
          <w:sz w:val="24"/>
          <w:szCs w:val="24"/>
          <w:lang w:val="ru-RU"/>
        </w:rPr>
      </w:pPr>
      <w:r w:rsidRPr="00CF56A6">
        <w:rPr>
          <w:rFonts w:cs="Arial"/>
          <w:spacing w:val="3"/>
          <w:sz w:val="24"/>
          <w:szCs w:val="24"/>
          <w:lang w:val="ru-RU"/>
        </w:rPr>
        <w:t>Иногда бывает необходимо или полезно предоставить более подробную классификацию объекта, чем классификация, предоставляемая классами в Таблице 1.</w:t>
      </w:r>
    </w:p>
    <w:p w14:paraId="12493F43" w14:textId="77777777" w:rsidR="00911DAF" w:rsidRPr="00CF56A6" w:rsidRDefault="00911DAF" w:rsidP="00697DD9">
      <w:pPr>
        <w:spacing w:before="8"/>
        <w:jc w:val="both"/>
        <w:rPr>
          <w:sz w:val="24"/>
          <w:szCs w:val="24"/>
        </w:rPr>
      </w:pPr>
    </w:p>
    <w:p w14:paraId="1F0C9940" w14:textId="77777777" w:rsidR="00911DAF" w:rsidRPr="00CF56A6" w:rsidRDefault="00911DAF" w:rsidP="00697DD9">
      <w:pPr>
        <w:pStyle w:val="aff7"/>
        <w:tabs>
          <w:tab w:val="left" w:pos="1418"/>
        </w:tabs>
        <w:spacing w:line="276" w:lineRule="auto"/>
        <w:ind w:left="1418" w:right="126" w:hanging="1300"/>
        <w:jc w:val="both"/>
        <w:rPr>
          <w:rFonts w:cs="Arial"/>
          <w:sz w:val="24"/>
          <w:szCs w:val="24"/>
          <w:lang w:val="ru-RU"/>
        </w:rPr>
      </w:pPr>
      <w:r w:rsidRPr="00CF56A6">
        <w:rPr>
          <w:rFonts w:cs="Arial"/>
          <w:b/>
          <w:spacing w:val="6"/>
          <w:sz w:val="24"/>
          <w:szCs w:val="24"/>
          <w:lang w:val="ru-RU"/>
        </w:rPr>
        <w:t>Правило</w:t>
      </w:r>
      <w:r w:rsidRPr="00CF56A6">
        <w:rPr>
          <w:rFonts w:cs="Arial"/>
          <w:b/>
          <w:spacing w:val="10"/>
          <w:sz w:val="24"/>
          <w:szCs w:val="24"/>
          <w:lang w:val="ru-RU"/>
        </w:rPr>
        <w:t xml:space="preserve"> </w:t>
      </w:r>
      <w:r w:rsidRPr="00CF56A6">
        <w:rPr>
          <w:rFonts w:cs="Arial"/>
          <w:b/>
          <w:sz w:val="24"/>
          <w:szCs w:val="24"/>
          <w:lang w:val="ru-RU"/>
        </w:rPr>
        <w:t>5</w:t>
      </w:r>
      <w:r w:rsidRPr="00CF56A6">
        <w:rPr>
          <w:rFonts w:cs="Arial"/>
          <w:b/>
          <w:sz w:val="24"/>
          <w:szCs w:val="24"/>
          <w:lang w:val="ru-RU"/>
        </w:rPr>
        <w:tab/>
      </w:r>
      <w:r w:rsidR="00CF56A6">
        <w:rPr>
          <w:rFonts w:cs="Arial"/>
          <w:b/>
          <w:sz w:val="24"/>
          <w:szCs w:val="24"/>
          <w:lang w:val="ru-RU"/>
        </w:rPr>
        <w:t xml:space="preserve"> </w:t>
      </w:r>
      <w:r w:rsidRPr="00CF56A6">
        <w:rPr>
          <w:rFonts w:cs="Arial"/>
          <w:spacing w:val="6"/>
          <w:sz w:val="24"/>
          <w:szCs w:val="24"/>
          <w:lang w:val="ru-RU"/>
        </w:rPr>
        <w:t>Объекты, классифицированные в соответствии с Таблицей 1, должны быть подклассифицированы в соответствии с Таблицей 2 в дальнейшем, если такая подклассификация требуется.</w:t>
      </w:r>
    </w:p>
    <w:p w14:paraId="415FF0A9" w14:textId="77777777" w:rsidR="00911DAF" w:rsidRPr="00CF56A6" w:rsidRDefault="00911DAF" w:rsidP="00697DD9">
      <w:pPr>
        <w:spacing w:before="2"/>
        <w:jc w:val="both"/>
        <w:rPr>
          <w:sz w:val="24"/>
          <w:szCs w:val="24"/>
        </w:rPr>
      </w:pPr>
    </w:p>
    <w:p w14:paraId="18A05704" w14:textId="77777777" w:rsidR="00911DAF" w:rsidRPr="00CF56A6" w:rsidRDefault="00911DAF" w:rsidP="00697DD9">
      <w:pPr>
        <w:pStyle w:val="aff7"/>
        <w:spacing w:line="276" w:lineRule="auto"/>
        <w:ind w:left="1560" w:hanging="1442"/>
        <w:jc w:val="both"/>
        <w:rPr>
          <w:rFonts w:cs="Arial"/>
          <w:sz w:val="24"/>
          <w:szCs w:val="24"/>
          <w:lang w:val="ru-RU"/>
        </w:rPr>
      </w:pPr>
      <w:r w:rsidRPr="00CF56A6">
        <w:rPr>
          <w:rFonts w:cs="Arial"/>
          <w:b/>
          <w:spacing w:val="6"/>
          <w:sz w:val="24"/>
          <w:szCs w:val="24"/>
          <w:lang w:val="ru-RU"/>
        </w:rPr>
        <w:t>Правило</w:t>
      </w:r>
      <w:r w:rsidRPr="00CF56A6">
        <w:rPr>
          <w:rFonts w:cs="Arial"/>
          <w:b/>
          <w:spacing w:val="12"/>
          <w:sz w:val="24"/>
          <w:szCs w:val="24"/>
          <w:lang w:val="ru-RU"/>
        </w:rPr>
        <w:t xml:space="preserve"> </w:t>
      </w:r>
      <w:r w:rsidRPr="00CF56A6">
        <w:rPr>
          <w:rFonts w:cs="Arial"/>
          <w:b/>
          <w:sz w:val="24"/>
          <w:szCs w:val="24"/>
          <w:lang w:val="ru-RU"/>
        </w:rPr>
        <w:t xml:space="preserve">6 </w:t>
      </w:r>
      <w:r w:rsidRPr="00CF56A6">
        <w:rPr>
          <w:rFonts w:cs="Arial"/>
          <w:spacing w:val="6"/>
          <w:sz w:val="24"/>
          <w:szCs w:val="24"/>
          <w:lang w:val="ru-RU"/>
        </w:rPr>
        <w:t>Дополнительные подклассы к тем, которые определены в Таблице 2, могут применяться, если:</w:t>
      </w:r>
    </w:p>
    <w:p w14:paraId="5A370334" w14:textId="77777777" w:rsidR="00911DAF" w:rsidRPr="00CF56A6" w:rsidRDefault="00911DAF" w:rsidP="00697DD9">
      <w:pPr>
        <w:pStyle w:val="aff7"/>
        <w:numPr>
          <w:ilvl w:val="0"/>
          <w:numId w:val="10"/>
        </w:numPr>
        <w:tabs>
          <w:tab w:val="left" w:pos="1309"/>
        </w:tabs>
        <w:spacing w:line="276" w:lineRule="auto"/>
        <w:jc w:val="both"/>
        <w:rPr>
          <w:rFonts w:cs="Arial"/>
          <w:sz w:val="24"/>
          <w:szCs w:val="24"/>
          <w:lang w:val="ru-RU"/>
        </w:rPr>
      </w:pPr>
      <w:r w:rsidRPr="00CF56A6">
        <w:rPr>
          <w:rFonts w:cs="Arial"/>
          <w:spacing w:val="3"/>
          <w:sz w:val="24"/>
          <w:szCs w:val="24"/>
          <w:lang w:val="ru-RU"/>
        </w:rPr>
        <w:t>подкласс Таблицы 2 не применим</w:t>
      </w:r>
      <w:r w:rsidRPr="00CF56A6">
        <w:rPr>
          <w:rFonts w:cs="Arial"/>
          <w:spacing w:val="8"/>
          <w:sz w:val="24"/>
          <w:szCs w:val="24"/>
          <w:lang w:val="ru-RU"/>
        </w:rPr>
        <w:t>;</w:t>
      </w:r>
    </w:p>
    <w:p w14:paraId="0B82B810" w14:textId="77777777" w:rsidR="00911DAF" w:rsidRPr="00CF56A6" w:rsidRDefault="00911DAF" w:rsidP="00697DD9">
      <w:pPr>
        <w:pStyle w:val="aff7"/>
        <w:numPr>
          <w:ilvl w:val="0"/>
          <w:numId w:val="10"/>
        </w:numPr>
        <w:tabs>
          <w:tab w:val="left" w:pos="1309"/>
        </w:tabs>
        <w:spacing w:line="276" w:lineRule="auto"/>
        <w:ind w:right="120"/>
        <w:jc w:val="both"/>
        <w:rPr>
          <w:rFonts w:cs="Arial"/>
          <w:sz w:val="24"/>
          <w:szCs w:val="24"/>
          <w:lang w:val="ru-RU"/>
        </w:rPr>
      </w:pPr>
      <w:r w:rsidRPr="00CF56A6">
        <w:rPr>
          <w:rFonts w:cs="Arial"/>
          <w:spacing w:val="5"/>
          <w:sz w:val="24"/>
          <w:szCs w:val="24"/>
          <w:lang w:val="ru-RU"/>
        </w:rPr>
        <w:t>подклассы определяются в соответствии с базовой группировкой подклассов в Таблице 2</w:t>
      </w:r>
      <w:r w:rsidRPr="00CF56A6">
        <w:rPr>
          <w:rFonts w:cs="Arial"/>
          <w:spacing w:val="9"/>
          <w:sz w:val="24"/>
          <w:szCs w:val="24"/>
          <w:lang w:val="ru-RU"/>
        </w:rPr>
        <w:t>;</w:t>
      </w:r>
    </w:p>
    <w:p w14:paraId="30DBECF2" w14:textId="77777777" w:rsidR="00911DAF" w:rsidRPr="00CF56A6" w:rsidRDefault="00911DAF" w:rsidP="00697DD9">
      <w:pPr>
        <w:pStyle w:val="aff7"/>
        <w:numPr>
          <w:ilvl w:val="0"/>
          <w:numId w:val="10"/>
        </w:numPr>
        <w:tabs>
          <w:tab w:val="left" w:pos="1309"/>
        </w:tabs>
        <w:spacing w:before="20" w:line="276" w:lineRule="auto"/>
        <w:ind w:right="126"/>
        <w:jc w:val="both"/>
        <w:rPr>
          <w:rFonts w:cs="Arial"/>
          <w:sz w:val="24"/>
          <w:szCs w:val="24"/>
          <w:lang w:val="ru-RU"/>
        </w:rPr>
      </w:pPr>
      <w:r w:rsidRPr="00CF56A6">
        <w:rPr>
          <w:rFonts w:cs="Arial"/>
          <w:spacing w:val="5"/>
          <w:sz w:val="24"/>
          <w:szCs w:val="24"/>
          <w:lang w:val="ru-RU"/>
        </w:rPr>
        <w:t>применение подклассов объясняется в документе, в котором он используется, или в подтверждающей документации</w:t>
      </w:r>
      <w:r w:rsidRPr="00CF56A6">
        <w:rPr>
          <w:rFonts w:cs="Arial"/>
          <w:spacing w:val="7"/>
          <w:sz w:val="24"/>
          <w:szCs w:val="24"/>
          <w:lang w:val="ru-RU"/>
        </w:rPr>
        <w:t>.</w:t>
      </w:r>
    </w:p>
    <w:p w14:paraId="001DBD0F" w14:textId="77777777" w:rsidR="00911DAF" w:rsidRPr="00CF56A6" w:rsidRDefault="00911DAF" w:rsidP="00697DD9">
      <w:pPr>
        <w:spacing w:before="3"/>
        <w:jc w:val="both"/>
        <w:rPr>
          <w:sz w:val="24"/>
          <w:szCs w:val="24"/>
        </w:rPr>
      </w:pPr>
    </w:p>
    <w:p w14:paraId="0FEAA452" w14:textId="77777777" w:rsidR="00911DAF" w:rsidRPr="00CF56A6" w:rsidRDefault="00911DAF" w:rsidP="00697DD9">
      <w:pPr>
        <w:spacing w:before="3"/>
        <w:jc w:val="both"/>
        <w:rPr>
          <w:sz w:val="24"/>
          <w:szCs w:val="24"/>
        </w:rPr>
      </w:pPr>
      <w:r w:rsidRPr="00CF56A6">
        <w:rPr>
          <w:spacing w:val="5"/>
          <w:sz w:val="24"/>
          <w:szCs w:val="24"/>
        </w:rPr>
        <w:t>Каждый подкласс, представленный в Таблице 2, характеризует объект, а различные подклассы расположены в соответствии с отношением к техническому сектору. Группировка выглядит следующим образом:</w:t>
      </w:r>
    </w:p>
    <w:p w14:paraId="37AE964A" w14:textId="77777777" w:rsidR="00911DAF" w:rsidRPr="00CF56A6" w:rsidRDefault="00911DAF" w:rsidP="00697DD9">
      <w:pPr>
        <w:pStyle w:val="aff7"/>
        <w:numPr>
          <w:ilvl w:val="0"/>
          <w:numId w:val="10"/>
        </w:numPr>
        <w:tabs>
          <w:tab w:val="left" w:pos="460"/>
        </w:tabs>
        <w:spacing w:line="276" w:lineRule="auto"/>
        <w:jc w:val="both"/>
        <w:rPr>
          <w:rFonts w:cs="Arial"/>
          <w:sz w:val="24"/>
          <w:szCs w:val="24"/>
          <w:lang w:val="ru-RU"/>
        </w:rPr>
      </w:pPr>
      <w:r w:rsidRPr="00CF56A6">
        <w:rPr>
          <w:rFonts w:cs="Arial"/>
          <w:spacing w:val="6"/>
          <w:sz w:val="24"/>
          <w:szCs w:val="24"/>
          <w:lang w:val="ru-RU"/>
        </w:rPr>
        <w:t>Подклассы</w:t>
      </w:r>
      <w:r w:rsidRPr="00CF56A6">
        <w:rPr>
          <w:rFonts w:cs="Arial"/>
          <w:spacing w:val="12"/>
          <w:sz w:val="24"/>
          <w:szCs w:val="24"/>
          <w:lang w:val="ru-RU"/>
        </w:rPr>
        <w:t xml:space="preserve"> </w:t>
      </w:r>
      <w:r w:rsidRPr="00CF56A6">
        <w:rPr>
          <w:rFonts w:cs="Arial"/>
          <w:sz w:val="24"/>
          <w:szCs w:val="24"/>
        </w:rPr>
        <w:t>A</w:t>
      </w:r>
      <w:r w:rsidRPr="00CF56A6">
        <w:rPr>
          <w:rFonts w:cs="Arial"/>
          <w:spacing w:val="10"/>
          <w:sz w:val="24"/>
          <w:szCs w:val="24"/>
          <w:lang w:val="ru-RU"/>
        </w:rPr>
        <w:t xml:space="preserve"> </w:t>
      </w:r>
      <w:r w:rsidRPr="00CF56A6">
        <w:rPr>
          <w:rFonts w:cs="Arial"/>
          <w:sz w:val="24"/>
          <w:szCs w:val="24"/>
          <w:lang w:val="ru-RU"/>
        </w:rPr>
        <w:t>–</w:t>
      </w:r>
      <w:r w:rsidRPr="00CF56A6">
        <w:rPr>
          <w:rFonts w:cs="Arial"/>
          <w:spacing w:val="13"/>
          <w:sz w:val="24"/>
          <w:szCs w:val="24"/>
          <w:lang w:val="ru-RU"/>
        </w:rPr>
        <w:t xml:space="preserve"> </w:t>
      </w:r>
      <w:r w:rsidRPr="00CF56A6">
        <w:rPr>
          <w:rFonts w:cs="Arial"/>
          <w:sz w:val="24"/>
          <w:szCs w:val="24"/>
        </w:rPr>
        <w:t>E</w:t>
      </w:r>
      <w:r w:rsidRPr="00CF56A6">
        <w:rPr>
          <w:rFonts w:cs="Arial"/>
          <w:spacing w:val="8"/>
          <w:sz w:val="24"/>
          <w:szCs w:val="24"/>
          <w:lang w:val="ru-RU"/>
        </w:rPr>
        <w:t xml:space="preserve"> </w:t>
      </w:r>
      <w:r w:rsidRPr="00CF56A6">
        <w:rPr>
          <w:rFonts w:cs="Arial"/>
          <w:spacing w:val="6"/>
          <w:sz w:val="24"/>
          <w:szCs w:val="24"/>
          <w:lang w:val="ru-RU"/>
        </w:rPr>
        <w:t>для объектов, связанных с электрической энергией;</w:t>
      </w:r>
    </w:p>
    <w:p w14:paraId="3FC85514" w14:textId="77777777" w:rsidR="00911DAF" w:rsidRPr="00CF56A6" w:rsidRDefault="00911DAF" w:rsidP="00697DD9">
      <w:pPr>
        <w:pStyle w:val="aff7"/>
        <w:numPr>
          <w:ilvl w:val="0"/>
          <w:numId w:val="10"/>
        </w:numPr>
        <w:tabs>
          <w:tab w:val="left" w:pos="460"/>
        </w:tabs>
        <w:spacing w:before="98" w:line="276" w:lineRule="auto"/>
        <w:jc w:val="both"/>
        <w:rPr>
          <w:rFonts w:cs="Arial"/>
          <w:sz w:val="24"/>
          <w:szCs w:val="24"/>
          <w:lang w:val="ru-RU"/>
        </w:rPr>
      </w:pPr>
      <w:r w:rsidRPr="00CF56A6">
        <w:rPr>
          <w:rFonts w:cs="Arial"/>
          <w:spacing w:val="6"/>
          <w:sz w:val="24"/>
          <w:szCs w:val="24"/>
          <w:lang w:val="ru-RU"/>
        </w:rPr>
        <w:t>Подклассы</w:t>
      </w:r>
      <w:r w:rsidRPr="00CF56A6">
        <w:rPr>
          <w:rFonts w:cs="Arial"/>
          <w:spacing w:val="13"/>
          <w:sz w:val="24"/>
          <w:szCs w:val="24"/>
          <w:lang w:val="ru-RU"/>
        </w:rPr>
        <w:t xml:space="preserve"> </w:t>
      </w:r>
      <w:r w:rsidRPr="00CF56A6">
        <w:rPr>
          <w:rFonts w:cs="Arial"/>
          <w:sz w:val="24"/>
          <w:szCs w:val="24"/>
        </w:rPr>
        <w:t>F</w:t>
      </w:r>
      <w:r w:rsidRPr="00CF56A6">
        <w:rPr>
          <w:rFonts w:cs="Arial"/>
          <w:spacing w:val="12"/>
          <w:sz w:val="24"/>
          <w:szCs w:val="24"/>
          <w:lang w:val="ru-RU"/>
        </w:rPr>
        <w:t xml:space="preserve"> </w:t>
      </w:r>
      <w:r w:rsidRPr="00CF56A6">
        <w:rPr>
          <w:rFonts w:cs="Arial"/>
          <w:sz w:val="24"/>
          <w:szCs w:val="24"/>
          <w:lang w:val="ru-RU"/>
        </w:rPr>
        <w:t>–</w:t>
      </w:r>
      <w:r w:rsidRPr="00CF56A6">
        <w:rPr>
          <w:rFonts w:cs="Arial"/>
          <w:spacing w:val="11"/>
          <w:sz w:val="24"/>
          <w:szCs w:val="24"/>
          <w:lang w:val="ru-RU"/>
        </w:rPr>
        <w:t xml:space="preserve"> </w:t>
      </w:r>
      <w:r w:rsidRPr="00CF56A6">
        <w:rPr>
          <w:rFonts w:cs="Arial"/>
          <w:spacing w:val="4"/>
          <w:sz w:val="24"/>
          <w:szCs w:val="24"/>
        </w:rPr>
        <w:t>K</w:t>
      </w:r>
      <w:r w:rsidRPr="00CF56A6">
        <w:rPr>
          <w:rFonts w:cs="Arial"/>
          <w:spacing w:val="4"/>
          <w:sz w:val="24"/>
          <w:szCs w:val="24"/>
          <w:lang w:val="ru-RU"/>
        </w:rPr>
        <w:t>,</w:t>
      </w:r>
      <w:r w:rsidRPr="00CF56A6">
        <w:rPr>
          <w:rFonts w:cs="Arial"/>
          <w:spacing w:val="11"/>
          <w:sz w:val="24"/>
          <w:szCs w:val="24"/>
          <w:lang w:val="ru-RU"/>
        </w:rPr>
        <w:t xml:space="preserve"> </w:t>
      </w:r>
      <w:r w:rsidRPr="00CF56A6">
        <w:rPr>
          <w:rFonts w:cs="Arial"/>
          <w:spacing w:val="6"/>
          <w:sz w:val="24"/>
          <w:szCs w:val="24"/>
          <w:lang w:val="ru-RU"/>
        </w:rPr>
        <w:t xml:space="preserve">исключая </w:t>
      </w:r>
      <w:r w:rsidRPr="00CF56A6">
        <w:rPr>
          <w:rFonts w:cs="Arial"/>
          <w:spacing w:val="6"/>
          <w:sz w:val="24"/>
          <w:szCs w:val="24"/>
        </w:rPr>
        <w:t>I</w:t>
      </w:r>
      <w:r w:rsidRPr="00CF56A6">
        <w:rPr>
          <w:rFonts w:cs="Arial"/>
          <w:spacing w:val="6"/>
          <w:sz w:val="24"/>
          <w:szCs w:val="24"/>
          <w:lang w:val="ru-RU"/>
        </w:rPr>
        <w:t>, для объектов, связанных с информацией и сигналами</w:t>
      </w:r>
      <w:r w:rsidRPr="00CF56A6">
        <w:rPr>
          <w:rFonts w:cs="Arial"/>
          <w:spacing w:val="8"/>
          <w:sz w:val="24"/>
          <w:szCs w:val="24"/>
          <w:lang w:val="ru-RU"/>
        </w:rPr>
        <w:t>;</w:t>
      </w:r>
    </w:p>
    <w:p w14:paraId="0374B52A" w14:textId="77777777" w:rsidR="00911DAF" w:rsidRPr="00CF56A6" w:rsidRDefault="00911DAF" w:rsidP="00697DD9">
      <w:pPr>
        <w:pStyle w:val="aff7"/>
        <w:numPr>
          <w:ilvl w:val="0"/>
          <w:numId w:val="10"/>
        </w:numPr>
        <w:tabs>
          <w:tab w:val="left" w:pos="460"/>
        </w:tabs>
        <w:spacing w:before="119" w:line="276" w:lineRule="auto"/>
        <w:ind w:right="120"/>
        <w:jc w:val="both"/>
        <w:rPr>
          <w:rFonts w:cs="Arial"/>
          <w:sz w:val="24"/>
          <w:szCs w:val="24"/>
          <w:lang w:val="ru-RU"/>
        </w:rPr>
      </w:pPr>
      <w:r w:rsidRPr="00CF56A6">
        <w:rPr>
          <w:rFonts w:cs="Arial"/>
          <w:spacing w:val="6"/>
          <w:sz w:val="24"/>
          <w:szCs w:val="24"/>
          <w:lang w:val="ru-RU"/>
        </w:rPr>
        <w:t>Подклассы</w:t>
      </w:r>
      <w:r w:rsidRPr="00CF56A6">
        <w:rPr>
          <w:rFonts w:cs="Arial"/>
          <w:spacing w:val="15"/>
          <w:sz w:val="24"/>
          <w:szCs w:val="24"/>
          <w:lang w:val="ru-RU"/>
        </w:rPr>
        <w:t xml:space="preserve"> </w:t>
      </w:r>
      <w:r w:rsidRPr="00CF56A6">
        <w:rPr>
          <w:rFonts w:cs="Arial"/>
          <w:sz w:val="24"/>
          <w:szCs w:val="24"/>
        </w:rPr>
        <w:t>L</w:t>
      </w:r>
      <w:r w:rsidRPr="00CF56A6">
        <w:rPr>
          <w:rFonts w:cs="Arial"/>
          <w:spacing w:val="13"/>
          <w:sz w:val="24"/>
          <w:szCs w:val="24"/>
          <w:lang w:val="ru-RU"/>
        </w:rPr>
        <w:t xml:space="preserve"> </w:t>
      </w:r>
      <w:r w:rsidRPr="00CF56A6">
        <w:rPr>
          <w:rFonts w:cs="Arial"/>
          <w:sz w:val="24"/>
          <w:szCs w:val="24"/>
          <w:lang w:val="ru-RU"/>
        </w:rPr>
        <w:t>–</w:t>
      </w:r>
      <w:r w:rsidRPr="00CF56A6">
        <w:rPr>
          <w:rFonts w:cs="Arial"/>
          <w:spacing w:val="14"/>
          <w:sz w:val="24"/>
          <w:szCs w:val="24"/>
          <w:lang w:val="ru-RU"/>
        </w:rPr>
        <w:t xml:space="preserve"> </w:t>
      </w:r>
      <w:r w:rsidRPr="00CF56A6">
        <w:rPr>
          <w:rFonts w:cs="Arial"/>
          <w:spacing w:val="3"/>
          <w:sz w:val="24"/>
          <w:szCs w:val="24"/>
        </w:rPr>
        <w:t>Y</w:t>
      </w:r>
      <w:r w:rsidRPr="00CF56A6">
        <w:rPr>
          <w:rFonts w:cs="Arial"/>
          <w:spacing w:val="3"/>
          <w:sz w:val="24"/>
          <w:szCs w:val="24"/>
          <w:lang w:val="ru-RU"/>
        </w:rPr>
        <w:t>,</w:t>
      </w:r>
      <w:r w:rsidRPr="00CF56A6">
        <w:rPr>
          <w:rFonts w:cs="Arial"/>
          <w:sz w:val="24"/>
          <w:szCs w:val="24"/>
          <w:lang w:val="ru-RU"/>
        </w:rPr>
        <w:t xml:space="preserve"> </w:t>
      </w:r>
      <w:r w:rsidRPr="00CF56A6">
        <w:rPr>
          <w:rFonts w:cs="Arial"/>
          <w:spacing w:val="6"/>
          <w:sz w:val="24"/>
          <w:szCs w:val="24"/>
          <w:lang w:val="ru-RU"/>
        </w:rPr>
        <w:t xml:space="preserve">исключая </w:t>
      </w:r>
      <w:r w:rsidRPr="00CF56A6">
        <w:rPr>
          <w:rFonts w:cs="Arial"/>
          <w:spacing w:val="6"/>
          <w:sz w:val="24"/>
          <w:szCs w:val="24"/>
        </w:rPr>
        <w:t>O</w:t>
      </w:r>
      <w:r w:rsidRPr="00CF56A6">
        <w:rPr>
          <w:rFonts w:cs="Arial"/>
          <w:spacing w:val="6"/>
          <w:sz w:val="24"/>
          <w:szCs w:val="24"/>
          <w:lang w:val="ru-RU"/>
        </w:rPr>
        <w:t>, для объектов, связанных с технологическим, механическим и гражданским строительством</w:t>
      </w:r>
      <w:r w:rsidRPr="00CF56A6">
        <w:rPr>
          <w:rFonts w:cs="Arial"/>
          <w:spacing w:val="7"/>
          <w:sz w:val="24"/>
          <w:szCs w:val="24"/>
          <w:lang w:val="ru-RU"/>
        </w:rPr>
        <w:t>;</w:t>
      </w:r>
    </w:p>
    <w:p w14:paraId="2F56B804" w14:textId="77777777" w:rsidR="00911DAF" w:rsidRPr="00CF56A6" w:rsidRDefault="00911DAF" w:rsidP="00697DD9">
      <w:pPr>
        <w:pStyle w:val="aff7"/>
        <w:numPr>
          <w:ilvl w:val="0"/>
          <w:numId w:val="10"/>
        </w:numPr>
        <w:tabs>
          <w:tab w:val="left" w:pos="460"/>
        </w:tabs>
        <w:spacing w:before="96" w:line="276" w:lineRule="auto"/>
        <w:jc w:val="both"/>
        <w:rPr>
          <w:rFonts w:cs="Arial"/>
          <w:sz w:val="24"/>
          <w:szCs w:val="24"/>
          <w:lang w:val="ru-RU"/>
        </w:rPr>
      </w:pPr>
      <w:r w:rsidRPr="00CF56A6">
        <w:rPr>
          <w:rFonts w:cs="Arial"/>
          <w:spacing w:val="6"/>
          <w:sz w:val="24"/>
          <w:szCs w:val="24"/>
          <w:lang w:val="ru-RU"/>
        </w:rPr>
        <w:t>Подклассы</w:t>
      </w:r>
      <w:r w:rsidRPr="00CF56A6">
        <w:rPr>
          <w:rFonts w:cs="Arial"/>
          <w:spacing w:val="11"/>
          <w:sz w:val="24"/>
          <w:szCs w:val="24"/>
          <w:lang w:val="ru-RU"/>
        </w:rPr>
        <w:t xml:space="preserve"> </w:t>
      </w:r>
      <w:r w:rsidRPr="00CF56A6">
        <w:rPr>
          <w:rFonts w:cs="Arial"/>
          <w:sz w:val="24"/>
          <w:szCs w:val="24"/>
        </w:rPr>
        <w:t>Z</w:t>
      </w:r>
      <w:r w:rsidRPr="00CF56A6">
        <w:rPr>
          <w:rFonts w:cs="Arial"/>
          <w:spacing w:val="9"/>
          <w:sz w:val="24"/>
          <w:szCs w:val="24"/>
          <w:lang w:val="ru-RU"/>
        </w:rPr>
        <w:t xml:space="preserve"> </w:t>
      </w:r>
      <w:r w:rsidRPr="00CF56A6">
        <w:rPr>
          <w:rFonts w:cs="Arial"/>
          <w:spacing w:val="5"/>
          <w:sz w:val="24"/>
          <w:szCs w:val="24"/>
          <w:lang w:val="ru-RU"/>
        </w:rPr>
        <w:t>для объектов, связанных с комбинированными задачами</w:t>
      </w:r>
      <w:r w:rsidRPr="00CF56A6">
        <w:rPr>
          <w:rFonts w:cs="Arial"/>
          <w:spacing w:val="7"/>
          <w:sz w:val="24"/>
          <w:szCs w:val="24"/>
          <w:lang w:val="ru-RU"/>
        </w:rPr>
        <w:t>.</w:t>
      </w:r>
    </w:p>
    <w:p w14:paraId="2CDE4E4A" w14:textId="77777777" w:rsidR="00911DAF" w:rsidRPr="00CF56A6" w:rsidRDefault="00911DAF" w:rsidP="00697DD9">
      <w:pPr>
        <w:spacing w:before="5"/>
        <w:jc w:val="both"/>
        <w:rPr>
          <w:sz w:val="24"/>
          <w:szCs w:val="24"/>
        </w:rPr>
      </w:pPr>
    </w:p>
    <w:p w14:paraId="676E48BE" w14:textId="77777777" w:rsidR="00911DAF" w:rsidRPr="00CF56A6" w:rsidRDefault="00911DAF" w:rsidP="00697DD9">
      <w:pPr>
        <w:pStyle w:val="aff7"/>
        <w:spacing w:line="276" w:lineRule="auto"/>
        <w:ind w:left="118" w:right="118" w:hanging="1"/>
        <w:jc w:val="both"/>
        <w:rPr>
          <w:rFonts w:cs="Arial"/>
          <w:sz w:val="24"/>
          <w:szCs w:val="24"/>
          <w:lang w:val="ru-RU"/>
        </w:rPr>
      </w:pPr>
      <w:r w:rsidRPr="00CF56A6">
        <w:rPr>
          <w:rFonts w:cs="Arial"/>
          <w:spacing w:val="5"/>
          <w:sz w:val="24"/>
          <w:szCs w:val="24"/>
          <w:lang w:val="ru-RU"/>
        </w:rPr>
        <w:t xml:space="preserve">Эта базовая группировка фиксирована для всех классов Таблицы 1, за исключением Класса </w:t>
      </w:r>
      <w:r w:rsidRPr="00CF56A6">
        <w:rPr>
          <w:rFonts w:cs="Arial"/>
          <w:spacing w:val="5"/>
          <w:sz w:val="24"/>
          <w:szCs w:val="24"/>
        </w:rPr>
        <w:t>B</w:t>
      </w:r>
      <w:r w:rsidRPr="00CF56A6">
        <w:rPr>
          <w:rFonts w:cs="Arial"/>
          <w:spacing w:val="5"/>
          <w:sz w:val="24"/>
          <w:szCs w:val="24"/>
          <w:lang w:val="ru-RU"/>
        </w:rPr>
        <w:t xml:space="preserve">, где буквенные коды, указанные для подклассов, основаны на символах в </w:t>
      </w:r>
      <w:r w:rsidRPr="00CF56A6">
        <w:rPr>
          <w:rFonts w:cs="Arial"/>
          <w:spacing w:val="5"/>
          <w:sz w:val="24"/>
          <w:szCs w:val="24"/>
        </w:rPr>
        <w:t>ISO</w:t>
      </w:r>
      <w:r w:rsidRPr="00CF56A6">
        <w:rPr>
          <w:rFonts w:cs="Arial"/>
          <w:spacing w:val="5"/>
          <w:sz w:val="24"/>
          <w:szCs w:val="24"/>
          <w:lang w:val="ru-RU"/>
        </w:rPr>
        <w:t xml:space="preserve"> 14617-6.</w:t>
      </w:r>
    </w:p>
    <w:p w14:paraId="0CE99564" w14:textId="77777777" w:rsidR="00911DAF" w:rsidRPr="00CF56A6" w:rsidRDefault="00911DAF" w:rsidP="00697DD9">
      <w:pPr>
        <w:spacing w:before="10"/>
        <w:jc w:val="both"/>
        <w:rPr>
          <w:sz w:val="24"/>
          <w:szCs w:val="24"/>
        </w:rPr>
      </w:pPr>
    </w:p>
    <w:p w14:paraId="7814D42C" w14:textId="77777777" w:rsidR="00911DAF" w:rsidRDefault="00911DAF" w:rsidP="00697DD9">
      <w:pPr>
        <w:ind w:left="142"/>
        <w:jc w:val="both"/>
        <w:rPr>
          <w:spacing w:val="4"/>
          <w:sz w:val="24"/>
          <w:szCs w:val="24"/>
        </w:rPr>
      </w:pPr>
      <w:r w:rsidRPr="00CF56A6">
        <w:rPr>
          <w:spacing w:val="4"/>
          <w:sz w:val="24"/>
          <w:szCs w:val="24"/>
        </w:rPr>
        <w:lastRenderedPageBreak/>
        <w:t>ПРИМЕЧАНИЕ 1 Следует отметить, что буквенные коды в ISO 14617-6 предназначены для использования в качестве квалифицирующих символов для графических символов для функций измерения и управления. Хотя они не представляют собой схему классификации в очень строгом смысле, их применение может привести к значительному дифференцированию одноуровневых ссылочных обозначений в большинстве случаев. Пример: температурному датчику может быть назначен класс BT, если обозначение в соответствии с классом B само по себе недостаточно для использования по назначению.</w:t>
      </w:r>
    </w:p>
    <w:p w14:paraId="521C9AB0" w14:textId="77777777" w:rsidR="00697DD9" w:rsidRPr="00CF56A6" w:rsidRDefault="00697DD9" w:rsidP="00697DD9">
      <w:pPr>
        <w:ind w:left="142"/>
        <w:jc w:val="both"/>
        <w:rPr>
          <w:spacing w:val="4"/>
          <w:sz w:val="24"/>
          <w:szCs w:val="24"/>
        </w:rPr>
      </w:pPr>
    </w:p>
    <w:p w14:paraId="2E6731C6" w14:textId="77777777" w:rsidR="00911DAF" w:rsidRDefault="00911DAF" w:rsidP="00697DD9">
      <w:pPr>
        <w:ind w:left="142"/>
        <w:jc w:val="both"/>
        <w:rPr>
          <w:spacing w:val="4"/>
          <w:sz w:val="24"/>
          <w:szCs w:val="24"/>
        </w:rPr>
      </w:pPr>
      <w:r w:rsidRPr="00CF56A6">
        <w:rPr>
          <w:spacing w:val="4"/>
          <w:sz w:val="24"/>
          <w:szCs w:val="24"/>
        </w:rPr>
        <w:t xml:space="preserve">ПРИМЕЧАНИЕ 2. Таблица 2 определяет подклассы и также содержит неисчерпывающий список компонентов, которые считаются связанными с фактическим подклассом. В настоящий международный стандарт не входит список всех компонентов, относящихся к </w:t>
      </w:r>
      <w:r w:rsidR="00697DD9" w:rsidRPr="00CF56A6">
        <w:rPr>
          <w:spacing w:val="4"/>
          <w:sz w:val="24"/>
          <w:szCs w:val="24"/>
        </w:rPr>
        <w:t>определённому</w:t>
      </w:r>
      <w:r w:rsidRPr="00CF56A6">
        <w:rPr>
          <w:spacing w:val="4"/>
          <w:sz w:val="24"/>
          <w:szCs w:val="24"/>
        </w:rPr>
        <w:t xml:space="preserve"> подклассу.</w:t>
      </w:r>
    </w:p>
    <w:p w14:paraId="47ED389E" w14:textId="77777777" w:rsidR="00697DD9" w:rsidRPr="00CF56A6" w:rsidRDefault="00697DD9" w:rsidP="00697DD9">
      <w:pPr>
        <w:ind w:left="142"/>
        <w:jc w:val="both"/>
        <w:rPr>
          <w:spacing w:val="4"/>
          <w:sz w:val="24"/>
          <w:szCs w:val="24"/>
        </w:rPr>
      </w:pPr>
    </w:p>
    <w:p w14:paraId="72A1EE5F" w14:textId="77777777" w:rsidR="00911DAF" w:rsidRPr="005272BD" w:rsidRDefault="00911DAF" w:rsidP="00697DD9">
      <w:pPr>
        <w:ind w:left="142"/>
        <w:jc w:val="both"/>
        <w:rPr>
          <w:sz w:val="16"/>
          <w:szCs w:val="16"/>
        </w:rPr>
        <w:sectPr w:rsidR="00911DAF" w:rsidRPr="005272BD" w:rsidSect="00CF56A6">
          <w:headerReference w:type="even" r:id="rId51"/>
          <w:footerReference w:type="even" r:id="rId52"/>
          <w:pgSz w:w="16840" w:h="11910" w:orient="landscape"/>
          <w:pgMar w:top="1300" w:right="1240" w:bottom="1300" w:left="1360" w:header="1173" w:footer="1046" w:gutter="0"/>
          <w:cols w:space="720"/>
          <w:docGrid w:linePitch="299"/>
        </w:sectPr>
      </w:pPr>
      <w:r w:rsidRPr="00CF56A6">
        <w:rPr>
          <w:spacing w:val="4"/>
          <w:sz w:val="24"/>
          <w:szCs w:val="24"/>
        </w:rPr>
        <w:t xml:space="preserve">ПРИМЕЧАНИЕ 3 В Таблице 2 фраза «Не используется» указывает, что соответствующий код письма не определен в этой схеме классификации. Он не запрещает использование такого буквенного кода, если требуется для класса, не </w:t>
      </w:r>
      <w:r w:rsidR="00697DD9" w:rsidRPr="00CF56A6">
        <w:rPr>
          <w:spacing w:val="4"/>
          <w:sz w:val="24"/>
          <w:szCs w:val="24"/>
        </w:rPr>
        <w:t>определённого</w:t>
      </w:r>
      <w:r w:rsidRPr="00CF56A6">
        <w:rPr>
          <w:spacing w:val="4"/>
          <w:sz w:val="24"/>
          <w:szCs w:val="24"/>
        </w:rPr>
        <w:t xml:space="preserve"> до сих пор. Однако существует риск того, что в более позднем издании стандарта эти буквенные коды будут представлять собой дополнительные стандартизованные классы, которые отличаются от свободно применяемых.</w:t>
      </w:r>
    </w:p>
    <w:p w14:paraId="49429EB5" w14:textId="77777777" w:rsidR="00911DAF" w:rsidRDefault="00911DAF" w:rsidP="00697DD9">
      <w:pPr>
        <w:pStyle w:val="3"/>
        <w:rPr>
          <w:bCs/>
          <w:i/>
          <w:sz w:val="17"/>
          <w:szCs w:val="17"/>
        </w:rPr>
      </w:pPr>
      <w:bookmarkStart w:id="1014" w:name="Table_2_–_Definitions_and_letter_codes_o"/>
      <w:bookmarkStart w:id="1015" w:name="_bookmark1"/>
      <w:bookmarkStart w:id="1016" w:name="_Toc508698270"/>
      <w:bookmarkEnd w:id="1014"/>
      <w:bookmarkEnd w:id="1015"/>
      <w:r w:rsidRPr="00697DD9">
        <w:lastRenderedPageBreak/>
        <w:t>Таблица 2 – Определения и буквенные коды подклассов, относящиеся к основным классам</w:t>
      </w:r>
      <w:r w:rsidR="00697DD9">
        <w:t xml:space="preserve"> </w:t>
      </w:r>
      <w:r w:rsidRPr="00697DD9">
        <w:t>(Класс A)</w:t>
      </w:r>
      <w:bookmarkEnd w:id="1016"/>
    </w:p>
    <w:tbl>
      <w:tblPr>
        <w:tblStyle w:val="aff5"/>
        <w:tblW w:w="5231" w:type="pct"/>
        <w:jc w:val="center"/>
        <w:tblLook w:val="0420" w:firstRow="1" w:lastRow="0" w:firstColumn="0" w:lastColumn="0" w:noHBand="0" w:noVBand="1"/>
      </w:tblPr>
      <w:tblGrid>
        <w:gridCol w:w="705"/>
        <w:gridCol w:w="4818"/>
        <w:gridCol w:w="4207"/>
      </w:tblGrid>
      <w:tr w:rsidR="004D3221" w:rsidRPr="00697DD9" w14:paraId="50570B09" w14:textId="77777777" w:rsidTr="004D3221">
        <w:trPr>
          <w:trHeight w:val="20"/>
          <w:jc w:val="center"/>
        </w:trPr>
        <w:tc>
          <w:tcPr>
            <w:tcW w:w="5000" w:type="pct"/>
            <w:gridSpan w:val="3"/>
            <w:vAlign w:val="center"/>
          </w:tcPr>
          <w:p w14:paraId="1BCF6AAF" w14:textId="77777777" w:rsidR="004D3221" w:rsidRPr="007536D2" w:rsidRDefault="004D3221" w:rsidP="004D3221">
            <w:pPr>
              <w:rPr>
                <w:b/>
                <w:sz w:val="20"/>
                <w:szCs w:val="20"/>
              </w:rPr>
            </w:pPr>
            <w:r w:rsidRPr="007536D2">
              <w:rPr>
                <w:rFonts w:ascii="Arial" w:hAnsi="Arial" w:cs="Arial"/>
                <w:b/>
                <w:sz w:val="20"/>
                <w:szCs w:val="20"/>
              </w:rPr>
              <w:t>Основной класс A</w:t>
            </w:r>
          </w:p>
          <w:p w14:paraId="7F3C88BF" w14:textId="77777777" w:rsidR="004D3221" w:rsidRPr="00697DD9" w:rsidRDefault="004D3221" w:rsidP="004D3221">
            <w:pPr>
              <w:rPr>
                <w:sz w:val="20"/>
                <w:szCs w:val="20"/>
              </w:rPr>
            </w:pPr>
            <w:r w:rsidRPr="007536D2">
              <w:rPr>
                <w:rFonts w:ascii="Arial" w:hAnsi="Arial" w:cs="Arial"/>
                <w:b/>
                <w:sz w:val="20"/>
                <w:szCs w:val="20"/>
              </w:rPr>
              <w:t>Две или более задачи</w:t>
            </w:r>
          </w:p>
        </w:tc>
      </w:tr>
      <w:tr w:rsidR="007E21CD" w:rsidRPr="00697DD9" w14:paraId="56024527" w14:textId="77777777" w:rsidTr="004D3221">
        <w:trPr>
          <w:trHeight w:val="20"/>
          <w:jc w:val="center"/>
        </w:trPr>
        <w:tc>
          <w:tcPr>
            <w:tcW w:w="362" w:type="pct"/>
            <w:vAlign w:val="center"/>
          </w:tcPr>
          <w:p w14:paraId="364F37A7" w14:textId="77777777" w:rsidR="00911DAF" w:rsidRPr="00697DD9" w:rsidRDefault="00911DAF"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1816E447" w14:textId="77777777" w:rsidR="00911DAF" w:rsidRPr="00697DD9" w:rsidRDefault="00911DAF"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41402CC4" w14:textId="77777777" w:rsidR="00911DAF" w:rsidRPr="00697DD9" w:rsidRDefault="00911DAF" w:rsidP="004D3221">
            <w:pPr>
              <w:rPr>
                <w:rFonts w:ascii="Arial" w:hAnsi="Arial" w:cs="Arial"/>
                <w:sz w:val="20"/>
                <w:szCs w:val="20"/>
              </w:rPr>
            </w:pPr>
            <w:r w:rsidRPr="00697DD9">
              <w:rPr>
                <w:rFonts w:ascii="Arial" w:hAnsi="Arial" w:cs="Arial"/>
                <w:sz w:val="20"/>
                <w:szCs w:val="20"/>
              </w:rPr>
              <w:t>Примеры компонентов</w:t>
            </w:r>
          </w:p>
        </w:tc>
      </w:tr>
      <w:tr w:rsidR="007E21CD" w:rsidRPr="00697DD9" w14:paraId="7B6DEA02" w14:textId="77777777" w:rsidTr="004D3221">
        <w:trPr>
          <w:trHeight w:val="20"/>
          <w:jc w:val="center"/>
        </w:trPr>
        <w:tc>
          <w:tcPr>
            <w:tcW w:w="362" w:type="pct"/>
            <w:vAlign w:val="center"/>
          </w:tcPr>
          <w:p w14:paraId="3023BCDD" w14:textId="77777777" w:rsidR="00911DAF" w:rsidRPr="00697DD9" w:rsidRDefault="00911DAF" w:rsidP="004D3221">
            <w:pPr>
              <w:rPr>
                <w:rFonts w:ascii="Arial" w:hAnsi="Arial" w:cs="Arial"/>
                <w:sz w:val="20"/>
                <w:szCs w:val="20"/>
              </w:rPr>
            </w:pPr>
            <w:r w:rsidRPr="00697DD9">
              <w:rPr>
                <w:rFonts w:ascii="Arial" w:hAnsi="Arial" w:cs="Arial"/>
                <w:sz w:val="20"/>
                <w:szCs w:val="20"/>
              </w:rPr>
              <w:t>AA</w:t>
            </w:r>
          </w:p>
        </w:tc>
        <w:tc>
          <w:tcPr>
            <w:tcW w:w="2476" w:type="pct"/>
            <w:vMerge w:val="restart"/>
            <w:vAlign w:val="center"/>
          </w:tcPr>
          <w:p w14:paraId="66114000" w14:textId="77777777" w:rsidR="00911DAF" w:rsidRPr="00697DD9" w:rsidRDefault="00911DAF" w:rsidP="004D3221">
            <w:pPr>
              <w:rPr>
                <w:rFonts w:ascii="Arial" w:hAnsi="Arial" w:cs="Arial"/>
                <w:sz w:val="20"/>
                <w:szCs w:val="20"/>
              </w:rPr>
            </w:pPr>
            <w:r w:rsidRPr="00697DD9">
              <w:rPr>
                <w:rFonts w:ascii="Arial" w:hAnsi="Arial" w:cs="Arial"/>
                <w:sz w:val="20"/>
                <w:szCs w:val="20"/>
              </w:rPr>
              <w:t>Объекты, связанные с электрической энергией (свободно для определения пользователем)</w:t>
            </w:r>
          </w:p>
        </w:tc>
        <w:tc>
          <w:tcPr>
            <w:tcW w:w="2162" w:type="pct"/>
            <w:vAlign w:val="center"/>
          </w:tcPr>
          <w:p w14:paraId="3ED13869" w14:textId="77777777" w:rsidR="00911DAF" w:rsidRPr="00697DD9" w:rsidRDefault="00911DAF" w:rsidP="004D3221">
            <w:pPr>
              <w:rPr>
                <w:rFonts w:ascii="Arial" w:hAnsi="Arial" w:cs="Arial"/>
                <w:sz w:val="20"/>
                <w:szCs w:val="20"/>
              </w:rPr>
            </w:pPr>
          </w:p>
        </w:tc>
      </w:tr>
      <w:tr w:rsidR="007E21CD" w:rsidRPr="00697DD9" w14:paraId="0C4DD0C5" w14:textId="77777777" w:rsidTr="004D3221">
        <w:trPr>
          <w:trHeight w:val="20"/>
          <w:jc w:val="center"/>
        </w:trPr>
        <w:tc>
          <w:tcPr>
            <w:tcW w:w="362" w:type="pct"/>
            <w:vAlign w:val="center"/>
          </w:tcPr>
          <w:p w14:paraId="42B75513" w14:textId="77777777" w:rsidR="00911DAF" w:rsidRPr="00697DD9" w:rsidRDefault="00911DAF" w:rsidP="004D3221">
            <w:pPr>
              <w:rPr>
                <w:rFonts w:ascii="Arial" w:hAnsi="Arial" w:cs="Arial"/>
                <w:sz w:val="20"/>
                <w:szCs w:val="20"/>
              </w:rPr>
            </w:pPr>
            <w:r w:rsidRPr="00697DD9">
              <w:rPr>
                <w:rFonts w:ascii="Arial" w:hAnsi="Arial" w:cs="Arial"/>
                <w:sz w:val="20"/>
                <w:szCs w:val="20"/>
              </w:rPr>
              <w:t>AB</w:t>
            </w:r>
          </w:p>
        </w:tc>
        <w:tc>
          <w:tcPr>
            <w:tcW w:w="2476" w:type="pct"/>
            <w:vMerge/>
            <w:vAlign w:val="center"/>
          </w:tcPr>
          <w:p w14:paraId="0E47879B" w14:textId="77777777" w:rsidR="00911DAF" w:rsidRPr="00697DD9" w:rsidRDefault="00911DAF" w:rsidP="004D3221">
            <w:pPr>
              <w:rPr>
                <w:rFonts w:ascii="Arial" w:hAnsi="Arial" w:cs="Arial"/>
                <w:sz w:val="20"/>
                <w:szCs w:val="20"/>
              </w:rPr>
            </w:pPr>
          </w:p>
        </w:tc>
        <w:tc>
          <w:tcPr>
            <w:tcW w:w="2162" w:type="pct"/>
            <w:vAlign w:val="center"/>
          </w:tcPr>
          <w:p w14:paraId="692A06A5" w14:textId="77777777" w:rsidR="00911DAF" w:rsidRPr="00697DD9" w:rsidRDefault="00911DAF" w:rsidP="004D3221">
            <w:pPr>
              <w:rPr>
                <w:rFonts w:ascii="Arial" w:hAnsi="Arial" w:cs="Arial"/>
                <w:sz w:val="20"/>
                <w:szCs w:val="20"/>
              </w:rPr>
            </w:pPr>
          </w:p>
        </w:tc>
      </w:tr>
      <w:tr w:rsidR="007E21CD" w:rsidRPr="00697DD9" w14:paraId="7F6F3CC6" w14:textId="77777777" w:rsidTr="004D3221">
        <w:trPr>
          <w:trHeight w:val="20"/>
          <w:jc w:val="center"/>
        </w:trPr>
        <w:tc>
          <w:tcPr>
            <w:tcW w:w="362" w:type="pct"/>
            <w:vAlign w:val="center"/>
          </w:tcPr>
          <w:p w14:paraId="204ECD77" w14:textId="77777777" w:rsidR="00911DAF" w:rsidRPr="00697DD9" w:rsidRDefault="00911DAF" w:rsidP="004D3221">
            <w:pPr>
              <w:rPr>
                <w:rFonts w:ascii="Arial" w:hAnsi="Arial" w:cs="Arial"/>
                <w:sz w:val="20"/>
                <w:szCs w:val="20"/>
              </w:rPr>
            </w:pPr>
            <w:r w:rsidRPr="00697DD9">
              <w:rPr>
                <w:rFonts w:ascii="Arial" w:hAnsi="Arial" w:cs="Arial"/>
                <w:sz w:val="20"/>
                <w:szCs w:val="20"/>
              </w:rPr>
              <w:t>AC</w:t>
            </w:r>
          </w:p>
        </w:tc>
        <w:tc>
          <w:tcPr>
            <w:tcW w:w="2476" w:type="pct"/>
            <w:vMerge/>
            <w:vAlign w:val="center"/>
          </w:tcPr>
          <w:p w14:paraId="0A2D150B" w14:textId="77777777" w:rsidR="00911DAF" w:rsidRPr="00697DD9" w:rsidRDefault="00911DAF" w:rsidP="004D3221">
            <w:pPr>
              <w:rPr>
                <w:rFonts w:ascii="Arial" w:hAnsi="Arial" w:cs="Arial"/>
                <w:sz w:val="20"/>
                <w:szCs w:val="20"/>
              </w:rPr>
            </w:pPr>
          </w:p>
        </w:tc>
        <w:tc>
          <w:tcPr>
            <w:tcW w:w="2162" w:type="pct"/>
            <w:vAlign w:val="center"/>
          </w:tcPr>
          <w:p w14:paraId="7E8CED0E" w14:textId="77777777" w:rsidR="00911DAF" w:rsidRPr="00697DD9" w:rsidRDefault="00911DAF" w:rsidP="004D3221">
            <w:pPr>
              <w:rPr>
                <w:rFonts w:ascii="Arial" w:hAnsi="Arial" w:cs="Arial"/>
                <w:sz w:val="20"/>
                <w:szCs w:val="20"/>
              </w:rPr>
            </w:pPr>
          </w:p>
        </w:tc>
      </w:tr>
      <w:tr w:rsidR="007E21CD" w:rsidRPr="00697DD9" w14:paraId="5720A4DD" w14:textId="77777777" w:rsidTr="004D3221">
        <w:trPr>
          <w:trHeight w:val="20"/>
          <w:jc w:val="center"/>
        </w:trPr>
        <w:tc>
          <w:tcPr>
            <w:tcW w:w="362" w:type="pct"/>
            <w:vAlign w:val="center"/>
          </w:tcPr>
          <w:p w14:paraId="697B8086" w14:textId="77777777" w:rsidR="00911DAF" w:rsidRPr="00697DD9" w:rsidRDefault="00911DAF" w:rsidP="004D3221">
            <w:pPr>
              <w:rPr>
                <w:rFonts w:ascii="Arial" w:hAnsi="Arial" w:cs="Arial"/>
                <w:sz w:val="20"/>
                <w:szCs w:val="20"/>
              </w:rPr>
            </w:pPr>
            <w:r w:rsidRPr="00697DD9">
              <w:rPr>
                <w:rFonts w:ascii="Arial" w:hAnsi="Arial" w:cs="Arial"/>
                <w:sz w:val="20"/>
                <w:szCs w:val="20"/>
              </w:rPr>
              <w:t>AD</w:t>
            </w:r>
          </w:p>
        </w:tc>
        <w:tc>
          <w:tcPr>
            <w:tcW w:w="2476" w:type="pct"/>
            <w:vMerge/>
            <w:vAlign w:val="center"/>
          </w:tcPr>
          <w:p w14:paraId="41FE739D" w14:textId="77777777" w:rsidR="00911DAF" w:rsidRPr="00697DD9" w:rsidRDefault="00911DAF" w:rsidP="004D3221">
            <w:pPr>
              <w:rPr>
                <w:rFonts w:ascii="Arial" w:hAnsi="Arial" w:cs="Arial"/>
                <w:sz w:val="20"/>
                <w:szCs w:val="20"/>
              </w:rPr>
            </w:pPr>
          </w:p>
        </w:tc>
        <w:tc>
          <w:tcPr>
            <w:tcW w:w="2162" w:type="pct"/>
            <w:vAlign w:val="center"/>
          </w:tcPr>
          <w:p w14:paraId="59A62D31" w14:textId="77777777" w:rsidR="00911DAF" w:rsidRPr="00697DD9" w:rsidRDefault="00911DAF" w:rsidP="004D3221">
            <w:pPr>
              <w:rPr>
                <w:rFonts w:ascii="Arial" w:hAnsi="Arial" w:cs="Arial"/>
                <w:sz w:val="20"/>
                <w:szCs w:val="20"/>
              </w:rPr>
            </w:pPr>
          </w:p>
        </w:tc>
      </w:tr>
      <w:tr w:rsidR="007E21CD" w:rsidRPr="00697DD9" w14:paraId="7013EDBC" w14:textId="77777777" w:rsidTr="004D3221">
        <w:trPr>
          <w:trHeight w:val="20"/>
          <w:jc w:val="center"/>
        </w:trPr>
        <w:tc>
          <w:tcPr>
            <w:tcW w:w="362" w:type="pct"/>
            <w:vAlign w:val="center"/>
          </w:tcPr>
          <w:p w14:paraId="1A6199FD" w14:textId="77777777" w:rsidR="00911DAF" w:rsidRPr="00697DD9" w:rsidRDefault="00911DAF" w:rsidP="004D3221">
            <w:pPr>
              <w:rPr>
                <w:rFonts w:ascii="Arial" w:hAnsi="Arial" w:cs="Arial"/>
                <w:sz w:val="20"/>
                <w:szCs w:val="20"/>
              </w:rPr>
            </w:pPr>
            <w:r w:rsidRPr="00697DD9">
              <w:rPr>
                <w:rFonts w:ascii="Arial" w:hAnsi="Arial" w:cs="Arial"/>
                <w:sz w:val="20"/>
                <w:szCs w:val="20"/>
              </w:rPr>
              <w:t>AE</w:t>
            </w:r>
          </w:p>
        </w:tc>
        <w:tc>
          <w:tcPr>
            <w:tcW w:w="2476" w:type="pct"/>
            <w:vMerge/>
            <w:vAlign w:val="center"/>
          </w:tcPr>
          <w:p w14:paraId="2D5D415F" w14:textId="77777777" w:rsidR="00911DAF" w:rsidRPr="00697DD9" w:rsidRDefault="00911DAF" w:rsidP="004D3221">
            <w:pPr>
              <w:rPr>
                <w:rFonts w:ascii="Arial" w:hAnsi="Arial" w:cs="Arial"/>
                <w:sz w:val="20"/>
                <w:szCs w:val="20"/>
              </w:rPr>
            </w:pPr>
          </w:p>
        </w:tc>
        <w:tc>
          <w:tcPr>
            <w:tcW w:w="2162" w:type="pct"/>
            <w:vAlign w:val="center"/>
          </w:tcPr>
          <w:p w14:paraId="6DA1B7C5" w14:textId="77777777" w:rsidR="00911DAF" w:rsidRPr="00697DD9" w:rsidRDefault="00911DAF" w:rsidP="004D3221">
            <w:pPr>
              <w:rPr>
                <w:rFonts w:ascii="Arial" w:hAnsi="Arial" w:cs="Arial"/>
                <w:sz w:val="20"/>
                <w:szCs w:val="20"/>
              </w:rPr>
            </w:pPr>
          </w:p>
        </w:tc>
      </w:tr>
      <w:tr w:rsidR="007E21CD" w:rsidRPr="00697DD9" w14:paraId="7E153CE5" w14:textId="77777777" w:rsidTr="004D3221">
        <w:trPr>
          <w:trHeight w:val="20"/>
          <w:jc w:val="center"/>
        </w:trPr>
        <w:tc>
          <w:tcPr>
            <w:tcW w:w="362" w:type="pct"/>
            <w:vAlign w:val="center"/>
          </w:tcPr>
          <w:p w14:paraId="47943829" w14:textId="77777777" w:rsidR="00911DAF" w:rsidRPr="00697DD9" w:rsidRDefault="00911DAF" w:rsidP="004D3221">
            <w:pPr>
              <w:rPr>
                <w:rFonts w:ascii="Arial" w:hAnsi="Arial" w:cs="Arial"/>
                <w:sz w:val="20"/>
                <w:szCs w:val="20"/>
              </w:rPr>
            </w:pPr>
            <w:r w:rsidRPr="00697DD9">
              <w:rPr>
                <w:rFonts w:ascii="Arial" w:hAnsi="Arial" w:cs="Arial"/>
                <w:sz w:val="20"/>
                <w:szCs w:val="20"/>
              </w:rPr>
              <w:t>AF</w:t>
            </w:r>
          </w:p>
        </w:tc>
        <w:tc>
          <w:tcPr>
            <w:tcW w:w="2476" w:type="pct"/>
            <w:vMerge w:val="restart"/>
            <w:vAlign w:val="center"/>
          </w:tcPr>
          <w:p w14:paraId="1C3B6845" w14:textId="77777777" w:rsidR="00911DAF" w:rsidRPr="00697DD9" w:rsidRDefault="00911DAF" w:rsidP="004D3221">
            <w:pPr>
              <w:rPr>
                <w:rFonts w:ascii="Arial" w:hAnsi="Arial" w:cs="Arial"/>
                <w:sz w:val="20"/>
                <w:szCs w:val="20"/>
              </w:rPr>
            </w:pPr>
            <w:r w:rsidRPr="00697DD9">
              <w:rPr>
                <w:rFonts w:ascii="Arial" w:hAnsi="Arial" w:cs="Arial"/>
                <w:sz w:val="20"/>
                <w:szCs w:val="20"/>
              </w:rPr>
              <w:t>Объекты, связанные с информацией и сигналами (свободно для определения пользователем)</w:t>
            </w:r>
          </w:p>
        </w:tc>
        <w:tc>
          <w:tcPr>
            <w:tcW w:w="2162" w:type="pct"/>
            <w:vAlign w:val="center"/>
          </w:tcPr>
          <w:p w14:paraId="2E1BDDB5" w14:textId="77777777" w:rsidR="00911DAF" w:rsidRPr="00697DD9" w:rsidRDefault="00911DAF" w:rsidP="004D3221">
            <w:pPr>
              <w:rPr>
                <w:rFonts w:ascii="Arial" w:hAnsi="Arial" w:cs="Arial"/>
                <w:sz w:val="20"/>
                <w:szCs w:val="20"/>
              </w:rPr>
            </w:pPr>
          </w:p>
        </w:tc>
      </w:tr>
      <w:tr w:rsidR="007E21CD" w:rsidRPr="00697DD9" w14:paraId="6147B8AD" w14:textId="77777777" w:rsidTr="004D3221">
        <w:trPr>
          <w:trHeight w:val="20"/>
          <w:jc w:val="center"/>
        </w:trPr>
        <w:tc>
          <w:tcPr>
            <w:tcW w:w="362" w:type="pct"/>
            <w:vAlign w:val="center"/>
          </w:tcPr>
          <w:p w14:paraId="0FCE1CB9" w14:textId="77777777" w:rsidR="00911DAF" w:rsidRPr="00697DD9" w:rsidRDefault="00911DAF" w:rsidP="004D3221">
            <w:pPr>
              <w:rPr>
                <w:rFonts w:ascii="Arial" w:hAnsi="Arial" w:cs="Arial"/>
                <w:sz w:val="20"/>
                <w:szCs w:val="20"/>
              </w:rPr>
            </w:pPr>
            <w:r w:rsidRPr="00697DD9">
              <w:rPr>
                <w:rFonts w:ascii="Arial" w:hAnsi="Arial" w:cs="Arial"/>
                <w:sz w:val="20"/>
                <w:szCs w:val="20"/>
              </w:rPr>
              <w:t>AG</w:t>
            </w:r>
          </w:p>
        </w:tc>
        <w:tc>
          <w:tcPr>
            <w:tcW w:w="2476" w:type="pct"/>
            <w:vMerge/>
            <w:vAlign w:val="center"/>
          </w:tcPr>
          <w:p w14:paraId="71309EAD" w14:textId="77777777" w:rsidR="00911DAF" w:rsidRPr="00697DD9" w:rsidRDefault="00911DAF" w:rsidP="004D3221">
            <w:pPr>
              <w:rPr>
                <w:rFonts w:ascii="Arial" w:hAnsi="Arial" w:cs="Arial"/>
                <w:sz w:val="20"/>
                <w:szCs w:val="20"/>
              </w:rPr>
            </w:pPr>
          </w:p>
        </w:tc>
        <w:tc>
          <w:tcPr>
            <w:tcW w:w="2162" w:type="pct"/>
            <w:vAlign w:val="center"/>
          </w:tcPr>
          <w:p w14:paraId="714438E6" w14:textId="77777777" w:rsidR="00911DAF" w:rsidRPr="00697DD9" w:rsidRDefault="00911DAF" w:rsidP="004D3221">
            <w:pPr>
              <w:rPr>
                <w:rFonts w:ascii="Arial" w:hAnsi="Arial" w:cs="Arial"/>
                <w:sz w:val="20"/>
                <w:szCs w:val="20"/>
              </w:rPr>
            </w:pPr>
          </w:p>
        </w:tc>
      </w:tr>
      <w:tr w:rsidR="007E21CD" w:rsidRPr="00697DD9" w14:paraId="03952CA3" w14:textId="77777777" w:rsidTr="004D3221">
        <w:trPr>
          <w:trHeight w:val="20"/>
          <w:jc w:val="center"/>
        </w:trPr>
        <w:tc>
          <w:tcPr>
            <w:tcW w:w="362" w:type="pct"/>
            <w:vAlign w:val="center"/>
          </w:tcPr>
          <w:p w14:paraId="1784BF0F" w14:textId="77777777" w:rsidR="00911DAF" w:rsidRPr="00697DD9" w:rsidRDefault="00911DAF" w:rsidP="004D3221">
            <w:pPr>
              <w:rPr>
                <w:rFonts w:ascii="Arial" w:hAnsi="Arial" w:cs="Arial"/>
                <w:sz w:val="20"/>
                <w:szCs w:val="20"/>
              </w:rPr>
            </w:pPr>
            <w:r w:rsidRPr="00697DD9">
              <w:rPr>
                <w:rFonts w:ascii="Arial" w:hAnsi="Arial" w:cs="Arial"/>
                <w:sz w:val="20"/>
                <w:szCs w:val="20"/>
              </w:rPr>
              <w:t>AH</w:t>
            </w:r>
          </w:p>
        </w:tc>
        <w:tc>
          <w:tcPr>
            <w:tcW w:w="2476" w:type="pct"/>
            <w:vMerge/>
            <w:vAlign w:val="center"/>
          </w:tcPr>
          <w:p w14:paraId="5AA25FBD" w14:textId="77777777" w:rsidR="00911DAF" w:rsidRPr="00697DD9" w:rsidRDefault="00911DAF" w:rsidP="004D3221">
            <w:pPr>
              <w:rPr>
                <w:rFonts w:ascii="Arial" w:hAnsi="Arial" w:cs="Arial"/>
                <w:sz w:val="20"/>
                <w:szCs w:val="20"/>
              </w:rPr>
            </w:pPr>
          </w:p>
        </w:tc>
        <w:tc>
          <w:tcPr>
            <w:tcW w:w="2162" w:type="pct"/>
            <w:vAlign w:val="center"/>
          </w:tcPr>
          <w:p w14:paraId="223FC5D4" w14:textId="77777777" w:rsidR="00911DAF" w:rsidRPr="00697DD9" w:rsidRDefault="00911DAF" w:rsidP="004D3221">
            <w:pPr>
              <w:rPr>
                <w:rFonts w:ascii="Arial" w:hAnsi="Arial" w:cs="Arial"/>
                <w:sz w:val="20"/>
                <w:szCs w:val="20"/>
              </w:rPr>
            </w:pPr>
          </w:p>
        </w:tc>
      </w:tr>
      <w:tr w:rsidR="007E21CD" w:rsidRPr="00697DD9" w14:paraId="673D509F" w14:textId="77777777" w:rsidTr="004D3221">
        <w:trPr>
          <w:trHeight w:val="20"/>
          <w:jc w:val="center"/>
        </w:trPr>
        <w:tc>
          <w:tcPr>
            <w:tcW w:w="362" w:type="pct"/>
            <w:vAlign w:val="center"/>
          </w:tcPr>
          <w:p w14:paraId="0CDE1BCB" w14:textId="77777777" w:rsidR="00911DAF" w:rsidRPr="00697DD9" w:rsidRDefault="00911DAF" w:rsidP="004D3221">
            <w:pPr>
              <w:rPr>
                <w:rFonts w:ascii="Arial" w:hAnsi="Arial" w:cs="Arial"/>
                <w:sz w:val="20"/>
                <w:szCs w:val="20"/>
              </w:rPr>
            </w:pPr>
            <w:r w:rsidRPr="00697DD9">
              <w:rPr>
                <w:rFonts w:ascii="Arial" w:hAnsi="Arial" w:cs="Arial"/>
                <w:sz w:val="20"/>
                <w:szCs w:val="20"/>
              </w:rPr>
              <w:t>AJ</w:t>
            </w:r>
          </w:p>
        </w:tc>
        <w:tc>
          <w:tcPr>
            <w:tcW w:w="2476" w:type="pct"/>
            <w:vMerge/>
            <w:vAlign w:val="center"/>
          </w:tcPr>
          <w:p w14:paraId="3FDD0586" w14:textId="77777777" w:rsidR="00911DAF" w:rsidRPr="00697DD9" w:rsidRDefault="00911DAF" w:rsidP="004D3221">
            <w:pPr>
              <w:rPr>
                <w:rFonts w:ascii="Arial" w:hAnsi="Arial" w:cs="Arial"/>
                <w:sz w:val="20"/>
                <w:szCs w:val="20"/>
              </w:rPr>
            </w:pPr>
          </w:p>
        </w:tc>
        <w:tc>
          <w:tcPr>
            <w:tcW w:w="2162" w:type="pct"/>
            <w:vAlign w:val="center"/>
          </w:tcPr>
          <w:p w14:paraId="1D29CA29" w14:textId="77777777" w:rsidR="00911DAF" w:rsidRPr="00697DD9" w:rsidRDefault="00911DAF" w:rsidP="004D3221">
            <w:pPr>
              <w:rPr>
                <w:rFonts w:ascii="Arial" w:hAnsi="Arial" w:cs="Arial"/>
                <w:sz w:val="20"/>
                <w:szCs w:val="20"/>
              </w:rPr>
            </w:pPr>
          </w:p>
        </w:tc>
      </w:tr>
      <w:tr w:rsidR="007E21CD" w:rsidRPr="00697DD9" w14:paraId="1FC70BED" w14:textId="77777777" w:rsidTr="004D3221">
        <w:trPr>
          <w:trHeight w:val="20"/>
          <w:jc w:val="center"/>
        </w:trPr>
        <w:tc>
          <w:tcPr>
            <w:tcW w:w="362" w:type="pct"/>
            <w:vAlign w:val="center"/>
          </w:tcPr>
          <w:p w14:paraId="364AD9C6" w14:textId="77777777" w:rsidR="00911DAF" w:rsidRPr="00697DD9" w:rsidRDefault="00911DAF" w:rsidP="004D3221">
            <w:pPr>
              <w:rPr>
                <w:rFonts w:ascii="Arial" w:hAnsi="Arial" w:cs="Arial"/>
                <w:sz w:val="20"/>
                <w:szCs w:val="20"/>
              </w:rPr>
            </w:pPr>
            <w:r w:rsidRPr="00697DD9">
              <w:rPr>
                <w:rFonts w:ascii="Arial" w:hAnsi="Arial" w:cs="Arial"/>
                <w:sz w:val="20"/>
                <w:szCs w:val="20"/>
              </w:rPr>
              <w:t>AK</w:t>
            </w:r>
          </w:p>
        </w:tc>
        <w:tc>
          <w:tcPr>
            <w:tcW w:w="2476" w:type="pct"/>
            <w:vMerge/>
            <w:vAlign w:val="center"/>
          </w:tcPr>
          <w:p w14:paraId="70915DFD" w14:textId="77777777" w:rsidR="00911DAF" w:rsidRPr="00697DD9" w:rsidRDefault="00911DAF" w:rsidP="004D3221">
            <w:pPr>
              <w:rPr>
                <w:rFonts w:ascii="Arial" w:hAnsi="Arial" w:cs="Arial"/>
                <w:sz w:val="20"/>
                <w:szCs w:val="20"/>
              </w:rPr>
            </w:pPr>
          </w:p>
        </w:tc>
        <w:tc>
          <w:tcPr>
            <w:tcW w:w="2162" w:type="pct"/>
            <w:vAlign w:val="center"/>
          </w:tcPr>
          <w:p w14:paraId="13CFA3AE" w14:textId="77777777" w:rsidR="00911DAF" w:rsidRPr="00697DD9" w:rsidRDefault="00911DAF" w:rsidP="004D3221">
            <w:pPr>
              <w:rPr>
                <w:rFonts w:ascii="Arial" w:hAnsi="Arial" w:cs="Arial"/>
                <w:sz w:val="20"/>
                <w:szCs w:val="20"/>
              </w:rPr>
            </w:pPr>
          </w:p>
        </w:tc>
      </w:tr>
      <w:tr w:rsidR="007E21CD" w:rsidRPr="00697DD9" w14:paraId="1B3B137F" w14:textId="77777777" w:rsidTr="004D3221">
        <w:trPr>
          <w:trHeight w:val="20"/>
          <w:jc w:val="center"/>
        </w:trPr>
        <w:tc>
          <w:tcPr>
            <w:tcW w:w="362" w:type="pct"/>
            <w:vAlign w:val="center"/>
          </w:tcPr>
          <w:p w14:paraId="3221420A" w14:textId="77777777" w:rsidR="00911DAF" w:rsidRPr="00697DD9" w:rsidRDefault="00911DAF" w:rsidP="004D3221">
            <w:pPr>
              <w:rPr>
                <w:rFonts w:ascii="Arial" w:hAnsi="Arial" w:cs="Arial"/>
                <w:sz w:val="20"/>
                <w:szCs w:val="20"/>
              </w:rPr>
            </w:pPr>
            <w:r w:rsidRPr="00697DD9">
              <w:rPr>
                <w:rFonts w:ascii="Arial" w:hAnsi="Arial" w:cs="Arial"/>
                <w:sz w:val="20"/>
                <w:szCs w:val="20"/>
              </w:rPr>
              <w:t>AL</w:t>
            </w:r>
          </w:p>
        </w:tc>
        <w:tc>
          <w:tcPr>
            <w:tcW w:w="2476" w:type="pct"/>
            <w:vMerge w:val="restart"/>
            <w:vAlign w:val="center"/>
          </w:tcPr>
          <w:p w14:paraId="40EF434A" w14:textId="77777777" w:rsidR="00911DAF" w:rsidRPr="00697DD9" w:rsidRDefault="00911DAF" w:rsidP="004D3221">
            <w:pPr>
              <w:rPr>
                <w:rFonts w:ascii="Arial" w:hAnsi="Arial" w:cs="Arial"/>
                <w:sz w:val="20"/>
                <w:szCs w:val="20"/>
              </w:rPr>
            </w:pPr>
            <w:r w:rsidRPr="00697DD9">
              <w:rPr>
                <w:rFonts w:ascii="Arial" w:hAnsi="Arial" w:cs="Arial"/>
                <w:sz w:val="20"/>
                <w:szCs w:val="20"/>
              </w:rPr>
              <w:t>Объекты, связанные с процессом, механическим и гражданским строительством (свободно для определения пользователем)</w:t>
            </w:r>
          </w:p>
        </w:tc>
        <w:tc>
          <w:tcPr>
            <w:tcW w:w="2162" w:type="pct"/>
            <w:vAlign w:val="center"/>
          </w:tcPr>
          <w:p w14:paraId="35F53690" w14:textId="77777777" w:rsidR="00911DAF" w:rsidRPr="00697DD9" w:rsidRDefault="00911DAF" w:rsidP="004D3221">
            <w:pPr>
              <w:rPr>
                <w:rFonts w:ascii="Arial" w:hAnsi="Arial" w:cs="Arial"/>
                <w:sz w:val="20"/>
                <w:szCs w:val="20"/>
              </w:rPr>
            </w:pPr>
          </w:p>
        </w:tc>
      </w:tr>
      <w:tr w:rsidR="007E21CD" w:rsidRPr="00697DD9" w14:paraId="675F5DB2" w14:textId="77777777" w:rsidTr="004D3221">
        <w:trPr>
          <w:trHeight w:val="20"/>
          <w:jc w:val="center"/>
        </w:trPr>
        <w:tc>
          <w:tcPr>
            <w:tcW w:w="362" w:type="pct"/>
            <w:vAlign w:val="center"/>
          </w:tcPr>
          <w:p w14:paraId="4467B92A" w14:textId="77777777" w:rsidR="00911DAF" w:rsidRPr="00697DD9" w:rsidRDefault="00911DAF" w:rsidP="004D3221">
            <w:pPr>
              <w:rPr>
                <w:rFonts w:ascii="Arial" w:hAnsi="Arial" w:cs="Arial"/>
                <w:sz w:val="20"/>
                <w:szCs w:val="20"/>
              </w:rPr>
            </w:pPr>
            <w:r w:rsidRPr="00697DD9">
              <w:rPr>
                <w:rFonts w:ascii="Arial" w:hAnsi="Arial" w:cs="Arial"/>
                <w:sz w:val="20"/>
                <w:szCs w:val="20"/>
              </w:rPr>
              <w:t>AM</w:t>
            </w:r>
          </w:p>
        </w:tc>
        <w:tc>
          <w:tcPr>
            <w:tcW w:w="2476" w:type="pct"/>
            <w:vMerge/>
            <w:vAlign w:val="center"/>
          </w:tcPr>
          <w:p w14:paraId="5A376BC7" w14:textId="77777777" w:rsidR="00911DAF" w:rsidRPr="00697DD9" w:rsidRDefault="00911DAF" w:rsidP="004D3221">
            <w:pPr>
              <w:rPr>
                <w:rFonts w:ascii="Arial" w:hAnsi="Arial" w:cs="Arial"/>
                <w:sz w:val="20"/>
                <w:szCs w:val="20"/>
              </w:rPr>
            </w:pPr>
          </w:p>
        </w:tc>
        <w:tc>
          <w:tcPr>
            <w:tcW w:w="2162" w:type="pct"/>
            <w:vAlign w:val="center"/>
          </w:tcPr>
          <w:p w14:paraId="1B2EA43C" w14:textId="77777777" w:rsidR="00911DAF" w:rsidRPr="00697DD9" w:rsidRDefault="00911DAF" w:rsidP="004D3221">
            <w:pPr>
              <w:rPr>
                <w:rFonts w:ascii="Arial" w:hAnsi="Arial" w:cs="Arial"/>
                <w:sz w:val="20"/>
                <w:szCs w:val="20"/>
              </w:rPr>
            </w:pPr>
          </w:p>
        </w:tc>
      </w:tr>
      <w:tr w:rsidR="007E21CD" w:rsidRPr="00697DD9" w14:paraId="268D4924" w14:textId="77777777" w:rsidTr="004D3221">
        <w:trPr>
          <w:trHeight w:val="20"/>
          <w:jc w:val="center"/>
        </w:trPr>
        <w:tc>
          <w:tcPr>
            <w:tcW w:w="362" w:type="pct"/>
            <w:vAlign w:val="center"/>
          </w:tcPr>
          <w:p w14:paraId="509A75F1" w14:textId="77777777" w:rsidR="00911DAF" w:rsidRPr="00697DD9" w:rsidRDefault="00911DAF" w:rsidP="004D3221">
            <w:pPr>
              <w:rPr>
                <w:rFonts w:ascii="Arial" w:hAnsi="Arial" w:cs="Arial"/>
                <w:sz w:val="20"/>
                <w:szCs w:val="20"/>
              </w:rPr>
            </w:pPr>
            <w:r w:rsidRPr="00697DD9">
              <w:rPr>
                <w:rFonts w:ascii="Arial" w:hAnsi="Arial" w:cs="Arial"/>
                <w:sz w:val="20"/>
                <w:szCs w:val="20"/>
              </w:rPr>
              <w:t>AN</w:t>
            </w:r>
          </w:p>
        </w:tc>
        <w:tc>
          <w:tcPr>
            <w:tcW w:w="2476" w:type="pct"/>
            <w:vMerge/>
            <w:vAlign w:val="center"/>
          </w:tcPr>
          <w:p w14:paraId="50AB7731" w14:textId="77777777" w:rsidR="00911DAF" w:rsidRPr="00697DD9" w:rsidRDefault="00911DAF" w:rsidP="004D3221">
            <w:pPr>
              <w:rPr>
                <w:rFonts w:ascii="Arial" w:hAnsi="Arial" w:cs="Arial"/>
                <w:sz w:val="20"/>
                <w:szCs w:val="20"/>
              </w:rPr>
            </w:pPr>
          </w:p>
        </w:tc>
        <w:tc>
          <w:tcPr>
            <w:tcW w:w="2162" w:type="pct"/>
            <w:vAlign w:val="center"/>
          </w:tcPr>
          <w:p w14:paraId="5D086811" w14:textId="77777777" w:rsidR="00911DAF" w:rsidRPr="00697DD9" w:rsidRDefault="00911DAF" w:rsidP="004D3221">
            <w:pPr>
              <w:rPr>
                <w:rFonts w:ascii="Arial" w:hAnsi="Arial" w:cs="Arial"/>
                <w:sz w:val="20"/>
                <w:szCs w:val="20"/>
              </w:rPr>
            </w:pPr>
          </w:p>
        </w:tc>
      </w:tr>
      <w:tr w:rsidR="007E21CD" w:rsidRPr="00697DD9" w14:paraId="690B078A" w14:textId="77777777" w:rsidTr="004D3221">
        <w:trPr>
          <w:trHeight w:val="20"/>
          <w:jc w:val="center"/>
        </w:trPr>
        <w:tc>
          <w:tcPr>
            <w:tcW w:w="362" w:type="pct"/>
            <w:vAlign w:val="center"/>
          </w:tcPr>
          <w:p w14:paraId="153BB250" w14:textId="77777777" w:rsidR="00911DAF" w:rsidRPr="00697DD9" w:rsidRDefault="00911DAF" w:rsidP="004D3221">
            <w:pPr>
              <w:rPr>
                <w:rFonts w:ascii="Arial" w:hAnsi="Arial" w:cs="Arial"/>
                <w:sz w:val="20"/>
                <w:szCs w:val="20"/>
              </w:rPr>
            </w:pPr>
            <w:r w:rsidRPr="00697DD9">
              <w:rPr>
                <w:rFonts w:ascii="Arial" w:hAnsi="Arial" w:cs="Arial"/>
                <w:sz w:val="20"/>
                <w:szCs w:val="20"/>
              </w:rPr>
              <w:t>AP</w:t>
            </w:r>
          </w:p>
        </w:tc>
        <w:tc>
          <w:tcPr>
            <w:tcW w:w="2476" w:type="pct"/>
            <w:vMerge/>
            <w:vAlign w:val="center"/>
          </w:tcPr>
          <w:p w14:paraId="2E345E70" w14:textId="77777777" w:rsidR="00911DAF" w:rsidRPr="00697DD9" w:rsidRDefault="00911DAF" w:rsidP="004D3221">
            <w:pPr>
              <w:rPr>
                <w:rFonts w:ascii="Arial" w:hAnsi="Arial" w:cs="Arial"/>
                <w:sz w:val="20"/>
                <w:szCs w:val="20"/>
              </w:rPr>
            </w:pPr>
          </w:p>
        </w:tc>
        <w:tc>
          <w:tcPr>
            <w:tcW w:w="2162" w:type="pct"/>
            <w:vAlign w:val="center"/>
          </w:tcPr>
          <w:p w14:paraId="2A17AB15" w14:textId="77777777" w:rsidR="00911DAF" w:rsidRPr="00697DD9" w:rsidRDefault="00911DAF" w:rsidP="004D3221">
            <w:pPr>
              <w:rPr>
                <w:rFonts w:ascii="Arial" w:hAnsi="Arial" w:cs="Arial"/>
                <w:sz w:val="20"/>
                <w:szCs w:val="20"/>
              </w:rPr>
            </w:pPr>
          </w:p>
        </w:tc>
      </w:tr>
      <w:tr w:rsidR="007E21CD" w:rsidRPr="00697DD9" w14:paraId="3A6907C1" w14:textId="77777777" w:rsidTr="004D3221">
        <w:trPr>
          <w:trHeight w:val="20"/>
          <w:jc w:val="center"/>
        </w:trPr>
        <w:tc>
          <w:tcPr>
            <w:tcW w:w="362" w:type="pct"/>
            <w:vAlign w:val="center"/>
          </w:tcPr>
          <w:p w14:paraId="672D1AD6" w14:textId="77777777" w:rsidR="00911DAF" w:rsidRPr="00697DD9" w:rsidRDefault="00911DAF" w:rsidP="004D3221">
            <w:pPr>
              <w:rPr>
                <w:rFonts w:ascii="Arial" w:hAnsi="Arial" w:cs="Arial"/>
                <w:sz w:val="20"/>
                <w:szCs w:val="20"/>
              </w:rPr>
            </w:pPr>
            <w:r w:rsidRPr="00697DD9">
              <w:rPr>
                <w:rFonts w:ascii="Arial" w:hAnsi="Arial" w:cs="Arial"/>
                <w:sz w:val="20"/>
                <w:szCs w:val="20"/>
              </w:rPr>
              <w:t>AQ</w:t>
            </w:r>
          </w:p>
        </w:tc>
        <w:tc>
          <w:tcPr>
            <w:tcW w:w="2476" w:type="pct"/>
            <w:vMerge/>
            <w:vAlign w:val="center"/>
          </w:tcPr>
          <w:p w14:paraId="486B7E8D" w14:textId="77777777" w:rsidR="00911DAF" w:rsidRPr="00697DD9" w:rsidRDefault="00911DAF" w:rsidP="004D3221">
            <w:pPr>
              <w:rPr>
                <w:rFonts w:ascii="Arial" w:hAnsi="Arial" w:cs="Arial"/>
                <w:sz w:val="20"/>
                <w:szCs w:val="20"/>
              </w:rPr>
            </w:pPr>
          </w:p>
        </w:tc>
        <w:tc>
          <w:tcPr>
            <w:tcW w:w="2162" w:type="pct"/>
            <w:vAlign w:val="center"/>
          </w:tcPr>
          <w:p w14:paraId="5EE2B5E5" w14:textId="77777777" w:rsidR="00911DAF" w:rsidRPr="00697DD9" w:rsidRDefault="00911DAF" w:rsidP="004D3221">
            <w:pPr>
              <w:rPr>
                <w:rFonts w:ascii="Arial" w:hAnsi="Arial" w:cs="Arial"/>
                <w:sz w:val="20"/>
                <w:szCs w:val="20"/>
              </w:rPr>
            </w:pPr>
          </w:p>
        </w:tc>
      </w:tr>
      <w:tr w:rsidR="007E21CD" w:rsidRPr="00697DD9" w14:paraId="606B7FC1" w14:textId="77777777" w:rsidTr="004D3221">
        <w:trPr>
          <w:trHeight w:val="20"/>
          <w:jc w:val="center"/>
        </w:trPr>
        <w:tc>
          <w:tcPr>
            <w:tcW w:w="362" w:type="pct"/>
            <w:vAlign w:val="center"/>
          </w:tcPr>
          <w:p w14:paraId="6A5B50BA" w14:textId="77777777" w:rsidR="00911DAF" w:rsidRPr="00697DD9" w:rsidRDefault="00911DAF" w:rsidP="004D3221">
            <w:pPr>
              <w:rPr>
                <w:rFonts w:ascii="Arial" w:hAnsi="Arial" w:cs="Arial"/>
                <w:sz w:val="20"/>
                <w:szCs w:val="20"/>
              </w:rPr>
            </w:pPr>
            <w:r w:rsidRPr="00697DD9">
              <w:rPr>
                <w:rFonts w:ascii="Arial" w:hAnsi="Arial" w:cs="Arial"/>
                <w:sz w:val="20"/>
                <w:szCs w:val="20"/>
              </w:rPr>
              <w:t>AR</w:t>
            </w:r>
          </w:p>
        </w:tc>
        <w:tc>
          <w:tcPr>
            <w:tcW w:w="2476" w:type="pct"/>
            <w:vMerge/>
            <w:vAlign w:val="center"/>
          </w:tcPr>
          <w:p w14:paraId="4C34D2B3" w14:textId="77777777" w:rsidR="00911DAF" w:rsidRPr="00697DD9" w:rsidRDefault="00911DAF" w:rsidP="004D3221">
            <w:pPr>
              <w:rPr>
                <w:rFonts w:ascii="Arial" w:hAnsi="Arial" w:cs="Arial"/>
                <w:sz w:val="20"/>
                <w:szCs w:val="20"/>
              </w:rPr>
            </w:pPr>
          </w:p>
        </w:tc>
        <w:tc>
          <w:tcPr>
            <w:tcW w:w="2162" w:type="pct"/>
            <w:vAlign w:val="center"/>
          </w:tcPr>
          <w:p w14:paraId="218402C8" w14:textId="77777777" w:rsidR="00911DAF" w:rsidRPr="00697DD9" w:rsidRDefault="00911DAF" w:rsidP="004D3221">
            <w:pPr>
              <w:rPr>
                <w:rFonts w:ascii="Arial" w:hAnsi="Arial" w:cs="Arial"/>
                <w:sz w:val="20"/>
                <w:szCs w:val="20"/>
              </w:rPr>
            </w:pPr>
          </w:p>
        </w:tc>
      </w:tr>
      <w:tr w:rsidR="007E21CD" w:rsidRPr="00697DD9" w14:paraId="6E3A16A6" w14:textId="77777777" w:rsidTr="004D3221">
        <w:trPr>
          <w:trHeight w:val="20"/>
          <w:jc w:val="center"/>
        </w:trPr>
        <w:tc>
          <w:tcPr>
            <w:tcW w:w="362" w:type="pct"/>
            <w:vAlign w:val="center"/>
          </w:tcPr>
          <w:p w14:paraId="17110BCC" w14:textId="77777777" w:rsidR="00911DAF" w:rsidRPr="00697DD9" w:rsidRDefault="00911DAF" w:rsidP="004D3221">
            <w:pPr>
              <w:rPr>
                <w:rFonts w:ascii="Arial" w:hAnsi="Arial" w:cs="Arial"/>
                <w:sz w:val="20"/>
                <w:szCs w:val="20"/>
              </w:rPr>
            </w:pPr>
            <w:r w:rsidRPr="00697DD9">
              <w:rPr>
                <w:rFonts w:ascii="Arial" w:hAnsi="Arial" w:cs="Arial"/>
                <w:sz w:val="20"/>
                <w:szCs w:val="20"/>
              </w:rPr>
              <w:t>AS</w:t>
            </w:r>
          </w:p>
        </w:tc>
        <w:tc>
          <w:tcPr>
            <w:tcW w:w="2476" w:type="pct"/>
            <w:vMerge/>
            <w:vAlign w:val="center"/>
          </w:tcPr>
          <w:p w14:paraId="03FE4E2E" w14:textId="77777777" w:rsidR="00911DAF" w:rsidRPr="00697DD9" w:rsidRDefault="00911DAF" w:rsidP="004D3221">
            <w:pPr>
              <w:rPr>
                <w:rFonts w:ascii="Arial" w:hAnsi="Arial" w:cs="Arial"/>
                <w:sz w:val="20"/>
                <w:szCs w:val="20"/>
              </w:rPr>
            </w:pPr>
          </w:p>
        </w:tc>
        <w:tc>
          <w:tcPr>
            <w:tcW w:w="2162" w:type="pct"/>
            <w:vAlign w:val="center"/>
          </w:tcPr>
          <w:p w14:paraId="4E09EF9C" w14:textId="77777777" w:rsidR="00911DAF" w:rsidRPr="00697DD9" w:rsidRDefault="00911DAF" w:rsidP="004D3221">
            <w:pPr>
              <w:rPr>
                <w:rFonts w:ascii="Arial" w:hAnsi="Arial" w:cs="Arial"/>
                <w:sz w:val="20"/>
                <w:szCs w:val="20"/>
              </w:rPr>
            </w:pPr>
          </w:p>
        </w:tc>
      </w:tr>
      <w:tr w:rsidR="007E21CD" w:rsidRPr="00697DD9" w14:paraId="5BAFAED0" w14:textId="77777777" w:rsidTr="004D3221">
        <w:trPr>
          <w:trHeight w:val="20"/>
          <w:jc w:val="center"/>
        </w:trPr>
        <w:tc>
          <w:tcPr>
            <w:tcW w:w="362" w:type="pct"/>
            <w:vAlign w:val="center"/>
          </w:tcPr>
          <w:p w14:paraId="4583DC7C" w14:textId="77777777" w:rsidR="00911DAF" w:rsidRPr="00697DD9" w:rsidRDefault="00911DAF" w:rsidP="004D3221">
            <w:pPr>
              <w:rPr>
                <w:rFonts w:ascii="Arial" w:hAnsi="Arial" w:cs="Arial"/>
                <w:sz w:val="20"/>
                <w:szCs w:val="20"/>
              </w:rPr>
            </w:pPr>
            <w:r w:rsidRPr="00697DD9">
              <w:rPr>
                <w:rFonts w:ascii="Arial" w:hAnsi="Arial" w:cs="Arial"/>
                <w:sz w:val="20"/>
                <w:szCs w:val="20"/>
              </w:rPr>
              <w:t>AT</w:t>
            </w:r>
          </w:p>
        </w:tc>
        <w:tc>
          <w:tcPr>
            <w:tcW w:w="2476" w:type="pct"/>
            <w:vMerge/>
            <w:vAlign w:val="center"/>
          </w:tcPr>
          <w:p w14:paraId="6EAE5663" w14:textId="77777777" w:rsidR="00911DAF" w:rsidRPr="00697DD9" w:rsidRDefault="00911DAF" w:rsidP="004D3221">
            <w:pPr>
              <w:rPr>
                <w:rFonts w:ascii="Arial" w:hAnsi="Arial" w:cs="Arial"/>
                <w:sz w:val="20"/>
                <w:szCs w:val="20"/>
              </w:rPr>
            </w:pPr>
          </w:p>
        </w:tc>
        <w:tc>
          <w:tcPr>
            <w:tcW w:w="2162" w:type="pct"/>
            <w:vAlign w:val="center"/>
          </w:tcPr>
          <w:p w14:paraId="31350FE6" w14:textId="77777777" w:rsidR="00911DAF" w:rsidRPr="00697DD9" w:rsidRDefault="00911DAF" w:rsidP="004D3221">
            <w:pPr>
              <w:rPr>
                <w:rFonts w:ascii="Arial" w:hAnsi="Arial" w:cs="Arial"/>
                <w:sz w:val="20"/>
                <w:szCs w:val="20"/>
              </w:rPr>
            </w:pPr>
          </w:p>
        </w:tc>
      </w:tr>
      <w:tr w:rsidR="007E21CD" w:rsidRPr="00697DD9" w14:paraId="7508DDC0" w14:textId="77777777" w:rsidTr="004D3221">
        <w:trPr>
          <w:trHeight w:val="20"/>
          <w:jc w:val="center"/>
        </w:trPr>
        <w:tc>
          <w:tcPr>
            <w:tcW w:w="362" w:type="pct"/>
            <w:vAlign w:val="center"/>
          </w:tcPr>
          <w:p w14:paraId="7DD24D9B" w14:textId="77777777" w:rsidR="00911DAF" w:rsidRPr="00697DD9" w:rsidRDefault="00911DAF" w:rsidP="004D3221">
            <w:pPr>
              <w:rPr>
                <w:rFonts w:ascii="Arial" w:hAnsi="Arial" w:cs="Arial"/>
                <w:sz w:val="20"/>
                <w:szCs w:val="20"/>
              </w:rPr>
            </w:pPr>
            <w:r w:rsidRPr="00697DD9">
              <w:rPr>
                <w:rFonts w:ascii="Arial" w:hAnsi="Arial" w:cs="Arial"/>
                <w:sz w:val="20"/>
                <w:szCs w:val="20"/>
              </w:rPr>
              <w:t>AU</w:t>
            </w:r>
          </w:p>
        </w:tc>
        <w:tc>
          <w:tcPr>
            <w:tcW w:w="2476" w:type="pct"/>
            <w:vMerge/>
            <w:vAlign w:val="center"/>
          </w:tcPr>
          <w:p w14:paraId="07F830AB" w14:textId="77777777" w:rsidR="00911DAF" w:rsidRPr="00697DD9" w:rsidRDefault="00911DAF" w:rsidP="004D3221">
            <w:pPr>
              <w:rPr>
                <w:rFonts w:ascii="Arial" w:hAnsi="Arial" w:cs="Arial"/>
                <w:sz w:val="20"/>
                <w:szCs w:val="20"/>
              </w:rPr>
            </w:pPr>
          </w:p>
        </w:tc>
        <w:tc>
          <w:tcPr>
            <w:tcW w:w="2162" w:type="pct"/>
            <w:vAlign w:val="center"/>
          </w:tcPr>
          <w:p w14:paraId="576FBF40" w14:textId="77777777" w:rsidR="00911DAF" w:rsidRPr="00697DD9" w:rsidRDefault="00911DAF" w:rsidP="004D3221">
            <w:pPr>
              <w:rPr>
                <w:rFonts w:ascii="Arial" w:hAnsi="Arial" w:cs="Arial"/>
                <w:sz w:val="20"/>
                <w:szCs w:val="20"/>
              </w:rPr>
            </w:pPr>
          </w:p>
        </w:tc>
      </w:tr>
      <w:tr w:rsidR="007E21CD" w:rsidRPr="00697DD9" w14:paraId="359486EA" w14:textId="77777777" w:rsidTr="004D3221">
        <w:trPr>
          <w:trHeight w:val="20"/>
          <w:jc w:val="center"/>
        </w:trPr>
        <w:tc>
          <w:tcPr>
            <w:tcW w:w="362" w:type="pct"/>
            <w:vAlign w:val="center"/>
          </w:tcPr>
          <w:p w14:paraId="70301757" w14:textId="77777777" w:rsidR="00911DAF" w:rsidRPr="00697DD9" w:rsidRDefault="00911DAF" w:rsidP="004D3221">
            <w:pPr>
              <w:rPr>
                <w:rFonts w:ascii="Arial" w:hAnsi="Arial" w:cs="Arial"/>
                <w:sz w:val="20"/>
                <w:szCs w:val="20"/>
              </w:rPr>
            </w:pPr>
            <w:r w:rsidRPr="00697DD9">
              <w:rPr>
                <w:rFonts w:ascii="Arial" w:hAnsi="Arial" w:cs="Arial"/>
                <w:sz w:val="20"/>
                <w:szCs w:val="20"/>
              </w:rPr>
              <w:t>AV</w:t>
            </w:r>
          </w:p>
        </w:tc>
        <w:tc>
          <w:tcPr>
            <w:tcW w:w="2476" w:type="pct"/>
            <w:vMerge/>
            <w:vAlign w:val="center"/>
          </w:tcPr>
          <w:p w14:paraId="7FFC69E6" w14:textId="77777777" w:rsidR="00911DAF" w:rsidRPr="00697DD9" w:rsidRDefault="00911DAF" w:rsidP="004D3221">
            <w:pPr>
              <w:rPr>
                <w:rFonts w:ascii="Arial" w:hAnsi="Arial" w:cs="Arial"/>
                <w:sz w:val="20"/>
                <w:szCs w:val="20"/>
              </w:rPr>
            </w:pPr>
          </w:p>
        </w:tc>
        <w:tc>
          <w:tcPr>
            <w:tcW w:w="2162" w:type="pct"/>
            <w:vAlign w:val="center"/>
          </w:tcPr>
          <w:p w14:paraId="1177A228" w14:textId="77777777" w:rsidR="00911DAF" w:rsidRPr="00697DD9" w:rsidRDefault="00911DAF" w:rsidP="004D3221">
            <w:pPr>
              <w:rPr>
                <w:rFonts w:ascii="Arial" w:hAnsi="Arial" w:cs="Arial"/>
                <w:sz w:val="20"/>
                <w:szCs w:val="20"/>
              </w:rPr>
            </w:pPr>
          </w:p>
        </w:tc>
      </w:tr>
      <w:tr w:rsidR="007E21CD" w:rsidRPr="00697DD9" w14:paraId="1176353E" w14:textId="77777777" w:rsidTr="004D3221">
        <w:trPr>
          <w:trHeight w:val="20"/>
          <w:jc w:val="center"/>
        </w:trPr>
        <w:tc>
          <w:tcPr>
            <w:tcW w:w="362" w:type="pct"/>
            <w:vAlign w:val="center"/>
          </w:tcPr>
          <w:p w14:paraId="1E088332" w14:textId="77777777" w:rsidR="00911DAF" w:rsidRPr="00697DD9" w:rsidRDefault="00911DAF" w:rsidP="004D3221">
            <w:pPr>
              <w:rPr>
                <w:rFonts w:ascii="Arial" w:hAnsi="Arial" w:cs="Arial"/>
                <w:sz w:val="20"/>
                <w:szCs w:val="20"/>
              </w:rPr>
            </w:pPr>
            <w:r w:rsidRPr="00697DD9">
              <w:rPr>
                <w:rFonts w:ascii="Arial" w:hAnsi="Arial" w:cs="Arial"/>
                <w:sz w:val="20"/>
                <w:szCs w:val="20"/>
              </w:rPr>
              <w:t>AW</w:t>
            </w:r>
          </w:p>
        </w:tc>
        <w:tc>
          <w:tcPr>
            <w:tcW w:w="2476" w:type="pct"/>
            <w:vMerge/>
            <w:vAlign w:val="center"/>
          </w:tcPr>
          <w:p w14:paraId="479DD3E1" w14:textId="77777777" w:rsidR="00911DAF" w:rsidRPr="00697DD9" w:rsidRDefault="00911DAF" w:rsidP="004D3221">
            <w:pPr>
              <w:rPr>
                <w:rFonts w:ascii="Arial" w:hAnsi="Arial" w:cs="Arial"/>
                <w:sz w:val="20"/>
                <w:szCs w:val="20"/>
              </w:rPr>
            </w:pPr>
          </w:p>
        </w:tc>
        <w:tc>
          <w:tcPr>
            <w:tcW w:w="2162" w:type="pct"/>
            <w:vAlign w:val="center"/>
          </w:tcPr>
          <w:p w14:paraId="0CD639DB" w14:textId="77777777" w:rsidR="00911DAF" w:rsidRPr="00697DD9" w:rsidRDefault="00911DAF" w:rsidP="004D3221">
            <w:pPr>
              <w:rPr>
                <w:rFonts w:ascii="Arial" w:hAnsi="Arial" w:cs="Arial"/>
                <w:sz w:val="20"/>
                <w:szCs w:val="20"/>
              </w:rPr>
            </w:pPr>
          </w:p>
        </w:tc>
      </w:tr>
      <w:tr w:rsidR="007E21CD" w:rsidRPr="00697DD9" w14:paraId="68A0574C" w14:textId="77777777" w:rsidTr="004D3221">
        <w:trPr>
          <w:trHeight w:val="20"/>
          <w:jc w:val="center"/>
        </w:trPr>
        <w:tc>
          <w:tcPr>
            <w:tcW w:w="362" w:type="pct"/>
            <w:vAlign w:val="center"/>
          </w:tcPr>
          <w:p w14:paraId="7EE54537" w14:textId="77777777" w:rsidR="00911DAF" w:rsidRPr="00697DD9" w:rsidRDefault="00911DAF" w:rsidP="004D3221">
            <w:pPr>
              <w:rPr>
                <w:rFonts w:ascii="Arial" w:hAnsi="Arial" w:cs="Arial"/>
                <w:sz w:val="20"/>
                <w:szCs w:val="20"/>
              </w:rPr>
            </w:pPr>
            <w:r w:rsidRPr="00697DD9">
              <w:rPr>
                <w:rFonts w:ascii="Arial" w:hAnsi="Arial" w:cs="Arial"/>
                <w:sz w:val="20"/>
                <w:szCs w:val="20"/>
              </w:rPr>
              <w:t>AX</w:t>
            </w:r>
          </w:p>
        </w:tc>
        <w:tc>
          <w:tcPr>
            <w:tcW w:w="2476" w:type="pct"/>
            <w:vMerge/>
            <w:vAlign w:val="center"/>
          </w:tcPr>
          <w:p w14:paraId="3C9D49F0" w14:textId="77777777" w:rsidR="00911DAF" w:rsidRPr="00697DD9" w:rsidRDefault="00911DAF" w:rsidP="004D3221">
            <w:pPr>
              <w:rPr>
                <w:rFonts w:ascii="Arial" w:hAnsi="Arial" w:cs="Arial"/>
                <w:sz w:val="20"/>
                <w:szCs w:val="20"/>
              </w:rPr>
            </w:pPr>
          </w:p>
        </w:tc>
        <w:tc>
          <w:tcPr>
            <w:tcW w:w="2162" w:type="pct"/>
            <w:vAlign w:val="center"/>
          </w:tcPr>
          <w:p w14:paraId="792A58DF" w14:textId="77777777" w:rsidR="00911DAF" w:rsidRPr="00697DD9" w:rsidRDefault="00911DAF" w:rsidP="004D3221">
            <w:pPr>
              <w:rPr>
                <w:rFonts w:ascii="Arial" w:hAnsi="Arial" w:cs="Arial"/>
                <w:sz w:val="20"/>
                <w:szCs w:val="20"/>
              </w:rPr>
            </w:pPr>
          </w:p>
        </w:tc>
      </w:tr>
      <w:tr w:rsidR="007E21CD" w:rsidRPr="00697DD9" w14:paraId="1FAAABEF" w14:textId="77777777" w:rsidTr="004D3221">
        <w:trPr>
          <w:trHeight w:val="20"/>
          <w:jc w:val="center"/>
        </w:trPr>
        <w:tc>
          <w:tcPr>
            <w:tcW w:w="362" w:type="pct"/>
            <w:vAlign w:val="center"/>
          </w:tcPr>
          <w:p w14:paraId="6A41FB36" w14:textId="77777777" w:rsidR="00911DAF" w:rsidRPr="00697DD9" w:rsidRDefault="00911DAF" w:rsidP="004D3221">
            <w:pPr>
              <w:rPr>
                <w:rFonts w:ascii="Arial" w:hAnsi="Arial" w:cs="Arial"/>
                <w:sz w:val="20"/>
                <w:szCs w:val="20"/>
              </w:rPr>
            </w:pPr>
            <w:r w:rsidRPr="00697DD9">
              <w:rPr>
                <w:rFonts w:ascii="Arial" w:hAnsi="Arial" w:cs="Arial"/>
                <w:sz w:val="20"/>
                <w:szCs w:val="20"/>
              </w:rPr>
              <w:t>AY</w:t>
            </w:r>
          </w:p>
        </w:tc>
        <w:tc>
          <w:tcPr>
            <w:tcW w:w="2476" w:type="pct"/>
            <w:vMerge/>
            <w:vAlign w:val="center"/>
          </w:tcPr>
          <w:p w14:paraId="004F4972" w14:textId="77777777" w:rsidR="00911DAF" w:rsidRPr="00697DD9" w:rsidRDefault="00911DAF" w:rsidP="004D3221">
            <w:pPr>
              <w:rPr>
                <w:rFonts w:ascii="Arial" w:hAnsi="Arial" w:cs="Arial"/>
                <w:sz w:val="20"/>
                <w:szCs w:val="20"/>
              </w:rPr>
            </w:pPr>
          </w:p>
        </w:tc>
        <w:tc>
          <w:tcPr>
            <w:tcW w:w="2162" w:type="pct"/>
            <w:vAlign w:val="center"/>
          </w:tcPr>
          <w:p w14:paraId="7CC1536E" w14:textId="77777777" w:rsidR="00911DAF" w:rsidRPr="00697DD9" w:rsidRDefault="00911DAF" w:rsidP="004D3221">
            <w:pPr>
              <w:rPr>
                <w:rFonts w:ascii="Arial" w:hAnsi="Arial" w:cs="Arial"/>
                <w:sz w:val="20"/>
                <w:szCs w:val="20"/>
              </w:rPr>
            </w:pPr>
          </w:p>
        </w:tc>
      </w:tr>
      <w:tr w:rsidR="007E21CD" w:rsidRPr="00697DD9" w14:paraId="0D4DBED6" w14:textId="77777777" w:rsidTr="004D3221">
        <w:trPr>
          <w:trHeight w:val="20"/>
          <w:jc w:val="center"/>
        </w:trPr>
        <w:tc>
          <w:tcPr>
            <w:tcW w:w="362" w:type="pct"/>
            <w:vAlign w:val="center"/>
          </w:tcPr>
          <w:p w14:paraId="7192B32F" w14:textId="77777777" w:rsidR="00911DAF" w:rsidRPr="00697DD9" w:rsidRDefault="00911DAF" w:rsidP="004D3221">
            <w:pPr>
              <w:rPr>
                <w:rFonts w:ascii="Arial" w:hAnsi="Arial" w:cs="Arial"/>
                <w:sz w:val="20"/>
                <w:szCs w:val="20"/>
              </w:rPr>
            </w:pPr>
            <w:r w:rsidRPr="00697DD9">
              <w:rPr>
                <w:rFonts w:ascii="Arial" w:hAnsi="Arial" w:cs="Arial"/>
                <w:sz w:val="20"/>
                <w:szCs w:val="20"/>
              </w:rPr>
              <w:t>AZ</w:t>
            </w:r>
          </w:p>
        </w:tc>
        <w:tc>
          <w:tcPr>
            <w:tcW w:w="2476" w:type="pct"/>
            <w:vAlign w:val="center"/>
          </w:tcPr>
          <w:p w14:paraId="23F0F73B" w14:textId="77777777" w:rsidR="00911DAF" w:rsidRPr="00697DD9" w:rsidRDefault="00911DAF" w:rsidP="004D3221">
            <w:pPr>
              <w:rPr>
                <w:rFonts w:ascii="Arial" w:hAnsi="Arial" w:cs="Arial"/>
                <w:sz w:val="20"/>
                <w:szCs w:val="20"/>
              </w:rPr>
            </w:pPr>
            <w:r w:rsidRPr="00697DD9">
              <w:rPr>
                <w:rFonts w:ascii="Arial" w:hAnsi="Arial" w:cs="Arial"/>
                <w:sz w:val="20"/>
                <w:szCs w:val="20"/>
              </w:rPr>
              <w:t>Комбинированные задачи</w:t>
            </w:r>
          </w:p>
        </w:tc>
        <w:tc>
          <w:tcPr>
            <w:tcW w:w="2162" w:type="pct"/>
            <w:vAlign w:val="center"/>
          </w:tcPr>
          <w:p w14:paraId="6E494E4C" w14:textId="77777777" w:rsidR="00911DAF" w:rsidRPr="00697DD9" w:rsidRDefault="00911DAF" w:rsidP="004D3221">
            <w:pPr>
              <w:rPr>
                <w:rFonts w:ascii="Arial" w:hAnsi="Arial" w:cs="Arial"/>
                <w:sz w:val="20"/>
                <w:szCs w:val="20"/>
              </w:rPr>
            </w:pPr>
          </w:p>
        </w:tc>
      </w:tr>
      <w:tr w:rsidR="00F50AC2" w:rsidRPr="00697DD9" w14:paraId="38AD779A" w14:textId="77777777" w:rsidTr="004D3221">
        <w:trPr>
          <w:trHeight w:val="20"/>
          <w:jc w:val="center"/>
        </w:trPr>
        <w:tc>
          <w:tcPr>
            <w:tcW w:w="5000" w:type="pct"/>
            <w:gridSpan w:val="3"/>
            <w:vAlign w:val="center"/>
          </w:tcPr>
          <w:p w14:paraId="7A9EC9B7" w14:textId="77777777" w:rsidR="00F50AC2" w:rsidRPr="00697DD9" w:rsidRDefault="00F50AC2" w:rsidP="004D3221">
            <w:pPr>
              <w:rPr>
                <w:sz w:val="20"/>
                <w:szCs w:val="20"/>
              </w:rPr>
            </w:pPr>
            <w:r w:rsidRPr="00697DD9">
              <w:rPr>
                <w:rFonts w:ascii="Arial" w:hAnsi="Arial" w:cs="Arial"/>
                <w:sz w:val="20"/>
                <w:szCs w:val="20"/>
              </w:rPr>
              <w:t>ПРИМЕЧАНИЕ. Основной класс A предназначен только для объектов, для которых не может быть идентифицирована основная цель или задача.</w:t>
            </w:r>
          </w:p>
        </w:tc>
      </w:tr>
      <w:tr w:rsidR="00F50AC2" w:rsidRPr="00697DD9" w14:paraId="364C5DDE" w14:textId="77777777" w:rsidTr="004D3221">
        <w:trPr>
          <w:trHeight w:val="20"/>
          <w:jc w:val="center"/>
        </w:trPr>
        <w:tc>
          <w:tcPr>
            <w:tcW w:w="362" w:type="pct"/>
            <w:vAlign w:val="center"/>
          </w:tcPr>
          <w:p w14:paraId="71D22E2D" w14:textId="77777777" w:rsidR="00F50AC2" w:rsidRPr="00697DD9" w:rsidRDefault="00F50AC2" w:rsidP="004D3221">
            <w:pPr>
              <w:rPr>
                <w:sz w:val="20"/>
                <w:szCs w:val="20"/>
              </w:rPr>
            </w:pPr>
          </w:p>
        </w:tc>
        <w:tc>
          <w:tcPr>
            <w:tcW w:w="2476" w:type="pct"/>
            <w:vAlign w:val="center"/>
          </w:tcPr>
          <w:p w14:paraId="27426F62" w14:textId="77777777" w:rsidR="00F50AC2" w:rsidRPr="00697DD9" w:rsidRDefault="00F50AC2" w:rsidP="004D3221">
            <w:pPr>
              <w:rPr>
                <w:sz w:val="20"/>
                <w:szCs w:val="20"/>
              </w:rPr>
            </w:pPr>
          </w:p>
        </w:tc>
        <w:tc>
          <w:tcPr>
            <w:tcW w:w="2162" w:type="pct"/>
            <w:vAlign w:val="center"/>
          </w:tcPr>
          <w:p w14:paraId="3AB7BFF8" w14:textId="77777777" w:rsidR="00F50AC2" w:rsidRPr="00697DD9" w:rsidRDefault="00F50AC2" w:rsidP="004D3221">
            <w:pPr>
              <w:rPr>
                <w:sz w:val="20"/>
                <w:szCs w:val="20"/>
              </w:rPr>
            </w:pPr>
          </w:p>
        </w:tc>
      </w:tr>
      <w:tr w:rsidR="00F50AC2" w:rsidRPr="00697DD9" w14:paraId="12010DBD" w14:textId="77777777" w:rsidTr="004D3221">
        <w:trPr>
          <w:trHeight w:val="20"/>
          <w:jc w:val="center"/>
        </w:trPr>
        <w:tc>
          <w:tcPr>
            <w:tcW w:w="5000" w:type="pct"/>
            <w:gridSpan w:val="3"/>
            <w:vAlign w:val="center"/>
          </w:tcPr>
          <w:p w14:paraId="2AB9E025" w14:textId="77777777" w:rsidR="00F50AC2" w:rsidRPr="007536D2" w:rsidRDefault="00F50AC2" w:rsidP="004D3221">
            <w:pPr>
              <w:rPr>
                <w:b/>
                <w:sz w:val="20"/>
                <w:szCs w:val="20"/>
              </w:rPr>
            </w:pPr>
            <w:r w:rsidRPr="007536D2">
              <w:rPr>
                <w:rFonts w:ascii="Arial" w:hAnsi="Arial" w:cs="Arial"/>
                <w:b/>
                <w:sz w:val="20"/>
                <w:szCs w:val="20"/>
              </w:rPr>
              <w:t>Основной класс B</w:t>
            </w:r>
          </w:p>
          <w:p w14:paraId="37D8C4C2" w14:textId="77777777" w:rsidR="00F50AC2" w:rsidRPr="00697DD9" w:rsidRDefault="00F50AC2" w:rsidP="004D3221">
            <w:pPr>
              <w:rPr>
                <w:sz w:val="20"/>
                <w:szCs w:val="20"/>
              </w:rPr>
            </w:pPr>
            <w:r w:rsidRPr="007536D2">
              <w:rPr>
                <w:rFonts w:ascii="Arial" w:hAnsi="Arial" w:cs="Arial"/>
                <w:b/>
                <w:sz w:val="20"/>
                <w:szCs w:val="20"/>
              </w:rPr>
              <w:t>Преобразование входной переменной (физическое свойство, условие или событие) в сигнал для дальнейшей обработки</w:t>
            </w:r>
          </w:p>
        </w:tc>
      </w:tr>
      <w:tr w:rsidR="00F50AC2" w:rsidRPr="00697DD9" w14:paraId="260FA451" w14:textId="77777777" w:rsidTr="004D3221">
        <w:trPr>
          <w:trHeight w:val="20"/>
          <w:jc w:val="center"/>
        </w:trPr>
        <w:tc>
          <w:tcPr>
            <w:tcW w:w="362" w:type="pct"/>
            <w:vAlign w:val="center"/>
          </w:tcPr>
          <w:p w14:paraId="4D78B52C"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2ACB2497"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4E4772E5"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697DD9" w14:paraId="252ED182" w14:textId="77777777" w:rsidTr="004D3221">
        <w:trPr>
          <w:trHeight w:val="20"/>
          <w:jc w:val="center"/>
        </w:trPr>
        <w:tc>
          <w:tcPr>
            <w:tcW w:w="362" w:type="pct"/>
            <w:vAlign w:val="center"/>
          </w:tcPr>
          <w:p w14:paraId="411F8B32" w14:textId="77777777" w:rsidR="00F50AC2" w:rsidRPr="00697DD9" w:rsidRDefault="00F50AC2" w:rsidP="004D3221">
            <w:pPr>
              <w:rPr>
                <w:rFonts w:ascii="Arial" w:hAnsi="Arial" w:cs="Arial"/>
                <w:sz w:val="20"/>
                <w:szCs w:val="20"/>
              </w:rPr>
            </w:pPr>
            <w:r w:rsidRPr="00697DD9">
              <w:rPr>
                <w:rFonts w:ascii="Arial" w:hAnsi="Arial" w:cs="Arial"/>
                <w:sz w:val="20"/>
                <w:szCs w:val="20"/>
              </w:rPr>
              <w:t>BA</w:t>
            </w:r>
          </w:p>
        </w:tc>
        <w:tc>
          <w:tcPr>
            <w:tcW w:w="2476" w:type="pct"/>
            <w:vAlign w:val="center"/>
          </w:tcPr>
          <w:p w14:paraId="722BD9D9" w14:textId="77777777" w:rsidR="00F50AC2" w:rsidRPr="00697DD9" w:rsidRDefault="00F50AC2" w:rsidP="004D3221">
            <w:pPr>
              <w:rPr>
                <w:rFonts w:ascii="Arial" w:hAnsi="Arial" w:cs="Arial"/>
                <w:sz w:val="20"/>
                <w:szCs w:val="20"/>
              </w:rPr>
            </w:pPr>
            <w:r w:rsidRPr="00697DD9">
              <w:rPr>
                <w:rFonts w:ascii="Arial" w:hAnsi="Arial" w:cs="Arial"/>
                <w:sz w:val="20"/>
                <w:szCs w:val="20"/>
              </w:rPr>
              <w:t>Электрический потенциал</w:t>
            </w:r>
          </w:p>
        </w:tc>
        <w:tc>
          <w:tcPr>
            <w:tcW w:w="2162" w:type="pct"/>
            <w:vAlign w:val="center"/>
          </w:tcPr>
          <w:p w14:paraId="17514E20" w14:textId="77777777" w:rsidR="00F50AC2" w:rsidRPr="00697DD9" w:rsidRDefault="00F50AC2" w:rsidP="004D3221">
            <w:pPr>
              <w:rPr>
                <w:rFonts w:ascii="Arial" w:hAnsi="Arial" w:cs="Arial"/>
                <w:sz w:val="20"/>
                <w:szCs w:val="20"/>
              </w:rPr>
            </w:pPr>
            <w:r w:rsidRPr="00697DD9">
              <w:rPr>
                <w:rFonts w:ascii="Arial" w:hAnsi="Arial" w:cs="Arial"/>
                <w:sz w:val="20"/>
                <w:szCs w:val="20"/>
              </w:rPr>
              <w:t>Измерительное реле (напряжение), измерительный шунт (напряжение), измерительный трансформатор (напряжение), трансформатор напряжения</w:t>
            </w:r>
          </w:p>
        </w:tc>
      </w:tr>
      <w:tr w:rsidR="00F50AC2" w:rsidRPr="00697DD9" w14:paraId="35655D37" w14:textId="77777777" w:rsidTr="004D3221">
        <w:trPr>
          <w:trHeight w:val="20"/>
          <w:jc w:val="center"/>
        </w:trPr>
        <w:tc>
          <w:tcPr>
            <w:tcW w:w="362" w:type="pct"/>
            <w:vAlign w:val="center"/>
          </w:tcPr>
          <w:p w14:paraId="10281E54" w14:textId="77777777" w:rsidR="00F50AC2" w:rsidRPr="00697DD9" w:rsidRDefault="00F50AC2" w:rsidP="004D3221">
            <w:pPr>
              <w:rPr>
                <w:rFonts w:ascii="Arial" w:hAnsi="Arial" w:cs="Arial"/>
                <w:sz w:val="20"/>
                <w:szCs w:val="20"/>
              </w:rPr>
            </w:pPr>
            <w:r w:rsidRPr="00697DD9">
              <w:rPr>
                <w:rFonts w:ascii="Arial" w:hAnsi="Arial" w:cs="Arial"/>
                <w:sz w:val="20"/>
                <w:szCs w:val="20"/>
              </w:rPr>
              <w:t>BB</w:t>
            </w:r>
          </w:p>
        </w:tc>
        <w:tc>
          <w:tcPr>
            <w:tcW w:w="2476" w:type="pct"/>
            <w:vAlign w:val="center"/>
          </w:tcPr>
          <w:p w14:paraId="6E20358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4B2AB60" w14:textId="77777777" w:rsidR="00F50AC2" w:rsidRPr="00697DD9" w:rsidRDefault="00F50AC2" w:rsidP="004D3221">
            <w:pPr>
              <w:rPr>
                <w:rFonts w:ascii="Arial" w:hAnsi="Arial" w:cs="Arial"/>
                <w:sz w:val="20"/>
                <w:szCs w:val="20"/>
              </w:rPr>
            </w:pPr>
          </w:p>
        </w:tc>
      </w:tr>
      <w:tr w:rsidR="00F50AC2" w:rsidRPr="00697DD9" w14:paraId="30EB7BA1" w14:textId="77777777" w:rsidTr="004D3221">
        <w:trPr>
          <w:trHeight w:val="20"/>
          <w:jc w:val="center"/>
        </w:trPr>
        <w:tc>
          <w:tcPr>
            <w:tcW w:w="362" w:type="pct"/>
            <w:vAlign w:val="center"/>
          </w:tcPr>
          <w:p w14:paraId="0CB5CA92" w14:textId="77777777" w:rsidR="00F50AC2" w:rsidRPr="00697DD9" w:rsidRDefault="00F50AC2" w:rsidP="004D3221">
            <w:pPr>
              <w:rPr>
                <w:rFonts w:ascii="Arial" w:hAnsi="Arial" w:cs="Arial"/>
                <w:sz w:val="20"/>
                <w:szCs w:val="20"/>
              </w:rPr>
            </w:pPr>
            <w:r w:rsidRPr="00697DD9">
              <w:rPr>
                <w:rFonts w:ascii="Arial" w:hAnsi="Arial" w:cs="Arial"/>
                <w:sz w:val="20"/>
                <w:szCs w:val="20"/>
              </w:rPr>
              <w:t>BC</w:t>
            </w:r>
          </w:p>
        </w:tc>
        <w:tc>
          <w:tcPr>
            <w:tcW w:w="2476" w:type="pct"/>
            <w:vAlign w:val="center"/>
          </w:tcPr>
          <w:p w14:paraId="3528F05F" w14:textId="77777777" w:rsidR="00F50AC2" w:rsidRPr="00697DD9" w:rsidRDefault="00F50AC2" w:rsidP="004D3221">
            <w:pPr>
              <w:rPr>
                <w:rFonts w:ascii="Arial" w:hAnsi="Arial" w:cs="Arial"/>
                <w:sz w:val="20"/>
                <w:szCs w:val="20"/>
              </w:rPr>
            </w:pPr>
            <w:r w:rsidRPr="00697DD9">
              <w:rPr>
                <w:rFonts w:ascii="Arial" w:hAnsi="Arial" w:cs="Arial"/>
                <w:sz w:val="20"/>
                <w:szCs w:val="20"/>
              </w:rPr>
              <w:t>Электрический ток</w:t>
            </w:r>
          </w:p>
        </w:tc>
        <w:tc>
          <w:tcPr>
            <w:tcW w:w="2162" w:type="pct"/>
            <w:vAlign w:val="center"/>
          </w:tcPr>
          <w:p w14:paraId="7E9A423A" w14:textId="77777777" w:rsidR="00F50AC2" w:rsidRPr="00697DD9" w:rsidRDefault="00F50AC2" w:rsidP="004D3221">
            <w:pPr>
              <w:rPr>
                <w:rFonts w:ascii="Arial" w:hAnsi="Arial" w:cs="Arial"/>
                <w:sz w:val="20"/>
                <w:szCs w:val="20"/>
              </w:rPr>
            </w:pPr>
            <w:r w:rsidRPr="00697DD9">
              <w:rPr>
                <w:rFonts w:ascii="Arial" w:hAnsi="Arial" w:cs="Arial"/>
                <w:sz w:val="20"/>
                <w:szCs w:val="20"/>
              </w:rPr>
              <w:t>Трансформатор тока, измерительное реле (ток), измерительный трансформатор</w:t>
            </w:r>
          </w:p>
          <w:p w14:paraId="7EEBA37A" w14:textId="77777777" w:rsidR="00F50AC2" w:rsidRPr="00697DD9" w:rsidRDefault="00F50AC2" w:rsidP="004D3221">
            <w:pPr>
              <w:rPr>
                <w:rFonts w:ascii="Arial" w:hAnsi="Arial" w:cs="Arial"/>
                <w:sz w:val="20"/>
                <w:szCs w:val="20"/>
              </w:rPr>
            </w:pPr>
            <w:r w:rsidRPr="00697DD9">
              <w:rPr>
                <w:rFonts w:ascii="Arial" w:hAnsi="Arial" w:cs="Arial"/>
                <w:sz w:val="20"/>
                <w:szCs w:val="20"/>
              </w:rPr>
              <w:t>(ток), реле перегрузки (ток)</w:t>
            </w:r>
          </w:p>
        </w:tc>
      </w:tr>
      <w:tr w:rsidR="00F50AC2" w:rsidRPr="00697DD9" w14:paraId="3F46E630" w14:textId="77777777" w:rsidTr="004D3221">
        <w:trPr>
          <w:trHeight w:val="20"/>
          <w:jc w:val="center"/>
        </w:trPr>
        <w:tc>
          <w:tcPr>
            <w:tcW w:w="362" w:type="pct"/>
            <w:vAlign w:val="center"/>
          </w:tcPr>
          <w:p w14:paraId="54F29027" w14:textId="77777777" w:rsidR="00F50AC2" w:rsidRPr="00697DD9" w:rsidRDefault="00F50AC2" w:rsidP="004D3221">
            <w:pPr>
              <w:rPr>
                <w:rFonts w:ascii="Arial" w:hAnsi="Arial" w:cs="Arial"/>
                <w:sz w:val="20"/>
                <w:szCs w:val="20"/>
              </w:rPr>
            </w:pPr>
            <w:r w:rsidRPr="00697DD9">
              <w:rPr>
                <w:rFonts w:ascii="Arial" w:hAnsi="Arial" w:cs="Arial"/>
                <w:sz w:val="20"/>
                <w:szCs w:val="20"/>
              </w:rPr>
              <w:t>BD</w:t>
            </w:r>
          </w:p>
        </w:tc>
        <w:tc>
          <w:tcPr>
            <w:tcW w:w="2476" w:type="pct"/>
            <w:vAlign w:val="center"/>
          </w:tcPr>
          <w:p w14:paraId="7890F8A3" w14:textId="77777777" w:rsidR="00F50AC2" w:rsidRPr="00697DD9" w:rsidRDefault="00F50AC2" w:rsidP="004D3221">
            <w:pPr>
              <w:rPr>
                <w:rFonts w:ascii="Arial" w:hAnsi="Arial" w:cs="Arial"/>
                <w:sz w:val="20"/>
                <w:szCs w:val="20"/>
              </w:rPr>
            </w:pPr>
            <w:r w:rsidRPr="00697DD9">
              <w:rPr>
                <w:rFonts w:ascii="Arial" w:hAnsi="Arial" w:cs="Arial"/>
                <w:sz w:val="20"/>
                <w:szCs w:val="20"/>
              </w:rPr>
              <w:t>Плотность</w:t>
            </w:r>
          </w:p>
        </w:tc>
        <w:tc>
          <w:tcPr>
            <w:tcW w:w="2162" w:type="pct"/>
            <w:vAlign w:val="center"/>
          </w:tcPr>
          <w:p w14:paraId="6C9F8890" w14:textId="77777777" w:rsidR="00F50AC2" w:rsidRPr="00697DD9" w:rsidRDefault="00F50AC2" w:rsidP="004D3221">
            <w:pPr>
              <w:rPr>
                <w:rFonts w:ascii="Arial" w:hAnsi="Arial" w:cs="Arial"/>
                <w:sz w:val="20"/>
                <w:szCs w:val="20"/>
              </w:rPr>
            </w:pPr>
          </w:p>
        </w:tc>
      </w:tr>
      <w:tr w:rsidR="00F50AC2" w:rsidRPr="00697DD9" w14:paraId="78D3A09B" w14:textId="77777777" w:rsidTr="004D3221">
        <w:trPr>
          <w:trHeight w:val="20"/>
          <w:jc w:val="center"/>
        </w:trPr>
        <w:tc>
          <w:tcPr>
            <w:tcW w:w="362" w:type="pct"/>
            <w:vAlign w:val="center"/>
          </w:tcPr>
          <w:p w14:paraId="1DF98C3E" w14:textId="77777777" w:rsidR="00F50AC2" w:rsidRPr="00697DD9" w:rsidRDefault="00F50AC2" w:rsidP="004D3221">
            <w:pPr>
              <w:rPr>
                <w:rFonts w:ascii="Arial" w:hAnsi="Arial" w:cs="Arial"/>
                <w:sz w:val="20"/>
                <w:szCs w:val="20"/>
              </w:rPr>
            </w:pPr>
            <w:r w:rsidRPr="00697DD9">
              <w:rPr>
                <w:rFonts w:ascii="Arial" w:hAnsi="Arial" w:cs="Arial"/>
                <w:sz w:val="20"/>
                <w:szCs w:val="20"/>
              </w:rPr>
              <w:t>BE</w:t>
            </w:r>
          </w:p>
        </w:tc>
        <w:tc>
          <w:tcPr>
            <w:tcW w:w="2476" w:type="pct"/>
            <w:vAlign w:val="center"/>
          </w:tcPr>
          <w:p w14:paraId="0985E0F9" w14:textId="77777777" w:rsidR="00F50AC2" w:rsidRPr="00697DD9" w:rsidRDefault="00F50AC2" w:rsidP="004D3221">
            <w:pPr>
              <w:rPr>
                <w:rFonts w:ascii="Arial" w:hAnsi="Arial" w:cs="Arial"/>
                <w:sz w:val="20"/>
                <w:szCs w:val="20"/>
              </w:rPr>
            </w:pPr>
            <w:r w:rsidRPr="00697DD9">
              <w:rPr>
                <w:rFonts w:ascii="Arial" w:hAnsi="Arial" w:cs="Arial"/>
                <w:sz w:val="20"/>
                <w:szCs w:val="20"/>
              </w:rPr>
              <w:t>Другая электрическая или электромагнитная переменная</w:t>
            </w:r>
          </w:p>
        </w:tc>
        <w:tc>
          <w:tcPr>
            <w:tcW w:w="2162" w:type="pct"/>
            <w:vAlign w:val="center"/>
          </w:tcPr>
          <w:p w14:paraId="701457A4" w14:textId="77777777" w:rsidR="00F50AC2" w:rsidRPr="00697DD9" w:rsidRDefault="00F50AC2" w:rsidP="004D3221">
            <w:pPr>
              <w:rPr>
                <w:rFonts w:ascii="Arial" w:hAnsi="Arial" w:cs="Arial"/>
                <w:sz w:val="20"/>
                <w:szCs w:val="20"/>
              </w:rPr>
            </w:pPr>
            <w:r w:rsidRPr="00697DD9">
              <w:rPr>
                <w:rFonts w:ascii="Arial" w:hAnsi="Arial" w:cs="Arial"/>
                <w:sz w:val="20"/>
                <w:szCs w:val="20"/>
              </w:rPr>
              <w:t>Измерительное реле, измерительный шунт</w:t>
            </w:r>
          </w:p>
          <w:p w14:paraId="57732EB4" w14:textId="77777777" w:rsidR="00F50AC2" w:rsidRPr="00697DD9" w:rsidRDefault="00F50AC2" w:rsidP="004D3221">
            <w:pPr>
              <w:rPr>
                <w:rFonts w:ascii="Arial" w:hAnsi="Arial" w:cs="Arial"/>
                <w:sz w:val="20"/>
                <w:szCs w:val="20"/>
              </w:rPr>
            </w:pPr>
            <w:r w:rsidRPr="00697DD9">
              <w:rPr>
                <w:rFonts w:ascii="Arial" w:hAnsi="Arial" w:cs="Arial"/>
                <w:sz w:val="20"/>
                <w:szCs w:val="20"/>
              </w:rPr>
              <w:t>(сопротивление), измерительный трансформатор</w:t>
            </w:r>
          </w:p>
        </w:tc>
      </w:tr>
      <w:tr w:rsidR="00F50AC2" w:rsidRPr="00697DD9" w14:paraId="1EB163C7" w14:textId="77777777" w:rsidTr="004D3221">
        <w:trPr>
          <w:trHeight w:val="20"/>
          <w:jc w:val="center"/>
        </w:trPr>
        <w:tc>
          <w:tcPr>
            <w:tcW w:w="362" w:type="pct"/>
            <w:vAlign w:val="center"/>
          </w:tcPr>
          <w:p w14:paraId="69C545C1" w14:textId="77777777" w:rsidR="00F50AC2" w:rsidRPr="00697DD9" w:rsidRDefault="00F50AC2" w:rsidP="004D3221">
            <w:pPr>
              <w:rPr>
                <w:rFonts w:ascii="Arial" w:hAnsi="Arial" w:cs="Arial"/>
                <w:sz w:val="20"/>
                <w:szCs w:val="20"/>
              </w:rPr>
            </w:pPr>
            <w:r w:rsidRPr="00697DD9">
              <w:rPr>
                <w:rFonts w:ascii="Arial" w:hAnsi="Arial" w:cs="Arial"/>
                <w:sz w:val="20"/>
                <w:szCs w:val="20"/>
              </w:rPr>
              <w:t>BF</w:t>
            </w:r>
          </w:p>
        </w:tc>
        <w:tc>
          <w:tcPr>
            <w:tcW w:w="2476" w:type="pct"/>
            <w:vAlign w:val="center"/>
          </w:tcPr>
          <w:p w14:paraId="5011E93C" w14:textId="77777777" w:rsidR="00F50AC2" w:rsidRPr="00697DD9" w:rsidRDefault="00F50AC2" w:rsidP="004D3221">
            <w:pPr>
              <w:rPr>
                <w:rFonts w:ascii="Arial" w:hAnsi="Arial" w:cs="Arial"/>
                <w:sz w:val="20"/>
                <w:szCs w:val="20"/>
              </w:rPr>
            </w:pPr>
            <w:r w:rsidRPr="00697DD9">
              <w:rPr>
                <w:rFonts w:ascii="Arial" w:hAnsi="Arial" w:cs="Arial"/>
                <w:sz w:val="20"/>
                <w:szCs w:val="20"/>
              </w:rPr>
              <w:t>Поток</w:t>
            </w:r>
          </w:p>
        </w:tc>
        <w:tc>
          <w:tcPr>
            <w:tcW w:w="2162" w:type="pct"/>
            <w:vAlign w:val="center"/>
          </w:tcPr>
          <w:p w14:paraId="5A2D80C1" w14:textId="77777777" w:rsidR="00F50AC2" w:rsidRPr="00697DD9" w:rsidRDefault="00F50AC2" w:rsidP="004D3221">
            <w:pPr>
              <w:rPr>
                <w:rFonts w:ascii="Arial" w:hAnsi="Arial" w:cs="Arial"/>
                <w:sz w:val="20"/>
                <w:szCs w:val="20"/>
              </w:rPr>
            </w:pPr>
            <w:r w:rsidRPr="00697DD9">
              <w:rPr>
                <w:rFonts w:ascii="Arial" w:hAnsi="Arial" w:cs="Arial"/>
                <w:sz w:val="20"/>
                <w:szCs w:val="20"/>
              </w:rPr>
              <w:t>Расходомер, газовый счетчик, счетчик воды</w:t>
            </w:r>
          </w:p>
        </w:tc>
      </w:tr>
      <w:tr w:rsidR="00F50AC2" w:rsidRPr="00697DD9" w14:paraId="05ACECAA" w14:textId="77777777" w:rsidTr="004D3221">
        <w:trPr>
          <w:trHeight w:val="20"/>
          <w:jc w:val="center"/>
        </w:trPr>
        <w:tc>
          <w:tcPr>
            <w:tcW w:w="362" w:type="pct"/>
            <w:vAlign w:val="center"/>
          </w:tcPr>
          <w:p w14:paraId="164D7FD8" w14:textId="77777777" w:rsidR="00F50AC2" w:rsidRPr="00697DD9" w:rsidRDefault="00F50AC2" w:rsidP="004D3221">
            <w:pPr>
              <w:rPr>
                <w:rFonts w:ascii="Arial" w:hAnsi="Arial" w:cs="Arial"/>
                <w:sz w:val="20"/>
                <w:szCs w:val="20"/>
              </w:rPr>
            </w:pPr>
            <w:r w:rsidRPr="00697DD9">
              <w:rPr>
                <w:rFonts w:ascii="Arial" w:hAnsi="Arial" w:cs="Arial"/>
                <w:sz w:val="20"/>
                <w:szCs w:val="20"/>
              </w:rPr>
              <w:t>BG</w:t>
            </w:r>
          </w:p>
        </w:tc>
        <w:tc>
          <w:tcPr>
            <w:tcW w:w="2476" w:type="pct"/>
            <w:vAlign w:val="center"/>
          </w:tcPr>
          <w:p w14:paraId="362E3DF0" w14:textId="77777777" w:rsidR="00F50AC2" w:rsidRPr="00697DD9" w:rsidRDefault="00F50AC2" w:rsidP="004D3221">
            <w:pPr>
              <w:rPr>
                <w:rFonts w:ascii="Arial" w:hAnsi="Arial" w:cs="Arial"/>
                <w:sz w:val="20"/>
                <w:szCs w:val="20"/>
              </w:rPr>
            </w:pPr>
            <w:r w:rsidRPr="00697DD9">
              <w:rPr>
                <w:rFonts w:ascii="Arial" w:hAnsi="Arial" w:cs="Arial"/>
                <w:sz w:val="20"/>
                <w:szCs w:val="20"/>
              </w:rPr>
              <w:t>Калибровка, положение, длина</w:t>
            </w:r>
          </w:p>
          <w:p w14:paraId="270AEA12" w14:textId="77777777" w:rsidR="00F50AC2" w:rsidRPr="00697DD9" w:rsidRDefault="00F50AC2" w:rsidP="004D3221">
            <w:pPr>
              <w:rPr>
                <w:rFonts w:ascii="Arial" w:hAnsi="Arial" w:cs="Arial"/>
                <w:sz w:val="20"/>
                <w:szCs w:val="20"/>
              </w:rPr>
            </w:pPr>
            <w:r w:rsidRPr="00697DD9">
              <w:rPr>
                <w:rFonts w:ascii="Arial" w:hAnsi="Arial" w:cs="Arial"/>
                <w:sz w:val="20"/>
                <w:szCs w:val="20"/>
              </w:rPr>
              <w:t>(включая расстояние, удлинение, амплитуду)</w:t>
            </w:r>
          </w:p>
        </w:tc>
        <w:tc>
          <w:tcPr>
            <w:tcW w:w="2162" w:type="pct"/>
            <w:vAlign w:val="center"/>
          </w:tcPr>
          <w:p w14:paraId="68C26BC2" w14:textId="77777777" w:rsidR="00F50AC2" w:rsidRPr="00697DD9" w:rsidRDefault="00F50AC2" w:rsidP="004D3221">
            <w:pPr>
              <w:rPr>
                <w:rFonts w:ascii="Arial" w:hAnsi="Arial" w:cs="Arial"/>
                <w:sz w:val="20"/>
                <w:szCs w:val="20"/>
              </w:rPr>
            </w:pPr>
            <w:r w:rsidRPr="00697DD9">
              <w:rPr>
                <w:rFonts w:ascii="Arial" w:hAnsi="Arial" w:cs="Arial"/>
                <w:sz w:val="20"/>
                <w:szCs w:val="20"/>
              </w:rPr>
              <w:t>Датчик движения, датчик движения, переключатель положения, бесконтактный переключатель, датчик приближения</w:t>
            </w:r>
          </w:p>
        </w:tc>
      </w:tr>
      <w:tr w:rsidR="00F50AC2" w:rsidRPr="00697DD9" w14:paraId="786A4207" w14:textId="77777777" w:rsidTr="004D3221">
        <w:trPr>
          <w:trHeight w:val="20"/>
          <w:jc w:val="center"/>
        </w:trPr>
        <w:tc>
          <w:tcPr>
            <w:tcW w:w="362" w:type="pct"/>
            <w:vAlign w:val="center"/>
          </w:tcPr>
          <w:p w14:paraId="55FFDA8C"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BH</w:t>
            </w:r>
          </w:p>
        </w:tc>
        <w:tc>
          <w:tcPr>
            <w:tcW w:w="2476" w:type="pct"/>
            <w:vAlign w:val="center"/>
          </w:tcPr>
          <w:p w14:paraId="53700DD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CCEE66B" w14:textId="77777777" w:rsidR="00F50AC2" w:rsidRPr="00697DD9" w:rsidRDefault="00F50AC2" w:rsidP="004D3221">
            <w:pPr>
              <w:rPr>
                <w:rFonts w:ascii="Arial" w:hAnsi="Arial" w:cs="Arial"/>
                <w:sz w:val="20"/>
                <w:szCs w:val="20"/>
              </w:rPr>
            </w:pPr>
          </w:p>
        </w:tc>
      </w:tr>
      <w:tr w:rsidR="00F50AC2" w:rsidRPr="00697DD9" w14:paraId="112DD84B" w14:textId="77777777" w:rsidTr="004D3221">
        <w:trPr>
          <w:trHeight w:val="20"/>
          <w:jc w:val="center"/>
        </w:trPr>
        <w:tc>
          <w:tcPr>
            <w:tcW w:w="362" w:type="pct"/>
            <w:vAlign w:val="center"/>
          </w:tcPr>
          <w:p w14:paraId="1F73F85D" w14:textId="77777777" w:rsidR="00F50AC2" w:rsidRPr="00697DD9" w:rsidRDefault="00F50AC2" w:rsidP="004D3221">
            <w:pPr>
              <w:rPr>
                <w:rFonts w:ascii="Arial" w:hAnsi="Arial" w:cs="Arial"/>
                <w:sz w:val="20"/>
                <w:szCs w:val="20"/>
              </w:rPr>
            </w:pPr>
            <w:r w:rsidRPr="00697DD9">
              <w:rPr>
                <w:rFonts w:ascii="Arial" w:hAnsi="Arial" w:cs="Arial"/>
                <w:sz w:val="20"/>
                <w:szCs w:val="20"/>
              </w:rPr>
              <w:t>BJ</w:t>
            </w:r>
          </w:p>
        </w:tc>
        <w:tc>
          <w:tcPr>
            <w:tcW w:w="2476" w:type="pct"/>
            <w:vAlign w:val="center"/>
          </w:tcPr>
          <w:p w14:paraId="3F0BB7F7" w14:textId="77777777" w:rsidR="00F50AC2" w:rsidRPr="00697DD9" w:rsidRDefault="00F50AC2" w:rsidP="004D3221">
            <w:pPr>
              <w:rPr>
                <w:rFonts w:ascii="Arial" w:hAnsi="Arial" w:cs="Arial"/>
                <w:sz w:val="20"/>
                <w:szCs w:val="20"/>
              </w:rPr>
            </w:pPr>
            <w:r w:rsidRPr="00697DD9">
              <w:rPr>
                <w:rFonts w:ascii="Arial" w:hAnsi="Arial" w:cs="Arial"/>
                <w:sz w:val="20"/>
                <w:szCs w:val="20"/>
              </w:rPr>
              <w:t>Мощность</w:t>
            </w:r>
          </w:p>
        </w:tc>
        <w:tc>
          <w:tcPr>
            <w:tcW w:w="2162" w:type="pct"/>
            <w:vAlign w:val="center"/>
          </w:tcPr>
          <w:p w14:paraId="3F9D50B4" w14:textId="77777777" w:rsidR="00F50AC2" w:rsidRPr="00697DD9" w:rsidRDefault="00F50AC2" w:rsidP="004D3221">
            <w:pPr>
              <w:rPr>
                <w:rFonts w:ascii="Arial" w:hAnsi="Arial" w:cs="Arial"/>
                <w:sz w:val="20"/>
                <w:szCs w:val="20"/>
              </w:rPr>
            </w:pPr>
          </w:p>
        </w:tc>
      </w:tr>
      <w:tr w:rsidR="00F50AC2" w:rsidRPr="00697DD9" w14:paraId="625CBB24" w14:textId="77777777" w:rsidTr="004D3221">
        <w:trPr>
          <w:trHeight w:val="20"/>
          <w:jc w:val="center"/>
        </w:trPr>
        <w:tc>
          <w:tcPr>
            <w:tcW w:w="362" w:type="pct"/>
            <w:vAlign w:val="center"/>
          </w:tcPr>
          <w:p w14:paraId="26CF72FD" w14:textId="77777777" w:rsidR="00F50AC2" w:rsidRPr="00697DD9" w:rsidRDefault="00F50AC2" w:rsidP="004D3221">
            <w:pPr>
              <w:rPr>
                <w:rFonts w:ascii="Arial" w:hAnsi="Arial" w:cs="Arial"/>
                <w:sz w:val="20"/>
                <w:szCs w:val="20"/>
              </w:rPr>
            </w:pPr>
            <w:r w:rsidRPr="00697DD9">
              <w:rPr>
                <w:rFonts w:ascii="Arial" w:hAnsi="Arial" w:cs="Arial"/>
                <w:sz w:val="20"/>
                <w:szCs w:val="20"/>
              </w:rPr>
              <w:t>BK</w:t>
            </w:r>
          </w:p>
        </w:tc>
        <w:tc>
          <w:tcPr>
            <w:tcW w:w="2476" w:type="pct"/>
            <w:vAlign w:val="center"/>
          </w:tcPr>
          <w:p w14:paraId="7F7B2128" w14:textId="77777777" w:rsidR="00F50AC2" w:rsidRPr="00697DD9" w:rsidRDefault="00F50AC2" w:rsidP="004D3221">
            <w:pPr>
              <w:rPr>
                <w:rFonts w:ascii="Arial" w:hAnsi="Arial" w:cs="Arial"/>
                <w:sz w:val="20"/>
                <w:szCs w:val="20"/>
              </w:rPr>
            </w:pPr>
            <w:r w:rsidRPr="00697DD9">
              <w:rPr>
                <w:rFonts w:ascii="Arial" w:hAnsi="Arial" w:cs="Arial"/>
                <w:sz w:val="20"/>
                <w:szCs w:val="20"/>
              </w:rPr>
              <w:t>Время</w:t>
            </w:r>
          </w:p>
        </w:tc>
        <w:tc>
          <w:tcPr>
            <w:tcW w:w="2162" w:type="pct"/>
            <w:vAlign w:val="center"/>
          </w:tcPr>
          <w:p w14:paraId="31B40626" w14:textId="77777777" w:rsidR="00F50AC2" w:rsidRPr="00697DD9" w:rsidRDefault="00F50AC2" w:rsidP="004D3221">
            <w:pPr>
              <w:rPr>
                <w:rFonts w:ascii="Arial" w:hAnsi="Arial" w:cs="Arial"/>
                <w:sz w:val="20"/>
                <w:szCs w:val="20"/>
              </w:rPr>
            </w:pPr>
            <w:r w:rsidRPr="00697DD9">
              <w:rPr>
                <w:rFonts w:ascii="Arial" w:hAnsi="Arial" w:cs="Arial"/>
                <w:sz w:val="20"/>
                <w:szCs w:val="20"/>
              </w:rPr>
              <w:t>Часы, счетчик времени</w:t>
            </w:r>
          </w:p>
        </w:tc>
      </w:tr>
      <w:tr w:rsidR="00F50AC2" w:rsidRPr="00697DD9" w14:paraId="406A14C9" w14:textId="77777777" w:rsidTr="004D3221">
        <w:trPr>
          <w:trHeight w:val="20"/>
          <w:jc w:val="center"/>
        </w:trPr>
        <w:tc>
          <w:tcPr>
            <w:tcW w:w="362" w:type="pct"/>
            <w:vAlign w:val="center"/>
          </w:tcPr>
          <w:p w14:paraId="1A843E08" w14:textId="77777777" w:rsidR="00F50AC2" w:rsidRPr="00697DD9" w:rsidRDefault="00F50AC2" w:rsidP="004D3221">
            <w:pPr>
              <w:rPr>
                <w:rFonts w:ascii="Arial" w:hAnsi="Arial" w:cs="Arial"/>
                <w:sz w:val="20"/>
                <w:szCs w:val="20"/>
              </w:rPr>
            </w:pPr>
            <w:r w:rsidRPr="00697DD9">
              <w:rPr>
                <w:rFonts w:ascii="Arial" w:hAnsi="Arial" w:cs="Arial"/>
                <w:sz w:val="20"/>
                <w:szCs w:val="20"/>
              </w:rPr>
              <w:t>BL</w:t>
            </w:r>
          </w:p>
        </w:tc>
        <w:tc>
          <w:tcPr>
            <w:tcW w:w="2476" w:type="pct"/>
            <w:vAlign w:val="center"/>
          </w:tcPr>
          <w:p w14:paraId="5E4C663D" w14:textId="77777777" w:rsidR="00F50AC2" w:rsidRPr="00697DD9" w:rsidRDefault="00F50AC2" w:rsidP="004D3221">
            <w:pPr>
              <w:rPr>
                <w:rFonts w:ascii="Arial" w:hAnsi="Arial" w:cs="Arial"/>
                <w:sz w:val="20"/>
                <w:szCs w:val="20"/>
              </w:rPr>
            </w:pPr>
            <w:r w:rsidRPr="00697DD9">
              <w:rPr>
                <w:rFonts w:ascii="Arial" w:hAnsi="Arial" w:cs="Arial"/>
                <w:sz w:val="20"/>
                <w:szCs w:val="20"/>
              </w:rPr>
              <w:t>Уровень</w:t>
            </w:r>
          </w:p>
        </w:tc>
        <w:tc>
          <w:tcPr>
            <w:tcW w:w="2162" w:type="pct"/>
            <w:vAlign w:val="center"/>
          </w:tcPr>
          <w:p w14:paraId="33FB07E1" w14:textId="77777777" w:rsidR="00F50AC2" w:rsidRPr="00697DD9" w:rsidRDefault="00F50AC2" w:rsidP="004D3221">
            <w:pPr>
              <w:rPr>
                <w:rFonts w:ascii="Arial" w:hAnsi="Arial" w:cs="Arial"/>
                <w:sz w:val="20"/>
                <w:szCs w:val="20"/>
              </w:rPr>
            </w:pPr>
            <w:r w:rsidRPr="00697DD9">
              <w:rPr>
                <w:rFonts w:ascii="Arial" w:hAnsi="Arial" w:cs="Arial"/>
                <w:sz w:val="20"/>
                <w:szCs w:val="20"/>
              </w:rPr>
              <w:t>Ультразвуковой глубиномер (сонар)</w:t>
            </w:r>
          </w:p>
        </w:tc>
      </w:tr>
      <w:tr w:rsidR="00F50AC2" w:rsidRPr="00697DD9" w14:paraId="739DB126" w14:textId="77777777" w:rsidTr="004D3221">
        <w:trPr>
          <w:trHeight w:val="20"/>
          <w:jc w:val="center"/>
        </w:trPr>
        <w:tc>
          <w:tcPr>
            <w:tcW w:w="362" w:type="pct"/>
            <w:vAlign w:val="center"/>
          </w:tcPr>
          <w:p w14:paraId="40AC38E3" w14:textId="77777777" w:rsidR="00F50AC2" w:rsidRPr="00697DD9" w:rsidRDefault="00F50AC2" w:rsidP="004D3221">
            <w:pPr>
              <w:rPr>
                <w:rFonts w:ascii="Arial" w:hAnsi="Arial" w:cs="Arial"/>
                <w:sz w:val="20"/>
                <w:szCs w:val="20"/>
              </w:rPr>
            </w:pPr>
            <w:r w:rsidRPr="00697DD9">
              <w:rPr>
                <w:rFonts w:ascii="Arial" w:hAnsi="Arial" w:cs="Arial"/>
                <w:sz w:val="20"/>
                <w:szCs w:val="20"/>
              </w:rPr>
              <w:t>BM</w:t>
            </w:r>
          </w:p>
        </w:tc>
        <w:tc>
          <w:tcPr>
            <w:tcW w:w="2476" w:type="pct"/>
            <w:vAlign w:val="center"/>
          </w:tcPr>
          <w:p w14:paraId="2A0F3C73" w14:textId="77777777" w:rsidR="00F50AC2" w:rsidRPr="00697DD9" w:rsidRDefault="00F50AC2" w:rsidP="004D3221">
            <w:pPr>
              <w:rPr>
                <w:rFonts w:ascii="Arial" w:hAnsi="Arial" w:cs="Arial"/>
                <w:sz w:val="20"/>
                <w:szCs w:val="20"/>
              </w:rPr>
            </w:pPr>
            <w:r w:rsidRPr="00697DD9">
              <w:rPr>
                <w:rFonts w:ascii="Arial" w:hAnsi="Arial" w:cs="Arial"/>
                <w:sz w:val="20"/>
                <w:szCs w:val="20"/>
              </w:rPr>
              <w:t>Влажность</w:t>
            </w:r>
          </w:p>
        </w:tc>
        <w:tc>
          <w:tcPr>
            <w:tcW w:w="2162" w:type="pct"/>
            <w:vAlign w:val="center"/>
          </w:tcPr>
          <w:p w14:paraId="258ED568" w14:textId="77777777" w:rsidR="00F50AC2" w:rsidRPr="00697DD9" w:rsidRDefault="00F50AC2" w:rsidP="004D3221">
            <w:pPr>
              <w:rPr>
                <w:rFonts w:ascii="Arial" w:hAnsi="Arial" w:cs="Arial"/>
                <w:sz w:val="20"/>
                <w:szCs w:val="20"/>
              </w:rPr>
            </w:pPr>
            <w:r w:rsidRPr="00697DD9">
              <w:rPr>
                <w:rFonts w:ascii="Arial" w:hAnsi="Arial" w:cs="Arial"/>
                <w:sz w:val="20"/>
                <w:szCs w:val="20"/>
              </w:rPr>
              <w:t>Датчик влажности</w:t>
            </w:r>
          </w:p>
        </w:tc>
      </w:tr>
      <w:tr w:rsidR="00F50AC2" w:rsidRPr="00697DD9" w14:paraId="4B271676" w14:textId="77777777" w:rsidTr="004D3221">
        <w:trPr>
          <w:trHeight w:val="20"/>
          <w:jc w:val="center"/>
        </w:trPr>
        <w:tc>
          <w:tcPr>
            <w:tcW w:w="362" w:type="pct"/>
            <w:vAlign w:val="center"/>
          </w:tcPr>
          <w:p w14:paraId="03A1EBC1" w14:textId="77777777" w:rsidR="00F50AC2" w:rsidRPr="00697DD9" w:rsidRDefault="00F50AC2" w:rsidP="004D3221">
            <w:pPr>
              <w:rPr>
                <w:rFonts w:ascii="Arial" w:hAnsi="Arial" w:cs="Arial"/>
                <w:sz w:val="20"/>
                <w:szCs w:val="20"/>
              </w:rPr>
            </w:pPr>
            <w:r w:rsidRPr="00697DD9">
              <w:rPr>
                <w:rFonts w:ascii="Arial" w:hAnsi="Arial" w:cs="Arial"/>
                <w:sz w:val="20"/>
                <w:szCs w:val="20"/>
              </w:rPr>
              <w:t>BN</w:t>
            </w:r>
          </w:p>
        </w:tc>
        <w:tc>
          <w:tcPr>
            <w:tcW w:w="2476" w:type="pct"/>
            <w:vAlign w:val="center"/>
          </w:tcPr>
          <w:p w14:paraId="75DE02C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11DB149" w14:textId="77777777" w:rsidR="00F50AC2" w:rsidRPr="00697DD9" w:rsidRDefault="00F50AC2" w:rsidP="004D3221">
            <w:pPr>
              <w:rPr>
                <w:rFonts w:ascii="Arial" w:hAnsi="Arial" w:cs="Arial"/>
                <w:sz w:val="20"/>
                <w:szCs w:val="20"/>
              </w:rPr>
            </w:pPr>
          </w:p>
        </w:tc>
      </w:tr>
      <w:tr w:rsidR="00F50AC2" w:rsidRPr="00697DD9" w14:paraId="1F9A4C62" w14:textId="77777777" w:rsidTr="004D3221">
        <w:trPr>
          <w:trHeight w:val="20"/>
          <w:jc w:val="center"/>
        </w:trPr>
        <w:tc>
          <w:tcPr>
            <w:tcW w:w="362" w:type="pct"/>
            <w:vAlign w:val="center"/>
          </w:tcPr>
          <w:p w14:paraId="359577A6" w14:textId="77777777" w:rsidR="00F50AC2" w:rsidRPr="00697DD9" w:rsidRDefault="00F50AC2" w:rsidP="004D3221">
            <w:pPr>
              <w:rPr>
                <w:rFonts w:ascii="Arial" w:hAnsi="Arial" w:cs="Arial"/>
                <w:sz w:val="20"/>
                <w:szCs w:val="20"/>
              </w:rPr>
            </w:pPr>
            <w:r w:rsidRPr="00697DD9">
              <w:rPr>
                <w:rFonts w:ascii="Arial" w:hAnsi="Arial" w:cs="Arial"/>
                <w:sz w:val="20"/>
                <w:szCs w:val="20"/>
              </w:rPr>
              <w:t>BP</w:t>
            </w:r>
          </w:p>
        </w:tc>
        <w:tc>
          <w:tcPr>
            <w:tcW w:w="2476" w:type="pct"/>
            <w:vAlign w:val="center"/>
          </w:tcPr>
          <w:p w14:paraId="421BD96C" w14:textId="77777777" w:rsidR="00F50AC2" w:rsidRPr="00697DD9" w:rsidRDefault="00F50AC2" w:rsidP="004D3221">
            <w:pPr>
              <w:rPr>
                <w:rFonts w:ascii="Arial" w:hAnsi="Arial" w:cs="Arial"/>
                <w:sz w:val="20"/>
                <w:szCs w:val="20"/>
              </w:rPr>
            </w:pPr>
            <w:r w:rsidRPr="00697DD9">
              <w:rPr>
                <w:rFonts w:ascii="Arial" w:hAnsi="Arial" w:cs="Arial"/>
                <w:sz w:val="20"/>
                <w:szCs w:val="20"/>
              </w:rPr>
              <w:t>Давление, вакуум</w:t>
            </w:r>
          </w:p>
        </w:tc>
        <w:tc>
          <w:tcPr>
            <w:tcW w:w="2162" w:type="pct"/>
            <w:vAlign w:val="center"/>
          </w:tcPr>
          <w:p w14:paraId="4170CDF7" w14:textId="77777777" w:rsidR="00F50AC2" w:rsidRPr="00697DD9" w:rsidRDefault="00F50AC2" w:rsidP="004D3221">
            <w:pPr>
              <w:rPr>
                <w:rFonts w:ascii="Arial" w:hAnsi="Arial" w:cs="Arial"/>
                <w:sz w:val="20"/>
                <w:szCs w:val="20"/>
              </w:rPr>
            </w:pPr>
            <w:r w:rsidRPr="00697DD9">
              <w:rPr>
                <w:rFonts w:ascii="Arial" w:hAnsi="Arial" w:cs="Arial"/>
                <w:sz w:val="20"/>
                <w:szCs w:val="20"/>
              </w:rPr>
              <w:t>Манометр, датчик давления</w:t>
            </w:r>
          </w:p>
        </w:tc>
      </w:tr>
      <w:tr w:rsidR="00F50AC2" w:rsidRPr="00697DD9" w14:paraId="4BFA2FA8" w14:textId="77777777" w:rsidTr="004D3221">
        <w:trPr>
          <w:trHeight w:val="20"/>
          <w:jc w:val="center"/>
        </w:trPr>
        <w:tc>
          <w:tcPr>
            <w:tcW w:w="362" w:type="pct"/>
            <w:vAlign w:val="center"/>
          </w:tcPr>
          <w:p w14:paraId="7D71024C" w14:textId="77777777" w:rsidR="00F50AC2" w:rsidRPr="00697DD9" w:rsidRDefault="00F50AC2" w:rsidP="004D3221">
            <w:pPr>
              <w:rPr>
                <w:rFonts w:ascii="Arial" w:hAnsi="Arial" w:cs="Arial"/>
                <w:sz w:val="20"/>
                <w:szCs w:val="20"/>
              </w:rPr>
            </w:pPr>
            <w:r w:rsidRPr="00697DD9">
              <w:rPr>
                <w:rFonts w:ascii="Arial" w:hAnsi="Arial" w:cs="Arial"/>
                <w:sz w:val="20"/>
                <w:szCs w:val="20"/>
              </w:rPr>
              <w:t>BQ</w:t>
            </w:r>
          </w:p>
        </w:tc>
        <w:tc>
          <w:tcPr>
            <w:tcW w:w="2476" w:type="pct"/>
            <w:vAlign w:val="center"/>
          </w:tcPr>
          <w:p w14:paraId="73720E60" w14:textId="77777777" w:rsidR="00F50AC2" w:rsidRPr="00697DD9" w:rsidRDefault="00F50AC2" w:rsidP="004D3221">
            <w:pPr>
              <w:rPr>
                <w:rFonts w:ascii="Arial" w:hAnsi="Arial" w:cs="Arial"/>
                <w:sz w:val="20"/>
                <w:szCs w:val="20"/>
              </w:rPr>
            </w:pPr>
            <w:r w:rsidRPr="00697DD9">
              <w:rPr>
                <w:rFonts w:ascii="Arial" w:hAnsi="Arial" w:cs="Arial"/>
                <w:sz w:val="20"/>
                <w:szCs w:val="20"/>
              </w:rPr>
              <w:t>Качество (состав, концентрация, чистота, материальное свойство)</w:t>
            </w:r>
          </w:p>
        </w:tc>
        <w:tc>
          <w:tcPr>
            <w:tcW w:w="2162" w:type="pct"/>
            <w:vAlign w:val="center"/>
          </w:tcPr>
          <w:p w14:paraId="799E60F2" w14:textId="77777777" w:rsidR="00F50AC2" w:rsidRPr="00697DD9" w:rsidRDefault="00F50AC2" w:rsidP="004D3221">
            <w:pPr>
              <w:rPr>
                <w:rFonts w:ascii="Arial" w:hAnsi="Arial" w:cs="Arial"/>
                <w:sz w:val="20"/>
                <w:szCs w:val="20"/>
              </w:rPr>
            </w:pPr>
            <w:r w:rsidRPr="00697DD9">
              <w:rPr>
                <w:rFonts w:ascii="Arial" w:hAnsi="Arial" w:cs="Arial"/>
                <w:sz w:val="20"/>
                <w:szCs w:val="20"/>
              </w:rPr>
              <w:t>Газовый анализатор, устройство неразрушающего контроля, ph-электрод</w:t>
            </w:r>
          </w:p>
        </w:tc>
      </w:tr>
      <w:tr w:rsidR="00F50AC2" w:rsidRPr="00697DD9" w14:paraId="2EE1BC38" w14:textId="77777777" w:rsidTr="004D3221">
        <w:trPr>
          <w:trHeight w:val="20"/>
          <w:jc w:val="center"/>
        </w:trPr>
        <w:tc>
          <w:tcPr>
            <w:tcW w:w="362" w:type="pct"/>
            <w:vAlign w:val="center"/>
          </w:tcPr>
          <w:p w14:paraId="580310BA" w14:textId="77777777" w:rsidR="00F50AC2" w:rsidRPr="00697DD9" w:rsidRDefault="00F50AC2" w:rsidP="004D3221">
            <w:pPr>
              <w:rPr>
                <w:rFonts w:ascii="Arial" w:hAnsi="Arial" w:cs="Arial"/>
                <w:sz w:val="20"/>
                <w:szCs w:val="20"/>
              </w:rPr>
            </w:pPr>
            <w:r w:rsidRPr="00697DD9">
              <w:rPr>
                <w:rFonts w:ascii="Arial" w:hAnsi="Arial" w:cs="Arial"/>
                <w:sz w:val="20"/>
                <w:szCs w:val="20"/>
              </w:rPr>
              <w:t>BR</w:t>
            </w:r>
          </w:p>
        </w:tc>
        <w:tc>
          <w:tcPr>
            <w:tcW w:w="2476" w:type="pct"/>
            <w:vAlign w:val="center"/>
          </w:tcPr>
          <w:p w14:paraId="08A5A177" w14:textId="77777777" w:rsidR="00F50AC2" w:rsidRPr="00697DD9" w:rsidRDefault="00F50AC2" w:rsidP="004D3221">
            <w:pPr>
              <w:rPr>
                <w:rFonts w:ascii="Arial" w:hAnsi="Arial" w:cs="Arial"/>
                <w:sz w:val="20"/>
                <w:szCs w:val="20"/>
              </w:rPr>
            </w:pPr>
            <w:r w:rsidRPr="00697DD9">
              <w:rPr>
                <w:rFonts w:ascii="Arial" w:hAnsi="Arial" w:cs="Arial"/>
                <w:sz w:val="20"/>
                <w:szCs w:val="20"/>
              </w:rPr>
              <w:t>Излучение</w:t>
            </w:r>
          </w:p>
        </w:tc>
        <w:tc>
          <w:tcPr>
            <w:tcW w:w="2162" w:type="pct"/>
            <w:vAlign w:val="center"/>
          </w:tcPr>
          <w:p w14:paraId="5530094D" w14:textId="77777777" w:rsidR="00F50AC2" w:rsidRPr="00697DD9" w:rsidRDefault="00F50AC2" w:rsidP="004D3221">
            <w:pPr>
              <w:rPr>
                <w:rFonts w:ascii="Arial" w:hAnsi="Arial" w:cs="Arial"/>
                <w:sz w:val="20"/>
                <w:szCs w:val="20"/>
              </w:rPr>
            </w:pPr>
            <w:r w:rsidRPr="00697DD9">
              <w:rPr>
                <w:rFonts w:ascii="Arial" w:hAnsi="Arial" w:cs="Arial"/>
                <w:sz w:val="20"/>
                <w:szCs w:val="20"/>
              </w:rPr>
              <w:t>Детектор пламени, фотоэлемент, детектор дыма</w:t>
            </w:r>
          </w:p>
        </w:tc>
      </w:tr>
      <w:tr w:rsidR="00F50AC2" w:rsidRPr="00697DD9" w14:paraId="6834B514" w14:textId="77777777" w:rsidTr="004D3221">
        <w:trPr>
          <w:trHeight w:val="20"/>
          <w:jc w:val="center"/>
        </w:trPr>
        <w:tc>
          <w:tcPr>
            <w:tcW w:w="362" w:type="pct"/>
            <w:vAlign w:val="center"/>
          </w:tcPr>
          <w:p w14:paraId="24FE83BE" w14:textId="77777777" w:rsidR="00F50AC2" w:rsidRPr="00697DD9" w:rsidRDefault="00F50AC2" w:rsidP="004D3221">
            <w:pPr>
              <w:rPr>
                <w:rFonts w:ascii="Arial" w:hAnsi="Arial" w:cs="Arial"/>
                <w:sz w:val="20"/>
                <w:szCs w:val="20"/>
              </w:rPr>
            </w:pPr>
            <w:r w:rsidRPr="00697DD9">
              <w:rPr>
                <w:rFonts w:ascii="Arial" w:hAnsi="Arial" w:cs="Arial"/>
                <w:sz w:val="20"/>
                <w:szCs w:val="20"/>
              </w:rPr>
              <w:t>BS</w:t>
            </w:r>
          </w:p>
        </w:tc>
        <w:tc>
          <w:tcPr>
            <w:tcW w:w="2476" w:type="pct"/>
            <w:vAlign w:val="center"/>
          </w:tcPr>
          <w:p w14:paraId="5310C9DE" w14:textId="77777777" w:rsidR="00F50AC2" w:rsidRPr="00697DD9" w:rsidRDefault="00F50AC2" w:rsidP="004D3221">
            <w:pPr>
              <w:rPr>
                <w:rFonts w:ascii="Arial" w:hAnsi="Arial" w:cs="Arial"/>
                <w:sz w:val="20"/>
                <w:szCs w:val="20"/>
              </w:rPr>
            </w:pPr>
            <w:r w:rsidRPr="00697DD9">
              <w:rPr>
                <w:rFonts w:ascii="Arial" w:hAnsi="Arial" w:cs="Arial"/>
                <w:sz w:val="20"/>
                <w:szCs w:val="20"/>
              </w:rPr>
              <w:t>Скорость, частота (включая ускорение)</w:t>
            </w:r>
          </w:p>
        </w:tc>
        <w:tc>
          <w:tcPr>
            <w:tcW w:w="2162" w:type="pct"/>
            <w:vAlign w:val="center"/>
          </w:tcPr>
          <w:p w14:paraId="461D2C2E" w14:textId="77777777" w:rsidR="00F50AC2" w:rsidRPr="00697DD9" w:rsidRDefault="00F50AC2" w:rsidP="004D3221">
            <w:pPr>
              <w:rPr>
                <w:rFonts w:ascii="Arial" w:hAnsi="Arial" w:cs="Arial"/>
                <w:sz w:val="20"/>
                <w:szCs w:val="20"/>
              </w:rPr>
            </w:pPr>
            <w:r w:rsidRPr="00697DD9">
              <w:rPr>
                <w:rFonts w:ascii="Arial" w:hAnsi="Arial" w:cs="Arial"/>
                <w:sz w:val="20"/>
                <w:szCs w:val="20"/>
              </w:rPr>
              <w:t>Акселерометр, спидометр, тахометр, вибрационный датчик</w:t>
            </w:r>
          </w:p>
        </w:tc>
      </w:tr>
      <w:tr w:rsidR="00F50AC2" w:rsidRPr="00697DD9" w14:paraId="56B1ECE0" w14:textId="77777777" w:rsidTr="004D3221">
        <w:trPr>
          <w:trHeight w:val="20"/>
          <w:jc w:val="center"/>
        </w:trPr>
        <w:tc>
          <w:tcPr>
            <w:tcW w:w="362" w:type="pct"/>
            <w:vAlign w:val="center"/>
          </w:tcPr>
          <w:p w14:paraId="4913AE56" w14:textId="77777777" w:rsidR="00F50AC2" w:rsidRPr="00697DD9" w:rsidRDefault="00F50AC2" w:rsidP="004D3221">
            <w:pPr>
              <w:rPr>
                <w:rFonts w:ascii="Arial" w:hAnsi="Arial" w:cs="Arial"/>
                <w:sz w:val="20"/>
                <w:szCs w:val="20"/>
              </w:rPr>
            </w:pPr>
            <w:r w:rsidRPr="00697DD9">
              <w:rPr>
                <w:rFonts w:ascii="Arial" w:hAnsi="Arial" w:cs="Arial"/>
                <w:sz w:val="20"/>
                <w:szCs w:val="20"/>
              </w:rPr>
              <w:t>BT</w:t>
            </w:r>
          </w:p>
        </w:tc>
        <w:tc>
          <w:tcPr>
            <w:tcW w:w="2476" w:type="pct"/>
            <w:vAlign w:val="center"/>
          </w:tcPr>
          <w:p w14:paraId="1313EC91" w14:textId="77777777" w:rsidR="00F50AC2" w:rsidRPr="00697DD9" w:rsidRDefault="00F50AC2" w:rsidP="004D3221">
            <w:pPr>
              <w:rPr>
                <w:rFonts w:ascii="Arial" w:hAnsi="Arial" w:cs="Arial"/>
                <w:sz w:val="20"/>
                <w:szCs w:val="20"/>
              </w:rPr>
            </w:pPr>
            <w:r w:rsidRPr="00697DD9">
              <w:rPr>
                <w:rFonts w:ascii="Arial" w:hAnsi="Arial" w:cs="Arial"/>
                <w:sz w:val="20"/>
                <w:szCs w:val="20"/>
              </w:rPr>
              <w:t>Температура</w:t>
            </w:r>
          </w:p>
        </w:tc>
        <w:tc>
          <w:tcPr>
            <w:tcW w:w="2162" w:type="pct"/>
            <w:vAlign w:val="center"/>
          </w:tcPr>
          <w:p w14:paraId="7E67298C" w14:textId="77777777" w:rsidR="00F50AC2" w:rsidRPr="00697DD9" w:rsidRDefault="00F50AC2" w:rsidP="004D3221">
            <w:pPr>
              <w:rPr>
                <w:rFonts w:ascii="Arial" w:hAnsi="Arial" w:cs="Arial"/>
                <w:sz w:val="20"/>
                <w:szCs w:val="20"/>
              </w:rPr>
            </w:pPr>
            <w:r w:rsidRPr="00697DD9">
              <w:rPr>
                <w:rFonts w:ascii="Arial" w:hAnsi="Arial" w:cs="Arial"/>
                <w:sz w:val="20"/>
                <w:szCs w:val="20"/>
              </w:rPr>
              <w:t>Датчик температуры</w:t>
            </w:r>
          </w:p>
        </w:tc>
      </w:tr>
      <w:tr w:rsidR="00F50AC2" w:rsidRPr="00697DD9" w14:paraId="76BB3F44" w14:textId="77777777" w:rsidTr="004D3221">
        <w:trPr>
          <w:trHeight w:val="20"/>
          <w:jc w:val="center"/>
        </w:trPr>
        <w:tc>
          <w:tcPr>
            <w:tcW w:w="362" w:type="pct"/>
            <w:vAlign w:val="center"/>
          </w:tcPr>
          <w:p w14:paraId="02D92186" w14:textId="77777777" w:rsidR="00F50AC2" w:rsidRPr="00697DD9" w:rsidRDefault="00F50AC2" w:rsidP="004D3221">
            <w:pPr>
              <w:rPr>
                <w:rFonts w:ascii="Arial" w:hAnsi="Arial" w:cs="Arial"/>
                <w:sz w:val="20"/>
                <w:szCs w:val="20"/>
              </w:rPr>
            </w:pPr>
            <w:r w:rsidRPr="00697DD9">
              <w:rPr>
                <w:rFonts w:ascii="Arial" w:hAnsi="Arial" w:cs="Arial"/>
                <w:sz w:val="20"/>
                <w:szCs w:val="20"/>
              </w:rPr>
              <w:t>BU</w:t>
            </w:r>
          </w:p>
        </w:tc>
        <w:tc>
          <w:tcPr>
            <w:tcW w:w="2476" w:type="pct"/>
            <w:vAlign w:val="center"/>
          </w:tcPr>
          <w:p w14:paraId="5EE7C47B" w14:textId="77777777" w:rsidR="00F50AC2" w:rsidRPr="00697DD9" w:rsidRDefault="00F50AC2" w:rsidP="004D3221">
            <w:pPr>
              <w:rPr>
                <w:rFonts w:ascii="Arial" w:hAnsi="Arial" w:cs="Arial"/>
                <w:sz w:val="20"/>
                <w:szCs w:val="20"/>
              </w:rPr>
            </w:pPr>
            <w:r w:rsidRPr="00697DD9">
              <w:rPr>
                <w:rFonts w:ascii="Arial" w:hAnsi="Arial" w:cs="Arial"/>
                <w:sz w:val="20"/>
                <w:szCs w:val="20"/>
              </w:rPr>
              <w:t>Несколько переменных</w:t>
            </w:r>
          </w:p>
        </w:tc>
        <w:tc>
          <w:tcPr>
            <w:tcW w:w="2162" w:type="pct"/>
            <w:vAlign w:val="center"/>
          </w:tcPr>
          <w:p w14:paraId="7C69825E" w14:textId="77777777" w:rsidR="00F50AC2" w:rsidRPr="00697DD9" w:rsidRDefault="00F50AC2" w:rsidP="004D3221">
            <w:pPr>
              <w:rPr>
                <w:rFonts w:ascii="Arial" w:hAnsi="Arial" w:cs="Arial"/>
                <w:sz w:val="20"/>
                <w:szCs w:val="20"/>
              </w:rPr>
            </w:pPr>
            <w:r w:rsidRPr="00697DD9">
              <w:rPr>
                <w:rFonts w:ascii="Arial" w:hAnsi="Arial" w:cs="Arial"/>
                <w:sz w:val="20"/>
                <w:szCs w:val="20"/>
              </w:rPr>
              <w:t>Реле Бухгольца</w:t>
            </w:r>
          </w:p>
        </w:tc>
      </w:tr>
      <w:tr w:rsidR="00F50AC2" w:rsidRPr="00697DD9" w14:paraId="1F280824" w14:textId="77777777" w:rsidTr="004D3221">
        <w:trPr>
          <w:trHeight w:val="20"/>
          <w:jc w:val="center"/>
        </w:trPr>
        <w:tc>
          <w:tcPr>
            <w:tcW w:w="362" w:type="pct"/>
            <w:vAlign w:val="center"/>
          </w:tcPr>
          <w:p w14:paraId="0876FBEF" w14:textId="77777777" w:rsidR="00F50AC2" w:rsidRPr="00697DD9" w:rsidRDefault="00F50AC2" w:rsidP="004D3221">
            <w:pPr>
              <w:rPr>
                <w:rFonts w:ascii="Arial" w:hAnsi="Arial" w:cs="Arial"/>
                <w:sz w:val="20"/>
                <w:szCs w:val="20"/>
              </w:rPr>
            </w:pPr>
            <w:r w:rsidRPr="00697DD9">
              <w:rPr>
                <w:rFonts w:ascii="Arial" w:hAnsi="Arial" w:cs="Arial"/>
                <w:sz w:val="20"/>
                <w:szCs w:val="20"/>
              </w:rPr>
              <w:t>BV</w:t>
            </w:r>
          </w:p>
        </w:tc>
        <w:tc>
          <w:tcPr>
            <w:tcW w:w="2476" w:type="pct"/>
            <w:vAlign w:val="center"/>
          </w:tcPr>
          <w:p w14:paraId="57ABA66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F1BF8E3" w14:textId="77777777" w:rsidR="00F50AC2" w:rsidRPr="00697DD9" w:rsidRDefault="00F50AC2" w:rsidP="004D3221">
            <w:pPr>
              <w:rPr>
                <w:rFonts w:ascii="Arial" w:hAnsi="Arial" w:cs="Arial"/>
                <w:sz w:val="20"/>
                <w:szCs w:val="20"/>
              </w:rPr>
            </w:pPr>
          </w:p>
        </w:tc>
      </w:tr>
      <w:tr w:rsidR="00F50AC2" w:rsidRPr="00697DD9" w14:paraId="11A25068" w14:textId="77777777" w:rsidTr="004D3221">
        <w:trPr>
          <w:trHeight w:val="20"/>
          <w:jc w:val="center"/>
        </w:trPr>
        <w:tc>
          <w:tcPr>
            <w:tcW w:w="362" w:type="pct"/>
            <w:vAlign w:val="center"/>
          </w:tcPr>
          <w:p w14:paraId="5DCD014D" w14:textId="77777777" w:rsidR="00F50AC2" w:rsidRPr="00697DD9" w:rsidRDefault="00F50AC2" w:rsidP="004D3221">
            <w:pPr>
              <w:rPr>
                <w:rFonts w:ascii="Arial" w:hAnsi="Arial" w:cs="Arial"/>
                <w:sz w:val="20"/>
                <w:szCs w:val="20"/>
              </w:rPr>
            </w:pPr>
            <w:r w:rsidRPr="00697DD9">
              <w:rPr>
                <w:rFonts w:ascii="Arial" w:hAnsi="Arial" w:cs="Arial"/>
                <w:sz w:val="20"/>
                <w:szCs w:val="20"/>
              </w:rPr>
              <w:t>BW</w:t>
            </w:r>
          </w:p>
        </w:tc>
        <w:tc>
          <w:tcPr>
            <w:tcW w:w="2476" w:type="pct"/>
            <w:vAlign w:val="center"/>
          </w:tcPr>
          <w:p w14:paraId="1CB7D7F8" w14:textId="77777777" w:rsidR="00F50AC2" w:rsidRPr="00697DD9" w:rsidRDefault="00F50AC2" w:rsidP="004D3221">
            <w:pPr>
              <w:rPr>
                <w:rFonts w:ascii="Arial" w:hAnsi="Arial" w:cs="Arial"/>
                <w:sz w:val="20"/>
                <w:szCs w:val="20"/>
              </w:rPr>
            </w:pPr>
            <w:r w:rsidRPr="00697DD9">
              <w:rPr>
                <w:rFonts w:ascii="Arial" w:hAnsi="Arial" w:cs="Arial"/>
                <w:sz w:val="20"/>
                <w:szCs w:val="20"/>
              </w:rPr>
              <w:t>Вес, сила</w:t>
            </w:r>
          </w:p>
        </w:tc>
        <w:tc>
          <w:tcPr>
            <w:tcW w:w="2162" w:type="pct"/>
            <w:vAlign w:val="center"/>
          </w:tcPr>
          <w:p w14:paraId="53E4F546" w14:textId="77777777" w:rsidR="00F50AC2" w:rsidRPr="00697DD9" w:rsidRDefault="00F50AC2" w:rsidP="004D3221">
            <w:pPr>
              <w:rPr>
                <w:rFonts w:ascii="Arial" w:hAnsi="Arial" w:cs="Arial"/>
                <w:sz w:val="20"/>
                <w:szCs w:val="20"/>
              </w:rPr>
            </w:pPr>
            <w:r w:rsidRPr="00697DD9">
              <w:rPr>
                <w:rFonts w:ascii="Arial" w:hAnsi="Arial" w:cs="Arial"/>
                <w:sz w:val="20"/>
                <w:szCs w:val="20"/>
              </w:rPr>
              <w:t>Нагрузка</w:t>
            </w:r>
          </w:p>
        </w:tc>
      </w:tr>
      <w:tr w:rsidR="00F50AC2" w:rsidRPr="00697DD9" w14:paraId="4289CC4A" w14:textId="77777777" w:rsidTr="004D3221">
        <w:trPr>
          <w:trHeight w:val="20"/>
          <w:jc w:val="center"/>
        </w:trPr>
        <w:tc>
          <w:tcPr>
            <w:tcW w:w="362" w:type="pct"/>
            <w:vAlign w:val="center"/>
          </w:tcPr>
          <w:p w14:paraId="1AF34E52" w14:textId="77777777" w:rsidR="00F50AC2" w:rsidRPr="00697DD9" w:rsidRDefault="00F50AC2" w:rsidP="004D3221">
            <w:pPr>
              <w:rPr>
                <w:rFonts w:ascii="Arial" w:hAnsi="Arial" w:cs="Arial"/>
                <w:sz w:val="20"/>
                <w:szCs w:val="20"/>
              </w:rPr>
            </w:pPr>
            <w:r w:rsidRPr="00697DD9">
              <w:rPr>
                <w:rFonts w:ascii="Arial" w:hAnsi="Arial" w:cs="Arial"/>
                <w:sz w:val="20"/>
                <w:szCs w:val="20"/>
              </w:rPr>
              <w:t>BX</w:t>
            </w:r>
          </w:p>
        </w:tc>
        <w:tc>
          <w:tcPr>
            <w:tcW w:w="2476" w:type="pct"/>
            <w:vAlign w:val="center"/>
          </w:tcPr>
          <w:p w14:paraId="03105D89" w14:textId="77777777" w:rsidR="00F50AC2" w:rsidRPr="00697DD9" w:rsidRDefault="00F50AC2" w:rsidP="004D3221">
            <w:pPr>
              <w:rPr>
                <w:rFonts w:ascii="Arial" w:hAnsi="Arial" w:cs="Arial"/>
                <w:sz w:val="20"/>
                <w:szCs w:val="20"/>
              </w:rPr>
            </w:pPr>
            <w:r w:rsidRPr="00697DD9">
              <w:rPr>
                <w:rFonts w:ascii="Arial" w:hAnsi="Arial" w:cs="Arial"/>
                <w:sz w:val="20"/>
                <w:szCs w:val="20"/>
              </w:rPr>
              <w:t>Другие величины</w:t>
            </w:r>
          </w:p>
        </w:tc>
        <w:tc>
          <w:tcPr>
            <w:tcW w:w="2162" w:type="pct"/>
            <w:vAlign w:val="center"/>
          </w:tcPr>
          <w:p w14:paraId="25E0F7A9" w14:textId="77777777" w:rsidR="00F50AC2" w:rsidRPr="00697DD9" w:rsidRDefault="00F50AC2" w:rsidP="004D3221">
            <w:pPr>
              <w:rPr>
                <w:rFonts w:ascii="Arial" w:hAnsi="Arial" w:cs="Arial"/>
                <w:sz w:val="20"/>
                <w:szCs w:val="20"/>
              </w:rPr>
            </w:pPr>
            <w:r w:rsidRPr="00697DD9">
              <w:rPr>
                <w:rFonts w:ascii="Arial" w:hAnsi="Arial" w:cs="Arial"/>
                <w:sz w:val="20"/>
                <w:szCs w:val="20"/>
              </w:rPr>
              <w:t>Микрофон, видеокамера</w:t>
            </w:r>
          </w:p>
        </w:tc>
      </w:tr>
      <w:tr w:rsidR="00F50AC2" w:rsidRPr="00697DD9" w14:paraId="01056D4D" w14:textId="77777777" w:rsidTr="004D3221">
        <w:trPr>
          <w:trHeight w:val="20"/>
          <w:jc w:val="center"/>
        </w:trPr>
        <w:tc>
          <w:tcPr>
            <w:tcW w:w="362" w:type="pct"/>
            <w:vAlign w:val="center"/>
          </w:tcPr>
          <w:p w14:paraId="3B6EFEB6" w14:textId="77777777" w:rsidR="00F50AC2" w:rsidRPr="00697DD9" w:rsidRDefault="00F50AC2" w:rsidP="004D3221">
            <w:pPr>
              <w:rPr>
                <w:rFonts w:ascii="Arial" w:hAnsi="Arial" w:cs="Arial"/>
                <w:sz w:val="20"/>
                <w:szCs w:val="20"/>
              </w:rPr>
            </w:pPr>
            <w:r w:rsidRPr="00697DD9">
              <w:rPr>
                <w:rFonts w:ascii="Arial" w:hAnsi="Arial" w:cs="Arial"/>
                <w:sz w:val="20"/>
                <w:szCs w:val="20"/>
              </w:rPr>
              <w:t>BY</w:t>
            </w:r>
          </w:p>
        </w:tc>
        <w:tc>
          <w:tcPr>
            <w:tcW w:w="2476" w:type="pct"/>
            <w:vAlign w:val="center"/>
          </w:tcPr>
          <w:p w14:paraId="2C2E5F1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A01C594" w14:textId="77777777" w:rsidR="00F50AC2" w:rsidRPr="00697DD9" w:rsidRDefault="00F50AC2" w:rsidP="004D3221">
            <w:pPr>
              <w:rPr>
                <w:rFonts w:ascii="Arial" w:hAnsi="Arial" w:cs="Arial"/>
                <w:sz w:val="20"/>
                <w:szCs w:val="20"/>
              </w:rPr>
            </w:pPr>
          </w:p>
        </w:tc>
      </w:tr>
      <w:tr w:rsidR="00F50AC2" w:rsidRPr="00697DD9" w14:paraId="29BDCB2D" w14:textId="77777777" w:rsidTr="004D3221">
        <w:trPr>
          <w:trHeight w:val="20"/>
          <w:jc w:val="center"/>
        </w:trPr>
        <w:tc>
          <w:tcPr>
            <w:tcW w:w="362" w:type="pct"/>
            <w:vAlign w:val="center"/>
          </w:tcPr>
          <w:p w14:paraId="483ECEBB" w14:textId="77777777" w:rsidR="00F50AC2" w:rsidRPr="00697DD9" w:rsidRDefault="00F50AC2" w:rsidP="004D3221">
            <w:pPr>
              <w:rPr>
                <w:rFonts w:ascii="Arial" w:hAnsi="Arial" w:cs="Arial"/>
                <w:sz w:val="20"/>
                <w:szCs w:val="20"/>
              </w:rPr>
            </w:pPr>
            <w:r w:rsidRPr="00697DD9">
              <w:rPr>
                <w:rFonts w:ascii="Arial" w:hAnsi="Arial" w:cs="Arial"/>
                <w:sz w:val="20"/>
                <w:szCs w:val="20"/>
              </w:rPr>
              <w:t>BZ</w:t>
            </w:r>
          </w:p>
        </w:tc>
        <w:tc>
          <w:tcPr>
            <w:tcW w:w="2476" w:type="pct"/>
            <w:vAlign w:val="center"/>
          </w:tcPr>
          <w:p w14:paraId="2C8DB8C6" w14:textId="77777777" w:rsidR="00F50AC2" w:rsidRPr="00697DD9" w:rsidRDefault="00F50AC2" w:rsidP="004D3221">
            <w:pPr>
              <w:rPr>
                <w:rFonts w:ascii="Arial" w:hAnsi="Arial" w:cs="Arial"/>
                <w:sz w:val="20"/>
                <w:szCs w:val="20"/>
              </w:rPr>
            </w:pPr>
            <w:r w:rsidRPr="00697DD9">
              <w:rPr>
                <w:rFonts w:ascii="Arial" w:hAnsi="Arial" w:cs="Arial"/>
                <w:sz w:val="20"/>
                <w:szCs w:val="20"/>
              </w:rPr>
              <w:t>Несколько событий, счетчиков, комбинированных задач</w:t>
            </w:r>
          </w:p>
        </w:tc>
        <w:tc>
          <w:tcPr>
            <w:tcW w:w="2162" w:type="pct"/>
            <w:vAlign w:val="center"/>
          </w:tcPr>
          <w:p w14:paraId="53F644E4" w14:textId="77777777" w:rsidR="00F50AC2" w:rsidRPr="00697DD9" w:rsidRDefault="00F50AC2" w:rsidP="004D3221">
            <w:pPr>
              <w:rPr>
                <w:rFonts w:ascii="Arial" w:hAnsi="Arial" w:cs="Arial"/>
                <w:sz w:val="20"/>
                <w:szCs w:val="20"/>
              </w:rPr>
            </w:pPr>
            <w:r w:rsidRPr="00697DD9">
              <w:rPr>
                <w:rFonts w:ascii="Arial" w:hAnsi="Arial" w:cs="Arial"/>
                <w:sz w:val="20"/>
                <w:szCs w:val="20"/>
              </w:rPr>
              <w:t>Детектор переключения</w:t>
            </w:r>
          </w:p>
        </w:tc>
      </w:tr>
      <w:tr w:rsidR="00F50AC2" w:rsidRPr="00697DD9" w14:paraId="31A5F521" w14:textId="77777777" w:rsidTr="004D3221">
        <w:trPr>
          <w:trHeight w:val="20"/>
          <w:jc w:val="center"/>
        </w:trPr>
        <w:tc>
          <w:tcPr>
            <w:tcW w:w="5000" w:type="pct"/>
            <w:gridSpan w:val="3"/>
            <w:vAlign w:val="center"/>
          </w:tcPr>
          <w:p w14:paraId="712849D9" w14:textId="77777777" w:rsidR="00F50AC2" w:rsidRPr="00697DD9" w:rsidRDefault="00F50AC2" w:rsidP="004D3221">
            <w:pPr>
              <w:rPr>
                <w:sz w:val="20"/>
                <w:szCs w:val="20"/>
              </w:rPr>
            </w:pPr>
            <w:r w:rsidRPr="00697DD9">
              <w:rPr>
                <w:rFonts w:ascii="Arial" w:hAnsi="Arial" w:cs="Arial"/>
                <w:sz w:val="20"/>
                <w:szCs w:val="20"/>
              </w:rPr>
              <w:t>ПРИМЕЧАНИЕ Буквенные коды в соответствии с 7.3.1 стандарта ISO 14617-6: 2002 используются для подклассов вместе с некоторыми дополнениями, требуемыми для этого стандарта. Добавлены описания буквенных кодов BA, BC, BV и BX. Буквенный код BZ дополнительно доступен для «комбинированных задач», который позволяет ему соответствовать другим основным классам.</w:t>
            </w:r>
          </w:p>
        </w:tc>
      </w:tr>
      <w:tr w:rsidR="00F50AC2" w:rsidRPr="00697DD9" w14:paraId="5B416718" w14:textId="77777777" w:rsidTr="004D3221">
        <w:trPr>
          <w:trHeight w:val="20"/>
          <w:jc w:val="center"/>
        </w:trPr>
        <w:tc>
          <w:tcPr>
            <w:tcW w:w="362" w:type="pct"/>
            <w:vAlign w:val="center"/>
          </w:tcPr>
          <w:p w14:paraId="46B9D106" w14:textId="77777777" w:rsidR="00F50AC2" w:rsidRPr="00697DD9" w:rsidRDefault="00F50AC2" w:rsidP="004D3221">
            <w:pPr>
              <w:rPr>
                <w:sz w:val="20"/>
                <w:szCs w:val="20"/>
              </w:rPr>
            </w:pPr>
          </w:p>
        </w:tc>
        <w:tc>
          <w:tcPr>
            <w:tcW w:w="2476" w:type="pct"/>
            <w:vAlign w:val="center"/>
          </w:tcPr>
          <w:p w14:paraId="6194AB72" w14:textId="77777777" w:rsidR="00F50AC2" w:rsidRPr="00697DD9" w:rsidRDefault="00F50AC2" w:rsidP="004D3221">
            <w:pPr>
              <w:rPr>
                <w:sz w:val="20"/>
                <w:szCs w:val="20"/>
              </w:rPr>
            </w:pPr>
          </w:p>
        </w:tc>
        <w:tc>
          <w:tcPr>
            <w:tcW w:w="2162" w:type="pct"/>
            <w:vAlign w:val="center"/>
          </w:tcPr>
          <w:p w14:paraId="1F820D35" w14:textId="77777777" w:rsidR="00F50AC2" w:rsidRPr="00697DD9" w:rsidRDefault="00F50AC2" w:rsidP="004D3221">
            <w:pPr>
              <w:rPr>
                <w:sz w:val="20"/>
                <w:szCs w:val="20"/>
              </w:rPr>
            </w:pPr>
          </w:p>
        </w:tc>
      </w:tr>
      <w:tr w:rsidR="00F50AC2" w:rsidRPr="00697DD9" w14:paraId="511251BF" w14:textId="77777777" w:rsidTr="004D3221">
        <w:trPr>
          <w:trHeight w:val="20"/>
          <w:jc w:val="center"/>
        </w:trPr>
        <w:tc>
          <w:tcPr>
            <w:tcW w:w="5000" w:type="pct"/>
            <w:gridSpan w:val="3"/>
            <w:vAlign w:val="center"/>
          </w:tcPr>
          <w:p w14:paraId="771CF070" w14:textId="77777777" w:rsidR="00F50AC2" w:rsidRPr="007536D2" w:rsidRDefault="00F50AC2" w:rsidP="004D3221">
            <w:pPr>
              <w:rPr>
                <w:b/>
                <w:sz w:val="20"/>
                <w:szCs w:val="20"/>
              </w:rPr>
            </w:pPr>
            <w:r w:rsidRPr="007536D2">
              <w:rPr>
                <w:rFonts w:ascii="Arial" w:hAnsi="Arial" w:cs="Arial"/>
                <w:b/>
                <w:sz w:val="20"/>
                <w:szCs w:val="20"/>
              </w:rPr>
              <w:t>Основной класс C</w:t>
            </w:r>
          </w:p>
          <w:p w14:paraId="2C40E808" w14:textId="77777777" w:rsidR="00F50AC2" w:rsidRPr="00697DD9" w:rsidRDefault="00F50AC2" w:rsidP="004D3221">
            <w:pPr>
              <w:rPr>
                <w:sz w:val="20"/>
                <w:szCs w:val="20"/>
              </w:rPr>
            </w:pPr>
            <w:r w:rsidRPr="007536D2">
              <w:rPr>
                <w:rFonts w:ascii="Arial" w:hAnsi="Arial" w:cs="Arial"/>
                <w:b/>
                <w:sz w:val="20"/>
                <w:szCs w:val="20"/>
              </w:rPr>
              <w:t>Хранение энергии, информации или материалов</w:t>
            </w:r>
          </w:p>
        </w:tc>
      </w:tr>
      <w:tr w:rsidR="00F50AC2" w:rsidRPr="00697DD9" w14:paraId="06A2B0E0" w14:textId="77777777" w:rsidTr="004D3221">
        <w:trPr>
          <w:trHeight w:val="20"/>
          <w:jc w:val="center"/>
        </w:trPr>
        <w:tc>
          <w:tcPr>
            <w:tcW w:w="362" w:type="pct"/>
            <w:vAlign w:val="center"/>
          </w:tcPr>
          <w:p w14:paraId="46D6FA3B"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404A8E36"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073E9339"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697DD9" w14:paraId="2AF650A2" w14:textId="77777777" w:rsidTr="004D3221">
        <w:trPr>
          <w:trHeight w:val="20"/>
          <w:jc w:val="center"/>
        </w:trPr>
        <w:tc>
          <w:tcPr>
            <w:tcW w:w="362" w:type="pct"/>
            <w:vAlign w:val="center"/>
          </w:tcPr>
          <w:p w14:paraId="2A683993" w14:textId="77777777" w:rsidR="00F50AC2" w:rsidRPr="00697DD9" w:rsidRDefault="00F50AC2" w:rsidP="004D3221">
            <w:pPr>
              <w:rPr>
                <w:rFonts w:ascii="Arial" w:hAnsi="Arial" w:cs="Arial"/>
                <w:sz w:val="20"/>
                <w:szCs w:val="20"/>
              </w:rPr>
            </w:pPr>
            <w:r w:rsidRPr="00697DD9">
              <w:rPr>
                <w:rFonts w:ascii="Arial" w:hAnsi="Arial" w:cs="Arial"/>
                <w:sz w:val="20"/>
                <w:szCs w:val="20"/>
              </w:rPr>
              <w:t>CA</w:t>
            </w:r>
          </w:p>
        </w:tc>
        <w:tc>
          <w:tcPr>
            <w:tcW w:w="2476" w:type="pct"/>
            <w:vAlign w:val="center"/>
          </w:tcPr>
          <w:p w14:paraId="7B7578B7" w14:textId="77777777" w:rsidR="00F50AC2" w:rsidRPr="00697DD9" w:rsidRDefault="00F50AC2" w:rsidP="004D3221">
            <w:pPr>
              <w:rPr>
                <w:rFonts w:ascii="Arial" w:hAnsi="Arial" w:cs="Arial"/>
                <w:sz w:val="20"/>
                <w:szCs w:val="20"/>
              </w:rPr>
            </w:pPr>
            <w:r w:rsidRPr="00697DD9">
              <w:rPr>
                <w:rFonts w:ascii="Arial" w:hAnsi="Arial" w:cs="Arial"/>
                <w:sz w:val="20"/>
                <w:szCs w:val="20"/>
              </w:rPr>
              <w:t>Емкостное хранение электрической энергии</w:t>
            </w:r>
          </w:p>
        </w:tc>
        <w:tc>
          <w:tcPr>
            <w:tcW w:w="2162" w:type="pct"/>
            <w:vAlign w:val="center"/>
          </w:tcPr>
          <w:p w14:paraId="64A50D26" w14:textId="77777777" w:rsidR="00F50AC2" w:rsidRPr="00697DD9" w:rsidRDefault="00F50AC2" w:rsidP="004D3221">
            <w:pPr>
              <w:rPr>
                <w:rFonts w:ascii="Arial" w:hAnsi="Arial" w:cs="Arial"/>
                <w:sz w:val="20"/>
                <w:szCs w:val="20"/>
              </w:rPr>
            </w:pPr>
            <w:r w:rsidRPr="00697DD9">
              <w:rPr>
                <w:rFonts w:ascii="Arial" w:hAnsi="Arial" w:cs="Arial"/>
                <w:sz w:val="20"/>
                <w:szCs w:val="20"/>
              </w:rPr>
              <w:t>Конденсатор</w:t>
            </w:r>
          </w:p>
        </w:tc>
      </w:tr>
      <w:tr w:rsidR="00F50AC2" w:rsidRPr="00697DD9" w14:paraId="4CA75772" w14:textId="77777777" w:rsidTr="004D3221">
        <w:trPr>
          <w:trHeight w:val="20"/>
          <w:jc w:val="center"/>
        </w:trPr>
        <w:tc>
          <w:tcPr>
            <w:tcW w:w="362" w:type="pct"/>
            <w:vAlign w:val="center"/>
          </w:tcPr>
          <w:p w14:paraId="46802AEC" w14:textId="77777777" w:rsidR="00F50AC2" w:rsidRPr="00697DD9" w:rsidRDefault="00F50AC2" w:rsidP="004D3221">
            <w:pPr>
              <w:rPr>
                <w:rFonts w:ascii="Arial" w:hAnsi="Arial" w:cs="Arial"/>
                <w:sz w:val="20"/>
                <w:szCs w:val="20"/>
              </w:rPr>
            </w:pPr>
            <w:r w:rsidRPr="00697DD9">
              <w:rPr>
                <w:rFonts w:ascii="Arial" w:hAnsi="Arial" w:cs="Arial"/>
                <w:sz w:val="20"/>
                <w:szCs w:val="20"/>
              </w:rPr>
              <w:t>CB</w:t>
            </w:r>
          </w:p>
        </w:tc>
        <w:tc>
          <w:tcPr>
            <w:tcW w:w="2476" w:type="pct"/>
            <w:vAlign w:val="center"/>
          </w:tcPr>
          <w:p w14:paraId="3DFB71EE" w14:textId="77777777" w:rsidR="00F50AC2" w:rsidRPr="00697DD9" w:rsidRDefault="00F50AC2" w:rsidP="004D3221">
            <w:pPr>
              <w:rPr>
                <w:rFonts w:ascii="Arial" w:hAnsi="Arial" w:cs="Arial"/>
                <w:sz w:val="20"/>
                <w:szCs w:val="20"/>
              </w:rPr>
            </w:pPr>
            <w:r w:rsidRPr="00697DD9">
              <w:rPr>
                <w:rFonts w:ascii="Arial" w:hAnsi="Arial" w:cs="Arial"/>
                <w:sz w:val="20"/>
                <w:szCs w:val="20"/>
              </w:rPr>
              <w:t>Индуктивное хранение электрической энергии</w:t>
            </w:r>
          </w:p>
        </w:tc>
        <w:tc>
          <w:tcPr>
            <w:tcW w:w="2162" w:type="pct"/>
            <w:vAlign w:val="center"/>
          </w:tcPr>
          <w:p w14:paraId="724E9B43" w14:textId="77777777" w:rsidR="00F50AC2" w:rsidRPr="00697DD9" w:rsidRDefault="00F50AC2" w:rsidP="004D3221">
            <w:pPr>
              <w:rPr>
                <w:rFonts w:ascii="Arial" w:hAnsi="Arial" w:cs="Arial"/>
                <w:sz w:val="20"/>
                <w:szCs w:val="20"/>
              </w:rPr>
            </w:pPr>
            <w:r w:rsidRPr="00697DD9">
              <w:rPr>
                <w:rFonts w:ascii="Arial" w:hAnsi="Arial" w:cs="Arial"/>
                <w:sz w:val="20"/>
                <w:szCs w:val="20"/>
              </w:rPr>
              <w:t>Катушка, сверхпроводник</w:t>
            </w:r>
          </w:p>
        </w:tc>
      </w:tr>
      <w:tr w:rsidR="00F50AC2" w:rsidRPr="00697DD9" w14:paraId="7CF774AC" w14:textId="77777777" w:rsidTr="004D3221">
        <w:trPr>
          <w:trHeight w:val="20"/>
          <w:jc w:val="center"/>
        </w:trPr>
        <w:tc>
          <w:tcPr>
            <w:tcW w:w="362" w:type="pct"/>
            <w:vAlign w:val="center"/>
          </w:tcPr>
          <w:p w14:paraId="4AD27EDD" w14:textId="77777777" w:rsidR="00F50AC2" w:rsidRPr="00697DD9" w:rsidRDefault="00F50AC2" w:rsidP="004D3221">
            <w:pPr>
              <w:rPr>
                <w:rFonts w:ascii="Arial" w:hAnsi="Arial" w:cs="Arial"/>
                <w:sz w:val="20"/>
                <w:szCs w:val="20"/>
              </w:rPr>
            </w:pPr>
            <w:r w:rsidRPr="00697DD9">
              <w:rPr>
                <w:rFonts w:ascii="Arial" w:hAnsi="Arial" w:cs="Arial"/>
                <w:sz w:val="20"/>
                <w:szCs w:val="20"/>
              </w:rPr>
              <w:t>CC</w:t>
            </w:r>
          </w:p>
        </w:tc>
        <w:tc>
          <w:tcPr>
            <w:tcW w:w="2476" w:type="pct"/>
            <w:vAlign w:val="center"/>
          </w:tcPr>
          <w:p w14:paraId="0859C4F2" w14:textId="77777777" w:rsidR="00F50AC2" w:rsidRPr="00697DD9" w:rsidRDefault="00F50AC2" w:rsidP="004D3221">
            <w:pPr>
              <w:rPr>
                <w:rFonts w:ascii="Arial" w:hAnsi="Arial" w:cs="Arial"/>
                <w:sz w:val="20"/>
                <w:szCs w:val="20"/>
              </w:rPr>
            </w:pPr>
            <w:r w:rsidRPr="00697DD9">
              <w:rPr>
                <w:rFonts w:ascii="Arial" w:hAnsi="Arial" w:cs="Arial"/>
                <w:sz w:val="20"/>
                <w:szCs w:val="20"/>
              </w:rPr>
              <w:t>Химическое хранение электрической энергии</w:t>
            </w:r>
          </w:p>
        </w:tc>
        <w:tc>
          <w:tcPr>
            <w:tcW w:w="2162" w:type="pct"/>
            <w:vAlign w:val="center"/>
          </w:tcPr>
          <w:p w14:paraId="76E53786" w14:textId="77777777" w:rsidR="00F50AC2" w:rsidRPr="00697DD9" w:rsidRDefault="00F50AC2" w:rsidP="004D3221">
            <w:pPr>
              <w:rPr>
                <w:rFonts w:ascii="Arial" w:hAnsi="Arial" w:cs="Arial"/>
                <w:sz w:val="20"/>
                <w:szCs w:val="20"/>
              </w:rPr>
            </w:pPr>
            <w:r w:rsidRPr="00697DD9">
              <w:rPr>
                <w:rFonts w:ascii="Arial" w:hAnsi="Arial" w:cs="Arial"/>
                <w:sz w:val="20"/>
                <w:szCs w:val="20"/>
              </w:rPr>
              <w:t>Базовая батарея</w:t>
            </w:r>
          </w:p>
          <w:p w14:paraId="5290180C"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ПРИМЕЧАНИЕ. Батареи, рассматриваемые как источники энергии, относятся к основному классу G.</w:t>
            </w:r>
          </w:p>
        </w:tc>
      </w:tr>
      <w:tr w:rsidR="00F50AC2" w:rsidRPr="00697DD9" w14:paraId="7617F1D0" w14:textId="77777777" w:rsidTr="004D3221">
        <w:trPr>
          <w:trHeight w:val="20"/>
          <w:jc w:val="center"/>
        </w:trPr>
        <w:tc>
          <w:tcPr>
            <w:tcW w:w="362" w:type="pct"/>
            <w:vAlign w:val="center"/>
          </w:tcPr>
          <w:p w14:paraId="3C43F567" w14:textId="77777777" w:rsidR="00F50AC2" w:rsidRPr="00697DD9" w:rsidRDefault="00F50AC2" w:rsidP="004D3221">
            <w:pPr>
              <w:rPr>
                <w:rFonts w:ascii="Arial" w:hAnsi="Arial" w:cs="Arial"/>
                <w:sz w:val="20"/>
                <w:szCs w:val="20"/>
              </w:rPr>
            </w:pPr>
            <w:r w:rsidRPr="00697DD9">
              <w:rPr>
                <w:rFonts w:ascii="Arial" w:hAnsi="Arial" w:cs="Arial"/>
                <w:sz w:val="20"/>
                <w:szCs w:val="20"/>
              </w:rPr>
              <w:t>CD</w:t>
            </w:r>
          </w:p>
        </w:tc>
        <w:tc>
          <w:tcPr>
            <w:tcW w:w="2476" w:type="pct"/>
            <w:vAlign w:val="center"/>
          </w:tcPr>
          <w:p w14:paraId="162A414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E16A72A" w14:textId="77777777" w:rsidR="00F50AC2" w:rsidRPr="00697DD9" w:rsidRDefault="00F50AC2" w:rsidP="004D3221">
            <w:pPr>
              <w:rPr>
                <w:rFonts w:ascii="Arial" w:hAnsi="Arial" w:cs="Arial"/>
                <w:sz w:val="20"/>
                <w:szCs w:val="20"/>
              </w:rPr>
            </w:pPr>
          </w:p>
        </w:tc>
      </w:tr>
      <w:tr w:rsidR="00F50AC2" w:rsidRPr="00697DD9" w14:paraId="1E6C9040" w14:textId="77777777" w:rsidTr="004D3221">
        <w:trPr>
          <w:trHeight w:val="20"/>
          <w:jc w:val="center"/>
        </w:trPr>
        <w:tc>
          <w:tcPr>
            <w:tcW w:w="362" w:type="pct"/>
            <w:vAlign w:val="center"/>
          </w:tcPr>
          <w:p w14:paraId="0FA4A6A3" w14:textId="77777777" w:rsidR="00F50AC2" w:rsidRPr="00697DD9" w:rsidRDefault="00F50AC2" w:rsidP="004D3221">
            <w:pPr>
              <w:rPr>
                <w:rFonts w:ascii="Arial" w:hAnsi="Arial" w:cs="Arial"/>
                <w:sz w:val="20"/>
                <w:szCs w:val="20"/>
              </w:rPr>
            </w:pPr>
            <w:r w:rsidRPr="00697DD9">
              <w:rPr>
                <w:rFonts w:ascii="Arial" w:hAnsi="Arial" w:cs="Arial"/>
                <w:sz w:val="20"/>
                <w:szCs w:val="20"/>
              </w:rPr>
              <w:t>CE</w:t>
            </w:r>
          </w:p>
        </w:tc>
        <w:tc>
          <w:tcPr>
            <w:tcW w:w="2476" w:type="pct"/>
            <w:vAlign w:val="center"/>
          </w:tcPr>
          <w:p w14:paraId="3A99683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A411919" w14:textId="77777777" w:rsidR="00F50AC2" w:rsidRPr="00697DD9" w:rsidRDefault="00F50AC2" w:rsidP="004D3221">
            <w:pPr>
              <w:rPr>
                <w:rFonts w:ascii="Arial" w:hAnsi="Arial" w:cs="Arial"/>
                <w:sz w:val="20"/>
                <w:szCs w:val="20"/>
              </w:rPr>
            </w:pPr>
          </w:p>
        </w:tc>
      </w:tr>
      <w:tr w:rsidR="00F50AC2" w:rsidRPr="00697DD9" w14:paraId="7BEAC989" w14:textId="77777777" w:rsidTr="004D3221">
        <w:trPr>
          <w:trHeight w:val="20"/>
          <w:jc w:val="center"/>
        </w:trPr>
        <w:tc>
          <w:tcPr>
            <w:tcW w:w="362" w:type="pct"/>
            <w:vAlign w:val="center"/>
          </w:tcPr>
          <w:p w14:paraId="45E6BB9F" w14:textId="77777777" w:rsidR="00F50AC2" w:rsidRPr="00697DD9" w:rsidRDefault="00F50AC2" w:rsidP="004D3221">
            <w:pPr>
              <w:rPr>
                <w:rFonts w:ascii="Arial" w:hAnsi="Arial" w:cs="Arial"/>
                <w:sz w:val="20"/>
                <w:szCs w:val="20"/>
              </w:rPr>
            </w:pPr>
            <w:r w:rsidRPr="00697DD9">
              <w:rPr>
                <w:rFonts w:ascii="Arial" w:hAnsi="Arial" w:cs="Arial"/>
                <w:sz w:val="20"/>
                <w:szCs w:val="20"/>
              </w:rPr>
              <w:t>CF</w:t>
            </w:r>
          </w:p>
        </w:tc>
        <w:tc>
          <w:tcPr>
            <w:tcW w:w="2476" w:type="pct"/>
            <w:vAlign w:val="center"/>
          </w:tcPr>
          <w:p w14:paraId="3FB88A78" w14:textId="77777777" w:rsidR="00F50AC2" w:rsidRPr="00697DD9" w:rsidRDefault="00F50AC2" w:rsidP="004D3221">
            <w:pPr>
              <w:rPr>
                <w:rFonts w:ascii="Arial" w:hAnsi="Arial" w:cs="Arial"/>
                <w:sz w:val="20"/>
                <w:szCs w:val="20"/>
              </w:rPr>
            </w:pPr>
            <w:r w:rsidRPr="00697DD9">
              <w:rPr>
                <w:rFonts w:ascii="Arial" w:hAnsi="Arial" w:cs="Arial"/>
                <w:sz w:val="20"/>
                <w:szCs w:val="20"/>
              </w:rPr>
              <w:t>Хранение информации</w:t>
            </w:r>
          </w:p>
        </w:tc>
        <w:tc>
          <w:tcPr>
            <w:tcW w:w="2162" w:type="pct"/>
            <w:vAlign w:val="center"/>
          </w:tcPr>
          <w:p w14:paraId="25A4F0EA" w14:textId="77777777" w:rsidR="00F50AC2" w:rsidRPr="00697DD9" w:rsidRDefault="00F50AC2" w:rsidP="004D3221">
            <w:pPr>
              <w:rPr>
                <w:rFonts w:ascii="Arial" w:hAnsi="Arial" w:cs="Arial"/>
                <w:sz w:val="20"/>
                <w:szCs w:val="20"/>
              </w:rPr>
            </w:pPr>
            <w:r w:rsidRPr="00697DD9">
              <w:rPr>
                <w:rFonts w:ascii="Arial" w:hAnsi="Arial" w:cs="Arial"/>
                <w:sz w:val="20"/>
                <w:szCs w:val="20"/>
              </w:rPr>
              <w:t>CD-ROM, EPROM, регистратор событий, жесткий диск, магнитофон, память, оперативная память, видеомагнитофон,</w:t>
            </w:r>
          </w:p>
          <w:p w14:paraId="43BB1A3F" w14:textId="77777777" w:rsidR="00F50AC2" w:rsidRPr="00697DD9" w:rsidRDefault="00F50AC2" w:rsidP="004D3221">
            <w:pPr>
              <w:rPr>
                <w:rFonts w:ascii="Arial" w:hAnsi="Arial" w:cs="Arial"/>
                <w:sz w:val="20"/>
                <w:szCs w:val="20"/>
              </w:rPr>
            </w:pPr>
            <w:r w:rsidRPr="00697DD9">
              <w:rPr>
                <w:rFonts w:ascii="Arial" w:hAnsi="Arial" w:cs="Arial"/>
                <w:sz w:val="20"/>
                <w:szCs w:val="20"/>
              </w:rPr>
              <w:t>магнитофон</w:t>
            </w:r>
          </w:p>
        </w:tc>
      </w:tr>
      <w:tr w:rsidR="00F50AC2" w:rsidRPr="00697DD9" w14:paraId="7CE05E68" w14:textId="77777777" w:rsidTr="004D3221">
        <w:trPr>
          <w:trHeight w:val="20"/>
          <w:jc w:val="center"/>
        </w:trPr>
        <w:tc>
          <w:tcPr>
            <w:tcW w:w="362" w:type="pct"/>
            <w:vAlign w:val="center"/>
          </w:tcPr>
          <w:p w14:paraId="79428720" w14:textId="77777777" w:rsidR="00F50AC2" w:rsidRPr="00697DD9" w:rsidRDefault="00F50AC2" w:rsidP="004D3221">
            <w:pPr>
              <w:rPr>
                <w:rFonts w:ascii="Arial" w:hAnsi="Arial" w:cs="Arial"/>
                <w:sz w:val="20"/>
                <w:szCs w:val="20"/>
              </w:rPr>
            </w:pPr>
            <w:r w:rsidRPr="00697DD9">
              <w:rPr>
                <w:rFonts w:ascii="Arial" w:hAnsi="Arial" w:cs="Arial"/>
                <w:sz w:val="20"/>
                <w:szCs w:val="20"/>
              </w:rPr>
              <w:t>CG</w:t>
            </w:r>
          </w:p>
        </w:tc>
        <w:tc>
          <w:tcPr>
            <w:tcW w:w="2476" w:type="pct"/>
            <w:vAlign w:val="center"/>
          </w:tcPr>
          <w:p w14:paraId="0846C84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E7EADDB" w14:textId="77777777" w:rsidR="00F50AC2" w:rsidRPr="00697DD9" w:rsidRDefault="00F50AC2" w:rsidP="004D3221">
            <w:pPr>
              <w:rPr>
                <w:rFonts w:ascii="Arial" w:hAnsi="Arial" w:cs="Arial"/>
                <w:sz w:val="20"/>
                <w:szCs w:val="20"/>
              </w:rPr>
            </w:pPr>
          </w:p>
        </w:tc>
      </w:tr>
      <w:tr w:rsidR="00F50AC2" w:rsidRPr="00697DD9" w14:paraId="066151C9" w14:textId="77777777" w:rsidTr="004D3221">
        <w:trPr>
          <w:trHeight w:val="20"/>
          <w:jc w:val="center"/>
        </w:trPr>
        <w:tc>
          <w:tcPr>
            <w:tcW w:w="362" w:type="pct"/>
            <w:vAlign w:val="center"/>
          </w:tcPr>
          <w:p w14:paraId="4692B04B" w14:textId="77777777" w:rsidR="00F50AC2" w:rsidRPr="00697DD9" w:rsidRDefault="00F50AC2" w:rsidP="004D3221">
            <w:pPr>
              <w:rPr>
                <w:rFonts w:ascii="Arial" w:hAnsi="Arial" w:cs="Arial"/>
                <w:sz w:val="20"/>
                <w:szCs w:val="20"/>
              </w:rPr>
            </w:pPr>
            <w:r w:rsidRPr="00697DD9">
              <w:rPr>
                <w:rFonts w:ascii="Arial" w:hAnsi="Arial" w:cs="Arial"/>
                <w:sz w:val="20"/>
                <w:szCs w:val="20"/>
              </w:rPr>
              <w:t>CH</w:t>
            </w:r>
          </w:p>
        </w:tc>
        <w:tc>
          <w:tcPr>
            <w:tcW w:w="2476" w:type="pct"/>
            <w:vAlign w:val="center"/>
          </w:tcPr>
          <w:p w14:paraId="0482187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DF18AAA" w14:textId="77777777" w:rsidR="00F50AC2" w:rsidRPr="00697DD9" w:rsidRDefault="00F50AC2" w:rsidP="004D3221">
            <w:pPr>
              <w:rPr>
                <w:rFonts w:ascii="Arial" w:hAnsi="Arial" w:cs="Arial"/>
                <w:sz w:val="20"/>
                <w:szCs w:val="20"/>
              </w:rPr>
            </w:pPr>
          </w:p>
        </w:tc>
      </w:tr>
      <w:tr w:rsidR="00F50AC2" w:rsidRPr="00697DD9" w14:paraId="0383BD3B" w14:textId="77777777" w:rsidTr="004D3221">
        <w:trPr>
          <w:trHeight w:val="20"/>
          <w:jc w:val="center"/>
        </w:trPr>
        <w:tc>
          <w:tcPr>
            <w:tcW w:w="362" w:type="pct"/>
            <w:vAlign w:val="center"/>
          </w:tcPr>
          <w:p w14:paraId="5E8B3E12" w14:textId="77777777" w:rsidR="00F50AC2" w:rsidRPr="00697DD9" w:rsidRDefault="00F50AC2" w:rsidP="004D3221">
            <w:pPr>
              <w:rPr>
                <w:rFonts w:ascii="Arial" w:hAnsi="Arial" w:cs="Arial"/>
                <w:sz w:val="20"/>
                <w:szCs w:val="20"/>
              </w:rPr>
            </w:pPr>
            <w:r w:rsidRPr="00697DD9">
              <w:rPr>
                <w:rFonts w:ascii="Arial" w:hAnsi="Arial" w:cs="Arial"/>
                <w:sz w:val="20"/>
                <w:szCs w:val="20"/>
              </w:rPr>
              <w:t>CJ</w:t>
            </w:r>
          </w:p>
        </w:tc>
        <w:tc>
          <w:tcPr>
            <w:tcW w:w="2476" w:type="pct"/>
            <w:vAlign w:val="center"/>
          </w:tcPr>
          <w:p w14:paraId="1ED91F4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A914EAB" w14:textId="77777777" w:rsidR="00F50AC2" w:rsidRPr="00697DD9" w:rsidRDefault="00F50AC2" w:rsidP="004D3221">
            <w:pPr>
              <w:rPr>
                <w:rFonts w:ascii="Arial" w:hAnsi="Arial" w:cs="Arial"/>
                <w:sz w:val="20"/>
                <w:szCs w:val="20"/>
              </w:rPr>
            </w:pPr>
          </w:p>
        </w:tc>
      </w:tr>
      <w:tr w:rsidR="00F50AC2" w:rsidRPr="00697DD9" w14:paraId="184D9E29" w14:textId="77777777" w:rsidTr="004D3221">
        <w:trPr>
          <w:trHeight w:val="20"/>
          <w:jc w:val="center"/>
        </w:trPr>
        <w:tc>
          <w:tcPr>
            <w:tcW w:w="362" w:type="pct"/>
            <w:vAlign w:val="center"/>
          </w:tcPr>
          <w:p w14:paraId="6FFF425E" w14:textId="77777777" w:rsidR="00F50AC2" w:rsidRPr="00697DD9" w:rsidRDefault="00F50AC2" w:rsidP="004D3221">
            <w:pPr>
              <w:rPr>
                <w:rFonts w:ascii="Arial" w:hAnsi="Arial" w:cs="Arial"/>
                <w:sz w:val="20"/>
                <w:szCs w:val="20"/>
              </w:rPr>
            </w:pPr>
            <w:r w:rsidRPr="00697DD9">
              <w:rPr>
                <w:rFonts w:ascii="Arial" w:hAnsi="Arial" w:cs="Arial"/>
                <w:sz w:val="20"/>
                <w:szCs w:val="20"/>
              </w:rPr>
              <w:t>CK</w:t>
            </w:r>
          </w:p>
        </w:tc>
        <w:tc>
          <w:tcPr>
            <w:tcW w:w="2476" w:type="pct"/>
            <w:vAlign w:val="center"/>
          </w:tcPr>
          <w:p w14:paraId="2EA20A5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97428CA" w14:textId="77777777" w:rsidR="00F50AC2" w:rsidRPr="00697DD9" w:rsidRDefault="00F50AC2" w:rsidP="004D3221">
            <w:pPr>
              <w:rPr>
                <w:rFonts w:ascii="Arial" w:hAnsi="Arial" w:cs="Arial"/>
                <w:sz w:val="20"/>
                <w:szCs w:val="20"/>
              </w:rPr>
            </w:pPr>
          </w:p>
        </w:tc>
      </w:tr>
      <w:tr w:rsidR="00F50AC2" w:rsidRPr="00697DD9" w14:paraId="6F9BF795" w14:textId="77777777" w:rsidTr="004D3221">
        <w:trPr>
          <w:trHeight w:val="20"/>
          <w:jc w:val="center"/>
        </w:trPr>
        <w:tc>
          <w:tcPr>
            <w:tcW w:w="362" w:type="pct"/>
            <w:vAlign w:val="center"/>
          </w:tcPr>
          <w:p w14:paraId="74B93706" w14:textId="77777777" w:rsidR="00F50AC2" w:rsidRPr="00697DD9" w:rsidRDefault="00F50AC2" w:rsidP="004D3221">
            <w:pPr>
              <w:rPr>
                <w:rFonts w:ascii="Arial" w:hAnsi="Arial" w:cs="Arial"/>
                <w:sz w:val="20"/>
                <w:szCs w:val="20"/>
              </w:rPr>
            </w:pPr>
            <w:r w:rsidRPr="00697DD9">
              <w:rPr>
                <w:rFonts w:ascii="Arial" w:hAnsi="Arial" w:cs="Arial"/>
                <w:sz w:val="20"/>
                <w:szCs w:val="20"/>
              </w:rPr>
              <w:t>CL</w:t>
            </w:r>
          </w:p>
        </w:tc>
        <w:tc>
          <w:tcPr>
            <w:tcW w:w="2476" w:type="pct"/>
            <w:vAlign w:val="center"/>
          </w:tcPr>
          <w:p w14:paraId="0080E0DD" w14:textId="77777777" w:rsidR="00F50AC2" w:rsidRPr="00697DD9" w:rsidRDefault="00F50AC2" w:rsidP="004D3221">
            <w:pPr>
              <w:rPr>
                <w:rFonts w:ascii="Arial" w:hAnsi="Arial" w:cs="Arial"/>
                <w:sz w:val="20"/>
                <w:szCs w:val="20"/>
              </w:rPr>
            </w:pPr>
            <w:r w:rsidRPr="00697DD9">
              <w:rPr>
                <w:rFonts w:ascii="Arial" w:hAnsi="Arial" w:cs="Arial"/>
                <w:sz w:val="20"/>
                <w:szCs w:val="20"/>
              </w:rPr>
              <w:t>Открытое хранение материала в фиксированном месте (сбор, жилье)</w:t>
            </w:r>
          </w:p>
        </w:tc>
        <w:tc>
          <w:tcPr>
            <w:tcW w:w="2162" w:type="pct"/>
            <w:vAlign w:val="center"/>
          </w:tcPr>
          <w:p w14:paraId="6B3F1F2D" w14:textId="77777777" w:rsidR="00F50AC2" w:rsidRPr="00697DD9" w:rsidRDefault="00F50AC2" w:rsidP="004D3221">
            <w:pPr>
              <w:rPr>
                <w:rFonts w:ascii="Arial" w:hAnsi="Arial" w:cs="Arial"/>
                <w:sz w:val="20"/>
                <w:szCs w:val="20"/>
              </w:rPr>
            </w:pPr>
            <w:r w:rsidRPr="00697DD9">
              <w:rPr>
                <w:rFonts w:ascii="Arial" w:hAnsi="Arial" w:cs="Arial"/>
                <w:sz w:val="20"/>
                <w:szCs w:val="20"/>
              </w:rPr>
              <w:t>Бункер, цистерна, подставка для бумаги, яма, бассейн</w:t>
            </w:r>
          </w:p>
        </w:tc>
      </w:tr>
      <w:tr w:rsidR="00F50AC2" w:rsidRPr="00697DD9" w14:paraId="2C1012DA" w14:textId="77777777" w:rsidTr="004D3221">
        <w:trPr>
          <w:trHeight w:val="20"/>
          <w:jc w:val="center"/>
        </w:trPr>
        <w:tc>
          <w:tcPr>
            <w:tcW w:w="362" w:type="pct"/>
            <w:vAlign w:val="center"/>
          </w:tcPr>
          <w:p w14:paraId="4D760CA2" w14:textId="77777777" w:rsidR="00F50AC2" w:rsidRPr="00697DD9" w:rsidRDefault="00F50AC2" w:rsidP="004D3221">
            <w:pPr>
              <w:rPr>
                <w:rFonts w:ascii="Arial" w:hAnsi="Arial" w:cs="Arial"/>
                <w:sz w:val="20"/>
                <w:szCs w:val="20"/>
              </w:rPr>
            </w:pPr>
            <w:r w:rsidRPr="00697DD9">
              <w:rPr>
                <w:rFonts w:ascii="Arial" w:hAnsi="Arial" w:cs="Arial"/>
                <w:sz w:val="20"/>
                <w:szCs w:val="20"/>
              </w:rPr>
              <w:t>CM</w:t>
            </w:r>
          </w:p>
        </w:tc>
        <w:tc>
          <w:tcPr>
            <w:tcW w:w="2476" w:type="pct"/>
            <w:vAlign w:val="center"/>
          </w:tcPr>
          <w:p w14:paraId="44CF8648" w14:textId="77777777" w:rsidR="00F50AC2" w:rsidRPr="00697DD9" w:rsidRDefault="00F50AC2" w:rsidP="004D3221">
            <w:pPr>
              <w:rPr>
                <w:rFonts w:ascii="Arial" w:hAnsi="Arial" w:cs="Arial"/>
                <w:sz w:val="20"/>
                <w:szCs w:val="20"/>
              </w:rPr>
            </w:pPr>
            <w:r w:rsidRPr="00697DD9">
              <w:rPr>
                <w:rFonts w:ascii="Arial" w:hAnsi="Arial" w:cs="Arial"/>
                <w:sz w:val="20"/>
                <w:szCs w:val="20"/>
              </w:rPr>
              <w:t>Закрытое хранение материала в фиксированном месте (сбор, жилье)</w:t>
            </w:r>
          </w:p>
        </w:tc>
        <w:tc>
          <w:tcPr>
            <w:tcW w:w="2162" w:type="pct"/>
            <w:vAlign w:val="center"/>
          </w:tcPr>
          <w:p w14:paraId="685F536B" w14:textId="77777777" w:rsidR="00F50AC2" w:rsidRPr="00697DD9" w:rsidRDefault="00F50AC2" w:rsidP="004D3221">
            <w:pPr>
              <w:rPr>
                <w:rFonts w:ascii="Arial" w:hAnsi="Arial" w:cs="Arial"/>
                <w:sz w:val="20"/>
                <w:szCs w:val="20"/>
              </w:rPr>
            </w:pPr>
            <w:r w:rsidRPr="00697DD9">
              <w:rPr>
                <w:rFonts w:ascii="Arial" w:hAnsi="Arial" w:cs="Arial"/>
                <w:sz w:val="20"/>
                <w:szCs w:val="20"/>
              </w:rPr>
              <w:t>Аккумулятор, бочка, бойлер, буфер, контейнер, хранилище, испарительный бак, газовый держатель, сейф, силос, бак</w:t>
            </w:r>
          </w:p>
        </w:tc>
      </w:tr>
      <w:tr w:rsidR="00F50AC2" w:rsidRPr="00697DD9" w14:paraId="57BDF92C" w14:textId="77777777" w:rsidTr="004D3221">
        <w:trPr>
          <w:trHeight w:val="20"/>
          <w:jc w:val="center"/>
        </w:trPr>
        <w:tc>
          <w:tcPr>
            <w:tcW w:w="362" w:type="pct"/>
            <w:vAlign w:val="center"/>
          </w:tcPr>
          <w:p w14:paraId="7FB00D02" w14:textId="77777777" w:rsidR="00F50AC2" w:rsidRPr="00697DD9" w:rsidRDefault="00F50AC2" w:rsidP="004D3221">
            <w:pPr>
              <w:rPr>
                <w:rFonts w:ascii="Arial" w:hAnsi="Arial" w:cs="Arial"/>
                <w:sz w:val="20"/>
                <w:szCs w:val="20"/>
              </w:rPr>
            </w:pPr>
            <w:r w:rsidRPr="00697DD9">
              <w:rPr>
                <w:rFonts w:ascii="Arial" w:hAnsi="Arial" w:cs="Arial"/>
                <w:sz w:val="20"/>
                <w:szCs w:val="20"/>
              </w:rPr>
              <w:t>CN</w:t>
            </w:r>
          </w:p>
        </w:tc>
        <w:tc>
          <w:tcPr>
            <w:tcW w:w="2476" w:type="pct"/>
            <w:vAlign w:val="center"/>
          </w:tcPr>
          <w:p w14:paraId="1FF0016F" w14:textId="77777777" w:rsidR="00F50AC2" w:rsidRPr="00697DD9" w:rsidRDefault="00F50AC2" w:rsidP="004D3221">
            <w:pPr>
              <w:rPr>
                <w:rFonts w:ascii="Arial" w:hAnsi="Arial" w:cs="Arial"/>
                <w:sz w:val="20"/>
                <w:szCs w:val="20"/>
              </w:rPr>
            </w:pPr>
            <w:r w:rsidRPr="00697DD9">
              <w:rPr>
                <w:rFonts w:ascii="Arial" w:hAnsi="Arial" w:cs="Arial"/>
                <w:sz w:val="20"/>
                <w:szCs w:val="20"/>
              </w:rPr>
              <w:t>Подвижное хранение материала (сбор, жилье)</w:t>
            </w:r>
          </w:p>
        </w:tc>
        <w:tc>
          <w:tcPr>
            <w:tcW w:w="2162" w:type="pct"/>
            <w:vAlign w:val="center"/>
          </w:tcPr>
          <w:p w14:paraId="5573D4F7" w14:textId="77777777" w:rsidR="00F50AC2" w:rsidRPr="00697DD9" w:rsidRDefault="00F50AC2" w:rsidP="004D3221">
            <w:pPr>
              <w:rPr>
                <w:rFonts w:ascii="Arial" w:hAnsi="Arial" w:cs="Arial"/>
                <w:sz w:val="20"/>
                <w:szCs w:val="20"/>
              </w:rPr>
            </w:pPr>
            <w:r w:rsidRPr="00697DD9">
              <w:rPr>
                <w:rFonts w:ascii="Arial" w:hAnsi="Arial" w:cs="Arial"/>
                <w:sz w:val="20"/>
                <w:szCs w:val="20"/>
              </w:rPr>
              <w:t>Контейнер, барабан, газовый баллон, транспортировочный контейнер</w:t>
            </w:r>
          </w:p>
        </w:tc>
      </w:tr>
      <w:tr w:rsidR="00F50AC2" w:rsidRPr="00697DD9" w14:paraId="7B443620" w14:textId="77777777" w:rsidTr="004D3221">
        <w:trPr>
          <w:trHeight w:val="20"/>
          <w:jc w:val="center"/>
        </w:trPr>
        <w:tc>
          <w:tcPr>
            <w:tcW w:w="362" w:type="pct"/>
            <w:vAlign w:val="center"/>
          </w:tcPr>
          <w:p w14:paraId="2E0CE6FA" w14:textId="77777777" w:rsidR="00F50AC2" w:rsidRPr="00697DD9" w:rsidRDefault="00F50AC2" w:rsidP="004D3221">
            <w:pPr>
              <w:rPr>
                <w:rFonts w:ascii="Arial" w:hAnsi="Arial" w:cs="Arial"/>
                <w:sz w:val="20"/>
                <w:szCs w:val="20"/>
              </w:rPr>
            </w:pPr>
            <w:r w:rsidRPr="00697DD9">
              <w:rPr>
                <w:rFonts w:ascii="Arial" w:hAnsi="Arial" w:cs="Arial"/>
                <w:sz w:val="20"/>
                <w:szCs w:val="20"/>
              </w:rPr>
              <w:t>CP</w:t>
            </w:r>
          </w:p>
        </w:tc>
        <w:tc>
          <w:tcPr>
            <w:tcW w:w="2476" w:type="pct"/>
            <w:vAlign w:val="center"/>
          </w:tcPr>
          <w:p w14:paraId="4005BE11" w14:textId="77777777" w:rsidR="00F50AC2" w:rsidRPr="00697DD9" w:rsidRDefault="00F50AC2" w:rsidP="004D3221">
            <w:pPr>
              <w:rPr>
                <w:rFonts w:ascii="Arial" w:hAnsi="Arial" w:cs="Arial"/>
                <w:sz w:val="20"/>
                <w:szCs w:val="20"/>
              </w:rPr>
            </w:pPr>
            <w:r w:rsidRPr="00697DD9">
              <w:rPr>
                <w:rFonts w:ascii="Arial" w:hAnsi="Arial" w:cs="Arial"/>
                <w:sz w:val="20"/>
                <w:szCs w:val="20"/>
              </w:rPr>
              <w:t>Хранение тепловой энергии</w:t>
            </w:r>
          </w:p>
        </w:tc>
        <w:tc>
          <w:tcPr>
            <w:tcW w:w="2162" w:type="pct"/>
            <w:vAlign w:val="center"/>
          </w:tcPr>
          <w:p w14:paraId="37596353" w14:textId="77777777" w:rsidR="00F50AC2" w:rsidRPr="00697DD9" w:rsidRDefault="00F50AC2" w:rsidP="004D3221">
            <w:pPr>
              <w:rPr>
                <w:rFonts w:ascii="Arial" w:hAnsi="Arial" w:cs="Arial"/>
                <w:sz w:val="20"/>
                <w:szCs w:val="20"/>
              </w:rPr>
            </w:pPr>
            <w:r w:rsidRPr="00697DD9">
              <w:rPr>
                <w:rFonts w:ascii="Arial" w:hAnsi="Arial" w:cs="Arial"/>
                <w:sz w:val="20"/>
                <w:szCs w:val="20"/>
              </w:rPr>
              <w:t>Аккумулятор горячей воды, гибридное хранилище тепла, резервуар для льда, хранение пара, хранение тепловой энергии, хранение подземной тепловой энергии</w:t>
            </w:r>
          </w:p>
        </w:tc>
      </w:tr>
      <w:tr w:rsidR="00F50AC2" w:rsidRPr="00697DD9" w14:paraId="55201473" w14:textId="77777777" w:rsidTr="004D3221">
        <w:trPr>
          <w:trHeight w:val="20"/>
          <w:jc w:val="center"/>
        </w:trPr>
        <w:tc>
          <w:tcPr>
            <w:tcW w:w="362" w:type="pct"/>
            <w:vAlign w:val="center"/>
          </w:tcPr>
          <w:p w14:paraId="02DD54B4" w14:textId="77777777" w:rsidR="00F50AC2" w:rsidRPr="00697DD9" w:rsidRDefault="00F50AC2" w:rsidP="004D3221">
            <w:pPr>
              <w:rPr>
                <w:rFonts w:ascii="Arial" w:hAnsi="Arial" w:cs="Arial"/>
                <w:sz w:val="20"/>
                <w:szCs w:val="20"/>
              </w:rPr>
            </w:pPr>
            <w:r w:rsidRPr="00697DD9">
              <w:rPr>
                <w:rFonts w:ascii="Arial" w:hAnsi="Arial" w:cs="Arial"/>
                <w:sz w:val="20"/>
                <w:szCs w:val="20"/>
              </w:rPr>
              <w:t>CQ</w:t>
            </w:r>
          </w:p>
        </w:tc>
        <w:tc>
          <w:tcPr>
            <w:tcW w:w="2476" w:type="pct"/>
            <w:vAlign w:val="center"/>
          </w:tcPr>
          <w:p w14:paraId="0007203D" w14:textId="77777777" w:rsidR="00F50AC2" w:rsidRPr="00697DD9" w:rsidRDefault="00F50AC2" w:rsidP="004D3221">
            <w:pPr>
              <w:rPr>
                <w:rFonts w:ascii="Arial" w:hAnsi="Arial" w:cs="Arial"/>
                <w:sz w:val="20"/>
                <w:szCs w:val="20"/>
              </w:rPr>
            </w:pPr>
            <w:r w:rsidRPr="00697DD9">
              <w:rPr>
                <w:rFonts w:ascii="Arial" w:hAnsi="Arial" w:cs="Arial"/>
                <w:sz w:val="20"/>
                <w:szCs w:val="20"/>
              </w:rPr>
              <w:t>Хранение механической энергии</w:t>
            </w:r>
          </w:p>
        </w:tc>
        <w:tc>
          <w:tcPr>
            <w:tcW w:w="2162" w:type="pct"/>
            <w:vAlign w:val="center"/>
          </w:tcPr>
          <w:p w14:paraId="2C6C6309" w14:textId="77777777" w:rsidR="00F50AC2" w:rsidRPr="00697DD9" w:rsidRDefault="00F50AC2" w:rsidP="004D3221">
            <w:pPr>
              <w:rPr>
                <w:rFonts w:ascii="Arial" w:hAnsi="Arial" w:cs="Arial"/>
                <w:sz w:val="20"/>
                <w:szCs w:val="20"/>
              </w:rPr>
            </w:pPr>
            <w:r w:rsidRPr="00697DD9">
              <w:rPr>
                <w:rFonts w:ascii="Arial" w:hAnsi="Arial" w:cs="Arial"/>
                <w:sz w:val="20"/>
                <w:szCs w:val="20"/>
              </w:rPr>
              <w:t>Маховик, резиновая лента</w:t>
            </w:r>
          </w:p>
        </w:tc>
      </w:tr>
      <w:tr w:rsidR="00F50AC2" w:rsidRPr="00697DD9" w14:paraId="79F2A91E" w14:textId="77777777" w:rsidTr="004D3221">
        <w:trPr>
          <w:trHeight w:val="20"/>
          <w:jc w:val="center"/>
        </w:trPr>
        <w:tc>
          <w:tcPr>
            <w:tcW w:w="362" w:type="pct"/>
            <w:vAlign w:val="center"/>
          </w:tcPr>
          <w:p w14:paraId="4ABD53E2" w14:textId="77777777" w:rsidR="00F50AC2" w:rsidRPr="00697DD9" w:rsidRDefault="00F50AC2" w:rsidP="004D3221">
            <w:pPr>
              <w:rPr>
                <w:rFonts w:ascii="Arial" w:hAnsi="Arial" w:cs="Arial"/>
                <w:sz w:val="20"/>
                <w:szCs w:val="20"/>
              </w:rPr>
            </w:pPr>
            <w:r w:rsidRPr="00697DD9">
              <w:rPr>
                <w:rFonts w:ascii="Arial" w:hAnsi="Arial" w:cs="Arial"/>
                <w:sz w:val="20"/>
                <w:szCs w:val="20"/>
              </w:rPr>
              <w:t>CR</w:t>
            </w:r>
          </w:p>
        </w:tc>
        <w:tc>
          <w:tcPr>
            <w:tcW w:w="2476" w:type="pct"/>
            <w:vAlign w:val="center"/>
          </w:tcPr>
          <w:p w14:paraId="5C47EE0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E825B3A" w14:textId="77777777" w:rsidR="00F50AC2" w:rsidRPr="00697DD9" w:rsidRDefault="00F50AC2" w:rsidP="004D3221">
            <w:pPr>
              <w:rPr>
                <w:rFonts w:ascii="Arial" w:hAnsi="Arial" w:cs="Arial"/>
                <w:sz w:val="20"/>
                <w:szCs w:val="20"/>
              </w:rPr>
            </w:pPr>
          </w:p>
        </w:tc>
      </w:tr>
      <w:tr w:rsidR="00F50AC2" w:rsidRPr="00697DD9" w14:paraId="04C4C698" w14:textId="77777777" w:rsidTr="004D3221">
        <w:trPr>
          <w:trHeight w:val="20"/>
          <w:jc w:val="center"/>
        </w:trPr>
        <w:tc>
          <w:tcPr>
            <w:tcW w:w="362" w:type="pct"/>
            <w:vAlign w:val="center"/>
          </w:tcPr>
          <w:p w14:paraId="6D4ED710"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CS</w:t>
            </w:r>
          </w:p>
        </w:tc>
        <w:tc>
          <w:tcPr>
            <w:tcW w:w="2476" w:type="pct"/>
            <w:vAlign w:val="center"/>
          </w:tcPr>
          <w:p w14:paraId="049D61B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4B9BE43" w14:textId="77777777" w:rsidR="00F50AC2" w:rsidRPr="00697DD9" w:rsidRDefault="00F50AC2" w:rsidP="004D3221">
            <w:pPr>
              <w:rPr>
                <w:rFonts w:ascii="Arial" w:hAnsi="Arial" w:cs="Arial"/>
                <w:sz w:val="20"/>
                <w:szCs w:val="20"/>
              </w:rPr>
            </w:pPr>
          </w:p>
        </w:tc>
      </w:tr>
      <w:tr w:rsidR="00F50AC2" w:rsidRPr="00697DD9" w14:paraId="1FA0640F" w14:textId="77777777" w:rsidTr="004D3221">
        <w:trPr>
          <w:trHeight w:val="20"/>
          <w:jc w:val="center"/>
        </w:trPr>
        <w:tc>
          <w:tcPr>
            <w:tcW w:w="362" w:type="pct"/>
            <w:vAlign w:val="center"/>
          </w:tcPr>
          <w:p w14:paraId="0C0355D1" w14:textId="77777777" w:rsidR="00F50AC2" w:rsidRPr="00697DD9" w:rsidRDefault="00F50AC2" w:rsidP="004D3221">
            <w:pPr>
              <w:rPr>
                <w:rFonts w:ascii="Arial" w:hAnsi="Arial" w:cs="Arial"/>
                <w:sz w:val="20"/>
                <w:szCs w:val="20"/>
              </w:rPr>
            </w:pPr>
            <w:r w:rsidRPr="00697DD9">
              <w:rPr>
                <w:rFonts w:ascii="Arial" w:hAnsi="Arial" w:cs="Arial"/>
                <w:sz w:val="20"/>
                <w:szCs w:val="20"/>
              </w:rPr>
              <w:t>CT</w:t>
            </w:r>
          </w:p>
        </w:tc>
        <w:tc>
          <w:tcPr>
            <w:tcW w:w="2476" w:type="pct"/>
            <w:vAlign w:val="center"/>
          </w:tcPr>
          <w:p w14:paraId="76FFE6E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24AEE2F" w14:textId="77777777" w:rsidR="00F50AC2" w:rsidRPr="00697DD9" w:rsidRDefault="00F50AC2" w:rsidP="004D3221">
            <w:pPr>
              <w:rPr>
                <w:rFonts w:ascii="Arial" w:hAnsi="Arial" w:cs="Arial"/>
                <w:sz w:val="20"/>
                <w:szCs w:val="20"/>
              </w:rPr>
            </w:pPr>
          </w:p>
        </w:tc>
      </w:tr>
      <w:tr w:rsidR="00F50AC2" w:rsidRPr="00697DD9" w14:paraId="61B950C1" w14:textId="77777777" w:rsidTr="004D3221">
        <w:trPr>
          <w:trHeight w:val="20"/>
          <w:jc w:val="center"/>
        </w:trPr>
        <w:tc>
          <w:tcPr>
            <w:tcW w:w="362" w:type="pct"/>
            <w:vAlign w:val="center"/>
          </w:tcPr>
          <w:p w14:paraId="672B44E6" w14:textId="77777777" w:rsidR="00F50AC2" w:rsidRPr="00697DD9" w:rsidRDefault="00F50AC2" w:rsidP="004D3221">
            <w:pPr>
              <w:rPr>
                <w:rFonts w:ascii="Arial" w:hAnsi="Arial" w:cs="Arial"/>
                <w:sz w:val="20"/>
                <w:szCs w:val="20"/>
              </w:rPr>
            </w:pPr>
            <w:r w:rsidRPr="00697DD9">
              <w:rPr>
                <w:rFonts w:ascii="Arial" w:hAnsi="Arial" w:cs="Arial"/>
                <w:sz w:val="20"/>
                <w:szCs w:val="20"/>
              </w:rPr>
              <w:t>CU</w:t>
            </w:r>
          </w:p>
        </w:tc>
        <w:tc>
          <w:tcPr>
            <w:tcW w:w="2476" w:type="pct"/>
            <w:vAlign w:val="center"/>
          </w:tcPr>
          <w:p w14:paraId="01FF274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4920AE9" w14:textId="77777777" w:rsidR="00F50AC2" w:rsidRPr="00697DD9" w:rsidRDefault="00F50AC2" w:rsidP="004D3221">
            <w:pPr>
              <w:rPr>
                <w:rFonts w:ascii="Arial" w:hAnsi="Arial" w:cs="Arial"/>
                <w:sz w:val="20"/>
                <w:szCs w:val="20"/>
              </w:rPr>
            </w:pPr>
          </w:p>
        </w:tc>
      </w:tr>
      <w:tr w:rsidR="00F50AC2" w:rsidRPr="00697DD9" w14:paraId="20BD1340" w14:textId="77777777" w:rsidTr="004D3221">
        <w:trPr>
          <w:trHeight w:val="20"/>
          <w:jc w:val="center"/>
        </w:trPr>
        <w:tc>
          <w:tcPr>
            <w:tcW w:w="362" w:type="pct"/>
            <w:vAlign w:val="center"/>
          </w:tcPr>
          <w:p w14:paraId="1D5BF13B" w14:textId="77777777" w:rsidR="00F50AC2" w:rsidRPr="00697DD9" w:rsidRDefault="00F50AC2" w:rsidP="004D3221">
            <w:pPr>
              <w:rPr>
                <w:rFonts w:ascii="Arial" w:hAnsi="Arial" w:cs="Arial"/>
                <w:sz w:val="20"/>
                <w:szCs w:val="20"/>
              </w:rPr>
            </w:pPr>
            <w:r w:rsidRPr="00697DD9">
              <w:rPr>
                <w:rFonts w:ascii="Arial" w:hAnsi="Arial" w:cs="Arial"/>
                <w:sz w:val="20"/>
                <w:szCs w:val="20"/>
              </w:rPr>
              <w:t>CV</w:t>
            </w:r>
          </w:p>
        </w:tc>
        <w:tc>
          <w:tcPr>
            <w:tcW w:w="2476" w:type="pct"/>
            <w:vAlign w:val="center"/>
          </w:tcPr>
          <w:p w14:paraId="6B42143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10F3DA7" w14:textId="77777777" w:rsidR="00F50AC2" w:rsidRPr="00697DD9" w:rsidRDefault="00F50AC2" w:rsidP="004D3221">
            <w:pPr>
              <w:rPr>
                <w:rFonts w:ascii="Arial" w:hAnsi="Arial" w:cs="Arial"/>
                <w:sz w:val="20"/>
                <w:szCs w:val="20"/>
              </w:rPr>
            </w:pPr>
          </w:p>
        </w:tc>
      </w:tr>
      <w:tr w:rsidR="00F50AC2" w:rsidRPr="00697DD9" w14:paraId="6869BDCC" w14:textId="77777777" w:rsidTr="004D3221">
        <w:trPr>
          <w:trHeight w:val="20"/>
          <w:jc w:val="center"/>
        </w:trPr>
        <w:tc>
          <w:tcPr>
            <w:tcW w:w="362" w:type="pct"/>
            <w:vAlign w:val="center"/>
          </w:tcPr>
          <w:p w14:paraId="10984117" w14:textId="77777777" w:rsidR="00F50AC2" w:rsidRPr="00697DD9" w:rsidRDefault="00F50AC2" w:rsidP="004D3221">
            <w:pPr>
              <w:rPr>
                <w:rFonts w:ascii="Arial" w:hAnsi="Arial" w:cs="Arial"/>
                <w:sz w:val="20"/>
                <w:szCs w:val="20"/>
              </w:rPr>
            </w:pPr>
            <w:r w:rsidRPr="00697DD9">
              <w:rPr>
                <w:rFonts w:ascii="Arial" w:hAnsi="Arial" w:cs="Arial"/>
                <w:sz w:val="20"/>
                <w:szCs w:val="20"/>
              </w:rPr>
              <w:t>CW</w:t>
            </w:r>
          </w:p>
        </w:tc>
        <w:tc>
          <w:tcPr>
            <w:tcW w:w="2476" w:type="pct"/>
            <w:vAlign w:val="center"/>
          </w:tcPr>
          <w:p w14:paraId="3C05C3BB"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432B580" w14:textId="77777777" w:rsidR="00F50AC2" w:rsidRPr="00697DD9" w:rsidRDefault="00F50AC2" w:rsidP="004D3221">
            <w:pPr>
              <w:rPr>
                <w:rFonts w:ascii="Arial" w:hAnsi="Arial" w:cs="Arial"/>
                <w:sz w:val="20"/>
                <w:szCs w:val="20"/>
              </w:rPr>
            </w:pPr>
          </w:p>
        </w:tc>
      </w:tr>
      <w:tr w:rsidR="00F50AC2" w:rsidRPr="00697DD9" w14:paraId="7052210C" w14:textId="77777777" w:rsidTr="004D3221">
        <w:trPr>
          <w:trHeight w:val="20"/>
          <w:jc w:val="center"/>
        </w:trPr>
        <w:tc>
          <w:tcPr>
            <w:tcW w:w="362" w:type="pct"/>
            <w:vAlign w:val="center"/>
          </w:tcPr>
          <w:p w14:paraId="3BA33432" w14:textId="77777777" w:rsidR="00F50AC2" w:rsidRPr="00697DD9" w:rsidRDefault="00F50AC2" w:rsidP="004D3221">
            <w:pPr>
              <w:rPr>
                <w:rFonts w:ascii="Arial" w:hAnsi="Arial" w:cs="Arial"/>
                <w:sz w:val="20"/>
                <w:szCs w:val="20"/>
              </w:rPr>
            </w:pPr>
            <w:r w:rsidRPr="00697DD9">
              <w:rPr>
                <w:rFonts w:ascii="Arial" w:hAnsi="Arial" w:cs="Arial"/>
                <w:sz w:val="20"/>
                <w:szCs w:val="20"/>
              </w:rPr>
              <w:t>CX</w:t>
            </w:r>
          </w:p>
        </w:tc>
        <w:tc>
          <w:tcPr>
            <w:tcW w:w="2476" w:type="pct"/>
            <w:vAlign w:val="center"/>
          </w:tcPr>
          <w:p w14:paraId="7F162A0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056E314" w14:textId="77777777" w:rsidR="00F50AC2" w:rsidRPr="00697DD9" w:rsidRDefault="00F50AC2" w:rsidP="004D3221">
            <w:pPr>
              <w:rPr>
                <w:rFonts w:ascii="Arial" w:hAnsi="Arial" w:cs="Arial"/>
                <w:sz w:val="20"/>
                <w:szCs w:val="20"/>
              </w:rPr>
            </w:pPr>
          </w:p>
        </w:tc>
      </w:tr>
      <w:tr w:rsidR="00F50AC2" w:rsidRPr="00697DD9" w14:paraId="249F11CB" w14:textId="77777777" w:rsidTr="004D3221">
        <w:trPr>
          <w:trHeight w:val="20"/>
          <w:jc w:val="center"/>
        </w:trPr>
        <w:tc>
          <w:tcPr>
            <w:tcW w:w="362" w:type="pct"/>
            <w:vAlign w:val="center"/>
          </w:tcPr>
          <w:p w14:paraId="19CABEB3" w14:textId="77777777" w:rsidR="00F50AC2" w:rsidRPr="00697DD9" w:rsidRDefault="00F50AC2" w:rsidP="004D3221">
            <w:pPr>
              <w:rPr>
                <w:rFonts w:ascii="Arial" w:hAnsi="Arial" w:cs="Arial"/>
                <w:sz w:val="20"/>
                <w:szCs w:val="20"/>
              </w:rPr>
            </w:pPr>
            <w:r w:rsidRPr="00697DD9">
              <w:rPr>
                <w:rFonts w:ascii="Arial" w:hAnsi="Arial" w:cs="Arial"/>
                <w:sz w:val="20"/>
                <w:szCs w:val="20"/>
              </w:rPr>
              <w:t>CY</w:t>
            </w:r>
          </w:p>
        </w:tc>
        <w:tc>
          <w:tcPr>
            <w:tcW w:w="2476" w:type="pct"/>
            <w:vAlign w:val="center"/>
          </w:tcPr>
          <w:p w14:paraId="12029DE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96FE489" w14:textId="77777777" w:rsidR="00F50AC2" w:rsidRPr="00697DD9" w:rsidRDefault="00F50AC2" w:rsidP="004D3221">
            <w:pPr>
              <w:rPr>
                <w:rFonts w:ascii="Arial" w:hAnsi="Arial" w:cs="Arial"/>
                <w:sz w:val="20"/>
                <w:szCs w:val="20"/>
              </w:rPr>
            </w:pPr>
          </w:p>
        </w:tc>
      </w:tr>
      <w:tr w:rsidR="00F50AC2" w:rsidRPr="00697DD9" w14:paraId="560EB4AD" w14:textId="77777777" w:rsidTr="004D3221">
        <w:trPr>
          <w:trHeight w:val="20"/>
          <w:jc w:val="center"/>
        </w:trPr>
        <w:tc>
          <w:tcPr>
            <w:tcW w:w="362" w:type="pct"/>
            <w:vAlign w:val="center"/>
          </w:tcPr>
          <w:p w14:paraId="057A712A" w14:textId="77777777" w:rsidR="00F50AC2" w:rsidRPr="00697DD9" w:rsidRDefault="00F50AC2" w:rsidP="004D3221">
            <w:pPr>
              <w:rPr>
                <w:rFonts w:ascii="Arial" w:hAnsi="Arial" w:cs="Arial"/>
                <w:sz w:val="20"/>
                <w:szCs w:val="20"/>
              </w:rPr>
            </w:pPr>
            <w:r w:rsidRPr="00697DD9">
              <w:rPr>
                <w:rFonts w:ascii="Arial" w:hAnsi="Arial" w:cs="Arial"/>
                <w:sz w:val="20"/>
                <w:szCs w:val="20"/>
              </w:rPr>
              <w:t>CZ</w:t>
            </w:r>
          </w:p>
        </w:tc>
        <w:tc>
          <w:tcPr>
            <w:tcW w:w="2476" w:type="pct"/>
            <w:vAlign w:val="center"/>
          </w:tcPr>
          <w:p w14:paraId="4554189F" w14:textId="77777777" w:rsidR="00F50AC2" w:rsidRPr="00697DD9" w:rsidRDefault="00F50AC2" w:rsidP="004D3221">
            <w:pPr>
              <w:rPr>
                <w:rFonts w:ascii="Arial" w:hAnsi="Arial" w:cs="Arial"/>
                <w:sz w:val="20"/>
                <w:szCs w:val="20"/>
              </w:rPr>
            </w:pPr>
            <w:r w:rsidRPr="00697DD9">
              <w:rPr>
                <w:rFonts w:ascii="Arial" w:hAnsi="Arial" w:cs="Arial"/>
                <w:sz w:val="20"/>
                <w:szCs w:val="20"/>
              </w:rPr>
              <w:t>Комбинированные задачи</w:t>
            </w:r>
          </w:p>
        </w:tc>
        <w:tc>
          <w:tcPr>
            <w:tcW w:w="2162" w:type="pct"/>
            <w:vAlign w:val="center"/>
          </w:tcPr>
          <w:p w14:paraId="464166B9" w14:textId="77777777" w:rsidR="00F50AC2" w:rsidRPr="00697DD9" w:rsidRDefault="00F50AC2" w:rsidP="004D3221">
            <w:pPr>
              <w:rPr>
                <w:rFonts w:ascii="Arial" w:hAnsi="Arial" w:cs="Arial"/>
                <w:sz w:val="20"/>
                <w:szCs w:val="20"/>
              </w:rPr>
            </w:pPr>
          </w:p>
        </w:tc>
      </w:tr>
      <w:tr w:rsidR="00F50AC2" w:rsidRPr="00697DD9" w14:paraId="552E0852" w14:textId="77777777" w:rsidTr="004D3221">
        <w:trPr>
          <w:trHeight w:val="20"/>
          <w:jc w:val="center"/>
        </w:trPr>
        <w:tc>
          <w:tcPr>
            <w:tcW w:w="362" w:type="pct"/>
            <w:vAlign w:val="center"/>
          </w:tcPr>
          <w:p w14:paraId="0D363927" w14:textId="77777777" w:rsidR="00F50AC2" w:rsidRPr="00697DD9" w:rsidRDefault="00F50AC2" w:rsidP="004D3221">
            <w:pPr>
              <w:rPr>
                <w:sz w:val="20"/>
                <w:szCs w:val="20"/>
              </w:rPr>
            </w:pPr>
          </w:p>
        </w:tc>
        <w:tc>
          <w:tcPr>
            <w:tcW w:w="2476" w:type="pct"/>
            <w:vAlign w:val="center"/>
          </w:tcPr>
          <w:p w14:paraId="743B3AA6" w14:textId="77777777" w:rsidR="00F50AC2" w:rsidRPr="00697DD9" w:rsidRDefault="00F50AC2" w:rsidP="004D3221">
            <w:pPr>
              <w:rPr>
                <w:sz w:val="20"/>
                <w:szCs w:val="20"/>
              </w:rPr>
            </w:pPr>
          </w:p>
        </w:tc>
        <w:tc>
          <w:tcPr>
            <w:tcW w:w="2162" w:type="pct"/>
            <w:vAlign w:val="center"/>
          </w:tcPr>
          <w:p w14:paraId="1F45D5F6" w14:textId="77777777" w:rsidR="00F50AC2" w:rsidRPr="00697DD9" w:rsidRDefault="00F50AC2" w:rsidP="004D3221">
            <w:pPr>
              <w:rPr>
                <w:sz w:val="20"/>
                <w:szCs w:val="20"/>
              </w:rPr>
            </w:pPr>
          </w:p>
        </w:tc>
      </w:tr>
      <w:tr w:rsidR="00F50AC2" w:rsidRPr="00697DD9" w14:paraId="3779B1A6" w14:textId="77777777" w:rsidTr="004D3221">
        <w:trPr>
          <w:trHeight w:val="20"/>
          <w:jc w:val="center"/>
        </w:trPr>
        <w:tc>
          <w:tcPr>
            <w:tcW w:w="5000" w:type="pct"/>
            <w:gridSpan w:val="3"/>
            <w:vAlign w:val="center"/>
          </w:tcPr>
          <w:p w14:paraId="62021657" w14:textId="77777777" w:rsidR="00F50AC2" w:rsidRPr="007536D2" w:rsidRDefault="00F50AC2" w:rsidP="004D3221">
            <w:pPr>
              <w:rPr>
                <w:b/>
                <w:sz w:val="20"/>
                <w:szCs w:val="20"/>
              </w:rPr>
            </w:pPr>
            <w:r w:rsidRPr="007536D2">
              <w:rPr>
                <w:rFonts w:ascii="Arial" w:hAnsi="Arial" w:cs="Arial"/>
                <w:b/>
                <w:sz w:val="20"/>
                <w:szCs w:val="20"/>
              </w:rPr>
              <w:t>Основной класс E</w:t>
            </w:r>
          </w:p>
          <w:p w14:paraId="051FFEAC" w14:textId="77777777" w:rsidR="00F50AC2" w:rsidRPr="00697DD9" w:rsidRDefault="00F50AC2" w:rsidP="004D3221">
            <w:pPr>
              <w:rPr>
                <w:sz w:val="20"/>
                <w:szCs w:val="20"/>
              </w:rPr>
            </w:pPr>
            <w:r w:rsidRPr="007536D2">
              <w:rPr>
                <w:rFonts w:ascii="Arial" w:hAnsi="Arial" w:cs="Arial"/>
                <w:b/>
                <w:sz w:val="20"/>
                <w:szCs w:val="20"/>
              </w:rPr>
              <w:t>Обеспечение лучистой или тепловой энергии</w:t>
            </w:r>
          </w:p>
        </w:tc>
      </w:tr>
      <w:tr w:rsidR="00F50AC2" w:rsidRPr="00697DD9" w14:paraId="7EB5510D" w14:textId="77777777" w:rsidTr="004D3221">
        <w:trPr>
          <w:trHeight w:val="20"/>
          <w:jc w:val="center"/>
        </w:trPr>
        <w:tc>
          <w:tcPr>
            <w:tcW w:w="362" w:type="pct"/>
            <w:vAlign w:val="center"/>
          </w:tcPr>
          <w:p w14:paraId="52A10ABD"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0725E1E9"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535854AD"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697DD9" w14:paraId="531104CA" w14:textId="77777777" w:rsidTr="004D3221">
        <w:trPr>
          <w:trHeight w:val="20"/>
          <w:jc w:val="center"/>
        </w:trPr>
        <w:tc>
          <w:tcPr>
            <w:tcW w:w="362" w:type="pct"/>
            <w:vAlign w:val="center"/>
          </w:tcPr>
          <w:p w14:paraId="0CF3689F" w14:textId="77777777" w:rsidR="00F50AC2" w:rsidRPr="00697DD9" w:rsidRDefault="00F50AC2" w:rsidP="004D3221">
            <w:pPr>
              <w:rPr>
                <w:rFonts w:ascii="Arial" w:hAnsi="Arial" w:cs="Arial"/>
                <w:sz w:val="20"/>
                <w:szCs w:val="20"/>
              </w:rPr>
            </w:pPr>
            <w:r w:rsidRPr="00697DD9">
              <w:rPr>
                <w:rFonts w:ascii="Arial" w:hAnsi="Arial" w:cs="Arial"/>
                <w:sz w:val="20"/>
                <w:szCs w:val="20"/>
              </w:rPr>
              <w:t>EA</w:t>
            </w:r>
          </w:p>
        </w:tc>
        <w:tc>
          <w:tcPr>
            <w:tcW w:w="2476" w:type="pct"/>
            <w:vAlign w:val="center"/>
          </w:tcPr>
          <w:p w14:paraId="710149D7"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электромагнитного излучения для целей освещения с использованием электрической энергии</w:t>
            </w:r>
          </w:p>
        </w:tc>
        <w:tc>
          <w:tcPr>
            <w:tcW w:w="2162" w:type="pct"/>
            <w:vAlign w:val="center"/>
          </w:tcPr>
          <w:p w14:paraId="597AB224" w14:textId="77777777" w:rsidR="00F50AC2" w:rsidRPr="00697DD9" w:rsidRDefault="00F50AC2" w:rsidP="004D3221">
            <w:pPr>
              <w:rPr>
                <w:rFonts w:ascii="Arial" w:hAnsi="Arial" w:cs="Arial"/>
                <w:sz w:val="20"/>
                <w:szCs w:val="20"/>
              </w:rPr>
            </w:pPr>
            <w:r w:rsidRPr="00697DD9">
              <w:rPr>
                <w:rFonts w:ascii="Arial" w:hAnsi="Arial" w:cs="Arial"/>
                <w:sz w:val="20"/>
                <w:szCs w:val="20"/>
              </w:rPr>
              <w:t>Люминесцентная лампа, люминесцентная лампа, лампа накаливания, лампа, лампочка, лазер, светодиодная лампа, мазер, ультрафиолетовый радиатор</w:t>
            </w:r>
          </w:p>
        </w:tc>
      </w:tr>
      <w:tr w:rsidR="00F50AC2" w:rsidRPr="00697DD9" w14:paraId="7B71F8D1" w14:textId="77777777" w:rsidTr="004D3221">
        <w:trPr>
          <w:trHeight w:val="20"/>
          <w:jc w:val="center"/>
        </w:trPr>
        <w:tc>
          <w:tcPr>
            <w:tcW w:w="362" w:type="pct"/>
            <w:vAlign w:val="center"/>
          </w:tcPr>
          <w:p w14:paraId="4EF1A0EF" w14:textId="77777777" w:rsidR="00F50AC2" w:rsidRPr="00697DD9" w:rsidRDefault="00F50AC2" w:rsidP="004D3221">
            <w:pPr>
              <w:rPr>
                <w:rFonts w:ascii="Arial" w:hAnsi="Arial" w:cs="Arial"/>
                <w:sz w:val="20"/>
                <w:szCs w:val="20"/>
              </w:rPr>
            </w:pPr>
            <w:r w:rsidRPr="00697DD9">
              <w:rPr>
                <w:rFonts w:ascii="Arial" w:hAnsi="Arial" w:cs="Arial"/>
                <w:sz w:val="20"/>
                <w:szCs w:val="20"/>
              </w:rPr>
              <w:t>EB</w:t>
            </w:r>
          </w:p>
        </w:tc>
        <w:tc>
          <w:tcPr>
            <w:tcW w:w="2476" w:type="pct"/>
            <w:vAlign w:val="center"/>
          </w:tcPr>
          <w:p w14:paraId="26B7CBB7"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тепла путем преобразования электрической энергии</w:t>
            </w:r>
          </w:p>
        </w:tc>
        <w:tc>
          <w:tcPr>
            <w:tcW w:w="2162" w:type="pct"/>
            <w:vAlign w:val="center"/>
          </w:tcPr>
          <w:p w14:paraId="740EEB9E" w14:textId="77777777" w:rsidR="00F50AC2" w:rsidRPr="00697DD9" w:rsidRDefault="00F50AC2" w:rsidP="004D3221">
            <w:pPr>
              <w:rPr>
                <w:rFonts w:ascii="Arial" w:hAnsi="Arial" w:cs="Arial"/>
                <w:sz w:val="20"/>
                <w:szCs w:val="20"/>
              </w:rPr>
            </w:pPr>
            <w:r w:rsidRPr="00697DD9">
              <w:rPr>
                <w:rFonts w:ascii="Arial" w:hAnsi="Arial" w:cs="Arial"/>
                <w:sz w:val="20"/>
                <w:szCs w:val="20"/>
              </w:rPr>
              <w:t>Электрический котел, электрическая печь, электрический нагреватель, электрический радиатор, электродный паровой котел, нагревательный стержень, нагревательная проволока, инфракрасный нагревательный элемент</w:t>
            </w:r>
          </w:p>
        </w:tc>
      </w:tr>
      <w:tr w:rsidR="00F50AC2" w:rsidRPr="00697DD9" w14:paraId="37772F1B" w14:textId="77777777" w:rsidTr="004D3221">
        <w:trPr>
          <w:trHeight w:val="20"/>
          <w:jc w:val="center"/>
        </w:trPr>
        <w:tc>
          <w:tcPr>
            <w:tcW w:w="362" w:type="pct"/>
            <w:vAlign w:val="center"/>
          </w:tcPr>
          <w:p w14:paraId="5E6363D5" w14:textId="77777777" w:rsidR="00F50AC2" w:rsidRPr="00697DD9" w:rsidRDefault="00F50AC2" w:rsidP="004D3221">
            <w:pPr>
              <w:rPr>
                <w:rFonts w:ascii="Arial" w:hAnsi="Arial" w:cs="Arial"/>
                <w:sz w:val="20"/>
                <w:szCs w:val="20"/>
              </w:rPr>
            </w:pPr>
            <w:r w:rsidRPr="00697DD9">
              <w:rPr>
                <w:rFonts w:ascii="Arial" w:hAnsi="Arial" w:cs="Arial"/>
                <w:sz w:val="20"/>
                <w:szCs w:val="20"/>
              </w:rPr>
              <w:t>EC</w:t>
            </w:r>
          </w:p>
        </w:tc>
        <w:tc>
          <w:tcPr>
            <w:tcW w:w="2476" w:type="pct"/>
            <w:vAlign w:val="center"/>
          </w:tcPr>
          <w:p w14:paraId="25F9D09A"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энергии охлаждения путем преобразования электрической энергии</w:t>
            </w:r>
          </w:p>
        </w:tc>
        <w:tc>
          <w:tcPr>
            <w:tcW w:w="2162" w:type="pct"/>
            <w:vAlign w:val="center"/>
          </w:tcPr>
          <w:p w14:paraId="7BC45ED6" w14:textId="77777777" w:rsidR="00F50AC2" w:rsidRPr="00697DD9" w:rsidRDefault="00F50AC2" w:rsidP="004D3221">
            <w:pPr>
              <w:rPr>
                <w:rFonts w:ascii="Arial" w:hAnsi="Arial" w:cs="Arial"/>
                <w:sz w:val="20"/>
                <w:szCs w:val="20"/>
              </w:rPr>
            </w:pPr>
            <w:r w:rsidRPr="00697DD9">
              <w:rPr>
                <w:rFonts w:ascii="Arial" w:hAnsi="Arial" w:cs="Arial"/>
                <w:sz w:val="20"/>
                <w:szCs w:val="20"/>
              </w:rPr>
              <w:t>Холодильный агрегат, охлаждающий блок, морозильная камера, морозильная камера, элемент Пельтье, холодильник, охладитель с турбинным приводом</w:t>
            </w:r>
          </w:p>
        </w:tc>
      </w:tr>
      <w:tr w:rsidR="00F50AC2" w:rsidRPr="00697DD9" w14:paraId="7C9463ED" w14:textId="77777777" w:rsidTr="004D3221">
        <w:trPr>
          <w:trHeight w:val="20"/>
          <w:jc w:val="center"/>
        </w:trPr>
        <w:tc>
          <w:tcPr>
            <w:tcW w:w="362" w:type="pct"/>
            <w:vAlign w:val="center"/>
          </w:tcPr>
          <w:p w14:paraId="7256DFEB" w14:textId="77777777" w:rsidR="00F50AC2" w:rsidRPr="00697DD9" w:rsidRDefault="00F50AC2" w:rsidP="004D3221">
            <w:pPr>
              <w:rPr>
                <w:rFonts w:ascii="Arial" w:hAnsi="Arial" w:cs="Arial"/>
                <w:sz w:val="20"/>
                <w:szCs w:val="20"/>
              </w:rPr>
            </w:pPr>
            <w:r w:rsidRPr="00697DD9">
              <w:rPr>
                <w:rFonts w:ascii="Arial" w:hAnsi="Arial" w:cs="Arial"/>
                <w:sz w:val="20"/>
                <w:szCs w:val="20"/>
              </w:rPr>
              <w:t>ED</w:t>
            </w:r>
          </w:p>
        </w:tc>
        <w:tc>
          <w:tcPr>
            <w:tcW w:w="2476" w:type="pct"/>
            <w:vAlign w:val="center"/>
          </w:tcPr>
          <w:p w14:paraId="09D934A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CC5D54A" w14:textId="77777777" w:rsidR="00F50AC2" w:rsidRPr="00697DD9" w:rsidRDefault="00F50AC2" w:rsidP="004D3221">
            <w:pPr>
              <w:rPr>
                <w:rFonts w:ascii="Arial" w:hAnsi="Arial" w:cs="Arial"/>
                <w:sz w:val="20"/>
                <w:szCs w:val="20"/>
              </w:rPr>
            </w:pPr>
          </w:p>
        </w:tc>
      </w:tr>
      <w:tr w:rsidR="00F50AC2" w:rsidRPr="00697DD9" w14:paraId="2D77EEB2" w14:textId="77777777" w:rsidTr="004D3221">
        <w:trPr>
          <w:trHeight w:val="20"/>
          <w:jc w:val="center"/>
        </w:trPr>
        <w:tc>
          <w:tcPr>
            <w:tcW w:w="362" w:type="pct"/>
            <w:vAlign w:val="center"/>
          </w:tcPr>
          <w:p w14:paraId="63CA789A" w14:textId="77777777" w:rsidR="00F50AC2" w:rsidRPr="00697DD9" w:rsidRDefault="00F50AC2" w:rsidP="004D3221">
            <w:pPr>
              <w:rPr>
                <w:rFonts w:ascii="Arial" w:hAnsi="Arial" w:cs="Arial"/>
                <w:sz w:val="20"/>
                <w:szCs w:val="20"/>
              </w:rPr>
            </w:pPr>
            <w:r w:rsidRPr="00697DD9">
              <w:rPr>
                <w:rFonts w:ascii="Arial" w:hAnsi="Arial" w:cs="Arial"/>
                <w:sz w:val="20"/>
                <w:szCs w:val="20"/>
              </w:rPr>
              <w:t>EE</w:t>
            </w:r>
          </w:p>
        </w:tc>
        <w:tc>
          <w:tcPr>
            <w:tcW w:w="2476" w:type="pct"/>
            <w:vAlign w:val="center"/>
          </w:tcPr>
          <w:p w14:paraId="69818F5F"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другого электромагнитного излучения с помощью электрической энергии</w:t>
            </w:r>
          </w:p>
        </w:tc>
        <w:tc>
          <w:tcPr>
            <w:tcW w:w="2162" w:type="pct"/>
            <w:vAlign w:val="center"/>
          </w:tcPr>
          <w:p w14:paraId="2A663124" w14:textId="77777777" w:rsidR="00F50AC2" w:rsidRPr="00697DD9" w:rsidRDefault="00F50AC2" w:rsidP="004D3221">
            <w:pPr>
              <w:rPr>
                <w:rFonts w:ascii="Arial" w:hAnsi="Arial" w:cs="Arial"/>
                <w:sz w:val="20"/>
                <w:szCs w:val="20"/>
              </w:rPr>
            </w:pPr>
          </w:p>
        </w:tc>
      </w:tr>
      <w:tr w:rsidR="00F50AC2" w:rsidRPr="00697DD9" w14:paraId="6DFC5C83" w14:textId="77777777" w:rsidTr="004D3221">
        <w:trPr>
          <w:trHeight w:val="20"/>
          <w:jc w:val="center"/>
        </w:trPr>
        <w:tc>
          <w:tcPr>
            <w:tcW w:w="362" w:type="pct"/>
            <w:vAlign w:val="center"/>
          </w:tcPr>
          <w:p w14:paraId="6D0CFA7A" w14:textId="77777777" w:rsidR="00F50AC2" w:rsidRPr="00697DD9" w:rsidRDefault="00F50AC2" w:rsidP="004D3221">
            <w:pPr>
              <w:rPr>
                <w:rFonts w:ascii="Arial" w:hAnsi="Arial" w:cs="Arial"/>
                <w:sz w:val="20"/>
                <w:szCs w:val="20"/>
              </w:rPr>
            </w:pPr>
            <w:r w:rsidRPr="00697DD9">
              <w:rPr>
                <w:rFonts w:ascii="Arial" w:hAnsi="Arial" w:cs="Arial"/>
                <w:sz w:val="20"/>
                <w:szCs w:val="20"/>
              </w:rPr>
              <w:t>EF</w:t>
            </w:r>
          </w:p>
        </w:tc>
        <w:tc>
          <w:tcPr>
            <w:tcW w:w="2476" w:type="pct"/>
            <w:vAlign w:val="center"/>
          </w:tcPr>
          <w:p w14:paraId="25F21607"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электромагнитного излучения для целей сигнализации</w:t>
            </w:r>
          </w:p>
        </w:tc>
        <w:tc>
          <w:tcPr>
            <w:tcW w:w="2162" w:type="pct"/>
            <w:vAlign w:val="center"/>
          </w:tcPr>
          <w:p w14:paraId="5343E02F" w14:textId="77777777" w:rsidR="00F50AC2" w:rsidRPr="00697DD9" w:rsidRDefault="00F50AC2" w:rsidP="004D3221">
            <w:pPr>
              <w:rPr>
                <w:rFonts w:ascii="Arial" w:hAnsi="Arial" w:cs="Arial"/>
                <w:sz w:val="20"/>
                <w:szCs w:val="20"/>
              </w:rPr>
            </w:pPr>
          </w:p>
        </w:tc>
      </w:tr>
      <w:tr w:rsidR="00F50AC2" w:rsidRPr="00697DD9" w14:paraId="037222DD" w14:textId="77777777" w:rsidTr="004D3221">
        <w:trPr>
          <w:trHeight w:val="20"/>
          <w:jc w:val="center"/>
        </w:trPr>
        <w:tc>
          <w:tcPr>
            <w:tcW w:w="362" w:type="pct"/>
            <w:vAlign w:val="center"/>
          </w:tcPr>
          <w:p w14:paraId="05760DF2" w14:textId="77777777" w:rsidR="00F50AC2" w:rsidRPr="00697DD9" w:rsidRDefault="00F50AC2" w:rsidP="004D3221">
            <w:pPr>
              <w:rPr>
                <w:rFonts w:ascii="Arial" w:hAnsi="Arial" w:cs="Arial"/>
                <w:sz w:val="20"/>
                <w:szCs w:val="20"/>
              </w:rPr>
            </w:pPr>
            <w:r w:rsidRPr="00697DD9">
              <w:rPr>
                <w:rFonts w:ascii="Arial" w:hAnsi="Arial" w:cs="Arial"/>
                <w:sz w:val="20"/>
                <w:szCs w:val="20"/>
              </w:rPr>
              <w:t>EG</w:t>
            </w:r>
          </w:p>
        </w:tc>
        <w:tc>
          <w:tcPr>
            <w:tcW w:w="2476" w:type="pct"/>
            <w:vAlign w:val="center"/>
          </w:tcPr>
          <w:p w14:paraId="1D01B63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5B8F3E9" w14:textId="77777777" w:rsidR="00F50AC2" w:rsidRPr="00697DD9" w:rsidRDefault="00F50AC2" w:rsidP="004D3221">
            <w:pPr>
              <w:rPr>
                <w:rFonts w:ascii="Arial" w:hAnsi="Arial" w:cs="Arial"/>
                <w:sz w:val="20"/>
                <w:szCs w:val="20"/>
              </w:rPr>
            </w:pPr>
          </w:p>
        </w:tc>
      </w:tr>
      <w:tr w:rsidR="00F50AC2" w:rsidRPr="00697DD9" w14:paraId="34950E0F" w14:textId="77777777" w:rsidTr="004D3221">
        <w:trPr>
          <w:trHeight w:val="20"/>
          <w:jc w:val="center"/>
        </w:trPr>
        <w:tc>
          <w:tcPr>
            <w:tcW w:w="362" w:type="pct"/>
            <w:vAlign w:val="center"/>
          </w:tcPr>
          <w:p w14:paraId="4CB03D5E" w14:textId="77777777" w:rsidR="00F50AC2" w:rsidRPr="00697DD9" w:rsidRDefault="00F50AC2" w:rsidP="004D3221">
            <w:pPr>
              <w:rPr>
                <w:rFonts w:ascii="Arial" w:hAnsi="Arial" w:cs="Arial"/>
                <w:sz w:val="20"/>
                <w:szCs w:val="20"/>
              </w:rPr>
            </w:pPr>
            <w:r w:rsidRPr="00697DD9">
              <w:rPr>
                <w:rFonts w:ascii="Arial" w:hAnsi="Arial" w:cs="Arial"/>
                <w:sz w:val="20"/>
                <w:szCs w:val="20"/>
              </w:rPr>
              <w:t>EH</w:t>
            </w:r>
          </w:p>
        </w:tc>
        <w:tc>
          <w:tcPr>
            <w:tcW w:w="2476" w:type="pct"/>
            <w:vAlign w:val="center"/>
          </w:tcPr>
          <w:p w14:paraId="202F2B1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C961449" w14:textId="77777777" w:rsidR="00F50AC2" w:rsidRPr="00697DD9" w:rsidRDefault="00F50AC2" w:rsidP="004D3221">
            <w:pPr>
              <w:rPr>
                <w:rFonts w:ascii="Arial" w:hAnsi="Arial" w:cs="Arial"/>
                <w:sz w:val="20"/>
                <w:szCs w:val="20"/>
              </w:rPr>
            </w:pPr>
          </w:p>
        </w:tc>
      </w:tr>
      <w:tr w:rsidR="00F50AC2" w:rsidRPr="00697DD9" w14:paraId="05C8AE56" w14:textId="77777777" w:rsidTr="004D3221">
        <w:trPr>
          <w:trHeight w:val="20"/>
          <w:jc w:val="center"/>
        </w:trPr>
        <w:tc>
          <w:tcPr>
            <w:tcW w:w="362" w:type="pct"/>
            <w:vAlign w:val="center"/>
          </w:tcPr>
          <w:p w14:paraId="5549319C" w14:textId="77777777" w:rsidR="00F50AC2" w:rsidRPr="00697DD9" w:rsidRDefault="00F50AC2" w:rsidP="004D3221">
            <w:pPr>
              <w:rPr>
                <w:rFonts w:ascii="Arial" w:hAnsi="Arial" w:cs="Arial"/>
                <w:sz w:val="20"/>
                <w:szCs w:val="20"/>
              </w:rPr>
            </w:pPr>
            <w:r w:rsidRPr="00697DD9">
              <w:rPr>
                <w:rFonts w:ascii="Arial" w:hAnsi="Arial" w:cs="Arial"/>
                <w:sz w:val="20"/>
                <w:szCs w:val="20"/>
              </w:rPr>
              <w:t>EJ</w:t>
            </w:r>
          </w:p>
        </w:tc>
        <w:tc>
          <w:tcPr>
            <w:tcW w:w="2476" w:type="pct"/>
            <w:vAlign w:val="center"/>
          </w:tcPr>
          <w:p w14:paraId="7401178B"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8F12295" w14:textId="77777777" w:rsidR="00F50AC2" w:rsidRPr="00697DD9" w:rsidRDefault="00F50AC2" w:rsidP="004D3221">
            <w:pPr>
              <w:rPr>
                <w:rFonts w:ascii="Arial" w:hAnsi="Arial" w:cs="Arial"/>
                <w:sz w:val="20"/>
                <w:szCs w:val="20"/>
              </w:rPr>
            </w:pPr>
          </w:p>
        </w:tc>
      </w:tr>
      <w:tr w:rsidR="00F50AC2" w:rsidRPr="00697DD9" w14:paraId="0471B4F8" w14:textId="77777777" w:rsidTr="004D3221">
        <w:trPr>
          <w:trHeight w:val="20"/>
          <w:jc w:val="center"/>
        </w:trPr>
        <w:tc>
          <w:tcPr>
            <w:tcW w:w="362" w:type="pct"/>
            <w:vAlign w:val="center"/>
          </w:tcPr>
          <w:p w14:paraId="7ED4C48C" w14:textId="77777777" w:rsidR="00F50AC2" w:rsidRPr="00697DD9" w:rsidRDefault="00F50AC2" w:rsidP="004D3221">
            <w:pPr>
              <w:rPr>
                <w:rFonts w:ascii="Arial" w:hAnsi="Arial" w:cs="Arial"/>
                <w:sz w:val="20"/>
                <w:szCs w:val="20"/>
              </w:rPr>
            </w:pPr>
            <w:r w:rsidRPr="00697DD9">
              <w:rPr>
                <w:rFonts w:ascii="Arial" w:hAnsi="Arial" w:cs="Arial"/>
                <w:sz w:val="20"/>
                <w:szCs w:val="20"/>
              </w:rPr>
              <w:t>EK</w:t>
            </w:r>
          </w:p>
        </w:tc>
        <w:tc>
          <w:tcPr>
            <w:tcW w:w="2476" w:type="pct"/>
            <w:vAlign w:val="center"/>
          </w:tcPr>
          <w:p w14:paraId="43852E9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75A0B55" w14:textId="77777777" w:rsidR="00F50AC2" w:rsidRPr="00697DD9" w:rsidRDefault="00F50AC2" w:rsidP="004D3221">
            <w:pPr>
              <w:rPr>
                <w:rFonts w:ascii="Arial" w:hAnsi="Arial" w:cs="Arial"/>
                <w:sz w:val="20"/>
                <w:szCs w:val="20"/>
              </w:rPr>
            </w:pPr>
          </w:p>
        </w:tc>
      </w:tr>
      <w:tr w:rsidR="00F50AC2" w:rsidRPr="00697DD9" w14:paraId="134B62CA" w14:textId="77777777" w:rsidTr="004D3221">
        <w:trPr>
          <w:trHeight w:val="20"/>
          <w:jc w:val="center"/>
        </w:trPr>
        <w:tc>
          <w:tcPr>
            <w:tcW w:w="362" w:type="pct"/>
            <w:vAlign w:val="center"/>
          </w:tcPr>
          <w:p w14:paraId="19382F97" w14:textId="77777777" w:rsidR="00F50AC2" w:rsidRPr="00697DD9" w:rsidRDefault="00F50AC2" w:rsidP="004D3221">
            <w:pPr>
              <w:rPr>
                <w:rFonts w:ascii="Arial" w:hAnsi="Arial" w:cs="Arial"/>
                <w:sz w:val="20"/>
                <w:szCs w:val="20"/>
              </w:rPr>
            </w:pPr>
            <w:r w:rsidRPr="00697DD9">
              <w:rPr>
                <w:rFonts w:ascii="Arial" w:hAnsi="Arial" w:cs="Arial"/>
                <w:sz w:val="20"/>
                <w:szCs w:val="20"/>
              </w:rPr>
              <w:t>EL</w:t>
            </w:r>
          </w:p>
        </w:tc>
        <w:tc>
          <w:tcPr>
            <w:tcW w:w="2476" w:type="pct"/>
            <w:vAlign w:val="center"/>
          </w:tcPr>
          <w:p w14:paraId="1B866EC0"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электромагнитного излучения для целей освещения путем сжигания ископаемого топлива</w:t>
            </w:r>
          </w:p>
        </w:tc>
        <w:tc>
          <w:tcPr>
            <w:tcW w:w="2162" w:type="pct"/>
            <w:vAlign w:val="center"/>
          </w:tcPr>
          <w:p w14:paraId="0F538CC0" w14:textId="77777777" w:rsidR="00F50AC2" w:rsidRPr="00697DD9" w:rsidRDefault="00F50AC2" w:rsidP="004D3221">
            <w:pPr>
              <w:rPr>
                <w:rFonts w:ascii="Arial" w:hAnsi="Arial" w:cs="Arial"/>
                <w:sz w:val="20"/>
                <w:szCs w:val="20"/>
              </w:rPr>
            </w:pPr>
            <w:r w:rsidRPr="00697DD9">
              <w:rPr>
                <w:rFonts w:ascii="Arial" w:hAnsi="Arial" w:cs="Arial"/>
                <w:sz w:val="20"/>
                <w:szCs w:val="20"/>
              </w:rPr>
              <w:t>Газовая лампа, парафиновая лампа</w:t>
            </w:r>
          </w:p>
        </w:tc>
      </w:tr>
      <w:tr w:rsidR="00F50AC2" w:rsidRPr="00697DD9" w14:paraId="14177ED7" w14:textId="77777777" w:rsidTr="004D3221">
        <w:trPr>
          <w:trHeight w:val="20"/>
          <w:jc w:val="center"/>
        </w:trPr>
        <w:tc>
          <w:tcPr>
            <w:tcW w:w="362" w:type="pct"/>
            <w:vAlign w:val="center"/>
          </w:tcPr>
          <w:p w14:paraId="4E19AC55" w14:textId="77777777" w:rsidR="00F50AC2" w:rsidRPr="00697DD9" w:rsidRDefault="00F50AC2" w:rsidP="004D3221">
            <w:pPr>
              <w:rPr>
                <w:rFonts w:ascii="Arial" w:hAnsi="Arial" w:cs="Arial"/>
                <w:sz w:val="20"/>
                <w:szCs w:val="20"/>
              </w:rPr>
            </w:pPr>
            <w:r w:rsidRPr="00697DD9">
              <w:rPr>
                <w:rFonts w:ascii="Arial" w:hAnsi="Arial" w:cs="Arial"/>
                <w:sz w:val="20"/>
                <w:szCs w:val="20"/>
              </w:rPr>
              <w:t>EM</w:t>
            </w:r>
          </w:p>
        </w:tc>
        <w:tc>
          <w:tcPr>
            <w:tcW w:w="2476" w:type="pct"/>
            <w:vAlign w:val="center"/>
          </w:tcPr>
          <w:p w14:paraId="49F5279F"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тепла путем конверсии химической энергии</w:t>
            </w:r>
          </w:p>
        </w:tc>
        <w:tc>
          <w:tcPr>
            <w:tcW w:w="2162" w:type="pct"/>
            <w:vAlign w:val="center"/>
          </w:tcPr>
          <w:p w14:paraId="5CFDEA6F" w14:textId="77777777" w:rsidR="00F50AC2" w:rsidRPr="00697DD9" w:rsidRDefault="00F50AC2" w:rsidP="004D3221">
            <w:pPr>
              <w:rPr>
                <w:rFonts w:ascii="Arial" w:hAnsi="Arial" w:cs="Arial"/>
                <w:sz w:val="20"/>
                <w:szCs w:val="20"/>
              </w:rPr>
            </w:pPr>
            <w:r w:rsidRPr="00697DD9">
              <w:rPr>
                <w:rFonts w:ascii="Arial" w:hAnsi="Arial" w:cs="Arial"/>
                <w:sz w:val="20"/>
                <w:szCs w:val="20"/>
              </w:rPr>
              <w:t>Бойлер, горелка, решетка для горения, печь</w:t>
            </w:r>
          </w:p>
        </w:tc>
      </w:tr>
      <w:tr w:rsidR="00F50AC2" w:rsidRPr="00697DD9" w14:paraId="012CC750" w14:textId="77777777" w:rsidTr="004D3221">
        <w:trPr>
          <w:trHeight w:val="20"/>
          <w:jc w:val="center"/>
        </w:trPr>
        <w:tc>
          <w:tcPr>
            <w:tcW w:w="362" w:type="pct"/>
            <w:vAlign w:val="center"/>
          </w:tcPr>
          <w:p w14:paraId="6469C1C4" w14:textId="77777777" w:rsidR="00F50AC2" w:rsidRPr="00697DD9" w:rsidRDefault="00F50AC2" w:rsidP="004D3221">
            <w:pPr>
              <w:rPr>
                <w:rFonts w:ascii="Arial" w:hAnsi="Arial" w:cs="Arial"/>
                <w:sz w:val="20"/>
                <w:szCs w:val="20"/>
              </w:rPr>
            </w:pPr>
            <w:r w:rsidRPr="00697DD9">
              <w:rPr>
                <w:rFonts w:ascii="Arial" w:hAnsi="Arial" w:cs="Arial"/>
                <w:sz w:val="20"/>
                <w:szCs w:val="20"/>
              </w:rPr>
              <w:t>EN</w:t>
            </w:r>
          </w:p>
        </w:tc>
        <w:tc>
          <w:tcPr>
            <w:tcW w:w="2476" w:type="pct"/>
            <w:vAlign w:val="center"/>
          </w:tcPr>
          <w:p w14:paraId="483B56DE"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энергии охлаждения путем преобразования химической энергии</w:t>
            </w:r>
          </w:p>
        </w:tc>
        <w:tc>
          <w:tcPr>
            <w:tcW w:w="2162" w:type="pct"/>
            <w:vAlign w:val="center"/>
          </w:tcPr>
          <w:p w14:paraId="2780543F" w14:textId="77777777" w:rsidR="00F50AC2" w:rsidRPr="00697DD9" w:rsidRDefault="00F50AC2" w:rsidP="004D3221">
            <w:pPr>
              <w:rPr>
                <w:rFonts w:ascii="Arial" w:hAnsi="Arial" w:cs="Arial"/>
                <w:sz w:val="20"/>
                <w:szCs w:val="20"/>
              </w:rPr>
            </w:pPr>
            <w:r w:rsidRPr="00697DD9">
              <w:rPr>
                <w:rFonts w:ascii="Arial" w:hAnsi="Arial" w:cs="Arial"/>
                <w:sz w:val="20"/>
                <w:szCs w:val="20"/>
              </w:rPr>
              <w:t>Холодильный насос, холодильник</w:t>
            </w:r>
          </w:p>
        </w:tc>
      </w:tr>
      <w:tr w:rsidR="00F50AC2" w:rsidRPr="00697DD9" w14:paraId="32DBDD2B" w14:textId="77777777" w:rsidTr="004D3221">
        <w:trPr>
          <w:trHeight w:val="20"/>
          <w:jc w:val="center"/>
        </w:trPr>
        <w:tc>
          <w:tcPr>
            <w:tcW w:w="362" w:type="pct"/>
            <w:vAlign w:val="center"/>
          </w:tcPr>
          <w:p w14:paraId="2DE6F40C" w14:textId="77777777" w:rsidR="00F50AC2" w:rsidRPr="00697DD9" w:rsidRDefault="00F50AC2" w:rsidP="004D3221">
            <w:pPr>
              <w:rPr>
                <w:rFonts w:ascii="Arial" w:hAnsi="Arial" w:cs="Arial"/>
                <w:sz w:val="20"/>
                <w:szCs w:val="20"/>
              </w:rPr>
            </w:pPr>
            <w:r w:rsidRPr="00697DD9">
              <w:rPr>
                <w:rFonts w:ascii="Arial" w:hAnsi="Arial" w:cs="Arial"/>
                <w:sz w:val="20"/>
                <w:szCs w:val="20"/>
              </w:rPr>
              <w:t>EP</w:t>
            </w:r>
          </w:p>
        </w:tc>
        <w:tc>
          <w:tcPr>
            <w:tcW w:w="2476" w:type="pct"/>
            <w:vAlign w:val="center"/>
          </w:tcPr>
          <w:p w14:paraId="102D3BBE"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тепла конвекцией</w:t>
            </w:r>
          </w:p>
        </w:tc>
        <w:tc>
          <w:tcPr>
            <w:tcW w:w="2162" w:type="pct"/>
            <w:vAlign w:val="center"/>
          </w:tcPr>
          <w:p w14:paraId="32599CA9" w14:textId="77777777" w:rsidR="00F50AC2" w:rsidRPr="00697DD9" w:rsidRDefault="00F50AC2" w:rsidP="004D3221">
            <w:pPr>
              <w:rPr>
                <w:rFonts w:ascii="Arial" w:hAnsi="Arial" w:cs="Arial"/>
                <w:sz w:val="20"/>
                <w:szCs w:val="20"/>
              </w:rPr>
            </w:pPr>
            <w:r w:rsidRPr="00697DD9">
              <w:rPr>
                <w:rFonts w:ascii="Arial" w:hAnsi="Arial" w:cs="Arial"/>
                <w:sz w:val="20"/>
                <w:szCs w:val="20"/>
              </w:rPr>
              <w:t>Котел, конденсатор, испаритель, экономайзер, нагреватель питающей воды, теплообменник, теплогенерирующий парогенератор, радиатор, парогенератор</w:t>
            </w:r>
          </w:p>
        </w:tc>
      </w:tr>
      <w:tr w:rsidR="00F50AC2" w:rsidRPr="00697DD9" w14:paraId="5BB287C5" w14:textId="77777777" w:rsidTr="004D3221">
        <w:trPr>
          <w:trHeight w:val="20"/>
          <w:jc w:val="center"/>
        </w:trPr>
        <w:tc>
          <w:tcPr>
            <w:tcW w:w="362" w:type="pct"/>
            <w:vAlign w:val="center"/>
          </w:tcPr>
          <w:p w14:paraId="37C08DAE" w14:textId="77777777" w:rsidR="00F50AC2" w:rsidRPr="00697DD9" w:rsidRDefault="00F50AC2" w:rsidP="004D3221">
            <w:pPr>
              <w:rPr>
                <w:rFonts w:ascii="Arial" w:hAnsi="Arial" w:cs="Arial"/>
                <w:sz w:val="20"/>
                <w:szCs w:val="20"/>
              </w:rPr>
            </w:pPr>
            <w:r w:rsidRPr="00697DD9">
              <w:rPr>
                <w:rFonts w:ascii="Arial" w:hAnsi="Arial" w:cs="Arial"/>
                <w:sz w:val="20"/>
                <w:szCs w:val="20"/>
              </w:rPr>
              <w:t>EQ</w:t>
            </w:r>
          </w:p>
        </w:tc>
        <w:tc>
          <w:tcPr>
            <w:tcW w:w="2476" w:type="pct"/>
            <w:vAlign w:val="center"/>
          </w:tcPr>
          <w:p w14:paraId="7108203E"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энергии охлаждения конвекцией</w:t>
            </w:r>
          </w:p>
        </w:tc>
        <w:tc>
          <w:tcPr>
            <w:tcW w:w="2162" w:type="pct"/>
            <w:vAlign w:val="center"/>
          </w:tcPr>
          <w:p w14:paraId="5FC9CC61" w14:textId="77777777" w:rsidR="00F50AC2" w:rsidRPr="00697DD9" w:rsidRDefault="00F50AC2" w:rsidP="004D3221">
            <w:pPr>
              <w:rPr>
                <w:rFonts w:ascii="Arial" w:hAnsi="Arial" w:cs="Arial"/>
                <w:sz w:val="20"/>
                <w:szCs w:val="20"/>
              </w:rPr>
            </w:pPr>
            <w:r w:rsidRPr="00697DD9">
              <w:rPr>
                <w:rFonts w:ascii="Arial" w:hAnsi="Arial" w:cs="Arial"/>
                <w:sz w:val="20"/>
                <w:szCs w:val="20"/>
              </w:rPr>
              <w:t>Холодный насос, морозильник, холодильник</w:t>
            </w:r>
          </w:p>
        </w:tc>
      </w:tr>
      <w:tr w:rsidR="00F50AC2" w:rsidRPr="00697DD9" w14:paraId="1B9390B4" w14:textId="77777777" w:rsidTr="004D3221">
        <w:trPr>
          <w:trHeight w:val="20"/>
          <w:jc w:val="center"/>
        </w:trPr>
        <w:tc>
          <w:tcPr>
            <w:tcW w:w="362" w:type="pct"/>
            <w:vAlign w:val="center"/>
          </w:tcPr>
          <w:p w14:paraId="6B0F64EF" w14:textId="77777777" w:rsidR="00F50AC2" w:rsidRPr="00697DD9" w:rsidRDefault="00F50AC2" w:rsidP="004D3221">
            <w:pPr>
              <w:rPr>
                <w:rFonts w:ascii="Arial" w:hAnsi="Arial" w:cs="Arial"/>
                <w:sz w:val="20"/>
                <w:szCs w:val="20"/>
              </w:rPr>
            </w:pPr>
            <w:r w:rsidRPr="00697DD9">
              <w:rPr>
                <w:rFonts w:ascii="Arial" w:hAnsi="Arial" w:cs="Arial"/>
                <w:sz w:val="20"/>
                <w:szCs w:val="20"/>
              </w:rPr>
              <w:t>ER</w:t>
            </w:r>
          </w:p>
        </w:tc>
        <w:tc>
          <w:tcPr>
            <w:tcW w:w="2476" w:type="pct"/>
            <w:vAlign w:val="center"/>
          </w:tcPr>
          <w:p w14:paraId="48A012E5"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тепла путем преобразования механической энергии</w:t>
            </w:r>
          </w:p>
        </w:tc>
        <w:tc>
          <w:tcPr>
            <w:tcW w:w="2162" w:type="pct"/>
            <w:vAlign w:val="center"/>
          </w:tcPr>
          <w:p w14:paraId="4001AE96" w14:textId="77777777" w:rsidR="00F50AC2" w:rsidRPr="00697DD9" w:rsidRDefault="00F50AC2" w:rsidP="004D3221">
            <w:pPr>
              <w:rPr>
                <w:rFonts w:ascii="Arial" w:hAnsi="Arial" w:cs="Arial"/>
                <w:sz w:val="20"/>
                <w:szCs w:val="20"/>
              </w:rPr>
            </w:pPr>
          </w:p>
        </w:tc>
      </w:tr>
      <w:tr w:rsidR="00F50AC2" w:rsidRPr="00697DD9" w14:paraId="20F7F376" w14:textId="77777777" w:rsidTr="004D3221">
        <w:trPr>
          <w:trHeight w:val="20"/>
          <w:jc w:val="center"/>
        </w:trPr>
        <w:tc>
          <w:tcPr>
            <w:tcW w:w="362" w:type="pct"/>
            <w:vAlign w:val="center"/>
          </w:tcPr>
          <w:p w14:paraId="07230590" w14:textId="77777777" w:rsidR="00F50AC2" w:rsidRPr="00697DD9" w:rsidRDefault="00F50AC2" w:rsidP="004D3221">
            <w:pPr>
              <w:rPr>
                <w:rFonts w:ascii="Arial" w:hAnsi="Arial" w:cs="Arial"/>
                <w:sz w:val="20"/>
                <w:szCs w:val="20"/>
              </w:rPr>
            </w:pPr>
            <w:r w:rsidRPr="00697DD9">
              <w:rPr>
                <w:rFonts w:ascii="Arial" w:hAnsi="Arial" w:cs="Arial"/>
                <w:sz w:val="20"/>
                <w:szCs w:val="20"/>
              </w:rPr>
              <w:t>ES</w:t>
            </w:r>
          </w:p>
        </w:tc>
        <w:tc>
          <w:tcPr>
            <w:tcW w:w="2476" w:type="pct"/>
            <w:vAlign w:val="center"/>
          </w:tcPr>
          <w:p w14:paraId="65991351"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энергии охлаждения путем преобразования механической энергии</w:t>
            </w:r>
          </w:p>
        </w:tc>
        <w:tc>
          <w:tcPr>
            <w:tcW w:w="2162" w:type="pct"/>
            <w:vAlign w:val="center"/>
          </w:tcPr>
          <w:p w14:paraId="3C86F87F" w14:textId="77777777" w:rsidR="00F50AC2" w:rsidRPr="00697DD9" w:rsidRDefault="00F50AC2" w:rsidP="004D3221">
            <w:pPr>
              <w:rPr>
                <w:rFonts w:ascii="Arial" w:hAnsi="Arial" w:cs="Arial"/>
                <w:sz w:val="20"/>
                <w:szCs w:val="20"/>
              </w:rPr>
            </w:pPr>
            <w:r w:rsidRPr="00697DD9">
              <w:rPr>
                <w:rFonts w:ascii="Arial" w:hAnsi="Arial" w:cs="Arial"/>
                <w:sz w:val="20"/>
                <w:szCs w:val="20"/>
              </w:rPr>
              <w:t>Механический холодильник</w:t>
            </w:r>
          </w:p>
        </w:tc>
      </w:tr>
      <w:tr w:rsidR="00F50AC2" w:rsidRPr="00697DD9" w14:paraId="3BF1C8B3" w14:textId="77777777" w:rsidTr="004D3221">
        <w:trPr>
          <w:trHeight w:val="20"/>
          <w:jc w:val="center"/>
        </w:trPr>
        <w:tc>
          <w:tcPr>
            <w:tcW w:w="362" w:type="pct"/>
            <w:vAlign w:val="center"/>
          </w:tcPr>
          <w:p w14:paraId="6343A8BE" w14:textId="77777777" w:rsidR="00F50AC2" w:rsidRPr="00697DD9" w:rsidRDefault="00F50AC2" w:rsidP="004D3221">
            <w:pPr>
              <w:rPr>
                <w:rFonts w:ascii="Arial" w:hAnsi="Arial" w:cs="Arial"/>
                <w:sz w:val="20"/>
                <w:szCs w:val="20"/>
              </w:rPr>
            </w:pPr>
            <w:r w:rsidRPr="00697DD9">
              <w:rPr>
                <w:rFonts w:ascii="Arial" w:hAnsi="Arial" w:cs="Arial"/>
                <w:sz w:val="20"/>
                <w:szCs w:val="20"/>
              </w:rPr>
              <w:t>ET</w:t>
            </w:r>
          </w:p>
        </w:tc>
        <w:tc>
          <w:tcPr>
            <w:tcW w:w="2476" w:type="pct"/>
            <w:vAlign w:val="center"/>
          </w:tcPr>
          <w:p w14:paraId="35AD67AD"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тепла ядерным делением</w:t>
            </w:r>
          </w:p>
        </w:tc>
        <w:tc>
          <w:tcPr>
            <w:tcW w:w="2162" w:type="pct"/>
            <w:vAlign w:val="center"/>
          </w:tcPr>
          <w:p w14:paraId="586F2BD7" w14:textId="77777777" w:rsidR="00F50AC2" w:rsidRPr="00697DD9" w:rsidRDefault="00F50AC2" w:rsidP="004D3221">
            <w:pPr>
              <w:rPr>
                <w:rFonts w:ascii="Arial" w:hAnsi="Arial" w:cs="Arial"/>
                <w:sz w:val="20"/>
                <w:szCs w:val="20"/>
              </w:rPr>
            </w:pPr>
            <w:r w:rsidRPr="00697DD9">
              <w:rPr>
                <w:rFonts w:ascii="Arial" w:hAnsi="Arial" w:cs="Arial"/>
                <w:sz w:val="20"/>
                <w:szCs w:val="20"/>
              </w:rPr>
              <w:t>Ядерный реактор</w:t>
            </w:r>
          </w:p>
        </w:tc>
      </w:tr>
      <w:tr w:rsidR="00F50AC2" w:rsidRPr="00697DD9" w14:paraId="4B41D23D" w14:textId="77777777" w:rsidTr="004D3221">
        <w:trPr>
          <w:trHeight w:val="20"/>
          <w:jc w:val="center"/>
        </w:trPr>
        <w:tc>
          <w:tcPr>
            <w:tcW w:w="362" w:type="pct"/>
            <w:vAlign w:val="center"/>
          </w:tcPr>
          <w:p w14:paraId="45AD3C97" w14:textId="77777777" w:rsidR="00F50AC2" w:rsidRPr="00697DD9" w:rsidRDefault="00F50AC2" w:rsidP="004D3221">
            <w:pPr>
              <w:rPr>
                <w:rFonts w:ascii="Arial" w:hAnsi="Arial" w:cs="Arial"/>
                <w:sz w:val="20"/>
                <w:szCs w:val="20"/>
              </w:rPr>
            </w:pPr>
            <w:r w:rsidRPr="00697DD9">
              <w:rPr>
                <w:rFonts w:ascii="Arial" w:hAnsi="Arial" w:cs="Arial"/>
                <w:sz w:val="20"/>
                <w:szCs w:val="20"/>
              </w:rPr>
              <w:t>EU</w:t>
            </w:r>
          </w:p>
        </w:tc>
        <w:tc>
          <w:tcPr>
            <w:tcW w:w="2476" w:type="pct"/>
            <w:vAlign w:val="center"/>
          </w:tcPr>
          <w:p w14:paraId="21FA4439"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излучения частиц</w:t>
            </w:r>
          </w:p>
        </w:tc>
        <w:tc>
          <w:tcPr>
            <w:tcW w:w="2162" w:type="pct"/>
            <w:vAlign w:val="center"/>
          </w:tcPr>
          <w:p w14:paraId="1918109B" w14:textId="77777777" w:rsidR="00F50AC2" w:rsidRPr="00697DD9" w:rsidRDefault="00F50AC2" w:rsidP="004D3221">
            <w:pPr>
              <w:rPr>
                <w:rFonts w:ascii="Arial" w:hAnsi="Arial" w:cs="Arial"/>
                <w:sz w:val="20"/>
                <w:szCs w:val="20"/>
              </w:rPr>
            </w:pPr>
            <w:r w:rsidRPr="00697DD9">
              <w:rPr>
                <w:rFonts w:ascii="Arial" w:hAnsi="Arial" w:cs="Arial"/>
                <w:sz w:val="20"/>
                <w:szCs w:val="20"/>
              </w:rPr>
              <w:t>Магнетронный распылитель, нейтронный генератор</w:t>
            </w:r>
          </w:p>
        </w:tc>
      </w:tr>
      <w:tr w:rsidR="00F50AC2" w:rsidRPr="00697DD9" w14:paraId="0B81CA89" w14:textId="77777777" w:rsidTr="004D3221">
        <w:trPr>
          <w:trHeight w:val="20"/>
          <w:jc w:val="center"/>
        </w:trPr>
        <w:tc>
          <w:tcPr>
            <w:tcW w:w="362" w:type="pct"/>
            <w:vAlign w:val="center"/>
          </w:tcPr>
          <w:p w14:paraId="372B5663" w14:textId="77777777" w:rsidR="00F50AC2" w:rsidRPr="00697DD9" w:rsidRDefault="00F50AC2" w:rsidP="004D3221">
            <w:pPr>
              <w:rPr>
                <w:rFonts w:ascii="Arial" w:hAnsi="Arial" w:cs="Arial"/>
                <w:sz w:val="20"/>
                <w:szCs w:val="20"/>
              </w:rPr>
            </w:pPr>
            <w:r w:rsidRPr="00697DD9">
              <w:rPr>
                <w:rFonts w:ascii="Arial" w:hAnsi="Arial" w:cs="Arial"/>
                <w:sz w:val="20"/>
                <w:szCs w:val="20"/>
              </w:rPr>
              <w:t>EV</w:t>
            </w:r>
          </w:p>
        </w:tc>
        <w:tc>
          <w:tcPr>
            <w:tcW w:w="2476" w:type="pct"/>
            <w:vAlign w:val="center"/>
          </w:tcPr>
          <w:p w14:paraId="149DE0D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7C77FE3" w14:textId="77777777" w:rsidR="00F50AC2" w:rsidRPr="00697DD9" w:rsidRDefault="00F50AC2" w:rsidP="004D3221">
            <w:pPr>
              <w:rPr>
                <w:rFonts w:ascii="Arial" w:hAnsi="Arial" w:cs="Arial"/>
                <w:sz w:val="20"/>
                <w:szCs w:val="20"/>
              </w:rPr>
            </w:pPr>
          </w:p>
        </w:tc>
      </w:tr>
      <w:tr w:rsidR="00F50AC2" w:rsidRPr="00697DD9" w14:paraId="0776C6B8" w14:textId="77777777" w:rsidTr="004D3221">
        <w:trPr>
          <w:trHeight w:val="20"/>
          <w:jc w:val="center"/>
        </w:trPr>
        <w:tc>
          <w:tcPr>
            <w:tcW w:w="362" w:type="pct"/>
            <w:vAlign w:val="center"/>
          </w:tcPr>
          <w:p w14:paraId="0D439D8C" w14:textId="77777777" w:rsidR="00F50AC2" w:rsidRPr="00697DD9" w:rsidRDefault="00F50AC2" w:rsidP="004D3221">
            <w:pPr>
              <w:rPr>
                <w:rFonts w:ascii="Arial" w:hAnsi="Arial" w:cs="Arial"/>
                <w:sz w:val="20"/>
                <w:szCs w:val="20"/>
              </w:rPr>
            </w:pPr>
            <w:r w:rsidRPr="00697DD9">
              <w:rPr>
                <w:rFonts w:ascii="Arial" w:hAnsi="Arial" w:cs="Arial"/>
                <w:sz w:val="20"/>
                <w:szCs w:val="20"/>
              </w:rPr>
              <w:t>EW</w:t>
            </w:r>
          </w:p>
        </w:tc>
        <w:tc>
          <w:tcPr>
            <w:tcW w:w="2476" w:type="pct"/>
            <w:vAlign w:val="center"/>
          </w:tcPr>
          <w:p w14:paraId="75FFCB0A"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11D2DE6" w14:textId="77777777" w:rsidR="00F50AC2" w:rsidRPr="00697DD9" w:rsidRDefault="00F50AC2" w:rsidP="004D3221">
            <w:pPr>
              <w:rPr>
                <w:rFonts w:ascii="Arial" w:hAnsi="Arial" w:cs="Arial"/>
                <w:sz w:val="20"/>
                <w:szCs w:val="20"/>
              </w:rPr>
            </w:pPr>
          </w:p>
        </w:tc>
      </w:tr>
      <w:tr w:rsidR="00F50AC2" w:rsidRPr="00697DD9" w14:paraId="3AAE5FD7" w14:textId="77777777" w:rsidTr="004D3221">
        <w:trPr>
          <w:trHeight w:val="20"/>
          <w:jc w:val="center"/>
        </w:trPr>
        <w:tc>
          <w:tcPr>
            <w:tcW w:w="362" w:type="pct"/>
            <w:vAlign w:val="center"/>
          </w:tcPr>
          <w:p w14:paraId="72B2458D" w14:textId="77777777" w:rsidR="00F50AC2" w:rsidRPr="00697DD9" w:rsidRDefault="00F50AC2" w:rsidP="004D3221">
            <w:pPr>
              <w:rPr>
                <w:rFonts w:ascii="Arial" w:hAnsi="Arial" w:cs="Arial"/>
                <w:sz w:val="20"/>
                <w:szCs w:val="20"/>
              </w:rPr>
            </w:pPr>
            <w:r w:rsidRPr="00697DD9">
              <w:rPr>
                <w:rFonts w:ascii="Arial" w:hAnsi="Arial" w:cs="Arial"/>
                <w:sz w:val="20"/>
                <w:szCs w:val="20"/>
              </w:rPr>
              <w:t>EX</w:t>
            </w:r>
          </w:p>
        </w:tc>
        <w:tc>
          <w:tcPr>
            <w:tcW w:w="2476" w:type="pct"/>
            <w:vAlign w:val="center"/>
          </w:tcPr>
          <w:p w14:paraId="3C2321B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AD14E1C" w14:textId="77777777" w:rsidR="00F50AC2" w:rsidRPr="00697DD9" w:rsidRDefault="00F50AC2" w:rsidP="004D3221">
            <w:pPr>
              <w:rPr>
                <w:rFonts w:ascii="Arial" w:hAnsi="Arial" w:cs="Arial"/>
                <w:sz w:val="20"/>
                <w:szCs w:val="20"/>
              </w:rPr>
            </w:pPr>
          </w:p>
        </w:tc>
      </w:tr>
      <w:tr w:rsidR="00F50AC2" w:rsidRPr="00697DD9" w14:paraId="7BC92271" w14:textId="77777777" w:rsidTr="004D3221">
        <w:trPr>
          <w:trHeight w:val="20"/>
          <w:jc w:val="center"/>
        </w:trPr>
        <w:tc>
          <w:tcPr>
            <w:tcW w:w="362" w:type="pct"/>
            <w:vAlign w:val="center"/>
          </w:tcPr>
          <w:p w14:paraId="4E9F8283"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EY</w:t>
            </w:r>
          </w:p>
        </w:tc>
        <w:tc>
          <w:tcPr>
            <w:tcW w:w="2476" w:type="pct"/>
            <w:vAlign w:val="center"/>
          </w:tcPr>
          <w:p w14:paraId="585EB96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4FB67C7" w14:textId="77777777" w:rsidR="00F50AC2" w:rsidRPr="00697DD9" w:rsidRDefault="00F50AC2" w:rsidP="004D3221">
            <w:pPr>
              <w:rPr>
                <w:rFonts w:ascii="Arial" w:hAnsi="Arial" w:cs="Arial"/>
                <w:sz w:val="20"/>
                <w:szCs w:val="20"/>
              </w:rPr>
            </w:pPr>
          </w:p>
        </w:tc>
      </w:tr>
      <w:tr w:rsidR="00F50AC2" w:rsidRPr="00697DD9" w14:paraId="14373203" w14:textId="77777777" w:rsidTr="004D3221">
        <w:trPr>
          <w:trHeight w:val="20"/>
          <w:jc w:val="center"/>
        </w:trPr>
        <w:tc>
          <w:tcPr>
            <w:tcW w:w="362" w:type="pct"/>
            <w:vAlign w:val="center"/>
          </w:tcPr>
          <w:p w14:paraId="6E3B517E" w14:textId="77777777" w:rsidR="00F50AC2" w:rsidRPr="00697DD9" w:rsidRDefault="00F50AC2" w:rsidP="004D3221">
            <w:pPr>
              <w:rPr>
                <w:rFonts w:ascii="Arial" w:hAnsi="Arial" w:cs="Arial"/>
                <w:sz w:val="20"/>
                <w:szCs w:val="20"/>
              </w:rPr>
            </w:pPr>
            <w:r w:rsidRPr="00697DD9">
              <w:rPr>
                <w:rFonts w:ascii="Arial" w:hAnsi="Arial" w:cs="Arial"/>
                <w:sz w:val="20"/>
                <w:szCs w:val="20"/>
              </w:rPr>
              <w:t>EZ</w:t>
            </w:r>
          </w:p>
        </w:tc>
        <w:tc>
          <w:tcPr>
            <w:tcW w:w="2476" w:type="pct"/>
            <w:vAlign w:val="center"/>
          </w:tcPr>
          <w:p w14:paraId="74B24622" w14:textId="77777777" w:rsidR="00F50AC2" w:rsidRPr="00697DD9" w:rsidRDefault="00F50AC2" w:rsidP="004D3221">
            <w:pPr>
              <w:rPr>
                <w:rFonts w:ascii="Arial" w:hAnsi="Arial" w:cs="Arial"/>
                <w:sz w:val="20"/>
                <w:szCs w:val="20"/>
              </w:rPr>
            </w:pPr>
            <w:r w:rsidRPr="00697DD9">
              <w:rPr>
                <w:rFonts w:ascii="Arial" w:hAnsi="Arial" w:cs="Arial"/>
                <w:sz w:val="20"/>
                <w:szCs w:val="20"/>
              </w:rPr>
              <w:t>Комбинированные задачи</w:t>
            </w:r>
          </w:p>
        </w:tc>
        <w:tc>
          <w:tcPr>
            <w:tcW w:w="2162" w:type="pct"/>
            <w:vAlign w:val="center"/>
          </w:tcPr>
          <w:p w14:paraId="76396DD3" w14:textId="77777777" w:rsidR="00F50AC2" w:rsidRPr="00697DD9" w:rsidRDefault="00F50AC2" w:rsidP="004D3221">
            <w:pPr>
              <w:rPr>
                <w:rFonts w:ascii="Arial" w:hAnsi="Arial" w:cs="Arial"/>
                <w:sz w:val="20"/>
                <w:szCs w:val="20"/>
              </w:rPr>
            </w:pPr>
          </w:p>
        </w:tc>
      </w:tr>
      <w:tr w:rsidR="00F50AC2" w:rsidRPr="00697DD9" w14:paraId="480CB6E9" w14:textId="77777777" w:rsidTr="004D3221">
        <w:trPr>
          <w:trHeight w:val="20"/>
          <w:jc w:val="center"/>
        </w:trPr>
        <w:tc>
          <w:tcPr>
            <w:tcW w:w="362" w:type="pct"/>
            <w:vAlign w:val="center"/>
          </w:tcPr>
          <w:p w14:paraId="24866865" w14:textId="77777777" w:rsidR="00F50AC2" w:rsidRPr="00697DD9" w:rsidRDefault="00F50AC2" w:rsidP="004D3221">
            <w:pPr>
              <w:rPr>
                <w:sz w:val="20"/>
                <w:szCs w:val="20"/>
              </w:rPr>
            </w:pPr>
          </w:p>
        </w:tc>
        <w:tc>
          <w:tcPr>
            <w:tcW w:w="2476" w:type="pct"/>
            <w:vAlign w:val="center"/>
          </w:tcPr>
          <w:p w14:paraId="535FB339" w14:textId="77777777" w:rsidR="00F50AC2" w:rsidRPr="00697DD9" w:rsidRDefault="00F50AC2" w:rsidP="004D3221">
            <w:pPr>
              <w:rPr>
                <w:sz w:val="20"/>
                <w:szCs w:val="20"/>
              </w:rPr>
            </w:pPr>
          </w:p>
        </w:tc>
        <w:tc>
          <w:tcPr>
            <w:tcW w:w="2162" w:type="pct"/>
            <w:vAlign w:val="center"/>
          </w:tcPr>
          <w:p w14:paraId="196B64F4" w14:textId="77777777" w:rsidR="00F50AC2" w:rsidRPr="00697DD9" w:rsidRDefault="00F50AC2" w:rsidP="004D3221">
            <w:pPr>
              <w:rPr>
                <w:sz w:val="20"/>
                <w:szCs w:val="20"/>
              </w:rPr>
            </w:pPr>
          </w:p>
        </w:tc>
      </w:tr>
      <w:tr w:rsidR="00F50AC2" w:rsidRPr="00FD2611" w14:paraId="29826786" w14:textId="77777777" w:rsidTr="004D3221">
        <w:trPr>
          <w:trHeight w:val="20"/>
          <w:jc w:val="center"/>
        </w:trPr>
        <w:tc>
          <w:tcPr>
            <w:tcW w:w="5000" w:type="pct"/>
            <w:gridSpan w:val="3"/>
            <w:vAlign w:val="center"/>
          </w:tcPr>
          <w:p w14:paraId="2AD1F36B" w14:textId="77777777" w:rsidR="00F50AC2" w:rsidRPr="00F50AC2" w:rsidRDefault="00F50AC2" w:rsidP="004D3221">
            <w:pPr>
              <w:rPr>
                <w:b/>
                <w:sz w:val="20"/>
                <w:szCs w:val="20"/>
                <w:lang w:val="en-US"/>
              </w:rPr>
            </w:pPr>
            <w:r w:rsidRPr="00F50AC2">
              <w:rPr>
                <w:rFonts w:ascii="Arial" w:hAnsi="Arial" w:cs="Arial"/>
                <w:b/>
                <w:sz w:val="20"/>
                <w:szCs w:val="20"/>
                <w:lang w:val="en-US"/>
              </w:rPr>
              <w:t>Main class F</w:t>
            </w:r>
          </w:p>
          <w:p w14:paraId="5374237D" w14:textId="77777777" w:rsidR="00F50AC2" w:rsidRPr="00F50AC2" w:rsidRDefault="00F50AC2" w:rsidP="004D3221">
            <w:pPr>
              <w:rPr>
                <w:sz w:val="20"/>
                <w:szCs w:val="20"/>
                <w:lang w:val="en-US"/>
              </w:rPr>
            </w:pPr>
            <w:r w:rsidRPr="00F50AC2">
              <w:rPr>
                <w:rFonts w:ascii="Arial" w:hAnsi="Arial" w:cs="Arial"/>
                <w:b/>
                <w:sz w:val="20"/>
                <w:szCs w:val="20"/>
                <w:lang w:val="en-US"/>
              </w:rPr>
              <w:t>Direct protection (self-acting) of a flow of energy, signals, personnel or equipment from dangerous or unwanted conditions, including systems and equipment for protective purposes</w:t>
            </w:r>
          </w:p>
        </w:tc>
      </w:tr>
      <w:tr w:rsidR="00F50AC2" w:rsidRPr="00697DD9" w14:paraId="05148944" w14:textId="77777777" w:rsidTr="004D3221">
        <w:trPr>
          <w:trHeight w:val="20"/>
          <w:jc w:val="center"/>
        </w:trPr>
        <w:tc>
          <w:tcPr>
            <w:tcW w:w="362" w:type="pct"/>
            <w:vAlign w:val="center"/>
          </w:tcPr>
          <w:p w14:paraId="0ACA55DA"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0F4C3B54"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7A8CC2A7"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697DD9" w14:paraId="62FB8707" w14:textId="77777777" w:rsidTr="004D3221">
        <w:trPr>
          <w:trHeight w:val="20"/>
          <w:jc w:val="center"/>
        </w:trPr>
        <w:tc>
          <w:tcPr>
            <w:tcW w:w="362" w:type="pct"/>
            <w:vAlign w:val="center"/>
          </w:tcPr>
          <w:p w14:paraId="7FE2AE45" w14:textId="77777777" w:rsidR="00F50AC2" w:rsidRPr="00697DD9" w:rsidRDefault="00F50AC2" w:rsidP="004D3221">
            <w:pPr>
              <w:rPr>
                <w:rFonts w:ascii="Arial" w:hAnsi="Arial" w:cs="Arial"/>
                <w:sz w:val="20"/>
                <w:szCs w:val="20"/>
              </w:rPr>
            </w:pPr>
            <w:r w:rsidRPr="00697DD9">
              <w:rPr>
                <w:rFonts w:ascii="Arial" w:hAnsi="Arial" w:cs="Arial"/>
                <w:sz w:val="20"/>
                <w:szCs w:val="20"/>
              </w:rPr>
              <w:t>FA</w:t>
            </w:r>
          </w:p>
        </w:tc>
        <w:tc>
          <w:tcPr>
            <w:tcW w:w="2476" w:type="pct"/>
            <w:vAlign w:val="center"/>
          </w:tcPr>
          <w:p w14:paraId="36449297"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перенапряжения</w:t>
            </w:r>
          </w:p>
        </w:tc>
        <w:tc>
          <w:tcPr>
            <w:tcW w:w="2162" w:type="pct"/>
            <w:vAlign w:val="center"/>
          </w:tcPr>
          <w:p w14:paraId="7FB878B4" w14:textId="77777777" w:rsidR="00F50AC2" w:rsidRPr="00697DD9" w:rsidRDefault="00F50AC2" w:rsidP="004D3221">
            <w:pPr>
              <w:rPr>
                <w:rFonts w:ascii="Arial" w:hAnsi="Arial" w:cs="Arial"/>
                <w:sz w:val="20"/>
                <w:szCs w:val="20"/>
              </w:rPr>
            </w:pPr>
            <w:r w:rsidRPr="00697DD9">
              <w:rPr>
                <w:rFonts w:ascii="Arial" w:hAnsi="Arial" w:cs="Arial"/>
                <w:sz w:val="20"/>
                <w:szCs w:val="20"/>
              </w:rPr>
              <w:t>Разрядник, ограничитель перенапряжений</w:t>
            </w:r>
          </w:p>
        </w:tc>
      </w:tr>
      <w:tr w:rsidR="00F50AC2" w:rsidRPr="00697DD9" w14:paraId="464C552B" w14:textId="77777777" w:rsidTr="004D3221">
        <w:trPr>
          <w:trHeight w:val="20"/>
          <w:jc w:val="center"/>
        </w:trPr>
        <w:tc>
          <w:tcPr>
            <w:tcW w:w="362" w:type="pct"/>
            <w:vAlign w:val="center"/>
          </w:tcPr>
          <w:p w14:paraId="6677F846" w14:textId="77777777" w:rsidR="00F50AC2" w:rsidRPr="00697DD9" w:rsidRDefault="00F50AC2" w:rsidP="004D3221">
            <w:pPr>
              <w:rPr>
                <w:rFonts w:ascii="Arial" w:hAnsi="Arial" w:cs="Arial"/>
                <w:sz w:val="20"/>
                <w:szCs w:val="20"/>
              </w:rPr>
            </w:pPr>
            <w:r w:rsidRPr="00697DD9">
              <w:rPr>
                <w:rFonts w:ascii="Arial" w:hAnsi="Arial" w:cs="Arial"/>
                <w:sz w:val="20"/>
                <w:szCs w:val="20"/>
              </w:rPr>
              <w:t>FB</w:t>
            </w:r>
          </w:p>
        </w:tc>
        <w:tc>
          <w:tcPr>
            <w:tcW w:w="2476" w:type="pct"/>
            <w:vAlign w:val="center"/>
          </w:tcPr>
          <w:p w14:paraId="237C8261"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остаточного тока</w:t>
            </w:r>
          </w:p>
        </w:tc>
        <w:tc>
          <w:tcPr>
            <w:tcW w:w="2162" w:type="pct"/>
            <w:vAlign w:val="center"/>
          </w:tcPr>
          <w:p w14:paraId="7AA27AC2" w14:textId="77777777" w:rsidR="00F50AC2" w:rsidRPr="00697DD9" w:rsidRDefault="00F50AC2" w:rsidP="004D3221">
            <w:pPr>
              <w:rPr>
                <w:rFonts w:ascii="Arial" w:hAnsi="Arial" w:cs="Arial"/>
                <w:sz w:val="20"/>
                <w:szCs w:val="20"/>
              </w:rPr>
            </w:pPr>
            <w:r w:rsidRPr="00697DD9">
              <w:rPr>
                <w:rFonts w:ascii="Arial" w:hAnsi="Arial" w:cs="Arial"/>
                <w:sz w:val="20"/>
                <w:szCs w:val="20"/>
              </w:rPr>
              <w:t>Устройство остаточного тока</w:t>
            </w:r>
          </w:p>
        </w:tc>
      </w:tr>
      <w:tr w:rsidR="00F50AC2" w:rsidRPr="00697DD9" w14:paraId="21EC1D1D" w14:textId="77777777" w:rsidTr="004D3221">
        <w:trPr>
          <w:trHeight w:val="20"/>
          <w:jc w:val="center"/>
        </w:trPr>
        <w:tc>
          <w:tcPr>
            <w:tcW w:w="362" w:type="pct"/>
            <w:vAlign w:val="center"/>
          </w:tcPr>
          <w:p w14:paraId="796C33A6" w14:textId="77777777" w:rsidR="00F50AC2" w:rsidRPr="00697DD9" w:rsidRDefault="00F50AC2" w:rsidP="004D3221">
            <w:pPr>
              <w:rPr>
                <w:rFonts w:ascii="Arial" w:hAnsi="Arial" w:cs="Arial"/>
                <w:sz w:val="20"/>
                <w:szCs w:val="20"/>
              </w:rPr>
            </w:pPr>
            <w:r w:rsidRPr="00697DD9">
              <w:rPr>
                <w:rFonts w:ascii="Arial" w:hAnsi="Arial" w:cs="Arial"/>
                <w:sz w:val="20"/>
                <w:szCs w:val="20"/>
              </w:rPr>
              <w:t>FC</w:t>
            </w:r>
          </w:p>
        </w:tc>
        <w:tc>
          <w:tcPr>
            <w:tcW w:w="2476" w:type="pct"/>
            <w:vAlign w:val="center"/>
          </w:tcPr>
          <w:p w14:paraId="47067020"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перегрузки по току</w:t>
            </w:r>
          </w:p>
        </w:tc>
        <w:tc>
          <w:tcPr>
            <w:tcW w:w="2162" w:type="pct"/>
            <w:vAlign w:val="center"/>
          </w:tcPr>
          <w:p w14:paraId="5D08492D" w14:textId="77777777" w:rsidR="00F50AC2" w:rsidRPr="00697DD9" w:rsidRDefault="00F50AC2" w:rsidP="004D3221">
            <w:pPr>
              <w:rPr>
                <w:rFonts w:ascii="Arial" w:hAnsi="Arial" w:cs="Arial"/>
                <w:sz w:val="20"/>
                <w:szCs w:val="20"/>
              </w:rPr>
            </w:pPr>
            <w:r w:rsidRPr="00697DD9">
              <w:rPr>
                <w:rFonts w:ascii="Arial" w:hAnsi="Arial" w:cs="Arial"/>
                <w:sz w:val="20"/>
                <w:szCs w:val="20"/>
              </w:rPr>
              <w:t>Предохранитель, блок предохранителей, миниатюрный автоматический выключатель, тепловая перегрузка</w:t>
            </w:r>
          </w:p>
        </w:tc>
      </w:tr>
      <w:tr w:rsidR="00F50AC2" w:rsidRPr="00697DD9" w14:paraId="09359B85" w14:textId="77777777" w:rsidTr="004D3221">
        <w:trPr>
          <w:trHeight w:val="20"/>
          <w:jc w:val="center"/>
        </w:trPr>
        <w:tc>
          <w:tcPr>
            <w:tcW w:w="362" w:type="pct"/>
            <w:vAlign w:val="center"/>
          </w:tcPr>
          <w:p w14:paraId="7A25AC3C" w14:textId="77777777" w:rsidR="00F50AC2" w:rsidRPr="00697DD9" w:rsidRDefault="00F50AC2" w:rsidP="004D3221">
            <w:pPr>
              <w:rPr>
                <w:rFonts w:ascii="Arial" w:hAnsi="Arial" w:cs="Arial"/>
                <w:sz w:val="20"/>
                <w:szCs w:val="20"/>
              </w:rPr>
            </w:pPr>
            <w:r w:rsidRPr="00697DD9">
              <w:rPr>
                <w:rFonts w:ascii="Arial" w:hAnsi="Arial" w:cs="Arial"/>
                <w:sz w:val="20"/>
                <w:szCs w:val="20"/>
              </w:rPr>
              <w:t>FD</w:t>
            </w:r>
          </w:p>
        </w:tc>
        <w:tc>
          <w:tcPr>
            <w:tcW w:w="2476" w:type="pct"/>
            <w:vAlign w:val="center"/>
          </w:tcPr>
          <w:p w14:paraId="124D7DA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1DAFD56" w14:textId="77777777" w:rsidR="00F50AC2" w:rsidRPr="00697DD9" w:rsidRDefault="00F50AC2" w:rsidP="004D3221">
            <w:pPr>
              <w:rPr>
                <w:rFonts w:ascii="Arial" w:hAnsi="Arial" w:cs="Arial"/>
                <w:sz w:val="20"/>
                <w:szCs w:val="20"/>
              </w:rPr>
            </w:pPr>
          </w:p>
        </w:tc>
      </w:tr>
      <w:tr w:rsidR="00F50AC2" w:rsidRPr="00697DD9" w14:paraId="597CB9D0" w14:textId="77777777" w:rsidTr="004D3221">
        <w:trPr>
          <w:trHeight w:val="20"/>
          <w:jc w:val="center"/>
        </w:trPr>
        <w:tc>
          <w:tcPr>
            <w:tcW w:w="362" w:type="pct"/>
            <w:vAlign w:val="center"/>
          </w:tcPr>
          <w:p w14:paraId="689BF789" w14:textId="77777777" w:rsidR="00F50AC2" w:rsidRPr="00697DD9" w:rsidRDefault="00F50AC2" w:rsidP="004D3221">
            <w:pPr>
              <w:rPr>
                <w:rFonts w:ascii="Arial" w:hAnsi="Arial" w:cs="Arial"/>
                <w:sz w:val="20"/>
                <w:szCs w:val="20"/>
              </w:rPr>
            </w:pPr>
            <w:r w:rsidRPr="00697DD9">
              <w:rPr>
                <w:rFonts w:ascii="Arial" w:hAnsi="Arial" w:cs="Arial"/>
                <w:sz w:val="20"/>
                <w:szCs w:val="20"/>
              </w:rPr>
              <w:t>FE</w:t>
            </w:r>
          </w:p>
        </w:tc>
        <w:tc>
          <w:tcPr>
            <w:tcW w:w="2476" w:type="pct"/>
            <w:vAlign w:val="center"/>
          </w:tcPr>
          <w:p w14:paraId="427421C7"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других электрических опасностей</w:t>
            </w:r>
          </w:p>
        </w:tc>
        <w:tc>
          <w:tcPr>
            <w:tcW w:w="2162" w:type="pct"/>
            <w:vAlign w:val="center"/>
          </w:tcPr>
          <w:p w14:paraId="7C40B56B" w14:textId="77777777" w:rsidR="00F50AC2" w:rsidRPr="00697DD9" w:rsidRDefault="00F50AC2" w:rsidP="004D3221">
            <w:pPr>
              <w:rPr>
                <w:rFonts w:ascii="Arial" w:hAnsi="Arial" w:cs="Arial"/>
                <w:sz w:val="20"/>
                <w:szCs w:val="20"/>
              </w:rPr>
            </w:pPr>
            <w:r w:rsidRPr="00697DD9">
              <w:rPr>
                <w:rFonts w:ascii="Arial" w:hAnsi="Arial" w:cs="Arial"/>
                <w:sz w:val="20"/>
                <w:szCs w:val="20"/>
              </w:rPr>
              <w:t>Корпус для электромагнитного экранирования, клетка Фарадея</w:t>
            </w:r>
          </w:p>
        </w:tc>
      </w:tr>
      <w:tr w:rsidR="00F50AC2" w:rsidRPr="00697DD9" w14:paraId="60A4FE8B" w14:textId="77777777" w:rsidTr="004D3221">
        <w:trPr>
          <w:trHeight w:val="20"/>
          <w:jc w:val="center"/>
        </w:trPr>
        <w:tc>
          <w:tcPr>
            <w:tcW w:w="362" w:type="pct"/>
            <w:vAlign w:val="center"/>
          </w:tcPr>
          <w:p w14:paraId="20F148CA" w14:textId="77777777" w:rsidR="00F50AC2" w:rsidRPr="00697DD9" w:rsidRDefault="00F50AC2" w:rsidP="004D3221">
            <w:pPr>
              <w:rPr>
                <w:rFonts w:ascii="Arial" w:hAnsi="Arial" w:cs="Arial"/>
                <w:sz w:val="20"/>
                <w:szCs w:val="20"/>
              </w:rPr>
            </w:pPr>
            <w:r w:rsidRPr="00697DD9">
              <w:rPr>
                <w:rFonts w:ascii="Arial" w:hAnsi="Arial" w:cs="Arial"/>
                <w:sz w:val="20"/>
                <w:szCs w:val="20"/>
              </w:rPr>
              <w:t>FF</w:t>
            </w:r>
          </w:p>
        </w:tc>
        <w:tc>
          <w:tcPr>
            <w:tcW w:w="2476" w:type="pct"/>
            <w:vMerge w:val="restart"/>
            <w:vAlign w:val="center"/>
          </w:tcPr>
          <w:p w14:paraId="63823A4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601DDC1" w14:textId="77777777" w:rsidR="00F50AC2" w:rsidRPr="00697DD9" w:rsidRDefault="00F50AC2" w:rsidP="004D3221">
            <w:pPr>
              <w:rPr>
                <w:rFonts w:ascii="Arial" w:hAnsi="Arial" w:cs="Arial"/>
                <w:sz w:val="20"/>
                <w:szCs w:val="20"/>
              </w:rPr>
            </w:pPr>
          </w:p>
        </w:tc>
      </w:tr>
      <w:tr w:rsidR="00F50AC2" w:rsidRPr="00697DD9" w14:paraId="7D017216" w14:textId="77777777" w:rsidTr="004D3221">
        <w:trPr>
          <w:trHeight w:val="20"/>
          <w:jc w:val="center"/>
        </w:trPr>
        <w:tc>
          <w:tcPr>
            <w:tcW w:w="362" w:type="pct"/>
            <w:vAlign w:val="center"/>
          </w:tcPr>
          <w:p w14:paraId="34C5F4A3" w14:textId="77777777" w:rsidR="00F50AC2" w:rsidRPr="00697DD9" w:rsidRDefault="00F50AC2" w:rsidP="004D3221">
            <w:pPr>
              <w:rPr>
                <w:rFonts w:ascii="Arial" w:hAnsi="Arial" w:cs="Arial"/>
                <w:sz w:val="20"/>
                <w:szCs w:val="20"/>
              </w:rPr>
            </w:pPr>
            <w:r w:rsidRPr="00697DD9">
              <w:rPr>
                <w:rFonts w:ascii="Arial" w:hAnsi="Arial" w:cs="Arial"/>
                <w:sz w:val="20"/>
                <w:szCs w:val="20"/>
              </w:rPr>
              <w:t>FG</w:t>
            </w:r>
          </w:p>
        </w:tc>
        <w:tc>
          <w:tcPr>
            <w:tcW w:w="2476" w:type="pct"/>
            <w:vMerge/>
            <w:vAlign w:val="center"/>
          </w:tcPr>
          <w:p w14:paraId="2946D866" w14:textId="77777777" w:rsidR="00F50AC2" w:rsidRPr="00697DD9" w:rsidRDefault="00F50AC2" w:rsidP="004D3221">
            <w:pPr>
              <w:rPr>
                <w:rFonts w:ascii="Arial" w:hAnsi="Arial" w:cs="Arial"/>
                <w:sz w:val="20"/>
                <w:szCs w:val="20"/>
              </w:rPr>
            </w:pPr>
          </w:p>
        </w:tc>
        <w:tc>
          <w:tcPr>
            <w:tcW w:w="2162" w:type="pct"/>
            <w:vAlign w:val="center"/>
          </w:tcPr>
          <w:p w14:paraId="1DE889F6" w14:textId="77777777" w:rsidR="00F50AC2" w:rsidRPr="00697DD9" w:rsidRDefault="00F50AC2" w:rsidP="004D3221">
            <w:pPr>
              <w:rPr>
                <w:rFonts w:ascii="Arial" w:hAnsi="Arial" w:cs="Arial"/>
                <w:sz w:val="20"/>
                <w:szCs w:val="20"/>
              </w:rPr>
            </w:pPr>
          </w:p>
        </w:tc>
      </w:tr>
      <w:tr w:rsidR="00F50AC2" w:rsidRPr="00697DD9" w14:paraId="5018E00B" w14:textId="77777777" w:rsidTr="004D3221">
        <w:trPr>
          <w:trHeight w:val="20"/>
          <w:jc w:val="center"/>
        </w:trPr>
        <w:tc>
          <w:tcPr>
            <w:tcW w:w="362" w:type="pct"/>
            <w:vAlign w:val="center"/>
          </w:tcPr>
          <w:p w14:paraId="3B82C063" w14:textId="77777777" w:rsidR="00F50AC2" w:rsidRPr="00697DD9" w:rsidRDefault="00F50AC2" w:rsidP="004D3221">
            <w:pPr>
              <w:rPr>
                <w:rFonts w:ascii="Arial" w:hAnsi="Arial" w:cs="Arial"/>
                <w:sz w:val="20"/>
                <w:szCs w:val="20"/>
              </w:rPr>
            </w:pPr>
            <w:r w:rsidRPr="00697DD9">
              <w:rPr>
                <w:rFonts w:ascii="Arial" w:hAnsi="Arial" w:cs="Arial"/>
                <w:sz w:val="20"/>
                <w:szCs w:val="20"/>
              </w:rPr>
              <w:t>FH</w:t>
            </w:r>
          </w:p>
        </w:tc>
        <w:tc>
          <w:tcPr>
            <w:tcW w:w="2476" w:type="pct"/>
            <w:vMerge/>
            <w:vAlign w:val="center"/>
          </w:tcPr>
          <w:p w14:paraId="221B5C53" w14:textId="77777777" w:rsidR="00F50AC2" w:rsidRPr="00697DD9" w:rsidRDefault="00F50AC2" w:rsidP="004D3221">
            <w:pPr>
              <w:rPr>
                <w:rFonts w:ascii="Arial" w:hAnsi="Arial" w:cs="Arial"/>
                <w:sz w:val="20"/>
                <w:szCs w:val="20"/>
              </w:rPr>
            </w:pPr>
          </w:p>
        </w:tc>
        <w:tc>
          <w:tcPr>
            <w:tcW w:w="2162" w:type="pct"/>
            <w:vAlign w:val="center"/>
          </w:tcPr>
          <w:p w14:paraId="0EB1A523" w14:textId="77777777" w:rsidR="00F50AC2" w:rsidRPr="00697DD9" w:rsidRDefault="00F50AC2" w:rsidP="004D3221">
            <w:pPr>
              <w:rPr>
                <w:rFonts w:ascii="Arial" w:hAnsi="Arial" w:cs="Arial"/>
                <w:sz w:val="20"/>
                <w:szCs w:val="20"/>
              </w:rPr>
            </w:pPr>
          </w:p>
        </w:tc>
      </w:tr>
      <w:tr w:rsidR="00F50AC2" w:rsidRPr="00697DD9" w14:paraId="084B2B5C" w14:textId="77777777" w:rsidTr="004D3221">
        <w:trPr>
          <w:trHeight w:val="20"/>
          <w:jc w:val="center"/>
        </w:trPr>
        <w:tc>
          <w:tcPr>
            <w:tcW w:w="362" w:type="pct"/>
            <w:vAlign w:val="center"/>
          </w:tcPr>
          <w:p w14:paraId="6557E5E7" w14:textId="77777777" w:rsidR="00F50AC2" w:rsidRPr="00697DD9" w:rsidRDefault="00F50AC2" w:rsidP="004D3221">
            <w:pPr>
              <w:rPr>
                <w:rFonts w:ascii="Arial" w:hAnsi="Arial" w:cs="Arial"/>
                <w:sz w:val="20"/>
                <w:szCs w:val="20"/>
              </w:rPr>
            </w:pPr>
            <w:r w:rsidRPr="00697DD9">
              <w:rPr>
                <w:rFonts w:ascii="Arial" w:hAnsi="Arial" w:cs="Arial"/>
                <w:sz w:val="20"/>
                <w:szCs w:val="20"/>
              </w:rPr>
              <w:t>FJ</w:t>
            </w:r>
          </w:p>
        </w:tc>
        <w:tc>
          <w:tcPr>
            <w:tcW w:w="2476" w:type="pct"/>
            <w:vMerge/>
            <w:vAlign w:val="center"/>
          </w:tcPr>
          <w:p w14:paraId="781BBBEF" w14:textId="77777777" w:rsidR="00F50AC2" w:rsidRPr="00697DD9" w:rsidRDefault="00F50AC2" w:rsidP="004D3221">
            <w:pPr>
              <w:rPr>
                <w:rFonts w:ascii="Arial" w:hAnsi="Arial" w:cs="Arial"/>
                <w:sz w:val="20"/>
                <w:szCs w:val="20"/>
              </w:rPr>
            </w:pPr>
          </w:p>
        </w:tc>
        <w:tc>
          <w:tcPr>
            <w:tcW w:w="2162" w:type="pct"/>
            <w:vAlign w:val="center"/>
          </w:tcPr>
          <w:p w14:paraId="5B05CB0A" w14:textId="77777777" w:rsidR="00F50AC2" w:rsidRPr="00697DD9" w:rsidRDefault="00F50AC2" w:rsidP="004D3221">
            <w:pPr>
              <w:rPr>
                <w:rFonts w:ascii="Arial" w:hAnsi="Arial" w:cs="Arial"/>
                <w:sz w:val="20"/>
                <w:szCs w:val="20"/>
              </w:rPr>
            </w:pPr>
          </w:p>
        </w:tc>
      </w:tr>
      <w:tr w:rsidR="00F50AC2" w:rsidRPr="00697DD9" w14:paraId="466FF978" w14:textId="77777777" w:rsidTr="004D3221">
        <w:trPr>
          <w:trHeight w:val="20"/>
          <w:jc w:val="center"/>
        </w:trPr>
        <w:tc>
          <w:tcPr>
            <w:tcW w:w="362" w:type="pct"/>
            <w:vAlign w:val="center"/>
          </w:tcPr>
          <w:p w14:paraId="46CB0B0A" w14:textId="77777777" w:rsidR="00F50AC2" w:rsidRPr="00697DD9" w:rsidRDefault="00F50AC2" w:rsidP="004D3221">
            <w:pPr>
              <w:rPr>
                <w:rFonts w:ascii="Arial" w:hAnsi="Arial" w:cs="Arial"/>
                <w:sz w:val="20"/>
                <w:szCs w:val="20"/>
              </w:rPr>
            </w:pPr>
            <w:r w:rsidRPr="00697DD9">
              <w:rPr>
                <w:rFonts w:ascii="Arial" w:hAnsi="Arial" w:cs="Arial"/>
                <w:sz w:val="20"/>
                <w:szCs w:val="20"/>
              </w:rPr>
              <w:t>FK</w:t>
            </w:r>
          </w:p>
        </w:tc>
        <w:tc>
          <w:tcPr>
            <w:tcW w:w="2476" w:type="pct"/>
            <w:vMerge/>
            <w:vAlign w:val="center"/>
          </w:tcPr>
          <w:p w14:paraId="76735552" w14:textId="77777777" w:rsidR="00F50AC2" w:rsidRPr="00697DD9" w:rsidRDefault="00F50AC2" w:rsidP="004D3221">
            <w:pPr>
              <w:rPr>
                <w:rFonts w:ascii="Arial" w:hAnsi="Arial" w:cs="Arial"/>
                <w:sz w:val="20"/>
                <w:szCs w:val="20"/>
              </w:rPr>
            </w:pPr>
          </w:p>
        </w:tc>
        <w:tc>
          <w:tcPr>
            <w:tcW w:w="2162" w:type="pct"/>
            <w:vAlign w:val="center"/>
          </w:tcPr>
          <w:p w14:paraId="419D3110" w14:textId="77777777" w:rsidR="00F50AC2" w:rsidRPr="00697DD9" w:rsidRDefault="00F50AC2" w:rsidP="004D3221">
            <w:pPr>
              <w:rPr>
                <w:rFonts w:ascii="Arial" w:hAnsi="Arial" w:cs="Arial"/>
                <w:sz w:val="20"/>
                <w:szCs w:val="20"/>
              </w:rPr>
            </w:pPr>
          </w:p>
        </w:tc>
      </w:tr>
      <w:tr w:rsidR="00F50AC2" w:rsidRPr="00697DD9" w14:paraId="266E7594" w14:textId="77777777" w:rsidTr="004D3221">
        <w:trPr>
          <w:trHeight w:val="20"/>
          <w:jc w:val="center"/>
        </w:trPr>
        <w:tc>
          <w:tcPr>
            <w:tcW w:w="362" w:type="pct"/>
            <w:vAlign w:val="center"/>
          </w:tcPr>
          <w:p w14:paraId="50C25572" w14:textId="77777777" w:rsidR="00F50AC2" w:rsidRPr="00697DD9" w:rsidRDefault="00F50AC2" w:rsidP="004D3221">
            <w:pPr>
              <w:rPr>
                <w:rFonts w:ascii="Arial" w:hAnsi="Arial" w:cs="Arial"/>
                <w:sz w:val="20"/>
                <w:szCs w:val="20"/>
              </w:rPr>
            </w:pPr>
            <w:r w:rsidRPr="00697DD9">
              <w:rPr>
                <w:rFonts w:ascii="Arial" w:hAnsi="Arial" w:cs="Arial"/>
                <w:sz w:val="20"/>
                <w:szCs w:val="20"/>
              </w:rPr>
              <w:t>FL</w:t>
            </w:r>
          </w:p>
        </w:tc>
        <w:tc>
          <w:tcPr>
            <w:tcW w:w="2476" w:type="pct"/>
            <w:vAlign w:val="center"/>
          </w:tcPr>
          <w:p w14:paraId="4A54E2FC"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опасного давления</w:t>
            </w:r>
          </w:p>
        </w:tc>
        <w:tc>
          <w:tcPr>
            <w:tcW w:w="2162" w:type="pct"/>
            <w:vAlign w:val="center"/>
          </w:tcPr>
          <w:p w14:paraId="3594BEF4" w14:textId="77777777" w:rsidR="00F50AC2" w:rsidRPr="00697DD9" w:rsidRDefault="00F50AC2" w:rsidP="004D3221">
            <w:pPr>
              <w:rPr>
                <w:rFonts w:ascii="Arial" w:hAnsi="Arial" w:cs="Arial"/>
                <w:sz w:val="20"/>
                <w:szCs w:val="20"/>
              </w:rPr>
            </w:pPr>
            <w:r w:rsidRPr="00697DD9">
              <w:rPr>
                <w:rFonts w:ascii="Arial" w:hAnsi="Arial" w:cs="Arial"/>
                <w:sz w:val="20"/>
                <w:szCs w:val="20"/>
              </w:rPr>
              <w:t>Автоматическая дренажная ловушка, разрывной диск, предохранительный клапан, вакуумный выключатель</w:t>
            </w:r>
          </w:p>
        </w:tc>
      </w:tr>
      <w:tr w:rsidR="00F50AC2" w:rsidRPr="00697DD9" w14:paraId="075BB515" w14:textId="77777777" w:rsidTr="004D3221">
        <w:trPr>
          <w:trHeight w:val="20"/>
          <w:jc w:val="center"/>
        </w:trPr>
        <w:tc>
          <w:tcPr>
            <w:tcW w:w="362" w:type="pct"/>
            <w:vAlign w:val="center"/>
          </w:tcPr>
          <w:p w14:paraId="76A1678F" w14:textId="77777777" w:rsidR="00F50AC2" w:rsidRPr="00697DD9" w:rsidRDefault="00F50AC2" w:rsidP="004D3221">
            <w:pPr>
              <w:rPr>
                <w:rFonts w:ascii="Arial" w:hAnsi="Arial" w:cs="Arial"/>
                <w:sz w:val="20"/>
                <w:szCs w:val="20"/>
              </w:rPr>
            </w:pPr>
            <w:r w:rsidRPr="00697DD9">
              <w:rPr>
                <w:rFonts w:ascii="Arial" w:hAnsi="Arial" w:cs="Arial"/>
                <w:sz w:val="20"/>
                <w:szCs w:val="20"/>
              </w:rPr>
              <w:t>FM</w:t>
            </w:r>
          </w:p>
        </w:tc>
        <w:tc>
          <w:tcPr>
            <w:tcW w:w="2476" w:type="pct"/>
            <w:vAlign w:val="center"/>
          </w:tcPr>
          <w:p w14:paraId="290ECD04"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воздействия огня</w:t>
            </w:r>
          </w:p>
        </w:tc>
        <w:tc>
          <w:tcPr>
            <w:tcW w:w="2162" w:type="pct"/>
            <w:vAlign w:val="center"/>
          </w:tcPr>
          <w:p w14:paraId="37DBD3DE" w14:textId="77777777" w:rsidR="00F50AC2" w:rsidRPr="00697DD9" w:rsidRDefault="00F50AC2" w:rsidP="004D3221">
            <w:pPr>
              <w:rPr>
                <w:rFonts w:ascii="Arial" w:hAnsi="Arial" w:cs="Arial"/>
                <w:sz w:val="20"/>
                <w:szCs w:val="20"/>
              </w:rPr>
            </w:pPr>
            <w:r w:rsidRPr="00697DD9">
              <w:rPr>
                <w:rFonts w:ascii="Arial" w:hAnsi="Arial" w:cs="Arial"/>
                <w:sz w:val="20"/>
                <w:szCs w:val="20"/>
              </w:rPr>
              <w:t>Огнетушитель, противопожарная дверь, противопожарная защита, замок</w:t>
            </w:r>
          </w:p>
        </w:tc>
      </w:tr>
      <w:tr w:rsidR="00F50AC2" w:rsidRPr="00697DD9" w14:paraId="093D96F1" w14:textId="77777777" w:rsidTr="004D3221">
        <w:trPr>
          <w:trHeight w:val="20"/>
          <w:jc w:val="center"/>
        </w:trPr>
        <w:tc>
          <w:tcPr>
            <w:tcW w:w="362" w:type="pct"/>
            <w:vAlign w:val="center"/>
          </w:tcPr>
          <w:p w14:paraId="643E9A67" w14:textId="77777777" w:rsidR="00F50AC2" w:rsidRPr="00697DD9" w:rsidRDefault="00F50AC2" w:rsidP="004D3221">
            <w:pPr>
              <w:rPr>
                <w:rFonts w:ascii="Arial" w:hAnsi="Arial" w:cs="Arial"/>
                <w:sz w:val="20"/>
                <w:szCs w:val="20"/>
              </w:rPr>
            </w:pPr>
            <w:r w:rsidRPr="00697DD9">
              <w:rPr>
                <w:rFonts w:ascii="Arial" w:hAnsi="Arial" w:cs="Arial"/>
                <w:sz w:val="20"/>
                <w:szCs w:val="20"/>
              </w:rPr>
              <w:t>FN</w:t>
            </w:r>
          </w:p>
        </w:tc>
        <w:tc>
          <w:tcPr>
            <w:tcW w:w="2476" w:type="pct"/>
            <w:vAlign w:val="center"/>
          </w:tcPr>
          <w:p w14:paraId="50B64EF6"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опасного рабочего состояния или повреждения</w:t>
            </w:r>
          </w:p>
        </w:tc>
        <w:tc>
          <w:tcPr>
            <w:tcW w:w="2162" w:type="pct"/>
            <w:vAlign w:val="center"/>
          </w:tcPr>
          <w:p w14:paraId="7D0022A2" w14:textId="77777777" w:rsidR="00F50AC2" w:rsidRPr="00697DD9" w:rsidRDefault="00F50AC2" w:rsidP="004D3221">
            <w:pPr>
              <w:rPr>
                <w:rFonts w:ascii="Arial" w:hAnsi="Arial" w:cs="Arial"/>
                <w:sz w:val="20"/>
                <w:szCs w:val="20"/>
              </w:rPr>
            </w:pPr>
            <w:r w:rsidRPr="00697DD9">
              <w:rPr>
                <w:rFonts w:ascii="Arial" w:hAnsi="Arial" w:cs="Arial"/>
                <w:sz w:val="20"/>
                <w:szCs w:val="20"/>
              </w:rPr>
              <w:t>Ударная защита, защитное устройство, защитный экран, защитная гильза для термопары, предохранительная муфта</w:t>
            </w:r>
          </w:p>
        </w:tc>
      </w:tr>
      <w:tr w:rsidR="00F50AC2" w:rsidRPr="00697DD9" w14:paraId="715FDA4F" w14:textId="77777777" w:rsidTr="004D3221">
        <w:trPr>
          <w:trHeight w:val="20"/>
          <w:jc w:val="center"/>
        </w:trPr>
        <w:tc>
          <w:tcPr>
            <w:tcW w:w="362" w:type="pct"/>
            <w:vAlign w:val="center"/>
          </w:tcPr>
          <w:p w14:paraId="1AD45938" w14:textId="77777777" w:rsidR="00F50AC2" w:rsidRPr="00697DD9" w:rsidRDefault="00F50AC2" w:rsidP="004D3221">
            <w:pPr>
              <w:rPr>
                <w:rFonts w:ascii="Arial" w:hAnsi="Arial" w:cs="Arial"/>
                <w:sz w:val="20"/>
                <w:szCs w:val="20"/>
              </w:rPr>
            </w:pPr>
            <w:r w:rsidRPr="00697DD9">
              <w:rPr>
                <w:rFonts w:ascii="Arial" w:hAnsi="Arial" w:cs="Arial"/>
                <w:sz w:val="20"/>
                <w:szCs w:val="20"/>
              </w:rPr>
              <w:t>FP</w:t>
            </w:r>
          </w:p>
        </w:tc>
        <w:tc>
          <w:tcPr>
            <w:tcW w:w="2476" w:type="pct"/>
            <w:vAlign w:val="center"/>
          </w:tcPr>
          <w:p w14:paraId="5F6F7FA0"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опасных выбросов (например, радиация, химические выбросы, шум)</w:t>
            </w:r>
          </w:p>
        </w:tc>
        <w:tc>
          <w:tcPr>
            <w:tcW w:w="2162" w:type="pct"/>
            <w:vAlign w:val="center"/>
          </w:tcPr>
          <w:p w14:paraId="53800580" w14:textId="77777777" w:rsidR="00F50AC2" w:rsidRPr="00697DD9" w:rsidRDefault="00F50AC2" w:rsidP="004D3221">
            <w:pPr>
              <w:rPr>
                <w:rFonts w:ascii="Arial" w:hAnsi="Arial" w:cs="Arial"/>
                <w:sz w:val="20"/>
                <w:szCs w:val="20"/>
              </w:rPr>
            </w:pPr>
            <w:r w:rsidRPr="00697DD9">
              <w:rPr>
                <w:rFonts w:ascii="Arial" w:hAnsi="Arial" w:cs="Arial"/>
                <w:sz w:val="20"/>
                <w:szCs w:val="20"/>
              </w:rPr>
              <w:t>Оборудование для защиты реактора</w:t>
            </w:r>
          </w:p>
        </w:tc>
      </w:tr>
      <w:tr w:rsidR="00F50AC2" w:rsidRPr="00697DD9" w14:paraId="02D8196B" w14:textId="77777777" w:rsidTr="004D3221">
        <w:trPr>
          <w:trHeight w:val="20"/>
          <w:jc w:val="center"/>
        </w:trPr>
        <w:tc>
          <w:tcPr>
            <w:tcW w:w="362" w:type="pct"/>
            <w:vAlign w:val="center"/>
          </w:tcPr>
          <w:p w14:paraId="05470E9A" w14:textId="77777777" w:rsidR="00F50AC2" w:rsidRPr="00697DD9" w:rsidRDefault="00F50AC2" w:rsidP="004D3221">
            <w:pPr>
              <w:rPr>
                <w:rFonts w:ascii="Arial" w:hAnsi="Arial" w:cs="Arial"/>
                <w:sz w:val="20"/>
                <w:szCs w:val="20"/>
              </w:rPr>
            </w:pPr>
            <w:r w:rsidRPr="00697DD9">
              <w:rPr>
                <w:rFonts w:ascii="Arial" w:hAnsi="Arial" w:cs="Arial"/>
                <w:sz w:val="20"/>
                <w:szCs w:val="20"/>
              </w:rPr>
              <w:t>FQ</w:t>
            </w:r>
          </w:p>
        </w:tc>
        <w:tc>
          <w:tcPr>
            <w:tcW w:w="2476" w:type="pct"/>
            <w:vAlign w:val="center"/>
          </w:tcPr>
          <w:p w14:paraId="1207CDD7"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опасностей или нежелательных ситуаций для человека или животных (например, защита)</w:t>
            </w:r>
          </w:p>
        </w:tc>
        <w:tc>
          <w:tcPr>
            <w:tcW w:w="2162" w:type="pct"/>
            <w:vAlign w:val="center"/>
          </w:tcPr>
          <w:p w14:paraId="507064CE" w14:textId="77777777" w:rsidR="00F50AC2" w:rsidRPr="00697DD9" w:rsidRDefault="00F50AC2" w:rsidP="004D3221">
            <w:pPr>
              <w:rPr>
                <w:rFonts w:ascii="Arial" w:hAnsi="Arial" w:cs="Arial"/>
                <w:sz w:val="20"/>
                <w:szCs w:val="20"/>
              </w:rPr>
            </w:pPr>
            <w:r w:rsidRPr="00697DD9">
              <w:rPr>
                <w:rFonts w:ascii="Arial" w:hAnsi="Arial" w:cs="Arial"/>
                <w:sz w:val="20"/>
                <w:szCs w:val="20"/>
              </w:rPr>
              <w:t>Подушка безопасности, барьеры, защита контактов, выходная дверь, эвакуум, забор, ворота, защита от бликов, защита, защита зрения, перила, ремень безопасности</w:t>
            </w:r>
          </w:p>
        </w:tc>
      </w:tr>
      <w:tr w:rsidR="00F50AC2" w:rsidRPr="00697DD9" w14:paraId="6E31BFF6" w14:textId="77777777" w:rsidTr="004D3221">
        <w:trPr>
          <w:trHeight w:val="20"/>
          <w:jc w:val="center"/>
        </w:trPr>
        <w:tc>
          <w:tcPr>
            <w:tcW w:w="362" w:type="pct"/>
            <w:vAlign w:val="center"/>
          </w:tcPr>
          <w:p w14:paraId="3753C489" w14:textId="77777777" w:rsidR="00F50AC2" w:rsidRPr="00697DD9" w:rsidRDefault="00F50AC2" w:rsidP="004D3221">
            <w:pPr>
              <w:rPr>
                <w:rFonts w:ascii="Arial" w:hAnsi="Arial" w:cs="Arial"/>
                <w:sz w:val="20"/>
                <w:szCs w:val="20"/>
              </w:rPr>
            </w:pPr>
            <w:r w:rsidRPr="00697DD9">
              <w:rPr>
                <w:rFonts w:ascii="Arial" w:hAnsi="Arial" w:cs="Arial"/>
                <w:sz w:val="20"/>
                <w:szCs w:val="20"/>
              </w:rPr>
              <w:t>FR</w:t>
            </w:r>
          </w:p>
        </w:tc>
        <w:tc>
          <w:tcPr>
            <w:tcW w:w="2476" w:type="pct"/>
            <w:vAlign w:val="center"/>
          </w:tcPr>
          <w:p w14:paraId="23A78B1F"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износа (например, коррозия)</w:t>
            </w:r>
          </w:p>
        </w:tc>
        <w:tc>
          <w:tcPr>
            <w:tcW w:w="2162" w:type="pct"/>
            <w:vAlign w:val="center"/>
          </w:tcPr>
          <w:p w14:paraId="6D90FC73" w14:textId="77777777" w:rsidR="00F50AC2" w:rsidRPr="00697DD9" w:rsidRDefault="00F50AC2" w:rsidP="004D3221">
            <w:pPr>
              <w:rPr>
                <w:rFonts w:ascii="Arial" w:hAnsi="Arial" w:cs="Arial"/>
                <w:sz w:val="20"/>
                <w:szCs w:val="20"/>
              </w:rPr>
            </w:pPr>
            <w:r w:rsidRPr="00697DD9">
              <w:rPr>
                <w:rFonts w:ascii="Arial" w:hAnsi="Arial" w:cs="Arial"/>
                <w:sz w:val="20"/>
                <w:szCs w:val="20"/>
              </w:rPr>
              <w:t>Анода катодной защиты</w:t>
            </w:r>
          </w:p>
        </w:tc>
      </w:tr>
      <w:tr w:rsidR="00F50AC2" w:rsidRPr="00697DD9" w14:paraId="4C5AF506" w14:textId="77777777" w:rsidTr="004D3221">
        <w:trPr>
          <w:trHeight w:val="20"/>
          <w:jc w:val="center"/>
        </w:trPr>
        <w:tc>
          <w:tcPr>
            <w:tcW w:w="362" w:type="pct"/>
            <w:vAlign w:val="center"/>
          </w:tcPr>
          <w:p w14:paraId="059E27B2" w14:textId="77777777" w:rsidR="00F50AC2" w:rsidRPr="00697DD9" w:rsidRDefault="00F50AC2" w:rsidP="004D3221">
            <w:pPr>
              <w:rPr>
                <w:rFonts w:ascii="Arial" w:hAnsi="Arial" w:cs="Arial"/>
                <w:sz w:val="20"/>
                <w:szCs w:val="20"/>
              </w:rPr>
            </w:pPr>
            <w:r w:rsidRPr="00697DD9">
              <w:rPr>
                <w:rFonts w:ascii="Arial" w:hAnsi="Arial" w:cs="Arial"/>
                <w:sz w:val="20"/>
                <w:szCs w:val="20"/>
              </w:rPr>
              <w:t>FS</w:t>
            </w:r>
          </w:p>
        </w:tc>
        <w:tc>
          <w:tcPr>
            <w:tcW w:w="2476" w:type="pct"/>
            <w:vAlign w:val="center"/>
          </w:tcPr>
          <w:p w14:paraId="1F659DB9" w14:textId="77777777" w:rsidR="00F50AC2" w:rsidRPr="00697DD9" w:rsidRDefault="00F50AC2" w:rsidP="004D3221">
            <w:pPr>
              <w:rPr>
                <w:rFonts w:ascii="Arial" w:hAnsi="Arial" w:cs="Arial"/>
                <w:sz w:val="20"/>
                <w:szCs w:val="20"/>
              </w:rPr>
            </w:pPr>
            <w:r w:rsidRPr="00697DD9">
              <w:rPr>
                <w:rFonts w:ascii="Arial" w:hAnsi="Arial" w:cs="Arial"/>
                <w:sz w:val="20"/>
                <w:szCs w:val="20"/>
              </w:rPr>
              <w:t>Защита от воздействия окружающей среды (например, погода, геофизические эффекты)</w:t>
            </w:r>
          </w:p>
        </w:tc>
        <w:tc>
          <w:tcPr>
            <w:tcW w:w="2162" w:type="pct"/>
            <w:vAlign w:val="center"/>
          </w:tcPr>
          <w:p w14:paraId="186095AE" w14:textId="77777777" w:rsidR="00F50AC2" w:rsidRPr="00697DD9" w:rsidRDefault="00F50AC2" w:rsidP="004D3221">
            <w:pPr>
              <w:rPr>
                <w:rFonts w:ascii="Arial" w:hAnsi="Arial" w:cs="Arial"/>
                <w:sz w:val="20"/>
                <w:szCs w:val="20"/>
              </w:rPr>
            </w:pPr>
            <w:r w:rsidRPr="00697DD9">
              <w:rPr>
                <w:rFonts w:ascii="Arial" w:hAnsi="Arial" w:cs="Arial"/>
                <w:sz w:val="20"/>
                <w:szCs w:val="20"/>
              </w:rPr>
              <w:t>Лавиноохранное устройство, устройство геофизической защиты, устройство защиты от атмосферных воздействий</w:t>
            </w:r>
          </w:p>
        </w:tc>
      </w:tr>
      <w:tr w:rsidR="00F50AC2" w:rsidRPr="00697DD9" w14:paraId="73990510" w14:textId="77777777" w:rsidTr="004D3221">
        <w:trPr>
          <w:trHeight w:val="20"/>
          <w:jc w:val="center"/>
        </w:trPr>
        <w:tc>
          <w:tcPr>
            <w:tcW w:w="362" w:type="pct"/>
            <w:vAlign w:val="center"/>
          </w:tcPr>
          <w:p w14:paraId="5876C597" w14:textId="77777777" w:rsidR="00F50AC2" w:rsidRPr="00697DD9" w:rsidRDefault="00F50AC2" w:rsidP="004D3221">
            <w:pPr>
              <w:rPr>
                <w:rFonts w:ascii="Arial" w:hAnsi="Arial" w:cs="Arial"/>
                <w:sz w:val="20"/>
                <w:szCs w:val="20"/>
              </w:rPr>
            </w:pPr>
            <w:r w:rsidRPr="00697DD9">
              <w:rPr>
                <w:rFonts w:ascii="Arial" w:hAnsi="Arial" w:cs="Arial"/>
                <w:sz w:val="20"/>
                <w:szCs w:val="20"/>
              </w:rPr>
              <w:t>FT</w:t>
            </w:r>
          </w:p>
        </w:tc>
        <w:tc>
          <w:tcPr>
            <w:tcW w:w="2476" w:type="pct"/>
            <w:vAlign w:val="center"/>
          </w:tcPr>
          <w:p w14:paraId="5F87069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A150621" w14:textId="77777777" w:rsidR="00F50AC2" w:rsidRPr="00697DD9" w:rsidRDefault="00F50AC2" w:rsidP="004D3221">
            <w:pPr>
              <w:rPr>
                <w:rFonts w:ascii="Arial" w:hAnsi="Arial" w:cs="Arial"/>
                <w:sz w:val="20"/>
                <w:szCs w:val="20"/>
              </w:rPr>
            </w:pPr>
          </w:p>
        </w:tc>
      </w:tr>
      <w:tr w:rsidR="00F50AC2" w:rsidRPr="00697DD9" w14:paraId="737AC21F" w14:textId="77777777" w:rsidTr="004D3221">
        <w:trPr>
          <w:trHeight w:val="20"/>
          <w:jc w:val="center"/>
        </w:trPr>
        <w:tc>
          <w:tcPr>
            <w:tcW w:w="362" w:type="pct"/>
            <w:vAlign w:val="center"/>
          </w:tcPr>
          <w:p w14:paraId="5064384A" w14:textId="77777777" w:rsidR="00F50AC2" w:rsidRPr="00697DD9" w:rsidRDefault="00F50AC2" w:rsidP="004D3221">
            <w:pPr>
              <w:rPr>
                <w:rFonts w:ascii="Arial" w:hAnsi="Arial" w:cs="Arial"/>
                <w:sz w:val="20"/>
                <w:szCs w:val="20"/>
              </w:rPr>
            </w:pPr>
            <w:r w:rsidRPr="00697DD9">
              <w:rPr>
                <w:rFonts w:ascii="Arial" w:hAnsi="Arial" w:cs="Arial"/>
                <w:sz w:val="20"/>
                <w:szCs w:val="20"/>
              </w:rPr>
              <w:t>FU</w:t>
            </w:r>
          </w:p>
        </w:tc>
        <w:tc>
          <w:tcPr>
            <w:tcW w:w="2476" w:type="pct"/>
            <w:vAlign w:val="center"/>
          </w:tcPr>
          <w:p w14:paraId="2FD043E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3CABB27" w14:textId="77777777" w:rsidR="00F50AC2" w:rsidRPr="00697DD9" w:rsidRDefault="00F50AC2" w:rsidP="004D3221">
            <w:pPr>
              <w:rPr>
                <w:rFonts w:ascii="Arial" w:hAnsi="Arial" w:cs="Arial"/>
                <w:sz w:val="20"/>
                <w:szCs w:val="20"/>
              </w:rPr>
            </w:pPr>
          </w:p>
        </w:tc>
      </w:tr>
      <w:tr w:rsidR="00F50AC2" w:rsidRPr="00697DD9" w14:paraId="012D686E" w14:textId="77777777" w:rsidTr="004D3221">
        <w:trPr>
          <w:trHeight w:val="20"/>
          <w:jc w:val="center"/>
        </w:trPr>
        <w:tc>
          <w:tcPr>
            <w:tcW w:w="362" w:type="pct"/>
            <w:vAlign w:val="center"/>
          </w:tcPr>
          <w:p w14:paraId="4776223C" w14:textId="77777777" w:rsidR="00F50AC2" w:rsidRPr="00697DD9" w:rsidRDefault="00F50AC2" w:rsidP="004D3221">
            <w:pPr>
              <w:rPr>
                <w:rFonts w:ascii="Arial" w:hAnsi="Arial" w:cs="Arial"/>
                <w:sz w:val="20"/>
                <w:szCs w:val="20"/>
              </w:rPr>
            </w:pPr>
            <w:r w:rsidRPr="00697DD9">
              <w:rPr>
                <w:rFonts w:ascii="Arial" w:hAnsi="Arial" w:cs="Arial"/>
                <w:sz w:val="20"/>
                <w:szCs w:val="20"/>
              </w:rPr>
              <w:t>FV</w:t>
            </w:r>
          </w:p>
        </w:tc>
        <w:tc>
          <w:tcPr>
            <w:tcW w:w="2476" w:type="pct"/>
            <w:vAlign w:val="center"/>
          </w:tcPr>
          <w:p w14:paraId="1A0C451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3C46A43" w14:textId="77777777" w:rsidR="00F50AC2" w:rsidRPr="00697DD9" w:rsidRDefault="00F50AC2" w:rsidP="004D3221">
            <w:pPr>
              <w:rPr>
                <w:rFonts w:ascii="Arial" w:hAnsi="Arial" w:cs="Arial"/>
                <w:sz w:val="20"/>
                <w:szCs w:val="20"/>
              </w:rPr>
            </w:pPr>
          </w:p>
        </w:tc>
      </w:tr>
      <w:tr w:rsidR="00F50AC2" w:rsidRPr="00697DD9" w14:paraId="4FD24589" w14:textId="77777777" w:rsidTr="004D3221">
        <w:trPr>
          <w:trHeight w:val="20"/>
          <w:jc w:val="center"/>
        </w:trPr>
        <w:tc>
          <w:tcPr>
            <w:tcW w:w="362" w:type="pct"/>
            <w:vAlign w:val="center"/>
          </w:tcPr>
          <w:p w14:paraId="460C0081" w14:textId="77777777" w:rsidR="00F50AC2" w:rsidRPr="00697DD9" w:rsidRDefault="00F50AC2" w:rsidP="004D3221">
            <w:pPr>
              <w:rPr>
                <w:rFonts w:ascii="Arial" w:hAnsi="Arial" w:cs="Arial"/>
                <w:sz w:val="20"/>
                <w:szCs w:val="20"/>
              </w:rPr>
            </w:pPr>
            <w:r w:rsidRPr="00697DD9">
              <w:rPr>
                <w:rFonts w:ascii="Arial" w:hAnsi="Arial" w:cs="Arial"/>
                <w:sz w:val="20"/>
                <w:szCs w:val="20"/>
              </w:rPr>
              <w:t>FW</w:t>
            </w:r>
          </w:p>
        </w:tc>
        <w:tc>
          <w:tcPr>
            <w:tcW w:w="2476" w:type="pct"/>
            <w:vAlign w:val="center"/>
          </w:tcPr>
          <w:p w14:paraId="557C25B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6BF9C0C" w14:textId="77777777" w:rsidR="00F50AC2" w:rsidRPr="00697DD9" w:rsidRDefault="00F50AC2" w:rsidP="004D3221">
            <w:pPr>
              <w:rPr>
                <w:rFonts w:ascii="Arial" w:hAnsi="Arial" w:cs="Arial"/>
                <w:sz w:val="20"/>
                <w:szCs w:val="20"/>
              </w:rPr>
            </w:pPr>
          </w:p>
        </w:tc>
      </w:tr>
      <w:tr w:rsidR="00F50AC2" w:rsidRPr="00697DD9" w14:paraId="31CDC1FA" w14:textId="77777777" w:rsidTr="004D3221">
        <w:trPr>
          <w:trHeight w:val="20"/>
          <w:jc w:val="center"/>
        </w:trPr>
        <w:tc>
          <w:tcPr>
            <w:tcW w:w="362" w:type="pct"/>
            <w:vAlign w:val="center"/>
          </w:tcPr>
          <w:p w14:paraId="50C2760E" w14:textId="77777777" w:rsidR="00F50AC2" w:rsidRPr="00697DD9" w:rsidRDefault="00F50AC2" w:rsidP="004D3221">
            <w:pPr>
              <w:rPr>
                <w:rFonts w:ascii="Arial" w:hAnsi="Arial" w:cs="Arial"/>
                <w:sz w:val="20"/>
                <w:szCs w:val="20"/>
              </w:rPr>
            </w:pPr>
            <w:r w:rsidRPr="00697DD9">
              <w:rPr>
                <w:rFonts w:ascii="Arial" w:hAnsi="Arial" w:cs="Arial"/>
                <w:sz w:val="20"/>
                <w:szCs w:val="20"/>
              </w:rPr>
              <w:t>FX</w:t>
            </w:r>
          </w:p>
        </w:tc>
        <w:tc>
          <w:tcPr>
            <w:tcW w:w="2476" w:type="pct"/>
            <w:vAlign w:val="center"/>
          </w:tcPr>
          <w:p w14:paraId="4F37D66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C28BC55" w14:textId="77777777" w:rsidR="00F50AC2" w:rsidRPr="00697DD9" w:rsidRDefault="00F50AC2" w:rsidP="004D3221">
            <w:pPr>
              <w:rPr>
                <w:rFonts w:ascii="Arial" w:hAnsi="Arial" w:cs="Arial"/>
                <w:sz w:val="20"/>
                <w:szCs w:val="20"/>
              </w:rPr>
            </w:pPr>
          </w:p>
        </w:tc>
      </w:tr>
      <w:tr w:rsidR="00F50AC2" w:rsidRPr="00697DD9" w14:paraId="4212CABE" w14:textId="77777777" w:rsidTr="004D3221">
        <w:trPr>
          <w:trHeight w:val="20"/>
          <w:jc w:val="center"/>
        </w:trPr>
        <w:tc>
          <w:tcPr>
            <w:tcW w:w="362" w:type="pct"/>
            <w:vAlign w:val="center"/>
          </w:tcPr>
          <w:p w14:paraId="3D975708" w14:textId="77777777" w:rsidR="00F50AC2" w:rsidRPr="00697DD9" w:rsidRDefault="00F50AC2" w:rsidP="004D3221">
            <w:pPr>
              <w:rPr>
                <w:rFonts w:ascii="Arial" w:hAnsi="Arial" w:cs="Arial"/>
                <w:sz w:val="20"/>
                <w:szCs w:val="20"/>
              </w:rPr>
            </w:pPr>
            <w:r w:rsidRPr="00697DD9">
              <w:rPr>
                <w:rFonts w:ascii="Arial" w:hAnsi="Arial" w:cs="Arial"/>
                <w:sz w:val="20"/>
                <w:szCs w:val="20"/>
              </w:rPr>
              <w:t>FY</w:t>
            </w:r>
          </w:p>
        </w:tc>
        <w:tc>
          <w:tcPr>
            <w:tcW w:w="2476" w:type="pct"/>
            <w:vAlign w:val="center"/>
          </w:tcPr>
          <w:p w14:paraId="71F2A51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4B58097" w14:textId="77777777" w:rsidR="00F50AC2" w:rsidRPr="00697DD9" w:rsidRDefault="00F50AC2" w:rsidP="004D3221">
            <w:pPr>
              <w:rPr>
                <w:rFonts w:ascii="Arial" w:hAnsi="Arial" w:cs="Arial"/>
                <w:sz w:val="20"/>
                <w:szCs w:val="20"/>
              </w:rPr>
            </w:pPr>
          </w:p>
        </w:tc>
      </w:tr>
      <w:tr w:rsidR="00F50AC2" w:rsidRPr="00697DD9" w14:paraId="01D62BDD" w14:textId="77777777" w:rsidTr="004D3221">
        <w:trPr>
          <w:trHeight w:val="20"/>
          <w:jc w:val="center"/>
        </w:trPr>
        <w:tc>
          <w:tcPr>
            <w:tcW w:w="362" w:type="pct"/>
            <w:vAlign w:val="center"/>
          </w:tcPr>
          <w:p w14:paraId="65F8A31A" w14:textId="77777777" w:rsidR="00F50AC2" w:rsidRPr="00697DD9" w:rsidRDefault="00F50AC2" w:rsidP="004D3221">
            <w:pPr>
              <w:rPr>
                <w:rFonts w:ascii="Arial" w:hAnsi="Arial" w:cs="Arial"/>
                <w:sz w:val="20"/>
                <w:szCs w:val="20"/>
              </w:rPr>
            </w:pPr>
            <w:r w:rsidRPr="00697DD9">
              <w:rPr>
                <w:rFonts w:ascii="Arial" w:hAnsi="Arial" w:cs="Arial"/>
                <w:sz w:val="20"/>
                <w:szCs w:val="20"/>
              </w:rPr>
              <w:t>FZ</w:t>
            </w:r>
          </w:p>
        </w:tc>
        <w:tc>
          <w:tcPr>
            <w:tcW w:w="2476" w:type="pct"/>
            <w:vAlign w:val="center"/>
          </w:tcPr>
          <w:p w14:paraId="0E96129C" w14:textId="77777777" w:rsidR="00F50AC2" w:rsidRPr="00697DD9" w:rsidRDefault="00F50AC2" w:rsidP="004D3221">
            <w:pPr>
              <w:rPr>
                <w:rFonts w:ascii="Arial" w:hAnsi="Arial" w:cs="Arial"/>
                <w:sz w:val="20"/>
                <w:szCs w:val="20"/>
              </w:rPr>
            </w:pPr>
            <w:r w:rsidRPr="00697DD9">
              <w:rPr>
                <w:rFonts w:ascii="Arial" w:hAnsi="Arial" w:cs="Arial"/>
                <w:sz w:val="20"/>
                <w:szCs w:val="20"/>
              </w:rPr>
              <w:t>Комбинированные задачи</w:t>
            </w:r>
          </w:p>
        </w:tc>
        <w:tc>
          <w:tcPr>
            <w:tcW w:w="2162" w:type="pct"/>
            <w:vAlign w:val="center"/>
          </w:tcPr>
          <w:p w14:paraId="2E54AF4F" w14:textId="77777777" w:rsidR="00F50AC2" w:rsidRPr="00697DD9" w:rsidRDefault="00F50AC2" w:rsidP="004D3221">
            <w:pPr>
              <w:rPr>
                <w:rFonts w:ascii="Arial" w:hAnsi="Arial" w:cs="Arial"/>
                <w:sz w:val="20"/>
                <w:szCs w:val="20"/>
              </w:rPr>
            </w:pPr>
          </w:p>
        </w:tc>
      </w:tr>
      <w:tr w:rsidR="00F50AC2" w:rsidRPr="00697DD9" w14:paraId="6DF7C0C7" w14:textId="77777777" w:rsidTr="004D3221">
        <w:trPr>
          <w:trHeight w:val="20"/>
          <w:jc w:val="center"/>
        </w:trPr>
        <w:tc>
          <w:tcPr>
            <w:tcW w:w="5000" w:type="pct"/>
            <w:gridSpan w:val="3"/>
            <w:vAlign w:val="center"/>
          </w:tcPr>
          <w:p w14:paraId="105D7FAD" w14:textId="77777777" w:rsidR="00F50AC2" w:rsidRPr="007536D2" w:rsidRDefault="00F50AC2" w:rsidP="004D3221">
            <w:pPr>
              <w:rPr>
                <w:b/>
                <w:sz w:val="20"/>
                <w:szCs w:val="20"/>
              </w:rPr>
            </w:pPr>
          </w:p>
        </w:tc>
      </w:tr>
      <w:tr w:rsidR="00F50AC2" w:rsidRPr="00697DD9" w14:paraId="747F280D" w14:textId="77777777" w:rsidTr="004D3221">
        <w:trPr>
          <w:trHeight w:val="20"/>
          <w:jc w:val="center"/>
        </w:trPr>
        <w:tc>
          <w:tcPr>
            <w:tcW w:w="5000" w:type="pct"/>
            <w:gridSpan w:val="3"/>
            <w:vAlign w:val="center"/>
          </w:tcPr>
          <w:p w14:paraId="54AB7439" w14:textId="77777777" w:rsidR="00F50AC2" w:rsidRPr="007536D2" w:rsidRDefault="00F50AC2" w:rsidP="004D3221">
            <w:pPr>
              <w:rPr>
                <w:rFonts w:ascii="Arial" w:hAnsi="Arial" w:cs="Arial"/>
                <w:b/>
                <w:sz w:val="20"/>
                <w:szCs w:val="20"/>
              </w:rPr>
            </w:pPr>
            <w:r w:rsidRPr="007536D2">
              <w:rPr>
                <w:rFonts w:ascii="Arial" w:hAnsi="Arial" w:cs="Arial"/>
                <w:b/>
                <w:sz w:val="20"/>
                <w:szCs w:val="20"/>
              </w:rPr>
              <w:t>Основной класс G</w:t>
            </w:r>
          </w:p>
          <w:p w14:paraId="50969821" w14:textId="77777777" w:rsidR="00F50AC2" w:rsidRPr="007536D2" w:rsidRDefault="00F50AC2" w:rsidP="004D3221">
            <w:pPr>
              <w:rPr>
                <w:rFonts w:ascii="Arial" w:hAnsi="Arial" w:cs="Arial"/>
                <w:b/>
                <w:sz w:val="20"/>
                <w:szCs w:val="20"/>
              </w:rPr>
            </w:pPr>
            <w:r w:rsidRPr="007536D2">
              <w:rPr>
                <w:rFonts w:ascii="Arial" w:hAnsi="Arial" w:cs="Arial"/>
                <w:b/>
                <w:sz w:val="20"/>
                <w:szCs w:val="20"/>
              </w:rPr>
              <w:t>Инициирование потока энергии или материала</w:t>
            </w:r>
          </w:p>
          <w:p w14:paraId="3C5719A2" w14:textId="77777777" w:rsidR="00F50AC2" w:rsidRPr="00697DD9" w:rsidRDefault="00F50AC2" w:rsidP="004D3221">
            <w:pPr>
              <w:rPr>
                <w:sz w:val="20"/>
                <w:szCs w:val="20"/>
              </w:rPr>
            </w:pPr>
            <w:r w:rsidRPr="007536D2">
              <w:rPr>
                <w:rFonts w:ascii="Arial" w:hAnsi="Arial" w:cs="Arial"/>
                <w:b/>
                <w:sz w:val="20"/>
                <w:szCs w:val="20"/>
              </w:rPr>
              <w:t>Генерирующие сигналы, используемые в качестве носителей информации или эталонного источника</w:t>
            </w:r>
          </w:p>
        </w:tc>
      </w:tr>
      <w:tr w:rsidR="00F50AC2" w:rsidRPr="00697DD9" w14:paraId="5B103E0B" w14:textId="77777777" w:rsidTr="004D3221">
        <w:trPr>
          <w:trHeight w:val="20"/>
          <w:jc w:val="center"/>
        </w:trPr>
        <w:tc>
          <w:tcPr>
            <w:tcW w:w="362" w:type="pct"/>
            <w:vAlign w:val="center"/>
          </w:tcPr>
          <w:p w14:paraId="4D307082"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565919BF"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333D8B28"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697DD9" w14:paraId="4ED68189" w14:textId="77777777" w:rsidTr="004D3221">
        <w:trPr>
          <w:trHeight w:val="20"/>
          <w:jc w:val="center"/>
        </w:trPr>
        <w:tc>
          <w:tcPr>
            <w:tcW w:w="362" w:type="pct"/>
            <w:vAlign w:val="center"/>
          </w:tcPr>
          <w:p w14:paraId="192914E6" w14:textId="77777777" w:rsidR="00F50AC2" w:rsidRPr="00697DD9" w:rsidRDefault="00F50AC2" w:rsidP="004D3221">
            <w:pPr>
              <w:rPr>
                <w:rFonts w:ascii="Arial" w:hAnsi="Arial" w:cs="Arial"/>
                <w:sz w:val="20"/>
                <w:szCs w:val="20"/>
              </w:rPr>
            </w:pPr>
            <w:r w:rsidRPr="00697DD9">
              <w:rPr>
                <w:rFonts w:ascii="Arial" w:hAnsi="Arial" w:cs="Arial"/>
                <w:sz w:val="20"/>
                <w:szCs w:val="20"/>
              </w:rPr>
              <w:t>GA</w:t>
            </w:r>
          </w:p>
        </w:tc>
        <w:tc>
          <w:tcPr>
            <w:tcW w:w="2476" w:type="pct"/>
            <w:vAlign w:val="center"/>
          </w:tcPr>
          <w:p w14:paraId="58137A6B" w14:textId="77777777" w:rsidR="00F50AC2" w:rsidRPr="00697DD9" w:rsidRDefault="00F50AC2" w:rsidP="004D3221">
            <w:pPr>
              <w:rPr>
                <w:rFonts w:ascii="Arial" w:hAnsi="Arial" w:cs="Arial"/>
                <w:sz w:val="20"/>
                <w:szCs w:val="20"/>
              </w:rPr>
            </w:pPr>
            <w:r w:rsidRPr="00697DD9">
              <w:rPr>
                <w:rFonts w:ascii="Arial" w:hAnsi="Arial" w:cs="Arial"/>
                <w:sz w:val="20"/>
                <w:szCs w:val="20"/>
              </w:rPr>
              <w:t>Инициирование потока электрической энергии с использованием механической энергии</w:t>
            </w:r>
          </w:p>
        </w:tc>
        <w:tc>
          <w:tcPr>
            <w:tcW w:w="2162" w:type="pct"/>
            <w:vAlign w:val="center"/>
          </w:tcPr>
          <w:p w14:paraId="7E4C43EB" w14:textId="77777777" w:rsidR="00F50AC2" w:rsidRPr="00697DD9" w:rsidRDefault="00F50AC2" w:rsidP="004D3221">
            <w:pPr>
              <w:rPr>
                <w:rFonts w:ascii="Arial" w:hAnsi="Arial" w:cs="Arial"/>
                <w:sz w:val="20"/>
                <w:szCs w:val="20"/>
              </w:rPr>
            </w:pPr>
            <w:r w:rsidRPr="00697DD9">
              <w:rPr>
                <w:rFonts w:ascii="Arial" w:hAnsi="Arial" w:cs="Arial"/>
                <w:sz w:val="20"/>
                <w:szCs w:val="20"/>
              </w:rPr>
              <w:t>Динамо, генератор, мотор-генератор</w:t>
            </w:r>
          </w:p>
        </w:tc>
      </w:tr>
      <w:tr w:rsidR="00F50AC2" w:rsidRPr="00697DD9" w14:paraId="36B5C7C8" w14:textId="77777777" w:rsidTr="004D3221">
        <w:trPr>
          <w:trHeight w:val="20"/>
          <w:jc w:val="center"/>
        </w:trPr>
        <w:tc>
          <w:tcPr>
            <w:tcW w:w="362" w:type="pct"/>
            <w:vAlign w:val="center"/>
          </w:tcPr>
          <w:p w14:paraId="163445A8" w14:textId="77777777" w:rsidR="00F50AC2" w:rsidRPr="00697DD9" w:rsidRDefault="00F50AC2" w:rsidP="004D3221">
            <w:pPr>
              <w:rPr>
                <w:rFonts w:ascii="Arial" w:hAnsi="Arial" w:cs="Arial"/>
                <w:sz w:val="20"/>
                <w:szCs w:val="20"/>
              </w:rPr>
            </w:pPr>
            <w:r w:rsidRPr="00697DD9">
              <w:rPr>
                <w:rFonts w:ascii="Arial" w:hAnsi="Arial" w:cs="Arial"/>
                <w:sz w:val="20"/>
                <w:szCs w:val="20"/>
              </w:rPr>
              <w:t>GB</w:t>
            </w:r>
          </w:p>
        </w:tc>
        <w:tc>
          <w:tcPr>
            <w:tcW w:w="2476" w:type="pct"/>
            <w:vAlign w:val="center"/>
          </w:tcPr>
          <w:p w14:paraId="6E60EC2F" w14:textId="77777777" w:rsidR="00F50AC2" w:rsidRPr="00697DD9" w:rsidRDefault="00F50AC2" w:rsidP="004D3221">
            <w:pPr>
              <w:rPr>
                <w:rFonts w:ascii="Arial" w:hAnsi="Arial" w:cs="Arial"/>
                <w:sz w:val="20"/>
                <w:szCs w:val="20"/>
              </w:rPr>
            </w:pPr>
            <w:r w:rsidRPr="00697DD9">
              <w:rPr>
                <w:rFonts w:ascii="Arial" w:hAnsi="Arial" w:cs="Arial"/>
                <w:sz w:val="20"/>
                <w:szCs w:val="20"/>
              </w:rPr>
              <w:t>Инициирование потока электрической энергии путем химической конверсии</w:t>
            </w:r>
          </w:p>
        </w:tc>
        <w:tc>
          <w:tcPr>
            <w:tcW w:w="2162" w:type="pct"/>
            <w:vAlign w:val="center"/>
          </w:tcPr>
          <w:p w14:paraId="1751C315" w14:textId="77777777" w:rsidR="00F50AC2" w:rsidRPr="00697DD9" w:rsidRDefault="00F50AC2" w:rsidP="004D3221">
            <w:pPr>
              <w:rPr>
                <w:rFonts w:ascii="Arial" w:hAnsi="Arial" w:cs="Arial"/>
                <w:sz w:val="20"/>
                <w:szCs w:val="20"/>
              </w:rPr>
            </w:pPr>
            <w:r w:rsidRPr="00697DD9">
              <w:rPr>
                <w:rFonts w:ascii="Arial" w:hAnsi="Arial" w:cs="Arial"/>
                <w:sz w:val="20"/>
                <w:szCs w:val="20"/>
              </w:rPr>
              <w:t>Аккумулятор, сухая батарея, топливный элемент</w:t>
            </w:r>
          </w:p>
        </w:tc>
      </w:tr>
      <w:tr w:rsidR="00F50AC2" w:rsidRPr="00697DD9" w14:paraId="2BF0AA4A" w14:textId="77777777" w:rsidTr="004D3221">
        <w:trPr>
          <w:trHeight w:val="20"/>
          <w:jc w:val="center"/>
        </w:trPr>
        <w:tc>
          <w:tcPr>
            <w:tcW w:w="362" w:type="pct"/>
            <w:vAlign w:val="center"/>
          </w:tcPr>
          <w:p w14:paraId="76BE249C" w14:textId="77777777" w:rsidR="00F50AC2" w:rsidRPr="00697DD9" w:rsidRDefault="00F50AC2" w:rsidP="004D3221">
            <w:pPr>
              <w:rPr>
                <w:rFonts w:ascii="Arial" w:hAnsi="Arial" w:cs="Arial"/>
                <w:sz w:val="20"/>
                <w:szCs w:val="20"/>
              </w:rPr>
            </w:pPr>
            <w:r w:rsidRPr="00697DD9">
              <w:rPr>
                <w:rFonts w:ascii="Arial" w:hAnsi="Arial" w:cs="Arial"/>
                <w:sz w:val="20"/>
                <w:szCs w:val="20"/>
              </w:rPr>
              <w:t>GC</w:t>
            </w:r>
          </w:p>
        </w:tc>
        <w:tc>
          <w:tcPr>
            <w:tcW w:w="2476" w:type="pct"/>
            <w:vAlign w:val="center"/>
          </w:tcPr>
          <w:p w14:paraId="778F7685" w14:textId="77777777" w:rsidR="00F50AC2" w:rsidRPr="00697DD9" w:rsidRDefault="00F50AC2" w:rsidP="004D3221">
            <w:pPr>
              <w:rPr>
                <w:rFonts w:ascii="Arial" w:hAnsi="Arial" w:cs="Arial"/>
                <w:sz w:val="20"/>
                <w:szCs w:val="20"/>
              </w:rPr>
            </w:pPr>
            <w:r w:rsidRPr="00697DD9">
              <w:rPr>
                <w:rFonts w:ascii="Arial" w:hAnsi="Arial" w:cs="Arial"/>
                <w:sz w:val="20"/>
                <w:szCs w:val="20"/>
              </w:rPr>
              <w:t>Инициирование потока электрической энергии с использованием света</w:t>
            </w:r>
          </w:p>
        </w:tc>
        <w:tc>
          <w:tcPr>
            <w:tcW w:w="2162" w:type="pct"/>
            <w:vAlign w:val="center"/>
          </w:tcPr>
          <w:p w14:paraId="55C2C447" w14:textId="77777777" w:rsidR="00F50AC2" w:rsidRPr="00697DD9" w:rsidRDefault="00F50AC2" w:rsidP="004D3221">
            <w:pPr>
              <w:rPr>
                <w:rFonts w:ascii="Arial" w:hAnsi="Arial" w:cs="Arial"/>
                <w:sz w:val="20"/>
                <w:szCs w:val="20"/>
              </w:rPr>
            </w:pPr>
            <w:r w:rsidRPr="00697DD9">
              <w:rPr>
                <w:rFonts w:ascii="Arial" w:hAnsi="Arial" w:cs="Arial"/>
                <w:sz w:val="20"/>
                <w:szCs w:val="20"/>
              </w:rPr>
              <w:t>Солнечная батарея</w:t>
            </w:r>
          </w:p>
        </w:tc>
      </w:tr>
      <w:tr w:rsidR="00F50AC2" w:rsidRPr="00697DD9" w14:paraId="02FB0FCC" w14:textId="77777777" w:rsidTr="004D3221">
        <w:trPr>
          <w:trHeight w:val="20"/>
          <w:jc w:val="center"/>
        </w:trPr>
        <w:tc>
          <w:tcPr>
            <w:tcW w:w="362" w:type="pct"/>
            <w:vAlign w:val="center"/>
          </w:tcPr>
          <w:p w14:paraId="4AC1B232" w14:textId="77777777" w:rsidR="00F50AC2" w:rsidRPr="00697DD9" w:rsidRDefault="00F50AC2" w:rsidP="004D3221">
            <w:pPr>
              <w:rPr>
                <w:rFonts w:ascii="Arial" w:hAnsi="Arial" w:cs="Arial"/>
                <w:sz w:val="20"/>
                <w:szCs w:val="20"/>
              </w:rPr>
            </w:pPr>
            <w:r w:rsidRPr="00697DD9">
              <w:rPr>
                <w:rFonts w:ascii="Arial" w:hAnsi="Arial" w:cs="Arial"/>
                <w:sz w:val="20"/>
                <w:szCs w:val="20"/>
              </w:rPr>
              <w:t>GD</w:t>
            </w:r>
          </w:p>
        </w:tc>
        <w:tc>
          <w:tcPr>
            <w:tcW w:w="2476" w:type="pct"/>
            <w:vAlign w:val="center"/>
          </w:tcPr>
          <w:p w14:paraId="03DE15CA"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9F68FE4" w14:textId="77777777" w:rsidR="00F50AC2" w:rsidRPr="00697DD9" w:rsidRDefault="00F50AC2" w:rsidP="004D3221">
            <w:pPr>
              <w:rPr>
                <w:rFonts w:ascii="Arial" w:hAnsi="Arial" w:cs="Arial"/>
                <w:sz w:val="20"/>
                <w:szCs w:val="20"/>
              </w:rPr>
            </w:pPr>
          </w:p>
        </w:tc>
      </w:tr>
      <w:tr w:rsidR="00F50AC2" w:rsidRPr="00697DD9" w14:paraId="38CEDB7E" w14:textId="77777777" w:rsidTr="004D3221">
        <w:trPr>
          <w:trHeight w:val="20"/>
          <w:jc w:val="center"/>
        </w:trPr>
        <w:tc>
          <w:tcPr>
            <w:tcW w:w="362" w:type="pct"/>
            <w:vAlign w:val="center"/>
          </w:tcPr>
          <w:p w14:paraId="7499C339"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GE</w:t>
            </w:r>
          </w:p>
        </w:tc>
        <w:tc>
          <w:tcPr>
            <w:tcW w:w="2476" w:type="pct"/>
            <w:vAlign w:val="center"/>
          </w:tcPr>
          <w:p w14:paraId="49E351C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0C60C33" w14:textId="77777777" w:rsidR="00F50AC2" w:rsidRPr="00697DD9" w:rsidRDefault="00F50AC2" w:rsidP="004D3221">
            <w:pPr>
              <w:rPr>
                <w:rFonts w:ascii="Arial" w:hAnsi="Arial" w:cs="Arial"/>
                <w:sz w:val="20"/>
                <w:szCs w:val="20"/>
              </w:rPr>
            </w:pPr>
          </w:p>
        </w:tc>
      </w:tr>
      <w:tr w:rsidR="00F50AC2" w:rsidRPr="00697DD9" w14:paraId="693D05F9" w14:textId="77777777" w:rsidTr="004D3221">
        <w:trPr>
          <w:trHeight w:val="20"/>
          <w:jc w:val="center"/>
        </w:trPr>
        <w:tc>
          <w:tcPr>
            <w:tcW w:w="362" w:type="pct"/>
            <w:vAlign w:val="center"/>
          </w:tcPr>
          <w:p w14:paraId="72C737E1" w14:textId="77777777" w:rsidR="00F50AC2" w:rsidRPr="00697DD9" w:rsidRDefault="00F50AC2" w:rsidP="004D3221">
            <w:pPr>
              <w:rPr>
                <w:rFonts w:ascii="Arial" w:hAnsi="Arial" w:cs="Arial"/>
                <w:sz w:val="20"/>
                <w:szCs w:val="20"/>
              </w:rPr>
            </w:pPr>
            <w:r w:rsidRPr="00697DD9">
              <w:rPr>
                <w:rFonts w:ascii="Arial" w:hAnsi="Arial" w:cs="Arial"/>
                <w:sz w:val="20"/>
                <w:szCs w:val="20"/>
              </w:rPr>
              <w:t>GF</w:t>
            </w:r>
          </w:p>
        </w:tc>
        <w:tc>
          <w:tcPr>
            <w:tcW w:w="2476" w:type="pct"/>
            <w:vAlign w:val="center"/>
          </w:tcPr>
          <w:p w14:paraId="5FB79B09"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Генерация сигналов как носителя информации</w:t>
            </w:r>
          </w:p>
        </w:tc>
        <w:tc>
          <w:tcPr>
            <w:tcW w:w="2162" w:type="pct"/>
            <w:vAlign w:val="center"/>
          </w:tcPr>
          <w:p w14:paraId="21C3A27B" w14:textId="77777777" w:rsidR="00F50AC2" w:rsidRPr="00697DD9" w:rsidRDefault="00F50AC2" w:rsidP="004D3221">
            <w:pPr>
              <w:rPr>
                <w:rFonts w:ascii="Arial" w:hAnsi="Arial" w:cs="Arial"/>
                <w:sz w:val="20"/>
                <w:szCs w:val="20"/>
              </w:rPr>
            </w:pPr>
            <w:r w:rsidRPr="00697DD9">
              <w:rPr>
                <w:rFonts w:ascii="Arial" w:hAnsi="Arial" w:cs="Arial"/>
                <w:sz w:val="20"/>
                <w:szCs w:val="20"/>
              </w:rPr>
              <w:t>Генератор сигналов, преобразователь, генератор волн</w:t>
            </w:r>
          </w:p>
        </w:tc>
      </w:tr>
      <w:tr w:rsidR="00F50AC2" w:rsidRPr="00697DD9" w14:paraId="6A80E082" w14:textId="77777777" w:rsidTr="004D3221">
        <w:trPr>
          <w:trHeight w:val="20"/>
          <w:jc w:val="center"/>
        </w:trPr>
        <w:tc>
          <w:tcPr>
            <w:tcW w:w="362" w:type="pct"/>
            <w:vAlign w:val="center"/>
          </w:tcPr>
          <w:p w14:paraId="651B119F" w14:textId="77777777" w:rsidR="00F50AC2" w:rsidRPr="00697DD9" w:rsidRDefault="00F50AC2" w:rsidP="004D3221">
            <w:pPr>
              <w:rPr>
                <w:rFonts w:ascii="Arial" w:hAnsi="Arial" w:cs="Arial"/>
                <w:sz w:val="20"/>
                <w:szCs w:val="20"/>
              </w:rPr>
            </w:pPr>
            <w:r w:rsidRPr="00697DD9">
              <w:rPr>
                <w:rFonts w:ascii="Arial" w:hAnsi="Arial" w:cs="Arial"/>
                <w:sz w:val="20"/>
                <w:szCs w:val="20"/>
              </w:rPr>
              <w:t>GG</w:t>
            </w:r>
          </w:p>
        </w:tc>
        <w:tc>
          <w:tcPr>
            <w:tcW w:w="2476" w:type="pct"/>
            <w:vAlign w:val="center"/>
          </w:tcPr>
          <w:p w14:paraId="5A7FFDB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B363AF6" w14:textId="77777777" w:rsidR="00F50AC2" w:rsidRPr="00697DD9" w:rsidRDefault="00F50AC2" w:rsidP="004D3221">
            <w:pPr>
              <w:rPr>
                <w:rFonts w:ascii="Arial" w:hAnsi="Arial" w:cs="Arial"/>
                <w:sz w:val="20"/>
                <w:szCs w:val="20"/>
              </w:rPr>
            </w:pPr>
          </w:p>
        </w:tc>
      </w:tr>
      <w:tr w:rsidR="00F50AC2" w:rsidRPr="00697DD9" w14:paraId="3190E9E0" w14:textId="77777777" w:rsidTr="004D3221">
        <w:trPr>
          <w:trHeight w:val="20"/>
          <w:jc w:val="center"/>
        </w:trPr>
        <w:tc>
          <w:tcPr>
            <w:tcW w:w="362" w:type="pct"/>
            <w:vAlign w:val="center"/>
          </w:tcPr>
          <w:p w14:paraId="6D31BFDA" w14:textId="77777777" w:rsidR="00F50AC2" w:rsidRPr="00697DD9" w:rsidRDefault="00F50AC2" w:rsidP="004D3221">
            <w:pPr>
              <w:rPr>
                <w:rFonts w:ascii="Arial" w:hAnsi="Arial" w:cs="Arial"/>
                <w:sz w:val="20"/>
                <w:szCs w:val="20"/>
              </w:rPr>
            </w:pPr>
            <w:r w:rsidRPr="00697DD9">
              <w:rPr>
                <w:rFonts w:ascii="Arial" w:hAnsi="Arial" w:cs="Arial"/>
                <w:sz w:val="20"/>
                <w:szCs w:val="20"/>
              </w:rPr>
              <w:t>GH</w:t>
            </w:r>
          </w:p>
        </w:tc>
        <w:tc>
          <w:tcPr>
            <w:tcW w:w="2476" w:type="pct"/>
            <w:vAlign w:val="center"/>
          </w:tcPr>
          <w:p w14:paraId="289A0C3A"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8D3D4A1" w14:textId="77777777" w:rsidR="00F50AC2" w:rsidRPr="00697DD9" w:rsidRDefault="00F50AC2" w:rsidP="004D3221">
            <w:pPr>
              <w:rPr>
                <w:rFonts w:ascii="Arial" w:hAnsi="Arial" w:cs="Arial"/>
                <w:sz w:val="20"/>
                <w:szCs w:val="20"/>
              </w:rPr>
            </w:pPr>
          </w:p>
        </w:tc>
      </w:tr>
      <w:tr w:rsidR="00F50AC2" w:rsidRPr="00697DD9" w14:paraId="3102118B" w14:textId="77777777" w:rsidTr="004D3221">
        <w:trPr>
          <w:trHeight w:val="20"/>
          <w:jc w:val="center"/>
        </w:trPr>
        <w:tc>
          <w:tcPr>
            <w:tcW w:w="362" w:type="pct"/>
            <w:vAlign w:val="center"/>
          </w:tcPr>
          <w:p w14:paraId="1F68F17F" w14:textId="77777777" w:rsidR="00F50AC2" w:rsidRPr="00697DD9" w:rsidRDefault="00F50AC2" w:rsidP="004D3221">
            <w:pPr>
              <w:rPr>
                <w:rFonts w:ascii="Arial" w:hAnsi="Arial" w:cs="Arial"/>
                <w:sz w:val="20"/>
                <w:szCs w:val="20"/>
              </w:rPr>
            </w:pPr>
            <w:r w:rsidRPr="00697DD9">
              <w:rPr>
                <w:rFonts w:ascii="Arial" w:hAnsi="Arial" w:cs="Arial"/>
                <w:sz w:val="20"/>
                <w:szCs w:val="20"/>
              </w:rPr>
              <w:t>GJ</w:t>
            </w:r>
          </w:p>
        </w:tc>
        <w:tc>
          <w:tcPr>
            <w:tcW w:w="2476" w:type="pct"/>
            <w:vAlign w:val="center"/>
          </w:tcPr>
          <w:p w14:paraId="180554A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F8E4BE3" w14:textId="77777777" w:rsidR="00F50AC2" w:rsidRPr="00697DD9" w:rsidRDefault="00F50AC2" w:rsidP="004D3221">
            <w:pPr>
              <w:rPr>
                <w:rFonts w:ascii="Arial" w:hAnsi="Arial" w:cs="Arial"/>
                <w:sz w:val="20"/>
                <w:szCs w:val="20"/>
              </w:rPr>
            </w:pPr>
          </w:p>
        </w:tc>
      </w:tr>
      <w:tr w:rsidR="00F50AC2" w:rsidRPr="00697DD9" w14:paraId="0CF48873" w14:textId="77777777" w:rsidTr="004D3221">
        <w:trPr>
          <w:trHeight w:val="20"/>
          <w:jc w:val="center"/>
        </w:trPr>
        <w:tc>
          <w:tcPr>
            <w:tcW w:w="362" w:type="pct"/>
            <w:vAlign w:val="center"/>
          </w:tcPr>
          <w:p w14:paraId="3767BF50" w14:textId="77777777" w:rsidR="00F50AC2" w:rsidRPr="00697DD9" w:rsidRDefault="00F50AC2" w:rsidP="004D3221">
            <w:pPr>
              <w:rPr>
                <w:rFonts w:ascii="Arial" w:hAnsi="Arial" w:cs="Arial"/>
                <w:sz w:val="20"/>
                <w:szCs w:val="20"/>
              </w:rPr>
            </w:pPr>
            <w:r w:rsidRPr="00697DD9">
              <w:rPr>
                <w:rFonts w:ascii="Arial" w:hAnsi="Arial" w:cs="Arial"/>
                <w:sz w:val="20"/>
                <w:szCs w:val="20"/>
              </w:rPr>
              <w:t>GK</w:t>
            </w:r>
          </w:p>
        </w:tc>
        <w:tc>
          <w:tcPr>
            <w:tcW w:w="2476" w:type="pct"/>
            <w:vAlign w:val="center"/>
          </w:tcPr>
          <w:p w14:paraId="2223344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B998E4A" w14:textId="77777777" w:rsidR="00F50AC2" w:rsidRPr="00697DD9" w:rsidRDefault="00F50AC2" w:rsidP="004D3221">
            <w:pPr>
              <w:rPr>
                <w:rFonts w:ascii="Arial" w:hAnsi="Arial" w:cs="Arial"/>
                <w:sz w:val="20"/>
                <w:szCs w:val="20"/>
              </w:rPr>
            </w:pPr>
          </w:p>
        </w:tc>
      </w:tr>
      <w:tr w:rsidR="00F50AC2" w:rsidRPr="00697DD9" w14:paraId="3A3E1438" w14:textId="77777777" w:rsidTr="004D3221">
        <w:trPr>
          <w:trHeight w:val="20"/>
          <w:jc w:val="center"/>
        </w:trPr>
        <w:tc>
          <w:tcPr>
            <w:tcW w:w="362" w:type="pct"/>
            <w:vAlign w:val="center"/>
          </w:tcPr>
          <w:p w14:paraId="1C2355E8" w14:textId="77777777" w:rsidR="00F50AC2" w:rsidRPr="00697DD9" w:rsidRDefault="00F50AC2" w:rsidP="004D3221">
            <w:pPr>
              <w:rPr>
                <w:rFonts w:ascii="Arial" w:hAnsi="Arial" w:cs="Arial"/>
                <w:sz w:val="20"/>
                <w:szCs w:val="20"/>
              </w:rPr>
            </w:pPr>
            <w:r w:rsidRPr="00697DD9">
              <w:rPr>
                <w:rFonts w:ascii="Arial" w:hAnsi="Arial" w:cs="Arial"/>
                <w:sz w:val="20"/>
                <w:szCs w:val="20"/>
              </w:rPr>
              <w:t>GL</w:t>
            </w:r>
          </w:p>
        </w:tc>
        <w:tc>
          <w:tcPr>
            <w:tcW w:w="2476" w:type="pct"/>
            <w:vAlign w:val="center"/>
          </w:tcPr>
          <w:p w14:paraId="12A36C9E" w14:textId="77777777" w:rsidR="00F50AC2" w:rsidRPr="00697DD9" w:rsidRDefault="00F50AC2" w:rsidP="004D3221">
            <w:pPr>
              <w:rPr>
                <w:rFonts w:ascii="Arial" w:hAnsi="Arial" w:cs="Arial"/>
                <w:sz w:val="20"/>
                <w:szCs w:val="20"/>
              </w:rPr>
            </w:pPr>
            <w:r w:rsidRPr="00697DD9">
              <w:rPr>
                <w:rFonts w:ascii="Arial" w:hAnsi="Arial" w:cs="Arial"/>
                <w:sz w:val="20"/>
                <w:szCs w:val="20"/>
              </w:rPr>
              <w:t>Инициирование непрерывного потока твердого вещества</w:t>
            </w:r>
          </w:p>
        </w:tc>
        <w:tc>
          <w:tcPr>
            <w:tcW w:w="2162" w:type="pct"/>
            <w:vAlign w:val="center"/>
          </w:tcPr>
          <w:p w14:paraId="228A99E1" w14:textId="77777777" w:rsidR="00F50AC2" w:rsidRPr="00697DD9" w:rsidRDefault="00F50AC2" w:rsidP="004D3221">
            <w:pPr>
              <w:rPr>
                <w:rFonts w:ascii="Arial" w:hAnsi="Arial" w:cs="Arial"/>
                <w:sz w:val="20"/>
                <w:szCs w:val="20"/>
              </w:rPr>
            </w:pPr>
            <w:r w:rsidRPr="00697DD9">
              <w:rPr>
                <w:rFonts w:ascii="Arial" w:hAnsi="Arial" w:cs="Arial"/>
                <w:sz w:val="20"/>
                <w:szCs w:val="20"/>
              </w:rPr>
              <w:t>Пояс, цепной конвейер, распределитель</w:t>
            </w:r>
          </w:p>
        </w:tc>
      </w:tr>
      <w:tr w:rsidR="00F50AC2" w:rsidRPr="00697DD9" w14:paraId="53293C1F" w14:textId="77777777" w:rsidTr="004D3221">
        <w:trPr>
          <w:trHeight w:val="20"/>
          <w:jc w:val="center"/>
        </w:trPr>
        <w:tc>
          <w:tcPr>
            <w:tcW w:w="362" w:type="pct"/>
            <w:vAlign w:val="center"/>
          </w:tcPr>
          <w:p w14:paraId="7A9A8D1E" w14:textId="77777777" w:rsidR="00F50AC2" w:rsidRPr="00697DD9" w:rsidRDefault="00F50AC2" w:rsidP="004D3221">
            <w:pPr>
              <w:rPr>
                <w:rFonts w:ascii="Arial" w:hAnsi="Arial" w:cs="Arial"/>
                <w:sz w:val="20"/>
                <w:szCs w:val="20"/>
              </w:rPr>
            </w:pPr>
            <w:r w:rsidRPr="00697DD9">
              <w:rPr>
                <w:rFonts w:ascii="Arial" w:hAnsi="Arial" w:cs="Arial"/>
                <w:sz w:val="20"/>
                <w:szCs w:val="20"/>
              </w:rPr>
              <w:t>GM</w:t>
            </w:r>
          </w:p>
        </w:tc>
        <w:tc>
          <w:tcPr>
            <w:tcW w:w="2476" w:type="pct"/>
            <w:vAlign w:val="center"/>
          </w:tcPr>
          <w:p w14:paraId="1624C3DE" w14:textId="77777777" w:rsidR="00F50AC2" w:rsidRPr="00697DD9" w:rsidRDefault="00F50AC2" w:rsidP="004D3221">
            <w:pPr>
              <w:rPr>
                <w:rFonts w:ascii="Arial" w:hAnsi="Arial" w:cs="Arial"/>
                <w:sz w:val="20"/>
                <w:szCs w:val="20"/>
              </w:rPr>
            </w:pPr>
            <w:r w:rsidRPr="00697DD9">
              <w:rPr>
                <w:rFonts w:ascii="Arial" w:hAnsi="Arial" w:cs="Arial"/>
                <w:sz w:val="20"/>
                <w:szCs w:val="20"/>
              </w:rPr>
              <w:t>Инициирование прерывистого потока твердого вещества</w:t>
            </w:r>
          </w:p>
        </w:tc>
        <w:tc>
          <w:tcPr>
            <w:tcW w:w="2162" w:type="pct"/>
            <w:vAlign w:val="center"/>
          </w:tcPr>
          <w:p w14:paraId="1B7ADAD1" w14:textId="77777777" w:rsidR="00F50AC2" w:rsidRPr="00697DD9" w:rsidRDefault="00F50AC2" w:rsidP="004D3221">
            <w:pPr>
              <w:rPr>
                <w:rFonts w:ascii="Arial" w:hAnsi="Arial" w:cs="Arial"/>
                <w:sz w:val="20"/>
                <w:szCs w:val="20"/>
              </w:rPr>
            </w:pPr>
            <w:r w:rsidRPr="00697DD9">
              <w:rPr>
                <w:rFonts w:ascii="Arial" w:hAnsi="Arial" w:cs="Arial"/>
                <w:sz w:val="20"/>
                <w:szCs w:val="20"/>
              </w:rPr>
              <w:t>Кран, лифты, автопогрузчик, подъемное устройство, манипулятор, подъемное устройство</w:t>
            </w:r>
          </w:p>
        </w:tc>
      </w:tr>
      <w:tr w:rsidR="00F50AC2" w:rsidRPr="00697DD9" w14:paraId="0439FB0A" w14:textId="77777777" w:rsidTr="004D3221">
        <w:trPr>
          <w:trHeight w:val="20"/>
          <w:jc w:val="center"/>
        </w:trPr>
        <w:tc>
          <w:tcPr>
            <w:tcW w:w="362" w:type="pct"/>
            <w:vAlign w:val="center"/>
          </w:tcPr>
          <w:p w14:paraId="6FF453F1" w14:textId="77777777" w:rsidR="00F50AC2" w:rsidRPr="00697DD9" w:rsidRDefault="00F50AC2" w:rsidP="004D3221">
            <w:pPr>
              <w:rPr>
                <w:rFonts w:ascii="Arial" w:hAnsi="Arial" w:cs="Arial"/>
                <w:sz w:val="20"/>
                <w:szCs w:val="20"/>
              </w:rPr>
            </w:pPr>
            <w:r w:rsidRPr="00697DD9">
              <w:rPr>
                <w:rFonts w:ascii="Arial" w:hAnsi="Arial" w:cs="Arial"/>
                <w:sz w:val="20"/>
                <w:szCs w:val="20"/>
              </w:rPr>
              <w:t>GN</w:t>
            </w:r>
          </w:p>
        </w:tc>
        <w:tc>
          <w:tcPr>
            <w:tcW w:w="2476" w:type="pct"/>
            <w:vAlign w:val="center"/>
          </w:tcPr>
          <w:p w14:paraId="0B4526D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6F08562" w14:textId="77777777" w:rsidR="00F50AC2" w:rsidRPr="00697DD9" w:rsidRDefault="00F50AC2" w:rsidP="004D3221">
            <w:pPr>
              <w:rPr>
                <w:rFonts w:ascii="Arial" w:hAnsi="Arial" w:cs="Arial"/>
                <w:sz w:val="20"/>
                <w:szCs w:val="20"/>
              </w:rPr>
            </w:pPr>
          </w:p>
        </w:tc>
      </w:tr>
      <w:tr w:rsidR="00F50AC2" w:rsidRPr="00697DD9" w14:paraId="42F9B1F2" w14:textId="77777777" w:rsidTr="004D3221">
        <w:trPr>
          <w:trHeight w:val="20"/>
          <w:jc w:val="center"/>
        </w:trPr>
        <w:tc>
          <w:tcPr>
            <w:tcW w:w="362" w:type="pct"/>
            <w:vAlign w:val="center"/>
          </w:tcPr>
          <w:p w14:paraId="3F605A9E" w14:textId="77777777" w:rsidR="00F50AC2" w:rsidRPr="00697DD9" w:rsidRDefault="00F50AC2" w:rsidP="004D3221">
            <w:pPr>
              <w:rPr>
                <w:rFonts w:ascii="Arial" w:hAnsi="Arial" w:cs="Arial"/>
                <w:sz w:val="20"/>
                <w:szCs w:val="20"/>
              </w:rPr>
            </w:pPr>
            <w:r w:rsidRPr="00697DD9">
              <w:rPr>
                <w:rFonts w:ascii="Arial" w:hAnsi="Arial" w:cs="Arial"/>
                <w:sz w:val="20"/>
                <w:szCs w:val="20"/>
              </w:rPr>
              <w:t>GP</w:t>
            </w:r>
          </w:p>
        </w:tc>
        <w:tc>
          <w:tcPr>
            <w:tcW w:w="2476" w:type="pct"/>
            <w:vAlign w:val="center"/>
          </w:tcPr>
          <w:p w14:paraId="6E812AC6" w14:textId="77777777" w:rsidR="00F50AC2" w:rsidRPr="00697DD9" w:rsidRDefault="00F50AC2" w:rsidP="004D3221">
            <w:pPr>
              <w:rPr>
                <w:rFonts w:ascii="Arial" w:hAnsi="Arial" w:cs="Arial"/>
                <w:sz w:val="20"/>
                <w:szCs w:val="20"/>
              </w:rPr>
            </w:pPr>
            <w:r w:rsidRPr="00697DD9">
              <w:rPr>
                <w:rFonts w:ascii="Arial" w:hAnsi="Arial" w:cs="Arial"/>
                <w:sz w:val="20"/>
                <w:szCs w:val="20"/>
              </w:rPr>
              <w:t>Инициирование потока жидких или текучих веществ, приводимых в движение энергоснабжением</w:t>
            </w:r>
          </w:p>
        </w:tc>
        <w:tc>
          <w:tcPr>
            <w:tcW w:w="2162" w:type="pct"/>
            <w:vAlign w:val="center"/>
          </w:tcPr>
          <w:p w14:paraId="6C52E3CA" w14:textId="77777777" w:rsidR="00F50AC2" w:rsidRPr="00697DD9" w:rsidRDefault="00F50AC2" w:rsidP="004D3221">
            <w:pPr>
              <w:rPr>
                <w:rFonts w:ascii="Arial" w:hAnsi="Arial" w:cs="Arial"/>
                <w:sz w:val="20"/>
                <w:szCs w:val="20"/>
              </w:rPr>
            </w:pPr>
            <w:r w:rsidRPr="00697DD9">
              <w:rPr>
                <w:rFonts w:ascii="Arial" w:hAnsi="Arial" w:cs="Arial"/>
                <w:sz w:val="20"/>
                <w:szCs w:val="20"/>
              </w:rPr>
              <w:t>Насос, винтовой конвейер</w:t>
            </w:r>
          </w:p>
        </w:tc>
      </w:tr>
      <w:tr w:rsidR="00F50AC2" w:rsidRPr="00697DD9" w14:paraId="0CEC875B" w14:textId="77777777" w:rsidTr="004D3221">
        <w:trPr>
          <w:trHeight w:val="20"/>
          <w:jc w:val="center"/>
        </w:trPr>
        <w:tc>
          <w:tcPr>
            <w:tcW w:w="362" w:type="pct"/>
            <w:vAlign w:val="center"/>
          </w:tcPr>
          <w:p w14:paraId="002C6A9C" w14:textId="77777777" w:rsidR="00F50AC2" w:rsidRPr="00697DD9" w:rsidRDefault="00F50AC2" w:rsidP="004D3221">
            <w:pPr>
              <w:rPr>
                <w:rFonts w:ascii="Arial" w:hAnsi="Arial" w:cs="Arial"/>
                <w:sz w:val="20"/>
                <w:szCs w:val="20"/>
              </w:rPr>
            </w:pPr>
            <w:r w:rsidRPr="00697DD9">
              <w:rPr>
                <w:rFonts w:ascii="Arial" w:hAnsi="Arial" w:cs="Arial"/>
                <w:sz w:val="20"/>
                <w:szCs w:val="20"/>
              </w:rPr>
              <w:t>GQ</w:t>
            </w:r>
          </w:p>
        </w:tc>
        <w:tc>
          <w:tcPr>
            <w:tcW w:w="2476" w:type="pct"/>
            <w:vAlign w:val="center"/>
          </w:tcPr>
          <w:p w14:paraId="4302800B" w14:textId="77777777" w:rsidR="00F50AC2" w:rsidRPr="00697DD9" w:rsidRDefault="00F50AC2" w:rsidP="004D3221">
            <w:pPr>
              <w:rPr>
                <w:rFonts w:ascii="Arial" w:hAnsi="Arial" w:cs="Arial"/>
                <w:sz w:val="20"/>
                <w:szCs w:val="20"/>
              </w:rPr>
            </w:pPr>
            <w:r w:rsidRPr="00697DD9">
              <w:rPr>
                <w:rFonts w:ascii="Arial" w:hAnsi="Arial" w:cs="Arial"/>
                <w:sz w:val="20"/>
                <w:szCs w:val="20"/>
              </w:rPr>
              <w:t>Инициирование потока газообразных веществ механическим водителем</w:t>
            </w:r>
          </w:p>
        </w:tc>
        <w:tc>
          <w:tcPr>
            <w:tcW w:w="2162" w:type="pct"/>
            <w:vAlign w:val="center"/>
          </w:tcPr>
          <w:p w14:paraId="51F707A1" w14:textId="77777777" w:rsidR="00F50AC2" w:rsidRPr="00697DD9" w:rsidRDefault="00F50AC2" w:rsidP="004D3221">
            <w:pPr>
              <w:rPr>
                <w:rFonts w:ascii="Arial" w:hAnsi="Arial" w:cs="Arial"/>
                <w:sz w:val="20"/>
                <w:szCs w:val="20"/>
              </w:rPr>
            </w:pPr>
            <w:r w:rsidRPr="00697DD9">
              <w:rPr>
                <w:rFonts w:ascii="Arial" w:hAnsi="Arial" w:cs="Arial"/>
                <w:sz w:val="20"/>
                <w:szCs w:val="20"/>
              </w:rPr>
              <w:t>Аспиратор, воздуходувка, компрессор, вентилятор, вакуумный насос, вентилятор</w:t>
            </w:r>
          </w:p>
        </w:tc>
      </w:tr>
      <w:tr w:rsidR="00F50AC2" w:rsidRPr="00697DD9" w14:paraId="3E88AB3D" w14:textId="77777777" w:rsidTr="004D3221">
        <w:trPr>
          <w:trHeight w:val="20"/>
          <w:jc w:val="center"/>
        </w:trPr>
        <w:tc>
          <w:tcPr>
            <w:tcW w:w="362" w:type="pct"/>
            <w:vAlign w:val="center"/>
          </w:tcPr>
          <w:p w14:paraId="691155B2" w14:textId="77777777" w:rsidR="00F50AC2" w:rsidRPr="00697DD9" w:rsidRDefault="00F50AC2" w:rsidP="004D3221">
            <w:pPr>
              <w:rPr>
                <w:rFonts w:ascii="Arial" w:hAnsi="Arial" w:cs="Arial"/>
                <w:sz w:val="20"/>
                <w:szCs w:val="20"/>
              </w:rPr>
            </w:pPr>
            <w:r w:rsidRPr="00697DD9">
              <w:rPr>
                <w:rFonts w:ascii="Arial" w:hAnsi="Arial" w:cs="Arial"/>
                <w:sz w:val="20"/>
                <w:szCs w:val="20"/>
              </w:rPr>
              <w:t>GR</w:t>
            </w:r>
          </w:p>
        </w:tc>
        <w:tc>
          <w:tcPr>
            <w:tcW w:w="2476" w:type="pct"/>
            <w:vAlign w:val="center"/>
          </w:tcPr>
          <w:p w14:paraId="59116AE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C3DEBB8" w14:textId="77777777" w:rsidR="00F50AC2" w:rsidRPr="00697DD9" w:rsidRDefault="00F50AC2" w:rsidP="004D3221">
            <w:pPr>
              <w:rPr>
                <w:rFonts w:ascii="Arial" w:hAnsi="Arial" w:cs="Arial"/>
                <w:sz w:val="20"/>
                <w:szCs w:val="20"/>
              </w:rPr>
            </w:pPr>
          </w:p>
        </w:tc>
      </w:tr>
      <w:tr w:rsidR="00F50AC2" w:rsidRPr="00697DD9" w14:paraId="3749BACB" w14:textId="77777777" w:rsidTr="004D3221">
        <w:trPr>
          <w:trHeight w:val="20"/>
          <w:jc w:val="center"/>
        </w:trPr>
        <w:tc>
          <w:tcPr>
            <w:tcW w:w="362" w:type="pct"/>
            <w:vAlign w:val="center"/>
          </w:tcPr>
          <w:p w14:paraId="1C1E223F" w14:textId="77777777" w:rsidR="00F50AC2" w:rsidRPr="00697DD9" w:rsidRDefault="00F50AC2" w:rsidP="004D3221">
            <w:pPr>
              <w:rPr>
                <w:rFonts w:ascii="Arial" w:hAnsi="Arial" w:cs="Arial"/>
                <w:sz w:val="20"/>
                <w:szCs w:val="20"/>
              </w:rPr>
            </w:pPr>
            <w:r w:rsidRPr="00697DD9">
              <w:rPr>
                <w:rFonts w:ascii="Arial" w:hAnsi="Arial" w:cs="Arial"/>
                <w:sz w:val="20"/>
                <w:szCs w:val="20"/>
              </w:rPr>
              <w:t>GS</w:t>
            </w:r>
          </w:p>
        </w:tc>
        <w:tc>
          <w:tcPr>
            <w:tcW w:w="2476" w:type="pct"/>
            <w:vAlign w:val="center"/>
          </w:tcPr>
          <w:p w14:paraId="4B14919E" w14:textId="77777777" w:rsidR="00F50AC2" w:rsidRPr="00697DD9" w:rsidRDefault="00F50AC2" w:rsidP="004D3221">
            <w:pPr>
              <w:rPr>
                <w:rFonts w:ascii="Arial" w:hAnsi="Arial" w:cs="Arial"/>
                <w:sz w:val="20"/>
                <w:szCs w:val="20"/>
              </w:rPr>
            </w:pPr>
            <w:r w:rsidRPr="00697DD9">
              <w:rPr>
                <w:rFonts w:ascii="Arial" w:hAnsi="Arial" w:cs="Arial"/>
                <w:sz w:val="20"/>
                <w:szCs w:val="20"/>
              </w:rPr>
              <w:t>Инициирование потока жидких или газообразных веществ с помощью движущей среды</w:t>
            </w:r>
          </w:p>
        </w:tc>
        <w:tc>
          <w:tcPr>
            <w:tcW w:w="2162" w:type="pct"/>
            <w:vAlign w:val="center"/>
          </w:tcPr>
          <w:p w14:paraId="6F234638" w14:textId="77777777" w:rsidR="00F50AC2" w:rsidRPr="00697DD9" w:rsidRDefault="00F50AC2" w:rsidP="004D3221">
            <w:pPr>
              <w:rPr>
                <w:rFonts w:ascii="Arial" w:hAnsi="Arial" w:cs="Arial"/>
                <w:sz w:val="20"/>
                <w:szCs w:val="20"/>
              </w:rPr>
            </w:pPr>
            <w:r w:rsidRPr="00697DD9">
              <w:rPr>
                <w:rFonts w:ascii="Arial" w:hAnsi="Arial" w:cs="Arial"/>
                <w:sz w:val="20"/>
                <w:szCs w:val="20"/>
              </w:rPr>
              <w:t>Эжектор, инжектор, струйный</w:t>
            </w:r>
          </w:p>
        </w:tc>
      </w:tr>
      <w:tr w:rsidR="00F50AC2" w:rsidRPr="00697DD9" w14:paraId="003D776F" w14:textId="77777777" w:rsidTr="004D3221">
        <w:trPr>
          <w:trHeight w:val="20"/>
          <w:jc w:val="center"/>
        </w:trPr>
        <w:tc>
          <w:tcPr>
            <w:tcW w:w="362" w:type="pct"/>
            <w:vAlign w:val="center"/>
          </w:tcPr>
          <w:p w14:paraId="228FDFAE" w14:textId="77777777" w:rsidR="00F50AC2" w:rsidRPr="00697DD9" w:rsidRDefault="00F50AC2" w:rsidP="004D3221">
            <w:pPr>
              <w:rPr>
                <w:rFonts w:ascii="Arial" w:hAnsi="Arial" w:cs="Arial"/>
                <w:sz w:val="20"/>
                <w:szCs w:val="20"/>
              </w:rPr>
            </w:pPr>
            <w:r w:rsidRPr="00697DD9">
              <w:rPr>
                <w:rFonts w:ascii="Arial" w:hAnsi="Arial" w:cs="Arial"/>
                <w:sz w:val="20"/>
                <w:szCs w:val="20"/>
              </w:rPr>
              <w:t>GT</w:t>
            </w:r>
          </w:p>
        </w:tc>
        <w:tc>
          <w:tcPr>
            <w:tcW w:w="2476" w:type="pct"/>
            <w:vAlign w:val="center"/>
          </w:tcPr>
          <w:p w14:paraId="0484D933" w14:textId="77777777" w:rsidR="00F50AC2" w:rsidRPr="00697DD9" w:rsidRDefault="00F50AC2" w:rsidP="004D3221">
            <w:pPr>
              <w:rPr>
                <w:rFonts w:ascii="Arial" w:hAnsi="Arial" w:cs="Arial"/>
                <w:sz w:val="20"/>
                <w:szCs w:val="20"/>
              </w:rPr>
            </w:pPr>
            <w:r w:rsidRPr="00697DD9">
              <w:rPr>
                <w:rFonts w:ascii="Arial" w:hAnsi="Arial" w:cs="Arial"/>
                <w:sz w:val="20"/>
                <w:szCs w:val="20"/>
              </w:rPr>
              <w:t>Инициирование потока жидких или газообразных веществ под действием силы тяжести</w:t>
            </w:r>
          </w:p>
        </w:tc>
        <w:tc>
          <w:tcPr>
            <w:tcW w:w="2162" w:type="pct"/>
            <w:vAlign w:val="center"/>
          </w:tcPr>
          <w:p w14:paraId="778D3BD6" w14:textId="77777777" w:rsidR="00F50AC2" w:rsidRPr="00697DD9" w:rsidRDefault="00F50AC2" w:rsidP="004D3221">
            <w:pPr>
              <w:rPr>
                <w:rFonts w:ascii="Arial" w:hAnsi="Arial" w:cs="Arial"/>
                <w:sz w:val="20"/>
                <w:szCs w:val="20"/>
              </w:rPr>
            </w:pPr>
            <w:r w:rsidRPr="00697DD9">
              <w:rPr>
                <w:rFonts w:ascii="Arial" w:hAnsi="Arial" w:cs="Arial"/>
                <w:sz w:val="20"/>
                <w:szCs w:val="20"/>
              </w:rPr>
              <w:t>Lubricator, oiler</w:t>
            </w:r>
          </w:p>
        </w:tc>
      </w:tr>
      <w:tr w:rsidR="00F50AC2" w:rsidRPr="00697DD9" w14:paraId="11090194" w14:textId="77777777" w:rsidTr="004D3221">
        <w:trPr>
          <w:trHeight w:val="20"/>
          <w:jc w:val="center"/>
        </w:trPr>
        <w:tc>
          <w:tcPr>
            <w:tcW w:w="362" w:type="pct"/>
            <w:vAlign w:val="center"/>
          </w:tcPr>
          <w:p w14:paraId="511B8602" w14:textId="77777777" w:rsidR="00F50AC2" w:rsidRPr="00697DD9" w:rsidRDefault="00F50AC2" w:rsidP="004D3221">
            <w:pPr>
              <w:rPr>
                <w:rFonts w:ascii="Arial" w:hAnsi="Arial" w:cs="Arial"/>
                <w:sz w:val="20"/>
                <w:szCs w:val="20"/>
              </w:rPr>
            </w:pPr>
            <w:r w:rsidRPr="00697DD9">
              <w:rPr>
                <w:rFonts w:ascii="Arial" w:hAnsi="Arial" w:cs="Arial"/>
                <w:sz w:val="20"/>
                <w:szCs w:val="20"/>
              </w:rPr>
              <w:t>GU</w:t>
            </w:r>
          </w:p>
        </w:tc>
        <w:tc>
          <w:tcPr>
            <w:tcW w:w="2476" w:type="pct"/>
            <w:vAlign w:val="center"/>
          </w:tcPr>
          <w:p w14:paraId="27F0ECC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0B814F6" w14:textId="77777777" w:rsidR="00F50AC2" w:rsidRPr="00697DD9" w:rsidRDefault="00F50AC2" w:rsidP="004D3221">
            <w:pPr>
              <w:rPr>
                <w:sz w:val="20"/>
                <w:szCs w:val="20"/>
              </w:rPr>
            </w:pPr>
          </w:p>
        </w:tc>
      </w:tr>
      <w:tr w:rsidR="00F50AC2" w:rsidRPr="00697DD9" w14:paraId="52433A55" w14:textId="77777777" w:rsidTr="004D3221">
        <w:trPr>
          <w:trHeight w:val="20"/>
          <w:jc w:val="center"/>
        </w:trPr>
        <w:tc>
          <w:tcPr>
            <w:tcW w:w="362" w:type="pct"/>
            <w:vAlign w:val="center"/>
          </w:tcPr>
          <w:p w14:paraId="218E46EF" w14:textId="77777777" w:rsidR="00F50AC2" w:rsidRPr="00697DD9" w:rsidRDefault="00F50AC2" w:rsidP="004D3221">
            <w:pPr>
              <w:rPr>
                <w:rFonts w:ascii="Arial" w:hAnsi="Arial" w:cs="Arial"/>
                <w:sz w:val="20"/>
                <w:szCs w:val="20"/>
              </w:rPr>
            </w:pPr>
            <w:r w:rsidRPr="00697DD9">
              <w:rPr>
                <w:rFonts w:ascii="Arial" w:hAnsi="Arial" w:cs="Arial"/>
                <w:sz w:val="20"/>
                <w:szCs w:val="20"/>
              </w:rPr>
              <w:t>GV</w:t>
            </w:r>
          </w:p>
        </w:tc>
        <w:tc>
          <w:tcPr>
            <w:tcW w:w="2476" w:type="pct"/>
            <w:vAlign w:val="center"/>
          </w:tcPr>
          <w:p w14:paraId="6A44133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0A12CDF" w14:textId="77777777" w:rsidR="00F50AC2" w:rsidRPr="00697DD9" w:rsidRDefault="00F50AC2" w:rsidP="004D3221">
            <w:pPr>
              <w:rPr>
                <w:sz w:val="20"/>
                <w:szCs w:val="20"/>
              </w:rPr>
            </w:pPr>
          </w:p>
        </w:tc>
      </w:tr>
      <w:tr w:rsidR="00F50AC2" w:rsidRPr="00697DD9" w14:paraId="0FF08551" w14:textId="77777777" w:rsidTr="004D3221">
        <w:trPr>
          <w:trHeight w:val="20"/>
          <w:jc w:val="center"/>
        </w:trPr>
        <w:tc>
          <w:tcPr>
            <w:tcW w:w="362" w:type="pct"/>
            <w:vAlign w:val="center"/>
          </w:tcPr>
          <w:p w14:paraId="7821A81E" w14:textId="77777777" w:rsidR="00F50AC2" w:rsidRPr="00697DD9" w:rsidRDefault="00F50AC2" w:rsidP="004D3221">
            <w:pPr>
              <w:rPr>
                <w:rFonts w:ascii="Arial" w:hAnsi="Arial" w:cs="Arial"/>
                <w:sz w:val="20"/>
                <w:szCs w:val="20"/>
              </w:rPr>
            </w:pPr>
            <w:r w:rsidRPr="00697DD9">
              <w:rPr>
                <w:rFonts w:ascii="Arial" w:hAnsi="Arial" w:cs="Arial"/>
                <w:sz w:val="20"/>
                <w:szCs w:val="20"/>
              </w:rPr>
              <w:t>GW</w:t>
            </w:r>
          </w:p>
        </w:tc>
        <w:tc>
          <w:tcPr>
            <w:tcW w:w="2476" w:type="pct"/>
            <w:vAlign w:val="center"/>
          </w:tcPr>
          <w:p w14:paraId="3E3B6D8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8E68E5F" w14:textId="77777777" w:rsidR="00F50AC2" w:rsidRPr="00697DD9" w:rsidRDefault="00F50AC2" w:rsidP="004D3221">
            <w:pPr>
              <w:rPr>
                <w:sz w:val="20"/>
                <w:szCs w:val="20"/>
              </w:rPr>
            </w:pPr>
          </w:p>
        </w:tc>
      </w:tr>
      <w:tr w:rsidR="00F50AC2" w:rsidRPr="00697DD9" w14:paraId="2412EB01" w14:textId="77777777" w:rsidTr="004D3221">
        <w:trPr>
          <w:trHeight w:val="20"/>
          <w:jc w:val="center"/>
        </w:trPr>
        <w:tc>
          <w:tcPr>
            <w:tcW w:w="362" w:type="pct"/>
            <w:vAlign w:val="center"/>
          </w:tcPr>
          <w:p w14:paraId="19372DC0" w14:textId="77777777" w:rsidR="00F50AC2" w:rsidRPr="00697DD9" w:rsidRDefault="00F50AC2" w:rsidP="004D3221">
            <w:pPr>
              <w:rPr>
                <w:rFonts w:ascii="Arial" w:hAnsi="Arial" w:cs="Arial"/>
                <w:sz w:val="20"/>
                <w:szCs w:val="20"/>
              </w:rPr>
            </w:pPr>
            <w:r w:rsidRPr="00697DD9">
              <w:rPr>
                <w:rFonts w:ascii="Arial" w:hAnsi="Arial" w:cs="Arial"/>
                <w:sz w:val="20"/>
                <w:szCs w:val="20"/>
              </w:rPr>
              <w:t>GX</w:t>
            </w:r>
          </w:p>
        </w:tc>
        <w:tc>
          <w:tcPr>
            <w:tcW w:w="2476" w:type="pct"/>
            <w:vAlign w:val="center"/>
          </w:tcPr>
          <w:p w14:paraId="74E2D08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C65AFB8" w14:textId="77777777" w:rsidR="00F50AC2" w:rsidRPr="00697DD9" w:rsidRDefault="00F50AC2" w:rsidP="004D3221">
            <w:pPr>
              <w:rPr>
                <w:sz w:val="20"/>
                <w:szCs w:val="20"/>
              </w:rPr>
            </w:pPr>
          </w:p>
        </w:tc>
      </w:tr>
      <w:tr w:rsidR="00F50AC2" w:rsidRPr="00697DD9" w14:paraId="48AE43BA" w14:textId="77777777" w:rsidTr="004D3221">
        <w:trPr>
          <w:trHeight w:val="20"/>
          <w:jc w:val="center"/>
        </w:trPr>
        <w:tc>
          <w:tcPr>
            <w:tcW w:w="362" w:type="pct"/>
            <w:vAlign w:val="center"/>
          </w:tcPr>
          <w:p w14:paraId="04CE51F2" w14:textId="77777777" w:rsidR="00F50AC2" w:rsidRPr="00697DD9" w:rsidRDefault="00F50AC2" w:rsidP="004D3221">
            <w:pPr>
              <w:rPr>
                <w:rFonts w:ascii="Arial" w:hAnsi="Arial" w:cs="Arial"/>
                <w:sz w:val="20"/>
                <w:szCs w:val="20"/>
              </w:rPr>
            </w:pPr>
            <w:r w:rsidRPr="00697DD9">
              <w:rPr>
                <w:rFonts w:ascii="Arial" w:hAnsi="Arial" w:cs="Arial"/>
                <w:sz w:val="20"/>
                <w:szCs w:val="20"/>
              </w:rPr>
              <w:t>GY</w:t>
            </w:r>
          </w:p>
        </w:tc>
        <w:tc>
          <w:tcPr>
            <w:tcW w:w="2476" w:type="pct"/>
            <w:vAlign w:val="center"/>
          </w:tcPr>
          <w:p w14:paraId="7A2A567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5437A0E" w14:textId="77777777" w:rsidR="00F50AC2" w:rsidRPr="00697DD9" w:rsidRDefault="00F50AC2" w:rsidP="004D3221">
            <w:pPr>
              <w:rPr>
                <w:sz w:val="20"/>
                <w:szCs w:val="20"/>
              </w:rPr>
            </w:pPr>
          </w:p>
        </w:tc>
      </w:tr>
      <w:tr w:rsidR="00F50AC2" w:rsidRPr="00697DD9" w14:paraId="76687947" w14:textId="77777777" w:rsidTr="004D3221">
        <w:trPr>
          <w:trHeight w:val="20"/>
          <w:jc w:val="center"/>
        </w:trPr>
        <w:tc>
          <w:tcPr>
            <w:tcW w:w="362" w:type="pct"/>
            <w:vAlign w:val="center"/>
          </w:tcPr>
          <w:p w14:paraId="60690BD6" w14:textId="77777777" w:rsidR="00F50AC2" w:rsidRPr="00697DD9" w:rsidRDefault="00F50AC2" w:rsidP="004D3221">
            <w:pPr>
              <w:rPr>
                <w:rFonts w:ascii="Arial" w:hAnsi="Arial" w:cs="Arial"/>
                <w:sz w:val="20"/>
                <w:szCs w:val="20"/>
              </w:rPr>
            </w:pPr>
            <w:r w:rsidRPr="00697DD9">
              <w:rPr>
                <w:rFonts w:ascii="Arial" w:hAnsi="Arial" w:cs="Arial"/>
                <w:sz w:val="20"/>
                <w:szCs w:val="20"/>
              </w:rPr>
              <w:t>GZ</w:t>
            </w:r>
          </w:p>
        </w:tc>
        <w:tc>
          <w:tcPr>
            <w:tcW w:w="2476" w:type="pct"/>
            <w:vAlign w:val="center"/>
          </w:tcPr>
          <w:p w14:paraId="38F805B5" w14:textId="77777777" w:rsidR="00F50AC2" w:rsidRPr="00697DD9" w:rsidRDefault="00F50AC2" w:rsidP="004D3221">
            <w:pPr>
              <w:rPr>
                <w:rFonts w:ascii="Arial" w:hAnsi="Arial" w:cs="Arial"/>
                <w:sz w:val="20"/>
                <w:szCs w:val="20"/>
              </w:rPr>
            </w:pPr>
            <w:r w:rsidRPr="00697DD9">
              <w:rPr>
                <w:rFonts w:ascii="Arial" w:hAnsi="Arial" w:cs="Arial"/>
                <w:sz w:val="20"/>
                <w:szCs w:val="20"/>
              </w:rPr>
              <w:t>Комбинированные задачи</w:t>
            </w:r>
          </w:p>
        </w:tc>
        <w:tc>
          <w:tcPr>
            <w:tcW w:w="2162" w:type="pct"/>
            <w:vAlign w:val="center"/>
          </w:tcPr>
          <w:p w14:paraId="1DFFB8FD" w14:textId="77777777" w:rsidR="00F50AC2" w:rsidRPr="00697DD9" w:rsidRDefault="00F50AC2" w:rsidP="004D3221">
            <w:pPr>
              <w:rPr>
                <w:sz w:val="20"/>
                <w:szCs w:val="20"/>
              </w:rPr>
            </w:pPr>
          </w:p>
        </w:tc>
      </w:tr>
      <w:tr w:rsidR="00F50AC2" w:rsidRPr="00697DD9" w14:paraId="2DEF8C7E" w14:textId="77777777" w:rsidTr="004D3221">
        <w:trPr>
          <w:trHeight w:val="20"/>
          <w:jc w:val="center"/>
        </w:trPr>
        <w:tc>
          <w:tcPr>
            <w:tcW w:w="362" w:type="pct"/>
            <w:vAlign w:val="center"/>
          </w:tcPr>
          <w:p w14:paraId="2101A1EA" w14:textId="77777777" w:rsidR="00F50AC2" w:rsidRPr="00697DD9" w:rsidRDefault="00F50AC2" w:rsidP="004D3221">
            <w:pPr>
              <w:rPr>
                <w:sz w:val="20"/>
                <w:szCs w:val="20"/>
              </w:rPr>
            </w:pPr>
          </w:p>
        </w:tc>
        <w:tc>
          <w:tcPr>
            <w:tcW w:w="2476" w:type="pct"/>
            <w:vAlign w:val="center"/>
          </w:tcPr>
          <w:p w14:paraId="56AD5111" w14:textId="77777777" w:rsidR="00F50AC2" w:rsidRPr="00697DD9" w:rsidRDefault="00F50AC2" w:rsidP="004D3221">
            <w:pPr>
              <w:rPr>
                <w:sz w:val="20"/>
                <w:szCs w:val="20"/>
              </w:rPr>
            </w:pPr>
          </w:p>
        </w:tc>
        <w:tc>
          <w:tcPr>
            <w:tcW w:w="2162" w:type="pct"/>
            <w:vAlign w:val="center"/>
          </w:tcPr>
          <w:p w14:paraId="520BE8D1" w14:textId="77777777" w:rsidR="00F50AC2" w:rsidRPr="00697DD9" w:rsidRDefault="00F50AC2" w:rsidP="004D3221">
            <w:pPr>
              <w:rPr>
                <w:sz w:val="20"/>
                <w:szCs w:val="20"/>
              </w:rPr>
            </w:pPr>
          </w:p>
        </w:tc>
      </w:tr>
      <w:tr w:rsidR="00F50AC2" w:rsidRPr="00FD2611" w14:paraId="29370158" w14:textId="77777777" w:rsidTr="004D3221">
        <w:trPr>
          <w:trHeight w:val="20"/>
          <w:jc w:val="center"/>
        </w:trPr>
        <w:tc>
          <w:tcPr>
            <w:tcW w:w="5000" w:type="pct"/>
            <w:gridSpan w:val="3"/>
            <w:vAlign w:val="center"/>
          </w:tcPr>
          <w:p w14:paraId="59ED8D32" w14:textId="77777777" w:rsidR="00F50AC2" w:rsidRPr="00D342C1" w:rsidRDefault="00F50AC2" w:rsidP="004D3221">
            <w:pPr>
              <w:rPr>
                <w:b/>
                <w:sz w:val="20"/>
                <w:szCs w:val="20"/>
                <w:lang w:val="en-US"/>
              </w:rPr>
            </w:pPr>
            <w:r w:rsidRPr="00D342C1">
              <w:rPr>
                <w:rFonts w:ascii="Arial" w:hAnsi="Arial" w:cs="Arial"/>
                <w:b/>
                <w:sz w:val="20"/>
                <w:szCs w:val="20"/>
                <w:lang w:val="en-US"/>
              </w:rPr>
              <w:t>Main class H</w:t>
            </w:r>
          </w:p>
          <w:p w14:paraId="094EA5B0" w14:textId="77777777" w:rsidR="00F50AC2" w:rsidRPr="00D342C1" w:rsidRDefault="00F50AC2" w:rsidP="004D3221">
            <w:pPr>
              <w:rPr>
                <w:rFonts w:ascii="Arial" w:hAnsi="Arial" w:cs="Arial"/>
                <w:b/>
                <w:sz w:val="20"/>
                <w:szCs w:val="20"/>
                <w:lang w:val="en-US"/>
              </w:rPr>
            </w:pPr>
            <w:r w:rsidRPr="00D342C1">
              <w:rPr>
                <w:rFonts w:ascii="Arial" w:hAnsi="Arial" w:cs="Arial"/>
                <w:b/>
                <w:sz w:val="20"/>
                <w:szCs w:val="20"/>
                <w:lang w:val="en-US"/>
              </w:rPr>
              <w:t>Producing a new kind of material or product</w:t>
            </w:r>
          </w:p>
        </w:tc>
      </w:tr>
      <w:tr w:rsidR="00F50AC2" w:rsidRPr="00697DD9" w14:paraId="0B83111D" w14:textId="77777777" w:rsidTr="004D3221">
        <w:trPr>
          <w:trHeight w:val="20"/>
          <w:jc w:val="center"/>
        </w:trPr>
        <w:tc>
          <w:tcPr>
            <w:tcW w:w="362" w:type="pct"/>
            <w:vAlign w:val="center"/>
          </w:tcPr>
          <w:p w14:paraId="3E3B4D7C"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04185096"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33D8495C"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697DD9" w14:paraId="3D572D74" w14:textId="77777777" w:rsidTr="004D3221">
        <w:trPr>
          <w:trHeight w:val="20"/>
          <w:jc w:val="center"/>
        </w:trPr>
        <w:tc>
          <w:tcPr>
            <w:tcW w:w="362" w:type="pct"/>
            <w:vAlign w:val="center"/>
          </w:tcPr>
          <w:p w14:paraId="3E342BF9" w14:textId="77777777" w:rsidR="00F50AC2" w:rsidRPr="00697DD9" w:rsidRDefault="00F50AC2" w:rsidP="004D3221">
            <w:pPr>
              <w:rPr>
                <w:rFonts w:ascii="Arial" w:hAnsi="Arial" w:cs="Arial"/>
                <w:sz w:val="20"/>
                <w:szCs w:val="20"/>
              </w:rPr>
            </w:pPr>
            <w:r w:rsidRPr="00697DD9">
              <w:rPr>
                <w:rFonts w:ascii="Arial" w:hAnsi="Arial" w:cs="Arial"/>
                <w:sz w:val="20"/>
                <w:szCs w:val="20"/>
              </w:rPr>
              <w:t>HA</w:t>
            </w:r>
          </w:p>
        </w:tc>
        <w:tc>
          <w:tcPr>
            <w:tcW w:w="2476" w:type="pct"/>
            <w:vAlign w:val="center"/>
          </w:tcPr>
          <w:p w14:paraId="7287D04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F4D8E41" w14:textId="77777777" w:rsidR="00F50AC2" w:rsidRPr="00697DD9" w:rsidRDefault="00F50AC2" w:rsidP="004D3221">
            <w:pPr>
              <w:rPr>
                <w:rFonts w:ascii="Arial" w:hAnsi="Arial" w:cs="Arial"/>
                <w:sz w:val="20"/>
                <w:szCs w:val="20"/>
              </w:rPr>
            </w:pPr>
          </w:p>
        </w:tc>
      </w:tr>
      <w:tr w:rsidR="00F50AC2" w:rsidRPr="00697DD9" w14:paraId="104A1667" w14:textId="77777777" w:rsidTr="004D3221">
        <w:trPr>
          <w:trHeight w:val="20"/>
          <w:jc w:val="center"/>
        </w:trPr>
        <w:tc>
          <w:tcPr>
            <w:tcW w:w="362" w:type="pct"/>
            <w:vAlign w:val="center"/>
          </w:tcPr>
          <w:p w14:paraId="54778CD0" w14:textId="77777777" w:rsidR="00F50AC2" w:rsidRPr="00697DD9" w:rsidRDefault="00F50AC2" w:rsidP="004D3221">
            <w:pPr>
              <w:rPr>
                <w:rFonts w:ascii="Arial" w:hAnsi="Arial" w:cs="Arial"/>
                <w:sz w:val="20"/>
                <w:szCs w:val="20"/>
              </w:rPr>
            </w:pPr>
            <w:r w:rsidRPr="00697DD9">
              <w:rPr>
                <w:rFonts w:ascii="Arial" w:hAnsi="Arial" w:cs="Arial"/>
                <w:sz w:val="20"/>
                <w:szCs w:val="20"/>
              </w:rPr>
              <w:t>HB</w:t>
            </w:r>
          </w:p>
        </w:tc>
        <w:tc>
          <w:tcPr>
            <w:tcW w:w="2476" w:type="pct"/>
            <w:vAlign w:val="center"/>
          </w:tcPr>
          <w:p w14:paraId="0961E0F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AFFBEDF" w14:textId="77777777" w:rsidR="00F50AC2" w:rsidRPr="00697DD9" w:rsidRDefault="00F50AC2" w:rsidP="004D3221">
            <w:pPr>
              <w:rPr>
                <w:rFonts w:ascii="Arial" w:hAnsi="Arial" w:cs="Arial"/>
                <w:sz w:val="20"/>
                <w:szCs w:val="20"/>
              </w:rPr>
            </w:pPr>
          </w:p>
        </w:tc>
      </w:tr>
      <w:tr w:rsidR="00F50AC2" w:rsidRPr="00697DD9" w14:paraId="698C3A60" w14:textId="77777777" w:rsidTr="004D3221">
        <w:trPr>
          <w:trHeight w:val="20"/>
          <w:jc w:val="center"/>
        </w:trPr>
        <w:tc>
          <w:tcPr>
            <w:tcW w:w="362" w:type="pct"/>
            <w:vAlign w:val="center"/>
          </w:tcPr>
          <w:p w14:paraId="054A3966" w14:textId="77777777" w:rsidR="00F50AC2" w:rsidRPr="00697DD9" w:rsidRDefault="00F50AC2" w:rsidP="004D3221">
            <w:pPr>
              <w:rPr>
                <w:rFonts w:ascii="Arial" w:hAnsi="Arial" w:cs="Arial"/>
                <w:sz w:val="20"/>
                <w:szCs w:val="20"/>
              </w:rPr>
            </w:pPr>
            <w:r w:rsidRPr="00697DD9">
              <w:rPr>
                <w:rFonts w:ascii="Arial" w:hAnsi="Arial" w:cs="Arial"/>
                <w:sz w:val="20"/>
                <w:szCs w:val="20"/>
              </w:rPr>
              <w:t>HC</w:t>
            </w:r>
          </w:p>
        </w:tc>
        <w:tc>
          <w:tcPr>
            <w:tcW w:w="2476" w:type="pct"/>
            <w:vAlign w:val="center"/>
          </w:tcPr>
          <w:p w14:paraId="0B88B89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71DB3ED" w14:textId="77777777" w:rsidR="00F50AC2" w:rsidRPr="00697DD9" w:rsidRDefault="00F50AC2" w:rsidP="004D3221">
            <w:pPr>
              <w:rPr>
                <w:rFonts w:ascii="Arial" w:hAnsi="Arial" w:cs="Arial"/>
                <w:sz w:val="20"/>
                <w:szCs w:val="20"/>
              </w:rPr>
            </w:pPr>
          </w:p>
        </w:tc>
      </w:tr>
      <w:tr w:rsidR="00F50AC2" w:rsidRPr="00697DD9" w14:paraId="29B16D0C" w14:textId="77777777" w:rsidTr="004D3221">
        <w:trPr>
          <w:trHeight w:val="20"/>
          <w:jc w:val="center"/>
        </w:trPr>
        <w:tc>
          <w:tcPr>
            <w:tcW w:w="362" w:type="pct"/>
            <w:vAlign w:val="center"/>
          </w:tcPr>
          <w:p w14:paraId="43A86651" w14:textId="77777777" w:rsidR="00F50AC2" w:rsidRPr="00697DD9" w:rsidRDefault="00F50AC2" w:rsidP="004D3221">
            <w:pPr>
              <w:rPr>
                <w:rFonts w:ascii="Arial" w:hAnsi="Arial" w:cs="Arial"/>
                <w:sz w:val="20"/>
                <w:szCs w:val="20"/>
              </w:rPr>
            </w:pPr>
            <w:r w:rsidRPr="00697DD9">
              <w:rPr>
                <w:rFonts w:ascii="Arial" w:hAnsi="Arial" w:cs="Arial"/>
                <w:sz w:val="20"/>
                <w:szCs w:val="20"/>
              </w:rPr>
              <w:t>HD</w:t>
            </w:r>
          </w:p>
        </w:tc>
        <w:tc>
          <w:tcPr>
            <w:tcW w:w="2476" w:type="pct"/>
            <w:vAlign w:val="center"/>
          </w:tcPr>
          <w:p w14:paraId="2E6A0B6B"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544C11E" w14:textId="77777777" w:rsidR="00F50AC2" w:rsidRPr="00697DD9" w:rsidRDefault="00F50AC2" w:rsidP="004D3221">
            <w:pPr>
              <w:rPr>
                <w:rFonts w:ascii="Arial" w:hAnsi="Arial" w:cs="Arial"/>
                <w:sz w:val="20"/>
                <w:szCs w:val="20"/>
              </w:rPr>
            </w:pPr>
          </w:p>
        </w:tc>
      </w:tr>
      <w:tr w:rsidR="00F50AC2" w:rsidRPr="00697DD9" w14:paraId="5DD2E232" w14:textId="77777777" w:rsidTr="004D3221">
        <w:trPr>
          <w:trHeight w:val="20"/>
          <w:jc w:val="center"/>
        </w:trPr>
        <w:tc>
          <w:tcPr>
            <w:tcW w:w="362" w:type="pct"/>
            <w:vAlign w:val="center"/>
          </w:tcPr>
          <w:p w14:paraId="16B13456" w14:textId="77777777" w:rsidR="00F50AC2" w:rsidRPr="00697DD9" w:rsidRDefault="00F50AC2" w:rsidP="004D3221">
            <w:pPr>
              <w:rPr>
                <w:rFonts w:ascii="Arial" w:hAnsi="Arial" w:cs="Arial"/>
                <w:sz w:val="20"/>
                <w:szCs w:val="20"/>
              </w:rPr>
            </w:pPr>
            <w:r w:rsidRPr="00697DD9">
              <w:rPr>
                <w:rFonts w:ascii="Arial" w:hAnsi="Arial" w:cs="Arial"/>
                <w:sz w:val="20"/>
                <w:szCs w:val="20"/>
              </w:rPr>
              <w:t>HE</w:t>
            </w:r>
          </w:p>
        </w:tc>
        <w:tc>
          <w:tcPr>
            <w:tcW w:w="2476" w:type="pct"/>
            <w:vAlign w:val="center"/>
          </w:tcPr>
          <w:p w14:paraId="27318BF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2D2D8C6" w14:textId="77777777" w:rsidR="00F50AC2" w:rsidRPr="00697DD9" w:rsidRDefault="00F50AC2" w:rsidP="004D3221">
            <w:pPr>
              <w:rPr>
                <w:rFonts w:ascii="Arial" w:hAnsi="Arial" w:cs="Arial"/>
                <w:sz w:val="20"/>
                <w:szCs w:val="20"/>
              </w:rPr>
            </w:pPr>
          </w:p>
        </w:tc>
      </w:tr>
      <w:tr w:rsidR="00F50AC2" w:rsidRPr="00697DD9" w14:paraId="299D07B0" w14:textId="77777777" w:rsidTr="004D3221">
        <w:trPr>
          <w:trHeight w:val="20"/>
          <w:jc w:val="center"/>
        </w:trPr>
        <w:tc>
          <w:tcPr>
            <w:tcW w:w="362" w:type="pct"/>
            <w:vAlign w:val="center"/>
          </w:tcPr>
          <w:p w14:paraId="7E3C6FD4" w14:textId="77777777" w:rsidR="00F50AC2" w:rsidRPr="00697DD9" w:rsidRDefault="00F50AC2" w:rsidP="004D3221">
            <w:pPr>
              <w:rPr>
                <w:rFonts w:ascii="Arial" w:hAnsi="Arial" w:cs="Arial"/>
                <w:sz w:val="20"/>
                <w:szCs w:val="20"/>
              </w:rPr>
            </w:pPr>
            <w:r w:rsidRPr="00697DD9">
              <w:rPr>
                <w:rFonts w:ascii="Arial" w:hAnsi="Arial" w:cs="Arial"/>
                <w:sz w:val="20"/>
                <w:szCs w:val="20"/>
              </w:rPr>
              <w:t>HF</w:t>
            </w:r>
          </w:p>
        </w:tc>
        <w:tc>
          <w:tcPr>
            <w:tcW w:w="2476" w:type="pct"/>
            <w:vAlign w:val="center"/>
          </w:tcPr>
          <w:p w14:paraId="6F9B05C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939CDE8" w14:textId="77777777" w:rsidR="00F50AC2" w:rsidRPr="00697DD9" w:rsidRDefault="00F50AC2" w:rsidP="004D3221">
            <w:pPr>
              <w:rPr>
                <w:rFonts w:ascii="Arial" w:hAnsi="Arial" w:cs="Arial"/>
                <w:sz w:val="20"/>
                <w:szCs w:val="20"/>
              </w:rPr>
            </w:pPr>
          </w:p>
        </w:tc>
      </w:tr>
      <w:tr w:rsidR="00F50AC2" w:rsidRPr="00697DD9" w14:paraId="53D459FE" w14:textId="77777777" w:rsidTr="004D3221">
        <w:trPr>
          <w:trHeight w:val="20"/>
          <w:jc w:val="center"/>
        </w:trPr>
        <w:tc>
          <w:tcPr>
            <w:tcW w:w="362" w:type="pct"/>
            <w:vAlign w:val="center"/>
          </w:tcPr>
          <w:p w14:paraId="083CAC94" w14:textId="77777777" w:rsidR="00F50AC2" w:rsidRPr="00697DD9" w:rsidRDefault="00F50AC2" w:rsidP="004D3221">
            <w:pPr>
              <w:rPr>
                <w:rFonts w:ascii="Arial" w:hAnsi="Arial" w:cs="Arial"/>
                <w:sz w:val="20"/>
                <w:szCs w:val="20"/>
              </w:rPr>
            </w:pPr>
            <w:r w:rsidRPr="00697DD9">
              <w:rPr>
                <w:rFonts w:ascii="Arial" w:hAnsi="Arial" w:cs="Arial"/>
                <w:sz w:val="20"/>
                <w:szCs w:val="20"/>
              </w:rPr>
              <w:t>HG</w:t>
            </w:r>
          </w:p>
        </w:tc>
        <w:tc>
          <w:tcPr>
            <w:tcW w:w="2476" w:type="pct"/>
            <w:vAlign w:val="center"/>
          </w:tcPr>
          <w:p w14:paraId="1AB561B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B735D70" w14:textId="77777777" w:rsidR="00F50AC2" w:rsidRPr="00697DD9" w:rsidRDefault="00F50AC2" w:rsidP="004D3221">
            <w:pPr>
              <w:rPr>
                <w:rFonts w:ascii="Arial" w:hAnsi="Arial" w:cs="Arial"/>
                <w:sz w:val="20"/>
                <w:szCs w:val="20"/>
              </w:rPr>
            </w:pPr>
          </w:p>
        </w:tc>
      </w:tr>
      <w:tr w:rsidR="00F50AC2" w:rsidRPr="00697DD9" w14:paraId="555E8C91" w14:textId="77777777" w:rsidTr="004D3221">
        <w:trPr>
          <w:trHeight w:val="20"/>
          <w:jc w:val="center"/>
        </w:trPr>
        <w:tc>
          <w:tcPr>
            <w:tcW w:w="362" w:type="pct"/>
            <w:vAlign w:val="center"/>
          </w:tcPr>
          <w:p w14:paraId="148D49FB" w14:textId="77777777" w:rsidR="00F50AC2" w:rsidRPr="00697DD9" w:rsidRDefault="00F50AC2" w:rsidP="004D3221">
            <w:pPr>
              <w:rPr>
                <w:rFonts w:ascii="Arial" w:hAnsi="Arial" w:cs="Arial"/>
                <w:sz w:val="20"/>
                <w:szCs w:val="20"/>
              </w:rPr>
            </w:pPr>
            <w:r w:rsidRPr="00697DD9">
              <w:rPr>
                <w:rFonts w:ascii="Arial" w:hAnsi="Arial" w:cs="Arial"/>
                <w:sz w:val="20"/>
                <w:szCs w:val="20"/>
              </w:rPr>
              <w:t>HH</w:t>
            </w:r>
          </w:p>
        </w:tc>
        <w:tc>
          <w:tcPr>
            <w:tcW w:w="2476" w:type="pct"/>
            <w:vAlign w:val="center"/>
          </w:tcPr>
          <w:p w14:paraId="0B5BDA7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DD87DCA" w14:textId="77777777" w:rsidR="00F50AC2" w:rsidRPr="00697DD9" w:rsidRDefault="00F50AC2" w:rsidP="004D3221">
            <w:pPr>
              <w:rPr>
                <w:rFonts w:ascii="Arial" w:hAnsi="Arial" w:cs="Arial"/>
                <w:sz w:val="20"/>
                <w:szCs w:val="20"/>
              </w:rPr>
            </w:pPr>
          </w:p>
        </w:tc>
      </w:tr>
      <w:tr w:rsidR="00F50AC2" w:rsidRPr="00697DD9" w14:paraId="57613FA2" w14:textId="77777777" w:rsidTr="004D3221">
        <w:trPr>
          <w:trHeight w:val="20"/>
          <w:jc w:val="center"/>
        </w:trPr>
        <w:tc>
          <w:tcPr>
            <w:tcW w:w="362" w:type="pct"/>
            <w:vAlign w:val="center"/>
          </w:tcPr>
          <w:p w14:paraId="27437CE1" w14:textId="77777777" w:rsidR="00F50AC2" w:rsidRPr="00697DD9" w:rsidRDefault="00F50AC2" w:rsidP="004D3221">
            <w:pPr>
              <w:rPr>
                <w:rFonts w:ascii="Arial" w:hAnsi="Arial" w:cs="Arial"/>
                <w:sz w:val="20"/>
                <w:szCs w:val="20"/>
              </w:rPr>
            </w:pPr>
            <w:r w:rsidRPr="00697DD9">
              <w:rPr>
                <w:rFonts w:ascii="Arial" w:hAnsi="Arial" w:cs="Arial"/>
                <w:sz w:val="20"/>
                <w:szCs w:val="20"/>
              </w:rPr>
              <w:t>HJ</w:t>
            </w:r>
          </w:p>
        </w:tc>
        <w:tc>
          <w:tcPr>
            <w:tcW w:w="2476" w:type="pct"/>
            <w:vAlign w:val="center"/>
          </w:tcPr>
          <w:p w14:paraId="631A944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DB7987A" w14:textId="77777777" w:rsidR="00F50AC2" w:rsidRPr="00697DD9" w:rsidRDefault="00F50AC2" w:rsidP="004D3221">
            <w:pPr>
              <w:rPr>
                <w:rFonts w:ascii="Arial" w:hAnsi="Arial" w:cs="Arial"/>
                <w:sz w:val="20"/>
                <w:szCs w:val="20"/>
              </w:rPr>
            </w:pPr>
          </w:p>
        </w:tc>
      </w:tr>
      <w:tr w:rsidR="00F50AC2" w:rsidRPr="00697DD9" w14:paraId="294B988C" w14:textId="77777777" w:rsidTr="004D3221">
        <w:trPr>
          <w:trHeight w:val="20"/>
          <w:jc w:val="center"/>
        </w:trPr>
        <w:tc>
          <w:tcPr>
            <w:tcW w:w="362" w:type="pct"/>
            <w:vAlign w:val="center"/>
          </w:tcPr>
          <w:p w14:paraId="48D31659" w14:textId="77777777" w:rsidR="00F50AC2" w:rsidRPr="00697DD9" w:rsidRDefault="00F50AC2" w:rsidP="004D3221">
            <w:pPr>
              <w:rPr>
                <w:rFonts w:ascii="Arial" w:hAnsi="Arial" w:cs="Arial"/>
                <w:sz w:val="20"/>
                <w:szCs w:val="20"/>
              </w:rPr>
            </w:pPr>
            <w:r w:rsidRPr="00697DD9">
              <w:rPr>
                <w:rFonts w:ascii="Arial" w:hAnsi="Arial" w:cs="Arial"/>
                <w:sz w:val="20"/>
                <w:szCs w:val="20"/>
              </w:rPr>
              <w:t>HK</w:t>
            </w:r>
          </w:p>
        </w:tc>
        <w:tc>
          <w:tcPr>
            <w:tcW w:w="2476" w:type="pct"/>
            <w:vAlign w:val="center"/>
          </w:tcPr>
          <w:p w14:paraId="650D2EC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5C81E9F" w14:textId="77777777" w:rsidR="00F50AC2" w:rsidRPr="00697DD9" w:rsidRDefault="00F50AC2" w:rsidP="004D3221">
            <w:pPr>
              <w:rPr>
                <w:rFonts w:ascii="Arial" w:hAnsi="Arial" w:cs="Arial"/>
                <w:sz w:val="20"/>
                <w:szCs w:val="20"/>
              </w:rPr>
            </w:pPr>
          </w:p>
        </w:tc>
      </w:tr>
      <w:tr w:rsidR="00F50AC2" w:rsidRPr="00FD2611" w14:paraId="2FC1F267" w14:textId="77777777" w:rsidTr="004D3221">
        <w:trPr>
          <w:trHeight w:val="20"/>
          <w:jc w:val="center"/>
        </w:trPr>
        <w:tc>
          <w:tcPr>
            <w:tcW w:w="362" w:type="pct"/>
            <w:vAlign w:val="center"/>
          </w:tcPr>
          <w:p w14:paraId="54280415" w14:textId="77777777" w:rsidR="00F50AC2" w:rsidRPr="00697DD9" w:rsidRDefault="00F50AC2" w:rsidP="004D3221">
            <w:pPr>
              <w:rPr>
                <w:rFonts w:ascii="Arial" w:hAnsi="Arial" w:cs="Arial"/>
                <w:sz w:val="20"/>
                <w:szCs w:val="20"/>
              </w:rPr>
            </w:pPr>
            <w:r w:rsidRPr="00697DD9">
              <w:rPr>
                <w:rFonts w:ascii="Arial" w:hAnsi="Arial" w:cs="Arial"/>
                <w:sz w:val="20"/>
                <w:szCs w:val="20"/>
              </w:rPr>
              <w:t>HL</w:t>
            </w:r>
          </w:p>
        </w:tc>
        <w:tc>
          <w:tcPr>
            <w:tcW w:w="2476" w:type="pct"/>
            <w:vAlign w:val="center"/>
          </w:tcPr>
          <w:p w14:paraId="1E316F93"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Generation of a new product by assembling</w:t>
            </w:r>
          </w:p>
        </w:tc>
        <w:tc>
          <w:tcPr>
            <w:tcW w:w="2162" w:type="pct"/>
            <w:vAlign w:val="center"/>
          </w:tcPr>
          <w:p w14:paraId="69921AFD"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Assembly robot,</w:t>
            </w:r>
          </w:p>
          <w:p w14:paraId="25224BC8"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component insertion machine, hemming equipment</w:t>
            </w:r>
          </w:p>
        </w:tc>
      </w:tr>
      <w:tr w:rsidR="00F50AC2" w:rsidRPr="00697DD9" w14:paraId="4B718E3F" w14:textId="77777777" w:rsidTr="004D3221">
        <w:trPr>
          <w:trHeight w:val="20"/>
          <w:jc w:val="center"/>
        </w:trPr>
        <w:tc>
          <w:tcPr>
            <w:tcW w:w="362" w:type="pct"/>
            <w:vAlign w:val="center"/>
          </w:tcPr>
          <w:p w14:paraId="3E7D1C7B" w14:textId="77777777" w:rsidR="00F50AC2" w:rsidRPr="00697DD9" w:rsidRDefault="00F50AC2" w:rsidP="004D3221">
            <w:pPr>
              <w:rPr>
                <w:rFonts w:ascii="Arial" w:hAnsi="Arial" w:cs="Arial"/>
                <w:sz w:val="20"/>
                <w:szCs w:val="20"/>
              </w:rPr>
            </w:pPr>
            <w:r w:rsidRPr="00697DD9">
              <w:rPr>
                <w:rFonts w:ascii="Arial" w:hAnsi="Arial" w:cs="Arial"/>
                <w:sz w:val="20"/>
                <w:szCs w:val="20"/>
              </w:rPr>
              <w:t>HM</w:t>
            </w:r>
          </w:p>
        </w:tc>
        <w:tc>
          <w:tcPr>
            <w:tcW w:w="2476" w:type="pct"/>
            <w:vAlign w:val="center"/>
          </w:tcPr>
          <w:p w14:paraId="60BA63F6"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Separation of mixtures of substances by centrifugal force</w:t>
            </w:r>
          </w:p>
        </w:tc>
        <w:tc>
          <w:tcPr>
            <w:tcW w:w="2162" w:type="pct"/>
            <w:vAlign w:val="center"/>
          </w:tcPr>
          <w:p w14:paraId="6999C6EE" w14:textId="77777777" w:rsidR="00F50AC2" w:rsidRPr="00697DD9" w:rsidRDefault="00F50AC2" w:rsidP="004D3221">
            <w:pPr>
              <w:rPr>
                <w:rFonts w:ascii="Arial" w:hAnsi="Arial" w:cs="Arial"/>
                <w:sz w:val="20"/>
                <w:szCs w:val="20"/>
              </w:rPr>
            </w:pPr>
            <w:r w:rsidRPr="00697DD9">
              <w:rPr>
                <w:rFonts w:ascii="Arial" w:hAnsi="Arial" w:cs="Arial"/>
                <w:sz w:val="20"/>
                <w:szCs w:val="20"/>
              </w:rPr>
              <w:t>Centrifuge, cyclone device</w:t>
            </w:r>
          </w:p>
        </w:tc>
      </w:tr>
      <w:tr w:rsidR="00F50AC2" w:rsidRPr="00697DD9" w14:paraId="2D696733" w14:textId="77777777" w:rsidTr="004D3221">
        <w:trPr>
          <w:trHeight w:val="20"/>
          <w:jc w:val="center"/>
        </w:trPr>
        <w:tc>
          <w:tcPr>
            <w:tcW w:w="362" w:type="pct"/>
            <w:vAlign w:val="center"/>
          </w:tcPr>
          <w:p w14:paraId="5E6AF568" w14:textId="77777777" w:rsidR="00F50AC2" w:rsidRPr="00697DD9" w:rsidRDefault="00F50AC2" w:rsidP="004D3221">
            <w:pPr>
              <w:rPr>
                <w:rFonts w:ascii="Arial" w:hAnsi="Arial" w:cs="Arial"/>
                <w:sz w:val="20"/>
                <w:szCs w:val="20"/>
              </w:rPr>
            </w:pPr>
            <w:r w:rsidRPr="00697DD9">
              <w:rPr>
                <w:rFonts w:ascii="Arial" w:hAnsi="Arial" w:cs="Arial"/>
                <w:sz w:val="20"/>
                <w:szCs w:val="20"/>
              </w:rPr>
              <w:t>HN</w:t>
            </w:r>
          </w:p>
        </w:tc>
        <w:tc>
          <w:tcPr>
            <w:tcW w:w="2476" w:type="pct"/>
            <w:vAlign w:val="center"/>
          </w:tcPr>
          <w:p w14:paraId="48556D8C"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Separation of mixtures of substances by gravity</w:t>
            </w:r>
          </w:p>
        </w:tc>
        <w:tc>
          <w:tcPr>
            <w:tcW w:w="2162" w:type="pct"/>
            <w:vAlign w:val="center"/>
          </w:tcPr>
          <w:p w14:paraId="10587ABD" w14:textId="77777777" w:rsidR="00F50AC2" w:rsidRPr="00697DD9" w:rsidRDefault="00F50AC2" w:rsidP="004D3221">
            <w:pPr>
              <w:rPr>
                <w:rFonts w:ascii="Arial" w:hAnsi="Arial" w:cs="Arial"/>
                <w:sz w:val="20"/>
                <w:szCs w:val="20"/>
              </w:rPr>
            </w:pPr>
            <w:r w:rsidRPr="00697DD9">
              <w:rPr>
                <w:rFonts w:ascii="Arial" w:hAnsi="Arial" w:cs="Arial"/>
                <w:sz w:val="20"/>
                <w:szCs w:val="20"/>
              </w:rPr>
              <w:t>Separator, settling tank, vibrator</w:t>
            </w:r>
          </w:p>
        </w:tc>
      </w:tr>
      <w:tr w:rsidR="00F50AC2" w:rsidRPr="00FD2611" w14:paraId="67B0C999" w14:textId="77777777" w:rsidTr="004D3221">
        <w:trPr>
          <w:trHeight w:val="20"/>
          <w:jc w:val="center"/>
        </w:trPr>
        <w:tc>
          <w:tcPr>
            <w:tcW w:w="362" w:type="pct"/>
            <w:vAlign w:val="center"/>
          </w:tcPr>
          <w:p w14:paraId="3FA8CE64" w14:textId="77777777" w:rsidR="00F50AC2" w:rsidRPr="00697DD9" w:rsidRDefault="00F50AC2" w:rsidP="004D3221">
            <w:pPr>
              <w:rPr>
                <w:rFonts w:ascii="Arial" w:hAnsi="Arial" w:cs="Arial"/>
                <w:sz w:val="20"/>
                <w:szCs w:val="20"/>
              </w:rPr>
            </w:pPr>
            <w:r w:rsidRPr="00697DD9">
              <w:rPr>
                <w:rFonts w:ascii="Arial" w:hAnsi="Arial" w:cs="Arial"/>
                <w:sz w:val="20"/>
                <w:szCs w:val="20"/>
              </w:rPr>
              <w:t>HP</w:t>
            </w:r>
          </w:p>
        </w:tc>
        <w:tc>
          <w:tcPr>
            <w:tcW w:w="2476" w:type="pct"/>
            <w:vAlign w:val="center"/>
          </w:tcPr>
          <w:p w14:paraId="4A02BB61"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Separation of mixtures of substances by thermal processes</w:t>
            </w:r>
          </w:p>
        </w:tc>
        <w:tc>
          <w:tcPr>
            <w:tcW w:w="2162" w:type="pct"/>
            <w:vAlign w:val="center"/>
          </w:tcPr>
          <w:p w14:paraId="65DB450A"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Distillation column,</w:t>
            </w:r>
          </w:p>
          <w:p w14:paraId="27F47171"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drying (Munters air dryer), extraction system</w:t>
            </w:r>
          </w:p>
        </w:tc>
      </w:tr>
      <w:tr w:rsidR="00F50AC2" w:rsidRPr="00FD2611" w14:paraId="3D37B153" w14:textId="77777777" w:rsidTr="004D3221">
        <w:trPr>
          <w:trHeight w:val="20"/>
          <w:jc w:val="center"/>
        </w:trPr>
        <w:tc>
          <w:tcPr>
            <w:tcW w:w="362" w:type="pct"/>
            <w:vAlign w:val="center"/>
          </w:tcPr>
          <w:p w14:paraId="0432F2B7" w14:textId="77777777" w:rsidR="00F50AC2" w:rsidRPr="00697DD9" w:rsidRDefault="00F50AC2" w:rsidP="004D3221">
            <w:pPr>
              <w:rPr>
                <w:rFonts w:ascii="Arial" w:hAnsi="Arial" w:cs="Arial"/>
                <w:sz w:val="20"/>
                <w:szCs w:val="20"/>
              </w:rPr>
            </w:pPr>
            <w:r w:rsidRPr="00697DD9">
              <w:rPr>
                <w:rFonts w:ascii="Arial" w:hAnsi="Arial" w:cs="Arial"/>
                <w:sz w:val="20"/>
                <w:szCs w:val="20"/>
              </w:rPr>
              <w:t>HQ</w:t>
            </w:r>
          </w:p>
        </w:tc>
        <w:tc>
          <w:tcPr>
            <w:tcW w:w="2476" w:type="pct"/>
            <w:vAlign w:val="center"/>
          </w:tcPr>
          <w:p w14:paraId="3195FAD2"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Separation of mixtures of substances by filtering or classification</w:t>
            </w:r>
          </w:p>
        </w:tc>
        <w:tc>
          <w:tcPr>
            <w:tcW w:w="2162" w:type="pct"/>
            <w:vAlign w:val="center"/>
          </w:tcPr>
          <w:p w14:paraId="61C427CC"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Fluid filter, gas filter, grate, rake, screen</w:t>
            </w:r>
          </w:p>
        </w:tc>
      </w:tr>
      <w:tr w:rsidR="00F50AC2" w:rsidRPr="00697DD9" w14:paraId="357A71F9" w14:textId="77777777" w:rsidTr="004D3221">
        <w:trPr>
          <w:trHeight w:val="20"/>
          <w:jc w:val="center"/>
        </w:trPr>
        <w:tc>
          <w:tcPr>
            <w:tcW w:w="362" w:type="pct"/>
            <w:vAlign w:val="center"/>
          </w:tcPr>
          <w:p w14:paraId="1C9A8C6E" w14:textId="77777777" w:rsidR="00F50AC2" w:rsidRPr="00697DD9" w:rsidRDefault="00F50AC2" w:rsidP="004D3221">
            <w:pPr>
              <w:rPr>
                <w:rFonts w:ascii="Arial" w:hAnsi="Arial" w:cs="Arial"/>
                <w:sz w:val="20"/>
                <w:szCs w:val="20"/>
              </w:rPr>
            </w:pPr>
            <w:r w:rsidRPr="00697DD9">
              <w:rPr>
                <w:rFonts w:ascii="Arial" w:hAnsi="Arial" w:cs="Arial"/>
                <w:sz w:val="20"/>
                <w:szCs w:val="20"/>
              </w:rPr>
              <w:t>HR</w:t>
            </w:r>
          </w:p>
        </w:tc>
        <w:tc>
          <w:tcPr>
            <w:tcW w:w="2476" w:type="pct"/>
            <w:vAlign w:val="center"/>
          </w:tcPr>
          <w:p w14:paraId="700A122D"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Separation of mixtures of substances by electrostatic or magnetic forces</w:t>
            </w:r>
          </w:p>
        </w:tc>
        <w:tc>
          <w:tcPr>
            <w:tcW w:w="2162" w:type="pct"/>
            <w:vAlign w:val="center"/>
          </w:tcPr>
          <w:p w14:paraId="4D684DB8" w14:textId="77777777" w:rsidR="00F50AC2" w:rsidRPr="00697DD9" w:rsidRDefault="00F50AC2" w:rsidP="004D3221">
            <w:pPr>
              <w:rPr>
                <w:rFonts w:ascii="Arial" w:hAnsi="Arial" w:cs="Arial"/>
                <w:sz w:val="20"/>
                <w:szCs w:val="20"/>
              </w:rPr>
            </w:pPr>
            <w:r w:rsidRPr="00697DD9">
              <w:rPr>
                <w:rFonts w:ascii="Arial" w:hAnsi="Arial" w:cs="Arial"/>
                <w:sz w:val="20"/>
                <w:szCs w:val="20"/>
              </w:rPr>
              <w:t>Electrostatic precipitator, magnetic separator</w:t>
            </w:r>
          </w:p>
        </w:tc>
      </w:tr>
      <w:tr w:rsidR="00F50AC2" w:rsidRPr="00FD2611" w14:paraId="2FCD78AD" w14:textId="77777777" w:rsidTr="004D3221">
        <w:trPr>
          <w:trHeight w:val="20"/>
          <w:jc w:val="center"/>
        </w:trPr>
        <w:tc>
          <w:tcPr>
            <w:tcW w:w="362" w:type="pct"/>
            <w:vAlign w:val="center"/>
          </w:tcPr>
          <w:p w14:paraId="3573270A" w14:textId="77777777" w:rsidR="00F50AC2" w:rsidRPr="00697DD9" w:rsidRDefault="00F50AC2" w:rsidP="004D3221">
            <w:pPr>
              <w:rPr>
                <w:rFonts w:ascii="Arial" w:hAnsi="Arial" w:cs="Arial"/>
                <w:sz w:val="20"/>
                <w:szCs w:val="20"/>
              </w:rPr>
            </w:pPr>
            <w:r w:rsidRPr="00697DD9">
              <w:rPr>
                <w:rFonts w:ascii="Arial" w:hAnsi="Arial" w:cs="Arial"/>
                <w:sz w:val="20"/>
                <w:szCs w:val="20"/>
              </w:rPr>
              <w:t>HS</w:t>
            </w:r>
          </w:p>
        </w:tc>
        <w:tc>
          <w:tcPr>
            <w:tcW w:w="2476" w:type="pct"/>
            <w:vAlign w:val="center"/>
          </w:tcPr>
          <w:p w14:paraId="1DAD6C59"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Separation of mixtures of substances by physical processes</w:t>
            </w:r>
          </w:p>
        </w:tc>
        <w:tc>
          <w:tcPr>
            <w:tcW w:w="2162" w:type="pct"/>
            <w:vAlign w:val="center"/>
          </w:tcPr>
          <w:p w14:paraId="21225146"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Absorption washer,</w:t>
            </w:r>
          </w:p>
          <w:p w14:paraId="3C94B416"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lastRenderedPageBreak/>
              <w:t>active charcoal absorber, ion exchanger, wet ash scrubber</w:t>
            </w:r>
          </w:p>
        </w:tc>
      </w:tr>
      <w:tr w:rsidR="00F50AC2" w:rsidRPr="00697DD9" w14:paraId="08D5E12C" w14:textId="77777777" w:rsidTr="004D3221">
        <w:trPr>
          <w:trHeight w:val="20"/>
          <w:jc w:val="center"/>
        </w:trPr>
        <w:tc>
          <w:tcPr>
            <w:tcW w:w="362" w:type="pct"/>
            <w:vAlign w:val="center"/>
          </w:tcPr>
          <w:p w14:paraId="789B3FAA"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HT</w:t>
            </w:r>
          </w:p>
        </w:tc>
        <w:tc>
          <w:tcPr>
            <w:tcW w:w="2476" w:type="pct"/>
            <w:vAlign w:val="center"/>
          </w:tcPr>
          <w:p w14:paraId="76E64D26"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Generation of new gaseous substances</w:t>
            </w:r>
          </w:p>
        </w:tc>
        <w:tc>
          <w:tcPr>
            <w:tcW w:w="2162" w:type="pct"/>
            <w:vAlign w:val="center"/>
          </w:tcPr>
          <w:p w14:paraId="7C2A9653" w14:textId="77777777" w:rsidR="00F50AC2" w:rsidRPr="00697DD9" w:rsidRDefault="00F50AC2" w:rsidP="004D3221">
            <w:pPr>
              <w:rPr>
                <w:rFonts w:ascii="Arial" w:hAnsi="Arial" w:cs="Arial"/>
                <w:sz w:val="20"/>
                <w:szCs w:val="20"/>
              </w:rPr>
            </w:pPr>
            <w:r w:rsidRPr="00697DD9">
              <w:rPr>
                <w:rFonts w:ascii="Arial" w:hAnsi="Arial" w:cs="Arial"/>
                <w:sz w:val="20"/>
                <w:szCs w:val="20"/>
              </w:rPr>
              <w:t>Gasifier</w:t>
            </w:r>
          </w:p>
        </w:tc>
      </w:tr>
      <w:tr w:rsidR="00F50AC2" w:rsidRPr="00697DD9" w14:paraId="5F7AC340" w14:textId="77777777" w:rsidTr="004D3221">
        <w:trPr>
          <w:trHeight w:val="20"/>
          <w:jc w:val="center"/>
        </w:trPr>
        <w:tc>
          <w:tcPr>
            <w:tcW w:w="362" w:type="pct"/>
            <w:vAlign w:val="center"/>
          </w:tcPr>
          <w:p w14:paraId="102C0192" w14:textId="77777777" w:rsidR="00F50AC2" w:rsidRPr="00697DD9" w:rsidRDefault="00F50AC2" w:rsidP="004D3221">
            <w:pPr>
              <w:rPr>
                <w:rFonts w:ascii="Arial" w:hAnsi="Arial" w:cs="Arial"/>
                <w:sz w:val="20"/>
                <w:szCs w:val="20"/>
              </w:rPr>
            </w:pPr>
            <w:r w:rsidRPr="00697DD9">
              <w:rPr>
                <w:rFonts w:ascii="Arial" w:hAnsi="Arial" w:cs="Arial"/>
                <w:sz w:val="20"/>
                <w:szCs w:val="20"/>
              </w:rPr>
              <w:t>HU</w:t>
            </w:r>
          </w:p>
        </w:tc>
        <w:tc>
          <w:tcPr>
            <w:tcW w:w="2476" w:type="pct"/>
            <w:vAlign w:val="center"/>
          </w:tcPr>
          <w:p w14:paraId="0344F471"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Generation of new form of solid material by crushing</w:t>
            </w:r>
          </w:p>
        </w:tc>
        <w:tc>
          <w:tcPr>
            <w:tcW w:w="2162" w:type="pct"/>
            <w:vAlign w:val="center"/>
          </w:tcPr>
          <w:p w14:paraId="07624196" w14:textId="77777777" w:rsidR="00F50AC2" w:rsidRPr="00697DD9" w:rsidRDefault="00F50AC2" w:rsidP="004D3221">
            <w:pPr>
              <w:rPr>
                <w:rFonts w:ascii="Arial" w:hAnsi="Arial" w:cs="Arial"/>
                <w:sz w:val="20"/>
                <w:szCs w:val="20"/>
              </w:rPr>
            </w:pPr>
            <w:r w:rsidRPr="00697DD9">
              <w:rPr>
                <w:rFonts w:ascii="Arial" w:hAnsi="Arial" w:cs="Arial"/>
                <w:sz w:val="20"/>
                <w:szCs w:val="20"/>
              </w:rPr>
              <w:t>Crusher, mill</w:t>
            </w:r>
          </w:p>
        </w:tc>
      </w:tr>
      <w:tr w:rsidR="00F50AC2" w:rsidRPr="00FD2611" w14:paraId="664760AC" w14:textId="77777777" w:rsidTr="004D3221">
        <w:trPr>
          <w:trHeight w:val="20"/>
          <w:jc w:val="center"/>
        </w:trPr>
        <w:tc>
          <w:tcPr>
            <w:tcW w:w="362" w:type="pct"/>
            <w:vAlign w:val="center"/>
          </w:tcPr>
          <w:p w14:paraId="03A16215" w14:textId="77777777" w:rsidR="00F50AC2" w:rsidRPr="00697DD9" w:rsidRDefault="00F50AC2" w:rsidP="004D3221">
            <w:pPr>
              <w:rPr>
                <w:rFonts w:ascii="Arial" w:hAnsi="Arial" w:cs="Arial"/>
                <w:sz w:val="20"/>
                <w:szCs w:val="20"/>
              </w:rPr>
            </w:pPr>
            <w:r w:rsidRPr="00697DD9">
              <w:rPr>
                <w:rFonts w:ascii="Arial" w:hAnsi="Arial" w:cs="Arial"/>
                <w:sz w:val="20"/>
                <w:szCs w:val="20"/>
              </w:rPr>
              <w:t>HV</w:t>
            </w:r>
          </w:p>
        </w:tc>
        <w:tc>
          <w:tcPr>
            <w:tcW w:w="2476" w:type="pct"/>
            <w:vAlign w:val="center"/>
          </w:tcPr>
          <w:p w14:paraId="613C8323"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Generation of new form of solid material by coarsening</w:t>
            </w:r>
          </w:p>
        </w:tc>
        <w:tc>
          <w:tcPr>
            <w:tcW w:w="2162" w:type="pct"/>
            <w:vAlign w:val="center"/>
          </w:tcPr>
          <w:p w14:paraId="697FC8CD"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Briquette maker, pellet maker, sintering facility, tablet maker</w:t>
            </w:r>
          </w:p>
        </w:tc>
      </w:tr>
      <w:tr w:rsidR="00F50AC2" w:rsidRPr="00FD2611" w14:paraId="7C9FD6EF" w14:textId="77777777" w:rsidTr="004D3221">
        <w:trPr>
          <w:trHeight w:val="20"/>
          <w:jc w:val="center"/>
        </w:trPr>
        <w:tc>
          <w:tcPr>
            <w:tcW w:w="362" w:type="pct"/>
            <w:vAlign w:val="center"/>
          </w:tcPr>
          <w:p w14:paraId="5B549E85" w14:textId="77777777" w:rsidR="00F50AC2" w:rsidRPr="00697DD9" w:rsidRDefault="00F50AC2" w:rsidP="004D3221">
            <w:pPr>
              <w:rPr>
                <w:rFonts w:ascii="Arial" w:hAnsi="Arial" w:cs="Arial"/>
                <w:sz w:val="20"/>
                <w:szCs w:val="20"/>
              </w:rPr>
            </w:pPr>
            <w:r w:rsidRPr="00697DD9">
              <w:rPr>
                <w:rFonts w:ascii="Arial" w:hAnsi="Arial" w:cs="Arial"/>
                <w:sz w:val="20"/>
                <w:szCs w:val="20"/>
              </w:rPr>
              <w:t>HW</w:t>
            </w:r>
          </w:p>
        </w:tc>
        <w:tc>
          <w:tcPr>
            <w:tcW w:w="2476" w:type="pct"/>
            <w:vAlign w:val="center"/>
          </w:tcPr>
          <w:p w14:paraId="58522DB4"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Generation of new substances by mixing</w:t>
            </w:r>
          </w:p>
        </w:tc>
        <w:tc>
          <w:tcPr>
            <w:tcW w:w="2162" w:type="pct"/>
            <w:vAlign w:val="center"/>
          </w:tcPr>
          <w:p w14:paraId="63B046FA"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Emulsifier, humidifier (steam), kneader, mixer, mixing vessel, static mixer, stirrer</w:t>
            </w:r>
          </w:p>
        </w:tc>
      </w:tr>
      <w:tr w:rsidR="00F50AC2" w:rsidRPr="00697DD9" w14:paraId="66325D01" w14:textId="77777777" w:rsidTr="004D3221">
        <w:trPr>
          <w:trHeight w:val="20"/>
          <w:jc w:val="center"/>
        </w:trPr>
        <w:tc>
          <w:tcPr>
            <w:tcW w:w="362" w:type="pct"/>
            <w:vAlign w:val="center"/>
          </w:tcPr>
          <w:p w14:paraId="1B05812B" w14:textId="77777777" w:rsidR="00F50AC2" w:rsidRPr="00697DD9" w:rsidRDefault="00F50AC2" w:rsidP="004D3221">
            <w:pPr>
              <w:rPr>
                <w:rFonts w:ascii="Arial" w:hAnsi="Arial" w:cs="Arial"/>
                <w:sz w:val="20"/>
                <w:szCs w:val="20"/>
              </w:rPr>
            </w:pPr>
            <w:r w:rsidRPr="00697DD9">
              <w:rPr>
                <w:rFonts w:ascii="Arial" w:hAnsi="Arial" w:cs="Arial"/>
                <w:sz w:val="20"/>
                <w:szCs w:val="20"/>
              </w:rPr>
              <w:t>HX</w:t>
            </w:r>
          </w:p>
        </w:tc>
        <w:tc>
          <w:tcPr>
            <w:tcW w:w="2476" w:type="pct"/>
            <w:vAlign w:val="center"/>
          </w:tcPr>
          <w:p w14:paraId="3D39094A"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Generation of new substances by chemical reaction</w:t>
            </w:r>
          </w:p>
        </w:tc>
        <w:tc>
          <w:tcPr>
            <w:tcW w:w="2162" w:type="pct"/>
            <w:vAlign w:val="center"/>
          </w:tcPr>
          <w:p w14:paraId="50263E57" w14:textId="77777777" w:rsidR="00F50AC2" w:rsidRPr="00697DD9" w:rsidRDefault="00F50AC2" w:rsidP="004D3221">
            <w:pPr>
              <w:rPr>
                <w:rFonts w:ascii="Arial" w:hAnsi="Arial" w:cs="Arial"/>
                <w:sz w:val="20"/>
                <w:szCs w:val="20"/>
              </w:rPr>
            </w:pPr>
            <w:r w:rsidRPr="00697DD9">
              <w:rPr>
                <w:rFonts w:ascii="Arial" w:hAnsi="Arial" w:cs="Arial"/>
                <w:sz w:val="20"/>
                <w:szCs w:val="20"/>
              </w:rPr>
              <w:t>Reaction furnace, reactor</w:t>
            </w:r>
          </w:p>
        </w:tc>
      </w:tr>
      <w:tr w:rsidR="00F50AC2" w:rsidRPr="00697DD9" w14:paraId="22DD9B84" w14:textId="77777777" w:rsidTr="004D3221">
        <w:trPr>
          <w:trHeight w:val="20"/>
          <w:jc w:val="center"/>
        </w:trPr>
        <w:tc>
          <w:tcPr>
            <w:tcW w:w="362" w:type="pct"/>
            <w:vAlign w:val="center"/>
          </w:tcPr>
          <w:p w14:paraId="3526E18E" w14:textId="77777777" w:rsidR="00F50AC2" w:rsidRPr="00697DD9" w:rsidRDefault="00F50AC2" w:rsidP="004D3221">
            <w:pPr>
              <w:rPr>
                <w:rFonts w:ascii="Arial" w:hAnsi="Arial" w:cs="Arial"/>
                <w:sz w:val="20"/>
                <w:szCs w:val="20"/>
              </w:rPr>
            </w:pPr>
            <w:r w:rsidRPr="00697DD9">
              <w:rPr>
                <w:rFonts w:ascii="Arial" w:hAnsi="Arial" w:cs="Arial"/>
                <w:sz w:val="20"/>
                <w:szCs w:val="20"/>
              </w:rPr>
              <w:t>HY</w:t>
            </w:r>
          </w:p>
        </w:tc>
        <w:tc>
          <w:tcPr>
            <w:tcW w:w="2476" w:type="pct"/>
            <w:vAlign w:val="center"/>
          </w:tcPr>
          <w:p w14:paraId="2FA7D788"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Generation of new substances by biological reaction</w:t>
            </w:r>
          </w:p>
        </w:tc>
        <w:tc>
          <w:tcPr>
            <w:tcW w:w="2162" w:type="pct"/>
            <w:vAlign w:val="center"/>
          </w:tcPr>
          <w:p w14:paraId="5504592B" w14:textId="77777777" w:rsidR="00F50AC2" w:rsidRPr="00697DD9" w:rsidRDefault="00F50AC2" w:rsidP="004D3221">
            <w:pPr>
              <w:rPr>
                <w:rFonts w:ascii="Arial" w:hAnsi="Arial" w:cs="Arial"/>
                <w:sz w:val="20"/>
                <w:szCs w:val="20"/>
              </w:rPr>
            </w:pPr>
            <w:r w:rsidRPr="00697DD9">
              <w:rPr>
                <w:rFonts w:ascii="Arial" w:hAnsi="Arial" w:cs="Arial"/>
                <w:sz w:val="20"/>
                <w:szCs w:val="20"/>
              </w:rPr>
              <w:t>Composter, fermenter</w:t>
            </w:r>
          </w:p>
        </w:tc>
      </w:tr>
      <w:tr w:rsidR="00F50AC2" w:rsidRPr="00697DD9" w14:paraId="671C42D4" w14:textId="77777777" w:rsidTr="004D3221">
        <w:trPr>
          <w:trHeight w:val="20"/>
          <w:jc w:val="center"/>
        </w:trPr>
        <w:tc>
          <w:tcPr>
            <w:tcW w:w="362" w:type="pct"/>
            <w:vAlign w:val="center"/>
          </w:tcPr>
          <w:p w14:paraId="2AA3E913" w14:textId="77777777" w:rsidR="00F50AC2" w:rsidRPr="00697DD9" w:rsidRDefault="00F50AC2" w:rsidP="004D3221">
            <w:pPr>
              <w:rPr>
                <w:rFonts w:ascii="Arial" w:hAnsi="Arial" w:cs="Arial"/>
                <w:sz w:val="20"/>
                <w:szCs w:val="20"/>
              </w:rPr>
            </w:pPr>
            <w:r w:rsidRPr="00697DD9">
              <w:rPr>
                <w:rFonts w:ascii="Arial" w:hAnsi="Arial" w:cs="Arial"/>
                <w:sz w:val="20"/>
                <w:szCs w:val="20"/>
              </w:rPr>
              <w:t>HZ</w:t>
            </w:r>
          </w:p>
        </w:tc>
        <w:tc>
          <w:tcPr>
            <w:tcW w:w="2476" w:type="pct"/>
            <w:vAlign w:val="center"/>
          </w:tcPr>
          <w:p w14:paraId="6D315ABC"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1972E086" w14:textId="77777777" w:rsidR="00F50AC2" w:rsidRPr="00697DD9" w:rsidRDefault="00F50AC2" w:rsidP="004D3221">
            <w:pPr>
              <w:rPr>
                <w:rFonts w:ascii="Arial" w:hAnsi="Arial" w:cs="Arial"/>
                <w:sz w:val="20"/>
                <w:szCs w:val="20"/>
              </w:rPr>
            </w:pPr>
          </w:p>
        </w:tc>
      </w:tr>
      <w:tr w:rsidR="00F50AC2" w:rsidRPr="00697DD9" w14:paraId="3324AEB8" w14:textId="77777777" w:rsidTr="004D3221">
        <w:trPr>
          <w:trHeight w:val="20"/>
          <w:jc w:val="center"/>
        </w:trPr>
        <w:tc>
          <w:tcPr>
            <w:tcW w:w="362" w:type="pct"/>
            <w:vAlign w:val="center"/>
          </w:tcPr>
          <w:p w14:paraId="423CAA2A" w14:textId="77777777" w:rsidR="00F50AC2" w:rsidRPr="00697DD9" w:rsidRDefault="00F50AC2" w:rsidP="004D3221">
            <w:pPr>
              <w:rPr>
                <w:sz w:val="20"/>
                <w:szCs w:val="20"/>
              </w:rPr>
            </w:pPr>
          </w:p>
        </w:tc>
        <w:tc>
          <w:tcPr>
            <w:tcW w:w="2476" w:type="pct"/>
            <w:vAlign w:val="center"/>
          </w:tcPr>
          <w:p w14:paraId="2C58DD5C" w14:textId="77777777" w:rsidR="00F50AC2" w:rsidRPr="00697DD9" w:rsidRDefault="00F50AC2" w:rsidP="004D3221">
            <w:pPr>
              <w:rPr>
                <w:sz w:val="20"/>
                <w:szCs w:val="20"/>
              </w:rPr>
            </w:pPr>
          </w:p>
        </w:tc>
        <w:tc>
          <w:tcPr>
            <w:tcW w:w="2162" w:type="pct"/>
            <w:vAlign w:val="center"/>
          </w:tcPr>
          <w:p w14:paraId="6830CC90" w14:textId="77777777" w:rsidR="00F50AC2" w:rsidRPr="00697DD9" w:rsidRDefault="00F50AC2" w:rsidP="004D3221">
            <w:pPr>
              <w:rPr>
                <w:sz w:val="20"/>
                <w:szCs w:val="20"/>
              </w:rPr>
            </w:pPr>
          </w:p>
        </w:tc>
      </w:tr>
      <w:tr w:rsidR="00F50AC2" w:rsidRPr="00FD2611" w14:paraId="5D70494F" w14:textId="77777777" w:rsidTr="004D3221">
        <w:trPr>
          <w:trHeight w:val="20"/>
          <w:jc w:val="center"/>
        </w:trPr>
        <w:tc>
          <w:tcPr>
            <w:tcW w:w="5000" w:type="pct"/>
            <w:gridSpan w:val="3"/>
            <w:vAlign w:val="center"/>
          </w:tcPr>
          <w:p w14:paraId="214F8CBB" w14:textId="77777777" w:rsidR="00F50AC2" w:rsidRPr="007E21CD" w:rsidRDefault="00F50AC2" w:rsidP="004D3221">
            <w:pPr>
              <w:rPr>
                <w:rFonts w:ascii="Arial" w:hAnsi="Arial" w:cs="Arial"/>
                <w:b/>
                <w:sz w:val="20"/>
                <w:szCs w:val="20"/>
                <w:lang w:val="en-US"/>
              </w:rPr>
            </w:pPr>
            <w:r w:rsidRPr="007E21CD">
              <w:rPr>
                <w:rFonts w:ascii="Arial" w:hAnsi="Arial" w:cs="Arial"/>
                <w:b/>
                <w:sz w:val="20"/>
                <w:szCs w:val="20"/>
                <w:lang w:val="en-US"/>
              </w:rPr>
              <w:t>Main class K</w:t>
            </w:r>
          </w:p>
          <w:p w14:paraId="03D6AB24" w14:textId="77777777" w:rsidR="00F50AC2" w:rsidRPr="007E21CD" w:rsidRDefault="00F50AC2" w:rsidP="004D3221">
            <w:pPr>
              <w:rPr>
                <w:sz w:val="20"/>
                <w:szCs w:val="20"/>
                <w:lang w:val="en-US"/>
              </w:rPr>
            </w:pPr>
            <w:r w:rsidRPr="007E21CD">
              <w:rPr>
                <w:rFonts w:ascii="Arial" w:hAnsi="Arial" w:cs="Arial"/>
                <w:b/>
                <w:sz w:val="20"/>
                <w:szCs w:val="20"/>
                <w:lang w:val="en-US"/>
              </w:rPr>
              <w:t>Processing (receiving, treating and providing) signals or information (excluding objects for protective purposes, see Class F)</w:t>
            </w:r>
          </w:p>
        </w:tc>
      </w:tr>
      <w:tr w:rsidR="00F50AC2" w:rsidRPr="00697DD9" w14:paraId="3AF32E15" w14:textId="77777777" w:rsidTr="004D3221">
        <w:trPr>
          <w:trHeight w:val="20"/>
          <w:jc w:val="center"/>
        </w:trPr>
        <w:tc>
          <w:tcPr>
            <w:tcW w:w="362" w:type="pct"/>
            <w:vAlign w:val="center"/>
          </w:tcPr>
          <w:p w14:paraId="37B9559C"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5C160974"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5475816E"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697DD9" w14:paraId="70DC42E3" w14:textId="77777777" w:rsidTr="004D3221">
        <w:trPr>
          <w:trHeight w:val="20"/>
          <w:jc w:val="center"/>
        </w:trPr>
        <w:tc>
          <w:tcPr>
            <w:tcW w:w="362" w:type="pct"/>
            <w:vAlign w:val="center"/>
          </w:tcPr>
          <w:p w14:paraId="1E3B9C4B" w14:textId="77777777" w:rsidR="00F50AC2" w:rsidRPr="00697DD9" w:rsidRDefault="00F50AC2" w:rsidP="004D3221">
            <w:pPr>
              <w:rPr>
                <w:rFonts w:ascii="Arial" w:hAnsi="Arial" w:cs="Arial"/>
                <w:sz w:val="20"/>
                <w:szCs w:val="20"/>
              </w:rPr>
            </w:pPr>
            <w:r w:rsidRPr="00697DD9">
              <w:rPr>
                <w:rFonts w:ascii="Arial" w:hAnsi="Arial" w:cs="Arial"/>
                <w:sz w:val="20"/>
                <w:szCs w:val="20"/>
              </w:rPr>
              <w:t>KA</w:t>
            </w:r>
          </w:p>
        </w:tc>
        <w:tc>
          <w:tcPr>
            <w:tcW w:w="2476" w:type="pct"/>
            <w:vAlign w:val="center"/>
          </w:tcPr>
          <w:p w14:paraId="6FE7B9B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7CCA4D5" w14:textId="77777777" w:rsidR="00F50AC2" w:rsidRPr="00697DD9" w:rsidRDefault="00F50AC2" w:rsidP="004D3221">
            <w:pPr>
              <w:rPr>
                <w:rFonts w:ascii="Arial" w:hAnsi="Arial" w:cs="Arial"/>
                <w:sz w:val="20"/>
                <w:szCs w:val="20"/>
              </w:rPr>
            </w:pPr>
          </w:p>
        </w:tc>
      </w:tr>
      <w:tr w:rsidR="00F50AC2" w:rsidRPr="00697DD9" w14:paraId="37E3F99B" w14:textId="77777777" w:rsidTr="004D3221">
        <w:trPr>
          <w:trHeight w:val="20"/>
          <w:jc w:val="center"/>
        </w:trPr>
        <w:tc>
          <w:tcPr>
            <w:tcW w:w="362" w:type="pct"/>
            <w:vAlign w:val="center"/>
          </w:tcPr>
          <w:p w14:paraId="4CFEF18E" w14:textId="77777777" w:rsidR="00F50AC2" w:rsidRPr="00697DD9" w:rsidRDefault="00F50AC2" w:rsidP="004D3221">
            <w:pPr>
              <w:rPr>
                <w:rFonts w:ascii="Arial" w:hAnsi="Arial" w:cs="Arial"/>
                <w:sz w:val="20"/>
                <w:szCs w:val="20"/>
              </w:rPr>
            </w:pPr>
            <w:r w:rsidRPr="00697DD9">
              <w:rPr>
                <w:rFonts w:ascii="Arial" w:hAnsi="Arial" w:cs="Arial"/>
                <w:sz w:val="20"/>
                <w:szCs w:val="20"/>
              </w:rPr>
              <w:t>KB</w:t>
            </w:r>
          </w:p>
        </w:tc>
        <w:tc>
          <w:tcPr>
            <w:tcW w:w="2476" w:type="pct"/>
            <w:vAlign w:val="center"/>
          </w:tcPr>
          <w:p w14:paraId="6B85AE6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2815D46" w14:textId="77777777" w:rsidR="00F50AC2" w:rsidRPr="00697DD9" w:rsidRDefault="00F50AC2" w:rsidP="004D3221">
            <w:pPr>
              <w:rPr>
                <w:rFonts w:ascii="Arial" w:hAnsi="Arial" w:cs="Arial"/>
                <w:sz w:val="20"/>
                <w:szCs w:val="20"/>
              </w:rPr>
            </w:pPr>
          </w:p>
        </w:tc>
      </w:tr>
      <w:tr w:rsidR="00F50AC2" w:rsidRPr="00697DD9" w14:paraId="0FED4C11" w14:textId="77777777" w:rsidTr="004D3221">
        <w:trPr>
          <w:trHeight w:val="20"/>
          <w:jc w:val="center"/>
        </w:trPr>
        <w:tc>
          <w:tcPr>
            <w:tcW w:w="362" w:type="pct"/>
            <w:vAlign w:val="center"/>
          </w:tcPr>
          <w:p w14:paraId="3FEB8B79" w14:textId="77777777" w:rsidR="00F50AC2" w:rsidRPr="00697DD9" w:rsidRDefault="00F50AC2" w:rsidP="004D3221">
            <w:pPr>
              <w:rPr>
                <w:rFonts w:ascii="Arial" w:hAnsi="Arial" w:cs="Arial"/>
                <w:sz w:val="20"/>
                <w:szCs w:val="20"/>
              </w:rPr>
            </w:pPr>
            <w:r w:rsidRPr="00697DD9">
              <w:rPr>
                <w:rFonts w:ascii="Arial" w:hAnsi="Arial" w:cs="Arial"/>
                <w:sz w:val="20"/>
                <w:szCs w:val="20"/>
              </w:rPr>
              <w:t>KC</w:t>
            </w:r>
          </w:p>
        </w:tc>
        <w:tc>
          <w:tcPr>
            <w:tcW w:w="2476" w:type="pct"/>
            <w:vAlign w:val="center"/>
          </w:tcPr>
          <w:p w14:paraId="4A527B7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957949E" w14:textId="77777777" w:rsidR="00F50AC2" w:rsidRPr="00697DD9" w:rsidRDefault="00F50AC2" w:rsidP="004D3221">
            <w:pPr>
              <w:rPr>
                <w:rFonts w:ascii="Arial" w:hAnsi="Arial" w:cs="Arial"/>
                <w:sz w:val="20"/>
                <w:szCs w:val="20"/>
              </w:rPr>
            </w:pPr>
          </w:p>
        </w:tc>
      </w:tr>
      <w:tr w:rsidR="00F50AC2" w:rsidRPr="00697DD9" w14:paraId="215D878F" w14:textId="77777777" w:rsidTr="004D3221">
        <w:trPr>
          <w:trHeight w:val="20"/>
          <w:jc w:val="center"/>
        </w:trPr>
        <w:tc>
          <w:tcPr>
            <w:tcW w:w="362" w:type="pct"/>
            <w:vAlign w:val="center"/>
          </w:tcPr>
          <w:p w14:paraId="1D8BD369" w14:textId="77777777" w:rsidR="00F50AC2" w:rsidRPr="00697DD9" w:rsidRDefault="00F50AC2" w:rsidP="004D3221">
            <w:pPr>
              <w:rPr>
                <w:rFonts w:ascii="Arial" w:hAnsi="Arial" w:cs="Arial"/>
                <w:sz w:val="20"/>
                <w:szCs w:val="20"/>
              </w:rPr>
            </w:pPr>
            <w:r w:rsidRPr="00697DD9">
              <w:rPr>
                <w:rFonts w:ascii="Arial" w:hAnsi="Arial" w:cs="Arial"/>
                <w:sz w:val="20"/>
                <w:szCs w:val="20"/>
              </w:rPr>
              <w:t>KD</w:t>
            </w:r>
          </w:p>
        </w:tc>
        <w:tc>
          <w:tcPr>
            <w:tcW w:w="2476" w:type="pct"/>
            <w:vAlign w:val="center"/>
          </w:tcPr>
          <w:p w14:paraId="183A359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C25CE07" w14:textId="77777777" w:rsidR="00F50AC2" w:rsidRPr="00697DD9" w:rsidRDefault="00F50AC2" w:rsidP="004D3221">
            <w:pPr>
              <w:rPr>
                <w:rFonts w:ascii="Arial" w:hAnsi="Arial" w:cs="Arial"/>
                <w:sz w:val="20"/>
                <w:szCs w:val="20"/>
              </w:rPr>
            </w:pPr>
          </w:p>
        </w:tc>
      </w:tr>
      <w:tr w:rsidR="00F50AC2" w:rsidRPr="00697DD9" w14:paraId="40F56D90" w14:textId="77777777" w:rsidTr="004D3221">
        <w:trPr>
          <w:trHeight w:val="20"/>
          <w:jc w:val="center"/>
        </w:trPr>
        <w:tc>
          <w:tcPr>
            <w:tcW w:w="362" w:type="pct"/>
            <w:vAlign w:val="center"/>
          </w:tcPr>
          <w:p w14:paraId="1C264873" w14:textId="77777777" w:rsidR="00F50AC2" w:rsidRPr="00697DD9" w:rsidRDefault="00F50AC2" w:rsidP="004D3221">
            <w:pPr>
              <w:rPr>
                <w:rFonts w:ascii="Arial" w:hAnsi="Arial" w:cs="Arial"/>
                <w:sz w:val="20"/>
                <w:szCs w:val="20"/>
              </w:rPr>
            </w:pPr>
            <w:r w:rsidRPr="00697DD9">
              <w:rPr>
                <w:rFonts w:ascii="Arial" w:hAnsi="Arial" w:cs="Arial"/>
                <w:sz w:val="20"/>
                <w:szCs w:val="20"/>
              </w:rPr>
              <w:t>KE</w:t>
            </w:r>
          </w:p>
        </w:tc>
        <w:tc>
          <w:tcPr>
            <w:tcW w:w="2476" w:type="pct"/>
            <w:vAlign w:val="center"/>
          </w:tcPr>
          <w:p w14:paraId="03B632E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FCB9A8F" w14:textId="77777777" w:rsidR="00F50AC2" w:rsidRPr="00697DD9" w:rsidRDefault="00F50AC2" w:rsidP="004D3221">
            <w:pPr>
              <w:rPr>
                <w:rFonts w:ascii="Arial" w:hAnsi="Arial" w:cs="Arial"/>
                <w:sz w:val="20"/>
                <w:szCs w:val="20"/>
              </w:rPr>
            </w:pPr>
          </w:p>
        </w:tc>
      </w:tr>
      <w:tr w:rsidR="00F50AC2" w:rsidRPr="00FD2611" w14:paraId="0030DE7C" w14:textId="77777777" w:rsidTr="004D3221">
        <w:trPr>
          <w:trHeight w:val="20"/>
          <w:jc w:val="center"/>
        </w:trPr>
        <w:tc>
          <w:tcPr>
            <w:tcW w:w="362" w:type="pct"/>
            <w:vAlign w:val="center"/>
          </w:tcPr>
          <w:p w14:paraId="227912D8" w14:textId="77777777" w:rsidR="00F50AC2" w:rsidRPr="00697DD9" w:rsidRDefault="00F50AC2" w:rsidP="004D3221">
            <w:pPr>
              <w:rPr>
                <w:rFonts w:ascii="Arial" w:hAnsi="Arial" w:cs="Arial"/>
                <w:sz w:val="20"/>
                <w:szCs w:val="20"/>
              </w:rPr>
            </w:pPr>
            <w:r w:rsidRPr="00697DD9">
              <w:rPr>
                <w:rFonts w:ascii="Arial" w:hAnsi="Arial" w:cs="Arial"/>
                <w:sz w:val="20"/>
                <w:szCs w:val="20"/>
              </w:rPr>
              <w:t>KF</w:t>
            </w:r>
          </w:p>
        </w:tc>
        <w:tc>
          <w:tcPr>
            <w:tcW w:w="2476" w:type="pct"/>
            <w:vAlign w:val="center"/>
          </w:tcPr>
          <w:p w14:paraId="19D4A0AB" w14:textId="77777777" w:rsidR="00F50AC2" w:rsidRPr="00F50AC2" w:rsidRDefault="00F50AC2" w:rsidP="004D3221">
            <w:pPr>
              <w:rPr>
                <w:rFonts w:ascii="Arial" w:hAnsi="Arial" w:cs="Arial"/>
                <w:sz w:val="20"/>
                <w:szCs w:val="20"/>
                <w:lang w:val="en-US"/>
              </w:rPr>
            </w:pPr>
            <w:r w:rsidRPr="00F50AC2">
              <w:rPr>
                <w:rFonts w:ascii="Arial" w:hAnsi="Arial" w:cs="Arial"/>
                <w:sz w:val="20"/>
                <w:szCs w:val="20"/>
                <w:lang w:val="en-US"/>
              </w:rPr>
              <w:t>Processing of electrical and electronic signals</w:t>
            </w:r>
          </w:p>
        </w:tc>
        <w:tc>
          <w:tcPr>
            <w:tcW w:w="2162" w:type="pct"/>
            <w:vAlign w:val="center"/>
          </w:tcPr>
          <w:p w14:paraId="0D247C71" w14:textId="77777777" w:rsidR="00F50AC2" w:rsidRPr="00F50AC2" w:rsidRDefault="00F50AC2" w:rsidP="004D3221">
            <w:pPr>
              <w:rPr>
                <w:rFonts w:ascii="Arial" w:hAnsi="Arial" w:cs="Arial"/>
                <w:sz w:val="20"/>
                <w:szCs w:val="20"/>
                <w:lang w:val="en-US"/>
              </w:rPr>
            </w:pPr>
            <w:r w:rsidRPr="00F50AC2">
              <w:rPr>
                <w:rFonts w:ascii="Arial" w:hAnsi="Arial" w:cs="Arial"/>
                <w:sz w:val="20"/>
                <w:szCs w:val="20"/>
                <w:lang w:val="en-US"/>
              </w:rPr>
              <w:t>All-or-nothing relay,</w:t>
            </w:r>
          </w:p>
          <w:p w14:paraId="4BC6B6FE" w14:textId="77777777" w:rsidR="00F50AC2" w:rsidRPr="00F50AC2" w:rsidRDefault="00F50AC2" w:rsidP="004D3221">
            <w:pPr>
              <w:rPr>
                <w:rFonts w:ascii="Arial" w:hAnsi="Arial" w:cs="Arial"/>
                <w:sz w:val="20"/>
                <w:szCs w:val="20"/>
                <w:lang w:val="en-US"/>
              </w:rPr>
            </w:pPr>
            <w:r w:rsidRPr="00F50AC2">
              <w:rPr>
                <w:rFonts w:ascii="Arial" w:hAnsi="Arial" w:cs="Arial"/>
                <w:sz w:val="20"/>
                <w:szCs w:val="20"/>
                <w:lang w:val="en-US"/>
              </w:rPr>
              <w:t xml:space="preserve">analogue </w:t>
            </w:r>
            <w:proofErr w:type="gramStart"/>
            <w:r w:rsidRPr="00F50AC2">
              <w:rPr>
                <w:rFonts w:ascii="Arial" w:hAnsi="Arial" w:cs="Arial"/>
                <w:sz w:val="20"/>
                <w:szCs w:val="20"/>
                <w:lang w:val="en-US"/>
              </w:rPr>
              <w:t>integrated  circuit</w:t>
            </w:r>
            <w:proofErr w:type="gramEnd"/>
            <w:r w:rsidRPr="00F50AC2">
              <w:rPr>
                <w:rFonts w:ascii="Arial" w:hAnsi="Arial" w:cs="Arial"/>
                <w:sz w:val="20"/>
                <w:szCs w:val="20"/>
                <w:lang w:val="en-US"/>
              </w:rPr>
              <w:t>, automatic paralleling device,</w:t>
            </w:r>
          </w:p>
          <w:p w14:paraId="2167141A" w14:textId="77777777" w:rsidR="00F50AC2" w:rsidRPr="00F50AC2" w:rsidRDefault="00F50AC2" w:rsidP="004D3221">
            <w:pPr>
              <w:rPr>
                <w:rFonts w:ascii="Arial" w:hAnsi="Arial" w:cs="Arial"/>
                <w:sz w:val="20"/>
                <w:szCs w:val="20"/>
                <w:lang w:val="en-US"/>
              </w:rPr>
            </w:pPr>
            <w:r w:rsidRPr="00F50AC2">
              <w:rPr>
                <w:rFonts w:ascii="Arial" w:hAnsi="Arial" w:cs="Arial"/>
                <w:sz w:val="20"/>
                <w:szCs w:val="20"/>
                <w:lang w:val="en-US"/>
              </w:rPr>
              <w:t>binary elements, binary integrated circuit, contactor relay, CPU,</w:t>
            </w:r>
          </w:p>
          <w:p w14:paraId="0A7AFD85"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delay element, delay line,</w:t>
            </w:r>
          </w:p>
          <w:p w14:paraId="2B5C8327"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electronic valve, electronic tube,</w:t>
            </w:r>
          </w:p>
          <w:p w14:paraId="17202C9D"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feedback controller, filter (a.c. or d.c.), induction stirrer, input/output module, microprocessor, optocoupler,</w:t>
            </w:r>
          </w:p>
          <w:p w14:paraId="485C346A"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process computer,</w:t>
            </w:r>
          </w:p>
          <w:p w14:paraId="145394E3"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programmable controller, receiver, safety logic module,</w:t>
            </w:r>
          </w:p>
          <w:p w14:paraId="65837BCA"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 xml:space="preserve">synchronizing device, time relay, </w:t>
            </w:r>
            <w:proofErr w:type="gramStart"/>
            <w:r w:rsidRPr="00264AF8">
              <w:rPr>
                <w:rFonts w:ascii="Arial" w:hAnsi="Arial" w:cs="Arial"/>
                <w:sz w:val="20"/>
                <w:szCs w:val="20"/>
                <w:lang w:val="en-US"/>
              </w:rPr>
              <w:t>transistor,  transmitter</w:t>
            </w:r>
            <w:proofErr w:type="gramEnd"/>
          </w:p>
        </w:tc>
      </w:tr>
      <w:tr w:rsidR="00F50AC2" w:rsidRPr="00697DD9" w14:paraId="4744108D" w14:textId="77777777" w:rsidTr="004D3221">
        <w:trPr>
          <w:trHeight w:val="20"/>
          <w:jc w:val="center"/>
        </w:trPr>
        <w:tc>
          <w:tcPr>
            <w:tcW w:w="362" w:type="pct"/>
            <w:vAlign w:val="center"/>
          </w:tcPr>
          <w:p w14:paraId="6DD3F650" w14:textId="77777777" w:rsidR="00F50AC2" w:rsidRPr="00697DD9" w:rsidRDefault="00F50AC2" w:rsidP="004D3221">
            <w:pPr>
              <w:rPr>
                <w:rFonts w:ascii="Arial" w:hAnsi="Arial" w:cs="Arial"/>
                <w:sz w:val="20"/>
                <w:szCs w:val="20"/>
              </w:rPr>
            </w:pPr>
            <w:r w:rsidRPr="00697DD9">
              <w:rPr>
                <w:rFonts w:ascii="Arial" w:hAnsi="Arial" w:cs="Arial"/>
                <w:sz w:val="20"/>
                <w:szCs w:val="20"/>
              </w:rPr>
              <w:t>KG</w:t>
            </w:r>
          </w:p>
        </w:tc>
        <w:tc>
          <w:tcPr>
            <w:tcW w:w="2476" w:type="pct"/>
            <w:vAlign w:val="center"/>
          </w:tcPr>
          <w:p w14:paraId="779D4EE6"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Processing of optical and acoustical signals</w:t>
            </w:r>
          </w:p>
        </w:tc>
        <w:tc>
          <w:tcPr>
            <w:tcW w:w="2162" w:type="pct"/>
            <w:vAlign w:val="center"/>
          </w:tcPr>
          <w:p w14:paraId="68E8D519" w14:textId="77777777" w:rsidR="00F50AC2" w:rsidRPr="00697DD9" w:rsidRDefault="00F50AC2" w:rsidP="004D3221">
            <w:pPr>
              <w:rPr>
                <w:rFonts w:ascii="Arial" w:hAnsi="Arial" w:cs="Arial"/>
                <w:sz w:val="20"/>
                <w:szCs w:val="20"/>
              </w:rPr>
            </w:pPr>
            <w:r w:rsidRPr="00697DD9">
              <w:rPr>
                <w:rFonts w:ascii="Arial" w:hAnsi="Arial" w:cs="Arial"/>
                <w:sz w:val="20"/>
                <w:szCs w:val="20"/>
              </w:rPr>
              <w:t>Mirror, controller, test unit</w:t>
            </w:r>
          </w:p>
        </w:tc>
      </w:tr>
      <w:tr w:rsidR="00F50AC2" w:rsidRPr="00FD2611" w14:paraId="4D9F5DCE" w14:textId="77777777" w:rsidTr="004D3221">
        <w:trPr>
          <w:trHeight w:val="20"/>
          <w:jc w:val="center"/>
        </w:trPr>
        <w:tc>
          <w:tcPr>
            <w:tcW w:w="362" w:type="pct"/>
            <w:vAlign w:val="center"/>
          </w:tcPr>
          <w:p w14:paraId="193BBD5A" w14:textId="77777777" w:rsidR="00F50AC2" w:rsidRPr="00697DD9" w:rsidRDefault="00F50AC2" w:rsidP="004D3221">
            <w:pPr>
              <w:rPr>
                <w:rFonts w:ascii="Arial" w:hAnsi="Arial" w:cs="Arial"/>
                <w:sz w:val="20"/>
                <w:szCs w:val="20"/>
              </w:rPr>
            </w:pPr>
            <w:r w:rsidRPr="00697DD9">
              <w:rPr>
                <w:rFonts w:ascii="Arial" w:hAnsi="Arial" w:cs="Arial"/>
                <w:sz w:val="20"/>
                <w:szCs w:val="20"/>
              </w:rPr>
              <w:t>KH</w:t>
            </w:r>
          </w:p>
        </w:tc>
        <w:tc>
          <w:tcPr>
            <w:tcW w:w="2476" w:type="pct"/>
            <w:vAlign w:val="center"/>
          </w:tcPr>
          <w:p w14:paraId="23DBEE27"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Processing of fluid and pneumatic signals</w:t>
            </w:r>
          </w:p>
        </w:tc>
        <w:tc>
          <w:tcPr>
            <w:tcW w:w="2162" w:type="pct"/>
            <w:vAlign w:val="center"/>
          </w:tcPr>
          <w:p w14:paraId="474C1A72"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Controller (valve position controller), fluid feedback controller, pilot valve, valve assembly</w:t>
            </w:r>
          </w:p>
        </w:tc>
      </w:tr>
      <w:tr w:rsidR="00F50AC2" w:rsidRPr="00697DD9" w14:paraId="4F5008BC" w14:textId="77777777" w:rsidTr="004D3221">
        <w:trPr>
          <w:trHeight w:val="20"/>
          <w:jc w:val="center"/>
        </w:trPr>
        <w:tc>
          <w:tcPr>
            <w:tcW w:w="362" w:type="pct"/>
            <w:vAlign w:val="center"/>
          </w:tcPr>
          <w:p w14:paraId="75DE923B" w14:textId="77777777" w:rsidR="00F50AC2" w:rsidRPr="00697DD9" w:rsidRDefault="00F50AC2" w:rsidP="004D3221">
            <w:pPr>
              <w:rPr>
                <w:rFonts w:ascii="Arial" w:hAnsi="Arial" w:cs="Arial"/>
                <w:sz w:val="20"/>
                <w:szCs w:val="20"/>
              </w:rPr>
            </w:pPr>
            <w:r w:rsidRPr="00697DD9">
              <w:rPr>
                <w:rFonts w:ascii="Arial" w:hAnsi="Arial" w:cs="Arial"/>
                <w:sz w:val="20"/>
                <w:szCs w:val="20"/>
              </w:rPr>
              <w:t>KJ</w:t>
            </w:r>
          </w:p>
        </w:tc>
        <w:tc>
          <w:tcPr>
            <w:tcW w:w="2476" w:type="pct"/>
            <w:vAlign w:val="center"/>
          </w:tcPr>
          <w:p w14:paraId="769CDEEF" w14:textId="77777777" w:rsidR="00F50AC2" w:rsidRPr="00697DD9" w:rsidRDefault="00F50AC2" w:rsidP="004D3221">
            <w:pPr>
              <w:rPr>
                <w:rFonts w:ascii="Arial" w:hAnsi="Arial" w:cs="Arial"/>
                <w:sz w:val="20"/>
                <w:szCs w:val="20"/>
              </w:rPr>
            </w:pPr>
            <w:r w:rsidRPr="00697DD9">
              <w:rPr>
                <w:rFonts w:ascii="Arial" w:hAnsi="Arial" w:cs="Arial"/>
                <w:sz w:val="20"/>
                <w:szCs w:val="20"/>
              </w:rPr>
              <w:t>Processing of mechanical signals</w:t>
            </w:r>
          </w:p>
        </w:tc>
        <w:tc>
          <w:tcPr>
            <w:tcW w:w="2162" w:type="pct"/>
            <w:vAlign w:val="center"/>
          </w:tcPr>
          <w:p w14:paraId="7B21809D" w14:textId="77777777" w:rsidR="00F50AC2" w:rsidRPr="00697DD9" w:rsidRDefault="00F50AC2" w:rsidP="004D3221">
            <w:pPr>
              <w:rPr>
                <w:rFonts w:ascii="Arial" w:hAnsi="Arial" w:cs="Arial"/>
                <w:sz w:val="20"/>
                <w:szCs w:val="20"/>
              </w:rPr>
            </w:pPr>
            <w:r w:rsidRPr="00697DD9">
              <w:rPr>
                <w:rFonts w:ascii="Arial" w:hAnsi="Arial" w:cs="Arial"/>
                <w:sz w:val="20"/>
                <w:szCs w:val="20"/>
              </w:rPr>
              <w:t>Controller, linkage</w:t>
            </w:r>
          </w:p>
        </w:tc>
      </w:tr>
      <w:tr w:rsidR="00F50AC2" w:rsidRPr="00FD2611" w14:paraId="5990E614" w14:textId="77777777" w:rsidTr="004D3221">
        <w:trPr>
          <w:trHeight w:val="20"/>
          <w:jc w:val="center"/>
        </w:trPr>
        <w:tc>
          <w:tcPr>
            <w:tcW w:w="362" w:type="pct"/>
            <w:vAlign w:val="center"/>
          </w:tcPr>
          <w:p w14:paraId="4C6BFE52" w14:textId="77777777" w:rsidR="00F50AC2" w:rsidRPr="00697DD9" w:rsidRDefault="00F50AC2" w:rsidP="004D3221">
            <w:pPr>
              <w:rPr>
                <w:rFonts w:ascii="Arial" w:hAnsi="Arial" w:cs="Arial"/>
                <w:sz w:val="20"/>
                <w:szCs w:val="20"/>
              </w:rPr>
            </w:pPr>
            <w:r w:rsidRPr="00697DD9">
              <w:rPr>
                <w:rFonts w:ascii="Arial" w:hAnsi="Arial" w:cs="Arial"/>
                <w:sz w:val="20"/>
                <w:szCs w:val="20"/>
              </w:rPr>
              <w:t>KK</w:t>
            </w:r>
          </w:p>
        </w:tc>
        <w:tc>
          <w:tcPr>
            <w:tcW w:w="2476" w:type="pct"/>
            <w:vAlign w:val="center"/>
          </w:tcPr>
          <w:p w14:paraId="66086A73"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Processing of various input/output information carriers (e.g. electrical/pneumatic)</w:t>
            </w:r>
          </w:p>
        </w:tc>
        <w:tc>
          <w:tcPr>
            <w:tcW w:w="2162" w:type="pct"/>
            <w:vAlign w:val="center"/>
          </w:tcPr>
          <w:p w14:paraId="6BE8B5BC"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Controller, electro-hydraulic converter, electric pilot valve</w:t>
            </w:r>
          </w:p>
        </w:tc>
      </w:tr>
      <w:tr w:rsidR="00F50AC2" w:rsidRPr="00697DD9" w14:paraId="6F016AAA" w14:textId="77777777" w:rsidTr="004D3221">
        <w:trPr>
          <w:trHeight w:val="20"/>
          <w:jc w:val="center"/>
        </w:trPr>
        <w:tc>
          <w:tcPr>
            <w:tcW w:w="362" w:type="pct"/>
            <w:vAlign w:val="center"/>
          </w:tcPr>
          <w:p w14:paraId="26D785FA" w14:textId="77777777" w:rsidR="00F50AC2" w:rsidRPr="00697DD9" w:rsidRDefault="00F50AC2" w:rsidP="004D3221">
            <w:pPr>
              <w:rPr>
                <w:rFonts w:ascii="Arial" w:hAnsi="Arial" w:cs="Arial"/>
                <w:sz w:val="20"/>
                <w:szCs w:val="20"/>
              </w:rPr>
            </w:pPr>
            <w:r w:rsidRPr="00697DD9">
              <w:rPr>
                <w:rFonts w:ascii="Arial" w:hAnsi="Arial" w:cs="Arial"/>
                <w:sz w:val="20"/>
                <w:szCs w:val="20"/>
              </w:rPr>
              <w:t>KL</w:t>
            </w:r>
          </w:p>
        </w:tc>
        <w:tc>
          <w:tcPr>
            <w:tcW w:w="2476" w:type="pct"/>
            <w:vAlign w:val="center"/>
          </w:tcPr>
          <w:p w14:paraId="353B933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98ADB07" w14:textId="77777777" w:rsidR="00F50AC2" w:rsidRPr="00697DD9" w:rsidRDefault="00F50AC2" w:rsidP="004D3221">
            <w:pPr>
              <w:rPr>
                <w:rFonts w:ascii="Arial" w:hAnsi="Arial" w:cs="Arial"/>
                <w:sz w:val="20"/>
                <w:szCs w:val="20"/>
              </w:rPr>
            </w:pPr>
          </w:p>
        </w:tc>
      </w:tr>
      <w:tr w:rsidR="00F50AC2" w:rsidRPr="00697DD9" w14:paraId="1E6DADFB" w14:textId="77777777" w:rsidTr="004D3221">
        <w:trPr>
          <w:trHeight w:val="20"/>
          <w:jc w:val="center"/>
        </w:trPr>
        <w:tc>
          <w:tcPr>
            <w:tcW w:w="362" w:type="pct"/>
            <w:vAlign w:val="center"/>
          </w:tcPr>
          <w:p w14:paraId="2465F4C5" w14:textId="77777777" w:rsidR="00F50AC2" w:rsidRPr="00697DD9" w:rsidRDefault="00F50AC2" w:rsidP="004D3221">
            <w:pPr>
              <w:rPr>
                <w:rFonts w:ascii="Arial" w:hAnsi="Arial" w:cs="Arial"/>
                <w:sz w:val="20"/>
                <w:szCs w:val="20"/>
              </w:rPr>
            </w:pPr>
            <w:r w:rsidRPr="00697DD9">
              <w:rPr>
                <w:rFonts w:ascii="Arial" w:hAnsi="Arial" w:cs="Arial"/>
                <w:sz w:val="20"/>
                <w:szCs w:val="20"/>
              </w:rPr>
              <w:t>KM</w:t>
            </w:r>
          </w:p>
        </w:tc>
        <w:tc>
          <w:tcPr>
            <w:tcW w:w="2476" w:type="pct"/>
            <w:vAlign w:val="center"/>
          </w:tcPr>
          <w:p w14:paraId="766BEA8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5112964" w14:textId="77777777" w:rsidR="00F50AC2" w:rsidRPr="00697DD9" w:rsidRDefault="00F50AC2" w:rsidP="004D3221">
            <w:pPr>
              <w:rPr>
                <w:rFonts w:ascii="Arial" w:hAnsi="Arial" w:cs="Arial"/>
                <w:sz w:val="20"/>
                <w:szCs w:val="20"/>
              </w:rPr>
            </w:pPr>
          </w:p>
        </w:tc>
      </w:tr>
      <w:tr w:rsidR="00F50AC2" w:rsidRPr="00697DD9" w14:paraId="128738BC" w14:textId="77777777" w:rsidTr="004D3221">
        <w:trPr>
          <w:trHeight w:val="20"/>
          <w:jc w:val="center"/>
        </w:trPr>
        <w:tc>
          <w:tcPr>
            <w:tcW w:w="362" w:type="pct"/>
            <w:vAlign w:val="center"/>
          </w:tcPr>
          <w:p w14:paraId="70B8490D" w14:textId="77777777" w:rsidR="00F50AC2" w:rsidRPr="00697DD9" w:rsidRDefault="00F50AC2" w:rsidP="004D3221">
            <w:pPr>
              <w:rPr>
                <w:rFonts w:ascii="Arial" w:hAnsi="Arial" w:cs="Arial"/>
                <w:sz w:val="20"/>
                <w:szCs w:val="20"/>
              </w:rPr>
            </w:pPr>
            <w:r w:rsidRPr="00697DD9">
              <w:rPr>
                <w:rFonts w:ascii="Arial" w:hAnsi="Arial" w:cs="Arial"/>
                <w:sz w:val="20"/>
                <w:szCs w:val="20"/>
              </w:rPr>
              <w:t>KN</w:t>
            </w:r>
          </w:p>
        </w:tc>
        <w:tc>
          <w:tcPr>
            <w:tcW w:w="2476" w:type="pct"/>
            <w:vAlign w:val="center"/>
          </w:tcPr>
          <w:p w14:paraId="68D773E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C8557D4" w14:textId="77777777" w:rsidR="00F50AC2" w:rsidRPr="00697DD9" w:rsidRDefault="00F50AC2" w:rsidP="004D3221">
            <w:pPr>
              <w:rPr>
                <w:rFonts w:ascii="Arial" w:hAnsi="Arial" w:cs="Arial"/>
                <w:sz w:val="20"/>
                <w:szCs w:val="20"/>
              </w:rPr>
            </w:pPr>
          </w:p>
        </w:tc>
      </w:tr>
      <w:tr w:rsidR="00F50AC2" w:rsidRPr="00697DD9" w14:paraId="767508F4" w14:textId="77777777" w:rsidTr="004D3221">
        <w:trPr>
          <w:trHeight w:val="20"/>
          <w:jc w:val="center"/>
        </w:trPr>
        <w:tc>
          <w:tcPr>
            <w:tcW w:w="362" w:type="pct"/>
            <w:vAlign w:val="center"/>
          </w:tcPr>
          <w:p w14:paraId="68983A2B" w14:textId="77777777" w:rsidR="00F50AC2" w:rsidRPr="00697DD9" w:rsidRDefault="00F50AC2" w:rsidP="004D3221">
            <w:pPr>
              <w:rPr>
                <w:rFonts w:ascii="Arial" w:hAnsi="Arial" w:cs="Arial"/>
                <w:sz w:val="20"/>
                <w:szCs w:val="20"/>
              </w:rPr>
            </w:pPr>
            <w:r w:rsidRPr="00697DD9">
              <w:rPr>
                <w:rFonts w:ascii="Arial" w:hAnsi="Arial" w:cs="Arial"/>
                <w:sz w:val="20"/>
                <w:szCs w:val="20"/>
              </w:rPr>
              <w:t>KP</w:t>
            </w:r>
          </w:p>
        </w:tc>
        <w:tc>
          <w:tcPr>
            <w:tcW w:w="2476" w:type="pct"/>
            <w:vAlign w:val="center"/>
          </w:tcPr>
          <w:p w14:paraId="32FC747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A0CC1D7" w14:textId="77777777" w:rsidR="00F50AC2" w:rsidRPr="00697DD9" w:rsidRDefault="00F50AC2" w:rsidP="004D3221">
            <w:pPr>
              <w:rPr>
                <w:rFonts w:ascii="Arial" w:hAnsi="Arial" w:cs="Arial"/>
                <w:sz w:val="20"/>
                <w:szCs w:val="20"/>
              </w:rPr>
            </w:pPr>
          </w:p>
        </w:tc>
      </w:tr>
      <w:tr w:rsidR="00F50AC2" w:rsidRPr="00697DD9" w14:paraId="50DEF915" w14:textId="77777777" w:rsidTr="004D3221">
        <w:trPr>
          <w:trHeight w:val="20"/>
          <w:jc w:val="center"/>
        </w:trPr>
        <w:tc>
          <w:tcPr>
            <w:tcW w:w="362" w:type="pct"/>
            <w:vAlign w:val="center"/>
          </w:tcPr>
          <w:p w14:paraId="02E56D28" w14:textId="77777777" w:rsidR="00F50AC2" w:rsidRPr="00697DD9" w:rsidRDefault="00F50AC2" w:rsidP="004D3221">
            <w:pPr>
              <w:rPr>
                <w:rFonts w:ascii="Arial" w:hAnsi="Arial" w:cs="Arial"/>
                <w:sz w:val="20"/>
                <w:szCs w:val="20"/>
              </w:rPr>
            </w:pPr>
            <w:r w:rsidRPr="00697DD9">
              <w:rPr>
                <w:rFonts w:ascii="Arial" w:hAnsi="Arial" w:cs="Arial"/>
                <w:sz w:val="20"/>
                <w:szCs w:val="20"/>
              </w:rPr>
              <w:t>KQ</w:t>
            </w:r>
          </w:p>
        </w:tc>
        <w:tc>
          <w:tcPr>
            <w:tcW w:w="2476" w:type="pct"/>
            <w:vAlign w:val="center"/>
          </w:tcPr>
          <w:p w14:paraId="36995C6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47A3F66" w14:textId="77777777" w:rsidR="00F50AC2" w:rsidRPr="00697DD9" w:rsidRDefault="00F50AC2" w:rsidP="004D3221">
            <w:pPr>
              <w:rPr>
                <w:rFonts w:ascii="Arial" w:hAnsi="Arial" w:cs="Arial"/>
                <w:sz w:val="20"/>
                <w:szCs w:val="20"/>
              </w:rPr>
            </w:pPr>
          </w:p>
        </w:tc>
      </w:tr>
      <w:tr w:rsidR="00F50AC2" w:rsidRPr="00697DD9" w14:paraId="1B77658F" w14:textId="77777777" w:rsidTr="004D3221">
        <w:trPr>
          <w:trHeight w:val="20"/>
          <w:jc w:val="center"/>
        </w:trPr>
        <w:tc>
          <w:tcPr>
            <w:tcW w:w="362" w:type="pct"/>
            <w:vAlign w:val="center"/>
          </w:tcPr>
          <w:p w14:paraId="150669FB" w14:textId="77777777" w:rsidR="00F50AC2" w:rsidRPr="00697DD9" w:rsidRDefault="00F50AC2" w:rsidP="004D3221">
            <w:pPr>
              <w:rPr>
                <w:rFonts w:ascii="Arial" w:hAnsi="Arial" w:cs="Arial"/>
                <w:sz w:val="20"/>
                <w:szCs w:val="20"/>
              </w:rPr>
            </w:pPr>
            <w:r w:rsidRPr="00697DD9">
              <w:rPr>
                <w:rFonts w:ascii="Arial" w:hAnsi="Arial" w:cs="Arial"/>
                <w:sz w:val="20"/>
                <w:szCs w:val="20"/>
              </w:rPr>
              <w:t>KR</w:t>
            </w:r>
          </w:p>
        </w:tc>
        <w:tc>
          <w:tcPr>
            <w:tcW w:w="2476" w:type="pct"/>
            <w:vAlign w:val="center"/>
          </w:tcPr>
          <w:p w14:paraId="321C835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AE8AE67" w14:textId="77777777" w:rsidR="00F50AC2" w:rsidRPr="00697DD9" w:rsidRDefault="00F50AC2" w:rsidP="004D3221">
            <w:pPr>
              <w:rPr>
                <w:rFonts w:ascii="Arial" w:hAnsi="Arial" w:cs="Arial"/>
                <w:sz w:val="20"/>
                <w:szCs w:val="20"/>
              </w:rPr>
            </w:pPr>
          </w:p>
        </w:tc>
      </w:tr>
      <w:tr w:rsidR="00F50AC2" w:rsidRPr="00697DD9" w14:paraId="78D63203" w14:textId="77777777" w:rsidTr="004D3221">
        <w:trPr>
          <w:trHeight w:val="20"/>
          <w:jc w:val="center"/>
        </w:trPr>
        <w:tc>
          <w:tcPr>
            <w:tcW w:w="362" w:type="pct"/>
            <w:vAlign w:val="center"/>
          </w:tcPr>
          <w:p w14:paraId="4E7FE502" w14:textId="77777777" w:rsidR="00F50AC2" w:rsidRPr="00697DD9" w:rsidRDefault="00F50AC2" w:rsidP="004D3221">
            <w:pPr>
              <w:rPr>
                <w:rFonts w:ascii="Arial" w:hAnsi="Arial" w:cs="Arial"/>
                <w:sz w:val="20"/>
                <w:szCs w:val="20"/>
              </w:rPr>
            </w:pPr>
            <w:r w:rsidRPr="00697DD9">
              <w:rPr>
                <w:rFonts w:ascii="Arial" w:hAnsi="Arial" w:cs="Arial"/>
                <w:sz w:val="20"/>
                <w:szCs w:val="20"/>
              </w:rPr>
              <w:t>KS</w:t>
            </w:r>
          </w:p>
        </w:tc>
        <w:tc>
          <w:tcPr>
            <w:tcW w:w="2476" w:type="pct"/>
            <w:vAlign w:val="center"/>
          </w:tcPr>
          <w:p w14:paraId="1B81513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B14D257" w14:textId="77777777" w:rsidR="00F50AC2" w:rsidRPr="00697DD9" w:rsidRDefault="00F50AC2" w:rsidP="004D3221">
            <w:pPr>
              <w:rPr>
                <w:rFonts w:ascii="Arial" w:hAnsi="Arial" w:cs="Arial"/>
                <w:sz w:val="20"/>
                <w:szCs w:val="20"/>
              </w:rPr>
            </w:pPr>
          </w:p>
        </w:tc>
      </w:tr>
      <w:tr w:rsidR="00F50AC2" w:rsidRPr="00697DD9" w14:paraId="0D52022C" w14:textId="77777777" w:rsidTr="004D3221">
        <w:trPr>
          <w:trHeight w:val="20"/>
          <w:jc w:val="center"/>
        </w:trPr>
        <w:tc>
          <w:tcPr>
            <w:tcW w:w="362" w:type="pct"/>
            <w:vAlign w:val="center"/>
          </w:tcPr>
          <w:p w14:paraId="4C499832" w14:textId="77777777" w:rsidR="00F50AC2" w:rsidRPr="00697DD9" w:rsidRDefault="00F50AC2" w:rsidP="004D3221">
            <w:pPr>
              <w:rPr>
                <w:rFonts w:ascii="Arial" w:hAnsi="Arial" w:cs="Arial"/>
                <w:sz w:val="20"/>
                <w:szCs w:val="20"/>
              </w:rPr>
            </w:pPr>
            <w:r w:rsidRPr="00697DD9">
              <w:rPr>
                <w:rFonts w:ascii="Arial" w:hAnsi="Arial" w:cs="Arial"/>
                <w:sz w:val="20"/>
                <w:szCs w:val="20"/>
              </w:rPr>
              <w:t>KT</w:t>
            </w:r>
          </w:p>
        </w:tc>
        <w:tc>
          <w:tcPr>
            <w:tcW w:w="2476" w:type="pct"/>
            <w:vAlign w:val="center"/>
          </w:tcPr>
          <w:p w14:paraId="3E60A0CA"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C052B12" w14:textId="77777777" w:rsidR="00F50AC2" w:rsidRPr="00697DD9" w:rsidRDefault="00F50AC2" w:rsidP="004D3221">
            <w:pPr>
              <w:rPr>
                <w:rFonts w:ascii="Arial" w:hAnsi="Arial" w:cs="Arial"/>
                <w:sz w:val="20"/>
                <w:szCs w:val="20"/>
              </w:rPr>
            </w:pPr>
          </w:p>
        </w:tc>
      </w:tr>
      <w:tr w:rsidR="00F50AC2" w:rsidRPr="00697DD9" w14:paraId="06EF0AF2" w14:textId="77777777" w:rsidTr="004D3221">
        <w:trPr>
          <w:trHeight w:val="20"/>
          <w:jc w:val="center"/>
        </w:trPr>
        <w:tc>
          <w:tcPr>
            <w:tcW w:w="362" w:type="pct"/>
            <w:vAlign w:val="center"/>
          </w:tcPr>
          <w:p w14:paraId="1E2A010B" w14:textId="77777777" w:rsidR="00F50AC2" w:rsidRPr="00697DD9" w:rsidRDefault="00F50AC2" w:rsidP="004D3221">
            <w:pPr>
              <w:rPr>
                <w:rFonts w:ascii="Arial" w:hAnsi="Arial" w:cs="Arial"/>
                <w:sz w:val="20"/>
                <w:szCs w:val="20"/>
              </w:rPr>
            </w:pPr>
            <w:r w:rsidRPr="00697DD9">
              <w:rPr>
                <w:rFonts w:ascii="Arial" w:hAnsi="Arial" w:cs="Arial"/>
                <w:sz w:val="20"/>
                <w:szCs w:val="20"/>
              </w:rPr>
              <w:t>KU</w:t>
            </w:r>
          </w:p>
        </w:tc>
        <w:tc>
          <w:tcPr>
            <w:tcW w:w="2476" w:type="pct"/>
            <w:vAlign w:val="center"/>
          </w:tcPr>
          <w:p w14:paraId="4C76B92B"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1AA8CFA" w14:textId="77777777" w:rsidR="00F50AC2" w:rsidRPr="00697DD9" w:rsidRDefault="00F50AC2" w:rsidP="004D3221">
            <w:pPr>
              <w:rPr>
                <w:rFonts w:ascii="Arial" w:hAnsi="Arial" w:cs="Arial"/>
                <w:sz w:val="20"/>
                <w:szCs w:val="20"/>
              </w:rPr>
            </w:pPr>
          </w:p>
        </w:tc>
      </w:tr>
      <w:tr w:rsidR="00F50AC2" w:rsidRPr="00697DD9" w14:paraId="501DBACE" w14:textId="77777777" w:rsidTr="004D3221">
        <w:trPr>
          <w:trHeight w:val="20"/>
          <w:jc w:val="center"/>
        </w:trPr>
        <w:tc>
          <w:tcPr>
            <w:tcW w:w="362" w:type="pct"/>
            <w:vAlign w:val="center"/>
          </w:tcPr>
          <w:p w14:paraId="1B839B45" w14:textId="77777777" w:rsidR="00F50AC2" w:rsidRPr="00697DD9" w:rsidRDefault="00F50AC2" w:rsidP="004D3221">
            <w:pPr>
              <w:rPr>
                <w:rFonts w:ascii="Arial" w:hAnsi="Arial" w:cs="Arial"/>
                <w:sz w:val="20"/>
                <w:szCs w:val="20"/>
              </w:rPr>
            </w:pPr>
            <w:r w:rsidRPr="00697DD9">
              <w:rPr>
                <w:rFonts w:ascii="Arial" w:hAnsi="Arial" w:cs="Arial"/>
                <w:sz w:val="20"/>
                <w:szCs w:val="20"/>
              </w:rPr>
              <w:t>KV</w:t>
            </w:r>
          </w:p>
        </w:tc>
        <w:tc>
          <w:tcPr>
            <w:tcW w:w="2476" w:type="pct"/>
            <w:vAlign w:val="center"/>
          </w:tcPr>
          <w:p w14:paraId="22E856C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65543FA" w14:textId="77777777" w:rsidR="00F50AC2" w:rsidRPr="00697DD9" w:rsidRDefault="00F50AC2" w:rsidP="004D3221">
            <w:pPr>
              <w:rPr>
                <w:rFonts w:ascii="Arial" w:hAnsi="Arial" w:cs="Arial"/>
                <w:sz w:val="20"/>
                <w:szCs w:val="20"/>
              </w:rPr>
            </w:pPr>
          </w:p>
        </w:tc>
      </w:tr>
      <w:tr w:rsidR="00F50AC2" w:rsidRPr="00697DD9" w14:paraId="77CC498C" w14:textId="77777777" w:rsidTr="004D3221">
        <w:trPr>
          <w:trHeight w:val="20"/>
          <w:jc w:val="center"/>
        </w:trPr>
        <w:tc>
          <w:tcPr>
            <w:tcW w:w="362" w:type="pct"/>
            <w:vAlign w:val="center"/>
          </w:tcPr>
          <w:p w14:paraId="1F943F10" w14:textId="77777777" w:rsidR="00F50AC2" w:rsidRPr="00697DD9" w:rsidRDefault="00F50AC2" w:rsidP="004D3221">
            <w:pPr>
              <w:rPr>
                <w:rFonts w:ascii="Arial" w:hAnsi="Arial" w:cs="Arial"/>
                <w:sz w:val="20"/>
                <w:szCs w:val="20"/>
              </w:rPr>
            </w:pPr>
            <w:r w:rsidRPr="00697DD9">
              <w:rPr>
                <w:rFonts w:ascii="Arial" w:hAnsi="Arial" w:cs="Arial"/>
                <w:sz w:val="20"/>
                <w:szCs w:val="20"/>
              </w:rPr>
              <w:t>KW</w:t>
            </w:r>
          </w:p>
        </w:tc>
        <w:tc>
          <w:tcPr>
            <w:tcW w:w="2476" w:type="pct"/>
            <w:vAlign w:val="center"/>
          </w:tcPr>
          <w:p w14:paraId="1544149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FD5CAA7" w14:textId="77777777" w:rsidR="00F50AC2" w:rsidRPr="00697DD9" w:rsidRDefault="00F50AC2" w:rsidP="004D3221">
            <w:pPr>
              <w:rPr>
                <w:rFonts w:ascii="Arial" w:hAnsi="Arial" w:cs="Arial"/>
                <w:sz w:val="20"/>
                <w:szCs w:val="20"/>
              </w:rPr>
            </w:pPr>
          </w:p>
        </w:tc>
      </w:tr>
      <w:tr w:rsidR="00F50AC2" w:rsidRPr="00697DD9" w14:paraId="3EBD977B" w14:textId="77777777" w:rsidTr="004D3221">
        <w:trPr>
          <w:trHeight w:val="20"/>
          <w:jc w:val="center"/>
        </w:trPr>
        <w:tc>
          <w:tcPr>
            <w:tcW w:w="362" w:type="pct"/>
            <w:vAlign w:val="center"/>
          </w:tcPr>
          <w:p w14:paraId="732E7AD0" w14:textId="77777777" w:rsidR="00F50AC2" w:rsidRPr="00697DD9" w:rsidRDefault="00F50AC2" w:rsidP="004D3221">
            <w:pPr>
              <w:rPr>
                <w:rFonts w:ascii="Arial" w:hAnsi="Arial" w:cs="Arial"/>
                <w:sz w:val="20"/>
                <w:szCs w:val="20"/>
              </w:rPr>
            </w:pPr>
            <w:r w:rsidRPr="00697DD9">
              <w:rPr>
                <w:rFonts w:ascii="Arial" w:hAnsi="Arial" w:cs="Arial"/>
                <w:sz w:val="20"/>
                <w:szCs w:val="20"/>
              </w:rPr>
              <w:t>KX</w:t>
            </w:r>
          </w:p>
        </w:tc>
        <w:tc>
          <w:tcPr>
            <w:tcW w:w="2476" w:type="pct"/>
            <w:vAlign w:val="center"/>
          </w:tcPr>
          <w:p w14:paraId="592A809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E94D509" w14:textId="77777777" w:rsidR="00F50AC2" w:rsidRPr="00697DD9" w:rsidRDefault="00F50AC2" w:rsidP="004D3221">
            <w:pPr>
              <w:rPr>
                <w:rFonts w:ascii="Arial" w:hAnsi="Arial" w:cs="Arial"/>
                <w:sz w:val="20"/>
                <w:szCs w:val="20"/>
              </w:rPr>
            </w:pPr>
          </w:p>
        </w:tc>
      </w:tr>
      <w:tr w:rsidR="00F50AC2" w:rsidRPr="00697DD9" w14:paraId="7B77593C" w14:textId="77777777" w:rsidTr="004D3221">
        <w:trPr>
          <w:trHeight w:val="20"/>
          <w:jc w:val="center"/>
        </w:trPr>
        <w:tc>
          <w:tcPr>
            <w:tcW w:w="362" w:type="pct"/>
            <w:vAlign w:val="center"/>
          </w:tcPr>
          <w:p w14:paraId="0A692207" w14:textId="77777777" w:rsidR="00F50AC2" w:rsidRPr="00697DD9" w:rsidRDefault="00F50AC2" w:rsidP="004D3221">
            <w:pPr>
              <w:rPr>
                <w:rFonts w:ascii="Arial" w:hAnsi="Arial" w:cs="Arial"/>
                <w:sz w:val="20"/>
                <w:szCs w:val="20"/>
              </w:rPr>
            </w:pPr>
            <w:r w:rsidRPr="00697DD9">
              <w:rPr>
                <w:rFonts w:ascii="Arial" w:hAnsi="Arial" w:cs="Arial"/>
                <w:sz w:val="20"/>
                <w:szCs w:val="20"/>
              </w:rPr>
              <w:t>KY</w:t>
            </w:r>
          </w:p>
        </w:tc>
        <w:tc>
          <w:tcPr>
            <w:tcW w:w="2476" w:type="pct"/>
            <w:vAlign w:val="center"/>
          </w:tcPr>
          <w:p w14:paraId="7E4B1FE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3151946" w14:textId="77777777" w:rsidR="00F50AC2" w:rsidRPr="00697DD9" w:rsidRDefault="00F50AC2" w:rsidP="004D3221">
            <w:pPr>
              <w:rPr>
                <w:rFonts w:ascii="Arial" w:hAnsi="Arial" w:cs="Arial"/>
                <w:sz w:val="20"/>
                <w:szCs w:val="20"/>
              </w:rPr>
            </w:pPr>
          </w:p>
        </w:tc>
      </w:tr>
      <w:tr w:rsidR="00F50AC2" w:rsidRPr="00697DD9" w14:paraId="08EDC64F" w14:textId="77777777" w:rsidTr="004D3221">
        <w:trPr>
          <w:trHeight w:val="20"/>
          <w:jc w:val="center"/>
        </w:trPr>
        <w:tc>
          <w:tcPr>
            <w:tcW w:w="362" w:type="pct"/>
            <w:vAlign w:val="center"/>
          </w:tcPr>
          <w:p w14:paraId="2CA74597" w14:textId="77777777" w:rsidR="00F50AC2" w:rsidRPr="00697DD9" w:rsidRDefault="00F50AC2" w:rsidP="004D3221">
            <w:pPr>
              <w:rPr>
                <w:rFonts w:ascii="Arial" w:hAnsi="Arial" w:cs="Arial"/>
                <w:sz w:val="20"/>
                <w:szCs w:val="20"/>
              </w:rPr>
            </w:pPr>
            <w:r w:rsidRPr="00697DD9">
              <w:rPr>
                <w:rFonts w:ascii="Arial" w:hAnsi="Arial" w:cs="Arial"/>
                <w:sz w:val="20"/>
                <w:szCs w:val="20"/>
              </w:rPr>
              <w:t>KZ</w:t>
            </w:r>
          </w:p>
        </w:tc>
        <w:tc>
          <w:tcPr>
            <w:tcW w:w="2476" w:type="pct"/>
            <w:vAlign w:val="center"/>
          </w:tcPr>
          <w:p w14:paraId="28256FD3"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3F3FAD72" w14:textId="77777777" w:rsidR="00F50AC2" w:rsidRPr="00697DD9" w:rsidRDefault="00F50AC2" w:rsidP="004D3221">
            <w:pPr>
              <w:rPr>
                <w:rFonts w:ascii="Arial" w:hAnsi="Arial" w:cs="Arial"/>
                <w:sz w:val="20"/>
                <w:szCs w:val="20"/>
              </w:rPr>
            </w:pPr>
          </w:p>
        </w:tc>
      </w:tr>
      <w:tr w:rsidR="00F50AC2" w:rsidRPr="007E21CD" w14:paraId="2A51132C" w14:textId="77777777" w:rsidTr="004D3221">
        <w:trPr>
          <w:trHeight w:val="20"/>
          <w:jc w:val="center"/>
        </w:trPr>
        <w:tc>
          <w:tcPr>
            <w:tcW w:w="362" w:type="pct"/>
            <w:vAlign w:val="center"/>
          </w:tcPr>
          <w:p w14:paraId="24DD7AA6" w14:textId="77777777" w:rsidR="00F50AC2" w:rsidRPr="00697DD9" w:rsidRDefault="00F50AC2" w:rsidP="004D3221">
            <w:pPr>
              <w:rPr>
                <w:sz w:val="20"/>
                <w:szCs w:val="20"/>
              </w:rPr>
            </w:pPr>
          </w:p>
        </w:tc>
        <w:tc>
          <w:tcPr>
            <w:tcW w:w="2476" w:type="pct"/>
            <w:vAlign w:val="center"/>
          </w:tcPr>
          <w:p w14:paraId="5FB703C0" w14:textId="77777777" w:rsidR="00F50AC2" w:rsidRPr="00D342C1" w:rsidRDefault="00F50AC2" w:rsidP="004D3221">
            <w:pPr>
              <w:rPr>
                <w:b/>
                <w:sz w:val="20"/>
                <w:szCs w:val="20"/>
                <w:lang w:val="en-US"/>
              </w:rPr>
            </w:pPr>
          </w:p>
        </w:tc>
        <w:tc>
          <w:tcPr>
            <w:tcW w:w="2162" w:type="pct"/>
            <w:vAlign w:val="center"/>
          </w:tcPr>
          <w:p w14:paraId="0B17C79A" w14:textId="77777777" w:rsidR="00F50AC2" w:rsidRPr="007E21CD" w:rsidRDefault="00F50AC2" w:rsidP="004D3221">
            <w:pPr>
              <w:rPr>
                <w:sz w:val="20"/>
                <w:szCs w:val="20"/>
                <w:lang w:val="en-US"/>
              </w:rPr>
            </w:pPr>
          </w:p>
        </w:tc>
      </w:tr>
      <w:tr w:rsidR="00F50AC2" w:rsidRPr="00FD2611" w14:paraId="602619BC" w14:textId="77777777" w:rsidTr="004D3221">
        <w:trPr>
          <w:trHeight w:val="20"/>
          <w:jc w:val="center"/>
        </w:trPr>
        <w:tc>
          <w:tcPr>
            <w:tcW w:w="5000" w:type="pct"/>
            <w:gridSpan w:val="3"/>
            <w:vAlign w:val="center"/>
          </w:tcPr>
          <w:p w14:paraId="0359499E" w14:textId="77777777" w:rsidR="00F50AC2" w:rsidRDefault="00F50AC2" w:rsidP="004D3221">
            <w:pPr>
              <w:rPr>
                <w:rFonts w:ascii="Arial" w:hAnsi="Arial" w:cs="Arial"/>
                <w:b/>
                <w:sz w:val="20"/>
                <w:szCs w:val="20"/>
                <w:lang w:val="en-US"/>
              </w:rPr>
            </w:pPr>
            <w:r w:rsidRPr="00D342C1">
              <w:rPr>
                <w:rFonts w:ascii="Arial" w:hAnsi="Arial" w:cs="Arial"/>
                <w:b/>
                <w:sz w:val="20"/>
                <w:szCs w:val="20"/>
                <w:lang w:val="en-US"/>
              </w:rPr>
              <w:t>Main class M</w:t>
            </w:r>
          </w:p>
          <w:p w14:paraId="1369E295" w14:textId="77777777" w:rsidR="00F50AC2" w:rsidRPr="007E21CD" w:rsidRDefault="00F50AC2" w:rsidP="004D3221">
            <w:pPr>
              <w:rPr>
                <w:sz w:val="20"/>
                <w:szCs w:val="20"/>
                <w:lang w:val="en-US"/>
              </w:rPr>
            </w:pPr>
            <w:r w:rsidRPr="00D342C1">
              <w:rPr>
                <w:rFonts w:ascii="Arial" w:hAnsi="Arial" w:cs="Arial"/>
                <w:b/>
                <w:sz w:val="20"/>
                <w:szCs w:val="20"/>
                <w:lang w:val="en-US"/>
              </w:rPr>
              <w:t>Providing mechanical energy (rotational or linear mechanical motion) for driving purposes</w:t>
            </w:r>
          </w:p>
        </w:tc>
      </w:tr>
      <w:tr w:rsidR="00F50AC2" w:rsidRPr="007E21CD" w14:paraId="47E2C57F" w14:textId="77777777" w:rsidTr="004D3221">
        <w:trPr>
          <w:trHeight w:val="20"/>
          <w:jc w:val="center"/>
        </w:trPr>
        <w:tc>
          <w:tcPr>
            <w:tcW w:w="362" w:type="pct"/>
            <w:vAlign w:val="center"/>
          </w:tcPr>
          <w:p w14:paraId="30B63690"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5957F00D"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1DA11657"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7E21CD" w14:paraId="08296E23" w14:textId="77777777" w:rsidTr="004D3221">
        <w:trPr>
          <w:trHeight w:val="20"/>
          <w:jc w:val="center"/>
        </w:trPr>
        <w:tc>
          <w:tcPr>
            <w:tcW w:w="362" w:type="pct"/>
            <w:vAlign w:val="center"/>
          </w:tcPr>
          <w:p w14:paraId="61BF7453" w14:textId="77777777" w:rsidR="00F50AC2" w:rsidRPr="00697DD9" w:rsidRDefault="00F50AC2" w:rsidP="004D3221">
            <w:pPr>
              <w:rPr>
                <w:rFonts w:ascii="Arial" w:hAnsi="Arial" w:cs="Arial"/>
                <w:sz w:val="20"/>
                <w:szCs w:val="20"/>
              </w:rPr>
            </w:pPr>
            <w:r w:rsidRPr="00697DD9">
              <w:rPr>
                <w:rFonts w:ascii="Arial" w:hAnsi="Arial" w:cs="Arial"/>
                <w:sz w:val="20"/>
                <w:szCs w:val="20"/>
              </w:rPr>
              <w:t>MA</w:t>
            </w:r>
          </w:p>
        </w:tc>
        <w:tc>
          <w:tcPr>
            <w:tcW w:w="2476" w:type="pct"/>
            <w:vAlign w:val="center"/>
          </w:tcPr>
          <w:p w14:paraId="08DE702B" w14:textId="77777777" w:rsidR="00F50AC2" w:rsidRPr="00697DD9" w:rsidRDefault="00F50AC2" w:rsidP="004D3221">
            <w:pPr>
              <w:rPr>
                <w:rFonts w:ascii="Arial" w:hAnsi="Arial" w:cs="Arial"/>
                <w:sz w:val="20"/>
                <w:szCs w:val="20"/>
              </w:rPr>
            </w:pPr>
            <w:r w:rsidRPr="00697DD9">
              <w:rPr>
                <w:rFonts w:ascii="Arial" w:hAnsi="Arial" w:cs="Arial"/>
                <w:sz w:val="20"/>
                <w:szCs w:val="20"/>
              </w:rPr>
              <w:t>Driving by electromagnetic force</w:t>
            </w:r>
          </w:p>
        </w:tc>
        <w:tc>
          <w:tcPr>
            <w:tcW w:w="2162" w:type="pct"/>
            <w:vAlign w:val="center"/>
          </w:tcPr>
          <w:p w14:paraId="5881D732" w14:textId="77777777" w:rsidR="00F50AC2" w:rsidRPr="00697DD9" w:rsidRDefault="00F50AC2" w:rsidP="004D3221">
            <w:pPr>
              <w:rPr>
                <w:rFonts w:ascii="Arial" w:hAnsi="Arial" w:cs="Arial"/>
                <w:sz w:val="20"/>
                <w:szCs w:val="20"/>
              </w:rPr>
            </w:pPr>
            <w:r w:rsidRPr="00697DD9">
              <w:rPr>
                <w:rFonts w:ascii="Arial" w:hAnsi="Arial" w:cs="Arial"/>
                <w:sz w:val="20"/>
                <w:szCs w:val="20"/>
              </w:rPr>
              <w:t>Electric motor, linear motor</w:t>
            </w:r>
          </w:p>
        </w:tc>
      </w:tr>
      <w:tr w:rsidR="00F50AC2" w:rsidRPr="007E21CD" w14:paraId="4139EA88" w14:textId="77777777" w:rsidTr="004D3221">
        <w:trPr>
          <w:trHeight w:val="20"/>
          <w:jc w:val="center"/>
        </w:trPr>
        <w:tc>
          <w:tcPr>
            <w:tcW w:w="362" w:type="pct"/>
            <w:vAlign w:val="center"/>
          </w:tcPr>
          <w:p w14:paraId="3872E771" w14:textId="77777777" w:rsidR="00F50AC2" w:rsidRPr="00697DD9" w:rsidRDefault="00F50AC2" w:rsidP="004D3221">
            <w:pPr>
              <w:rPr>
                <w:rFonts w:ascii="Arial" w:hAnsi="Arial" w:cs="Arial"/>
                <w:sz w:val="20"/>
                <w:szCs w:val="20"/>
              </w:rPr>
            </w:pPr>
            <w:r w:rsidRPr="00697DD9">
              <w:rPr>
                <w:rFonts w:ascii="Arial" w:hAnsi="Arial" w:cs="Arial"/>
                <w:sz w:val="20"/>
                <w:szCs w:val="20"/>
              </w:rPr>
              <w:t>MB</w:t>
            </w:r>
          </w:p>
        </w:tc>
        <w:tc>
          <w:tcPr>
            <w:tcW w:w="2476" w:type="pct"/>
            <w:vAlign w:val="center"/>
          </w:tcPr>
          <w:p w14:paraId="2B25B2C4" w14:textId="77777777" w:rsidR="00F50AC2" w:rsidRPr="00697DD9" w:rsidRDefault="00F50AC2" w:rsidP="004D3221">
            <w:pPr>
              <w:rPr>
                <w:rFonts w:ascii="Arial" w:hAnsi="Arial" w:cs="Arial"/>
                <w:sz w:val="20"/>
                <w:szCs w:val="20"/>
              </w:rPr>
            </w:pPr>
            <w:r w:rsidRPr="00697DD9">
              <w:rPr>
                <w:rFonts w:ascii="Arial" w:hAnsi="Arial" w:cs="Arial"/>
                <w:sz w:val="20"/>
                <w:szCs w:val="20"/>
              </w:rPr>
              <w:t>Driving by magnetic force</w:t>
            </w:r>
          </w:p>
        </w:tc>
        <w:tc>
          <w:tcPr>
            <w:tcW w:w="2162" w:type="pct"/>
            <w:vAlign w:val="center"/>
          </w:tcPr>
          <w:p w14:paraId="6047E570" w14:textId="77777777" w:rsidR="00F50AC2" w:rsidRPr="00697DD9" w:rsidRDefault="00F50AC2" w:rsidP="004D3221">
            <w:pPr>
              <w:rPr>
                <w:rFonts w:ascii="Arial" w:hAnsi="Arial" w:cs="Arial"/>
                <w:sz w:val="20"/>
                <w:szCs w:val="20"/>
              </w:rPr>
            </w:pPr>
            <w:r w:rsidRPr="00697DD9">
              <w:rPr>
                <w:rFonts w:ascii="Arial" w:hAnsi="Arial" w:cs="Arial"/>
                <w:sz w:val="20"/>
                <w:szCs w:val="20"/>
              </w:rPr>
              <w:t>Actuating coil, actuator, electromagnet</w:t>
            </w:r>
          </w:p>
        </w:tc>
      </w:tr>
      <w:tr w:rsidR="00F50AC2" w:rsidRPr="007E21CD" w14:paraId="73E79744" w14:textId="77777777" w:rsidTr="004D3221">
        <w:trPr>
          <w:trHeight w:val="20"/>
          <w:jc w:val="center"/>
        </w:trPr>
        <w:tc>
          <w:tcPr>
            <w:tcW w:w="362" w:type="pct"/>
            <w:vAlign w:val="center"/>
          </w:tcPr>
          <w:p w14:paraId="65E72C03" w14:textId="77777777" w:rsidR="00F50AC2" w:rsidRPr="00697DD9" w:rsidRDefault="00F50AC2" w:rsidP="004D3221">
            <w:pPr>
              <w:rPr>
                <w:rFonts w:ascii="Arial" w:hAnsi="Arial" w:cs="Arial"/>
                <w:sz w:val="20"/>
                <w:szCs w:val="20"/>
              </w:rPr>
            </w:pPr>
            <w:r w:rsidRPr="00697DD9">
              <w:rPr>
                <w:rFonts w:ascii="Arial" w:hAnsi="Arial" w:cs="Arial"/>
                <w:sz w:val="20"/>
                <w:szCs w:val="20"/>
              </w:rPr>
              <w:t>MC</w:t>
            </w:r>
          </w:p>
        </w:tc>
        <w:tc>
          <w:tcPr>
            <w:tcW w:w="2476" w:type="pct"/>
            <w:vAlign w:val="center"/>
          </w:tcPr>
          <w:p w14:paraId="7090494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A59037C" w14:textId="77777777" w:rsidR="00F50AC2" w:rsidRPr="00697DD9" w:rsidRDefault="00F50AC2" w:rsidP="004D3221">
            <w:pPr>
              <w:rPr>
                <w:rFonts w:ascii="Arial" w:hAnsi="Arial" w:cs="Arial"/>
                <w:sz w:val="20"/>
                <w:szCs w:val="20"/>
              </w:rPr>
            </w:pPr>
          </w:p>
        </w:tc>
      </w:tr>
      <w:tr w:rsidR="00F50AC2" w:rsidRPr="007E21CD" w14:paraId="3B66F369" w14:textId="77777777" w:rsidTr="004D3221">
        <w:trPr>
          <w:trHeight w:val="20"/>
          <w:jc w:val="center"/>
        </w:trPr>
        <w:tc>
          <w:tcPr>
            <w:tcW w:w="362" w:type="pct"/>
            <w:vAlign w:val="center"/>
          </w:tcPr>
          <w:p w14:paraId="16A30923" w14:textId="77777777" w:rsidR="00F50AC2" w:rsidRPr="00697DD9" w:rsidRDefault="00F50AC2" w:rsidP="004D3221">
            <w:pPr>
              <w:rPr>
                <w:rFonts w:ascii="Arial" w:hAnsi="Arial" w:cs="Arial"/>
                <w:sz w:val="20"/>
                <w:szCs w:val="20"/>
              </w:rPr>
            </w:pPr>
            <w:r w:rsidRPr="00697DD9">
              <w:rPr>
                <w:rFonts w:ascii="Arial" w:hAnsi="Arial" w:cs="Arial"/>
                <w:sz w:val="20"/>
                <w:szCs w:val="20"/>
              </w:rPr>
              <w:t>MD</w:t>
            </w:r>
          </w:p>
        </w:tc>
        <w:tc>
          <w:tcPr>
            <w:tcW w:w="2476" w:type="pct"/>
            <w:vAlign w:val="center"/>
          </w:tcPr>
          <w:p w14:paraId="07A239E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5939FD0" w14:textId="77777777" w:rsidR="00F50AC2" w:rsidRPr="00697DD9" w:rsidRDefault="00F50AC2" w:rsidP="004D3221">
            <w:pPr>
              <w:rPr>
                <w:rFonts w:ascii="Arial" w:hAnsi="Arial" w:cs="Arial"/>
                <w:sz w:val="20"/>
                <w:szCs w:val="20"/>
              </w:rPr>
            </w:pPr>
          </w:p>
        </w:tc>
      </w:tr>
      <w:tr w:rsidR="00F50AC2" w:rsidRPr="007E21CD" w14:paraId="422E91CB" w14:textId="77777777" w:rsidTr="004D3221">
        <w:trPr>
          <w:trHeight w:val="20"/>
          <w:jc w:val="center"/>
        </w:trPr>
        <w:tc>
          <w:tcPr>
            <w:tcW w:w="362" w:type="pct"/>
            <w:vAlign w:val="center"/>
          </w:tcPr>
          <w:p w14:paraId="7794DEEE" w14:textId="77777777" w:rsidR="00F50AC2" w:rsidRPr="00697DD9" w:rsidRDefault="00F50AC2" w:rsidP="004D3221">
            <w:pPr>
              <w:rPr>
                <w:rFonts w:ascii="Arial" w:hAnsi="Arial" w:cs="Arial"/>
                <w:sz w:val="20"/>
                <w:szCs w:val="20"/>
              </w:rPr>
            </w:pPr>
            <w:r w:rsidRPr="00697DD9">
              <w:rPr>
                <w:rFonts w:ascii="Arial" w:hAnsi="Arial" w:cs="Arial"/>
                <w:sz w:val="20"/>
                <w:szCs w:val="20"/>
              </w:rPr>
              <w:t>ME</w:t>
            </w:r>
          </w:p>
        </w:tc>
        <w:tc>
          <w:tcPr>
            <w:tcW w:w="2476" w:type="pct"/>
            <w:vAlign w:val="center"/>
          </w:tcPr>
          <w:p w14:paraId="25393DD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006DBE5" w14:textId="77777777" w:rsidR="00F50AC2" w:rsidRPr="00697DD9" w:rsidRDefault="00F50AC2" w:rsidP="004D3221">
            <w:pPr>
              <w:rPr>
                <w:rFonts w:ascii="Arial" w:hAnsi="Arial" w:cs="Arial"/>
                <w:sz w:val="20"/>
                <w:szCs w:val="20"/>
              </w:rPr>
            </w:pPr>
          </w:p>
        </w:tc>
      </w:tr>
      <w:tr w:rsidR="00F50AC2" w:rsidRPr="007E21CD" w14:paraId="12EFA228" w14:textId="77777777" w:rsidTr="004D3221">
        <w:trPr>
          <w:trHeight w:val="20"/>
          <w:jc w:val="center"/>
        </w:trPr>
        <w:tc>
          <w:tcPr>
            <w:tcW w:w="362" w:type="pct"/>
            <w:vAlign w:val="center"/>
          </w:tcPr>
          <w:p w14:paraId="0F9BFC08" w14:textId="77777777" w:rsidR="00F50AC2" w:rsidRPr="00697DD9" w:rsidRDefault="00F50AC2" w:rsidP="004D3221">
            <w:pPr>
              <w:rPr>
                <w:rFonts w:ascii="Arial" w:hAnsi="Arial" w:cs="Arial"/>
                <w:sz w:val="20"/>
                <w:szCs w:val="20"/>
              </w:rPr>
            </w:pPr>
            <w:r w:rsidRPr="00697DD9">
              <w:rPr>
                <w:rFonts w:ascii="Arial" w:hAnsi="Arial" w:cs="Arial"/>
                <w:sz w:val="20"/>
                <w:szCs w:val="20"/>
              </w:rPr>
              <w:t>MF</w:t>
            </w:r>
          </w:p>
        </w:tc>
        <w:tc>
          <w:tcPr>
            <w:tcW w:w="2476" w:type="pct"/>
            <w:vAlign w:val="center"/>
          </w:tcPr>
          <w:p w14:paraId="6E2065D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BF0E0DE" w14:textId="77777777" w:rsidR="00F50AC2" w:rsidRPr="00697DD9" w:rsidRDefault="00F50AC2" w:rsidP="004D3221">
            <w:pPr>
              <w:rPr>
                <w:rFonts w:ascii="Arial" w:hAnsi="Arial" w:cs="Arial"/>
                <w:sz w:val="20"/>
                <w:szCs w:val="20"/>
              </w:rPr>
            </w:pPr>
          </w:p>
        </w:tc>
      </w:tr>
      <w:tr w:rsidR="00F50AC2" w:rsidRPr="007E21CD" w14:paraId="0E3BA199" w14:textId="77777777" w:rsidTr="004D3221">
        <w:trPr>
          <w:trHeight w:val="20"/>
          <w:jc w:val="center"/>
        </w:trPr>
        <w:tc>
          <w:tcPr>
            <w:tcW w:w="362" w:type="pct"/>
            <w:vAlign w:val="center"/>
          </w:tcPr>
          <w:p w14:paraId="0E2C959A" w14:textId="77777777" w:rsidR="00F50AC2" w:rsidRPr="00697DD9" w:rsidRDefault="00F50AC2" w:rsidP="004D3221">
            <w:pPr>
              <w:rPr>
                <w:rFonts w:ascii="Arial" w:hAnsi="Arial" w:cs="Arial"/>
                <w:sz w:val="20"/>
                <w:szCs w:val="20"/>
              </w:rPr>
            </w:pPr>
            <w:r w:rsidRPr="00697DD9">
              <w:rPr>
                <w:rFonts w:ascii="Arial" w:hAnsi="Arial" w:cs="Arial"/>
                <w:sz w:val="20"/>
                <w:szCs w:val="20"/>
              </w:rPr>
              <w:t>MG</w:t>
            </w:r>
          </w:p>
        </w:tc>
        <w:tc>
          <w:tcPr>
            <w:tcW w:w="2476" w:type="pct"/>
            <w:vAlign w:val="center"/>
          </w:tcPr>
          <w:p w14:paraId="5F73E9D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CDEE672" w14:textId="77777777" w:rsidR="00F50AC2" w:rsidRPr="00697DD9" w:rsidRDefault="00F50AC2" w:rsidP="004D3221">
            <w:pPr>
              <w:rPr>
                <w:rFonts w:ascii="Arial" w:hAnsi="Arial" w:cs="Arial"/>
                <w:sz w:val="20"/>
                <w:szCs w:val="20"/>
              </w:rPr>
            </w:pPr>
          </w:p>
        </w:tc>
      </w:tr>
      <w:tr w:rsidR="00F50AC2" w:rsidRPr="007E21CD" w14:paraId="1DA2BDBB" w14:textId="77777777" w:rsidTr="004D3221">
        <w:trPr>
          <w:trHeight w:val="20"/>
          <w:jc w:val="center"/>
        </w:trPr>
        <w:tc>
          <w:tcPr>
            <w:tcW w:w="362" w:type="pct"/>
            <w:vAlign w:val="center"/>
          </w:tcPr>
          <w:p w14:paraId="20B31990" w14:textId="77777777" w:rsidR="00F50AC2" w:rsidRPr="00697DD9" w:rsidRDefault="00F50AC2" w:rsidP="004D3221">
            <w:pPr>
              <w:rPr>
                <w:rFonts w:ascii="Arial" w:hAnsi="Arial" w:cs="Arial"/>
                <w:sz w:val="20"/>
                <w:szCs w:val="20"/>
              </w:rPr>
            </w:pPr>
            <w:r w:rsidRPr="00697DD9">
              <w:rPr>
                <w:rFonts w:ascii="Arial" w:hAnsi="Arial" w:cs="Arial"/>
                <w:sz w:val="20"/>
                <w:szCs w:val="20"/>
              </w:rPr>
              <w:t>MH</w:t>
            </w:r>
          </w:p>
        </w:tc>
        <w:tc>
          <w:tcPr>
            <w:tcW w:w="2476" w:type="pct"/>
            <w:vAlign w:val="center"/>
          </w:tcPr>
          <w:p w14:paraId="11E87EE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F586837" w14:textId="77777777" w:rsidR="00F50AC2" w:rsidRPr="00697DD9" w:rsidRDefault="00F50AC2" w:rsidP="004D3221">
            <w:pPr>
              <w:rPr>
                <w:rFonts w:ascii="Arial" w:hAnsi="Arial" w:cs="Arial"/>
                <w:sz w:val="20"/>
                <w:szCs w:val="20"/>
              </w:rPr>
            </w:pPr>
          </w:p>
        </w:tc>
      </w:tr>
      <w:tr w:rsidR="00F50AC2" w:rsidRPr="007E21CD" w14:paraId="25BBBE54" w14:textId="77777777" w:rsidTr="004D3221">
        <w:trPr>
          <w:trHeight w:val="20"/>
          <w:jc w:val="center"/>
        </w:trPr>
        <w:tc>
          <w:tcPr>
            <w:tcW w:w="362" w:type="pct"/>
            <w:vAlign w:val="center"/>
          </w:tcPr>
          <w:p w14:paraId="075567CF" w14:textId="77777777" w:rsidR="00F50AC2" w:rsidRPr="00697DD9" w:rsidRDefault="00F50AC2" w:rsidP="004D3221">
            <w:pPr>
              <w:rPr>
                <w:rFonts w:ascii="Arial" w:hAnsi="Arial" w:cs="Arial"/>
                <w:sz w:val="20"/>
                <w:szCs w:val="20"/>
              </w:rPr>
            </w:pPr>
            <w:r w:rsidRPr="00697DD9">
              <w:rPr>
                <w:rFonts w:ascii="Arial" w:hAnsi="Arial" w:cs="Arial"/>
                <w:sz w:val="20"/>
                <w:szCs w:val="20"/>
              </w:rPr>
              <w:t>MJ</w:t>
            </w:r>
          </w:p>
        </w:tc>
        <w:tc>
          <w:tcPr>
            <w:tcW w:w="2476" w:type="pct"/>
            <w:vAlign w:val="center"/>
          </w:tcPr>
          <w:p w14:paraId="727C1E8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EAB1E72" w14:textId="77777777" w:rsidR="00F50AC2" w:rsidRPr="00697DD9" w:rsidRDefault="00F50AC2" w:rsidP="004D3221">
            <w:pPr>
              <w:rPr>
                <w:rFonts w:ascii="Arial" w:hAnsi="Arial" w:cs="Arial"/>
                <w:sz w:val="20"/>
                <w:szCs w:val="20"/>
              </w:rPr>
            </w:pPr>
          </w:p>
        </w:tc>
      </w:tr>
      <w:tr w:rsidR="00F50AC2" w:rsidRPr="007E21CD" w14:paraId="75D920D9" w14:textId="77777777" w:rsidTr="004D3221">
        <w:trPr>
          <w:trHeight w:val="20"/>
          <w:jc w:val="center"/>
        </w:trPr>
        <w:tc>
          <w:tcPr>
            <w:tcW w:w="362" w:type="pct"/>
            <w:vAlign w:val="center"/>
          </w:tcPr>
          <w:p w14:paraId="2E8157DC" w14:textId="77777777" w:rsidR="00F50AC2" w:rsidRPr="00697DD9" w:rsidRDefault="00F50AC2" w:rsidP="004D3221">
            <w:pPr>
              <w:rPr>
                <w:rFonts w:ascii="Arial" w:hAnsi="Arial" w:cs="Arial"/>
                <w:sz w:val="20"/>
                <w:szCs w:val="20"/>
              </w:rPr>
            </w:pPr>
            <w:r w:rsidRPr="00697DD9">
              <w:rPr>
                <w:rFonts w:ascii="Arial" w:hAnsi="Arial" w:cs="Arial"/>
                <w:sz w:val="20"/>
                <w:szCs w:val="20"/>
              </w:rPr>
              <w:t>MK</w:t>
            </w:r>
          </w:p>
        </w:tc>
        <w:tc>
          <w:tcPr>
            <w:tcW w:w="2476" w:type="pct"/>
            <w:vAlign w:val="center"/>
          </w:tcPr>
          <w:p w14:paraId="3314675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0CE4FD3" w14:textId="77777777" w:rsidR="00F50AC2" w:rsidRPr="00697DD9" w:rsidRDefault="00F50AC2" w:rsidP="004D3221">
            <w:pPr>
              <w:rPr>
                <w:rFonts w:ascii="Arial" w:hAnsi="Arial" w:cs="Arial"/>
                <w:sz w:val="20"/>
                <w:szCs w:val="20"/>
              </w:rPr>
            </w:pPr>
          </w:p>
        </w:tc>
      </w:tr>
      <w:tr w:rsidR="00F50AC2" w:rsidRPr="00FD2611" w14:paraId="584A63AE" w14:textId="77777777" w:rsidTr="004D3221">
        <w:trPr>
          <w:trHeight w:val="20"/>
          <w:jc w:val="center"/>
        </w:trPr>
        <w:tc>
          <w:tcPr>
            <w:tcW w:w="362" w:type="pct"/>
            <w:vAlign w:val="center"/>
          </w:tcPr>
          <w:p w14:paraId="25CE24D0" w14:textId="77777777" w:rsidR="00F50AC2" w:rsidRPr="00697DD9" w:rsidRDefault="00F50AC2" w:rsidP="004D3221">
            <w:pPr>
              <w:rPr>
                <w:rFonts w:ascii="Arial" w:hAnsi="Arial" w:cs="Arial"/>
                <w:sz w:val="20"/>
                <w:szCs w:val="20"/>
              </w:rPr>
            </w:pPr>
            <w:r w:rsidRPr="00697DD9">
              <w:rPr>
                <w:rFonts w:ascii="Arial" w:hAnsi="Arial" w:cs="Arial"/>
                <w:sz w:val="20"/>
                <w:szCs w:val="20"/>
              </w:rPr>
              <w:t>ML</w:t>
            </w:r>
          </w:p>
        </w:tc>
        <w:tc>
          <w:tcPr>
            <w:tcW w:w="2476" w:type="pct"/>
            <w:vAlign w:val="center"/>
          </w:tcPr>
          <w:p w14:paraId="7066FC54" w14:textId="77777777" w:rsidR="00F50AC2" w:rsidRPr="00697DD9" w:rsidRDefault="00F50AC2" w:rsidP="004D3221">
            <w:pPr>
              <w:rPr>
                <w:rFonts w:ascii="Arial" w:hAnsi="Arial" w:cs="Arial"/>
                <w:sz w:val="20"/>
                <w:szCs w:val="20"/>
              </w:rPr>
            </w:pPr>
            <w:r w:rsidRPr="00697DD9">
              <w:rPr>
                <w:rFonts w:ascii="Arial" w:hAnsi="Arial" w:cs="Arial"/>
                <w:sz w:val="20"/>
                <w:szCs w:val="20"/>
              </w:rPr>
              <w:t>Driving by mechanical force</w:t>
            </w:r>
          </w:p>
        </w:tc>
        <w:tc>
          <w:tcPr>
            <w:tcW w:w="2162" w:type="pct"/>
            <w:vAlign w:val="center"/>
          </w:tcPr>
          <w:p w14:paraId="39EB0845"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Friction wheel drive,</w:t>
            </w:r>
          </w:p>
          <w:p w14:paraId="08A90C52"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 xml:space="preserve">mechanical </w:t>
            </w:r>
            <w:proofErr w:type="gramStart"/>
            <w:r w:rsidRPr="00D342C1">
              <w:rPr>
                <w:rFonts w:ascii="Arial" w:hAnsi="Arial" w:cs="Arial"/>
                <w:sz w:val="20"/>
                <w:szCs w:val="20"/>
                <w:lang w:val="en-US"/>
              </w:rPr>
              <w:t>actuator,  spring</w:t>
            </w:r>
            <w:proofErr w:type="gramEnd"/>
            <w:r w:rsidRPr="00D342C1">
              <w:rPr>
                <w:rFonts w:ascii="Arial" w:hAnsi="Arial" w:cs="Arial"/>
                <w:sz w:val="20"/>
                <w:szCs w:val="20"/>
                <w:lang w:val="en-US"/>
              </w:rPr>
              <w:t xml:space="preserve"> force, stored-energy spring actuator, weight</w:t>
            </w:r>
          </w:p>
        </w:tc>
      </w:tr>
      <w:tr w:rsidR="00F50AC2" w:rsidRPr="00FD2611" w14:paraId="62C67B81" w14:textId="77777777" w:rsidTr="004D3221">
        <w:trPr>
          <w:trHeight w:val="20"/>
          <w:jc w:val="center"/>
        </w:trPr>
        <w:tc>
          <w:tcPr>
            <w:tcW w:w="362" w:type="pct"/>
            <w:vAlign w:val="center"/>
          </w:tcPr>
          <w:p w14:paraId="38DEE566" w14:textId="77777777" w:rsidR="00F50AC2" w:rsidRPr="00697DD9" w:rsidRDefault="00F50AC2" w:rsidP="004D3221">
            <w:pPr>
              <w:rPr>
                <w:rFonts w:ascii="Arial" w:hAnsi="Arial" w:cs="Arial"/>
                <w:sz w:val="20"/>
                <w:szCs w:val="20"/>
              </w:rPr>
            </w:pPr>
            <w:r w:rsidRPr="00697DD9">
              <w:rPr>
                <w:rFonts w:ascii="Arial" w:hAnsi="Arial" w:cs="Arial"/>
                <w:sz w:val="20"/>
                <w:szCs w:val="20"/>
              </w:rPr>
              <w:t>MM</w:t>
            </w:r>
          </w:p>
        </w:tc>
        <w:tc>
          <w:tcPr>
            <w:tcW w:w="2476" w:type="pct"/>
            <w:vAlign w:val="center"/>
          </w:tcPr>
          <w:p w14:paraId="5A135611"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Driving by hydraulic or pneumatic force</w:t>
            </w:r>
          </w:p>
        </w:tc>
        <w:tc>
          <w:tcPr>
            <w:tcW w:w="2162" w:type="pct"/>
            <w:vAlign w:val="center"/>
          </w:tcPr>
          <w:p w14:paraId="32D9A61D"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 xml:space="preserve">Fluid actuator, fluid cylinder, fluid motor, hydraulic </w:t>
            </w:r>
            <w:proofErr w:type="gramStart"/>
            <w:r w:rsidRPr="00D342C1">
              <w:rPr>
                <w:rFonts w:ascii="Arial" w:hAnsi="Arial" w:cs="Arial"/>
                <w:sz w:val="20"/>
                <w:szCs w:val="20"/>
                <w:lang w:val="en-US"/>
              </w:rPr>
              <w:t>cylinder,  servomotor</w:t>
            </w:r>
            <w:proofErr w:type="gramEnd"/>
          </w:p>
        </w:tc>
      </w:tr>
      <w:tr w:rsidR="00F50AC2" w:rsidRPr="007E21CD" w14:paraId="2F330E17" w14:textId="77777777" w:rsidTr="004D3221">
        <w:trPr>
          <w:trHeight w:val="20"/>
          <w:jc w:val="center"/>
        </w:trPr>
        <w:tc>
          <w:tcPr>
            <w:tcW w:w="362" w:type="pct"/>
            <w:vAlign w:val="center"/>
          </w:tcPr>
          <w:p w14:paraId="737CDCF3" w14:textId="77777777" w:rsidR="00F50AC2" w:rsidRPr="00697DD9" w:rsidRDefault="00F50AC2" w:rsidP="004D3221">
            <w:pPr>
              <w:rPr>
                <w:rFonts w:ascii="Arial" w:hAnsi="Arial" w:cs="Arial"/>
                <w:sz w:val="20"/>
                <w:szCs w:val="20"/>
              </w:rPr>
            </w:pPr>
            <w:r w:rsidRPr="00697DD9">
              <w:rPr>
                <w:rFonts w:ascii="Arial" w:hAnsi="Arial" w:cs="Arial"/>
                <w:sz w:val="20"/>
                <w:szCs w:val="20"/>
              </w:rPr>
              <w:t>MN</w:t>
            </w:r>
          </w:p>
        </w:tc>
        <w:tc>
          <w:tcPr>
            <w:tcW w:w="2476" w:type="pct"/>
            <w:vAlign w:val="center"/>
          </w:tcPr>
          <w:p w14:paraId="1835555C"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Driving by steam flow force</w:t>
            </w:r>
          </w:p>
        </w:tc>
        <w:tc>
          <w:tcPr>
            <w:tcW w:w="2162" w:type="pct"/>
            <w:vAlign w:val="center"/>
          </w:tcPr>
          <w:p w14:paraId="5118604B" w14:textId="77777777" w:rsidR="00F50AC2" w:rsidRPr="00697DD9" w:rsidRDefault="00F50AC2" w:rsidP="004D3221">
            <w:pPr>
              <w:rPr>
                <w:rFonts w:ascii="Arial" w:hAnsi="Arial" w:cs="Arial"/>
                <w:sz w:val="20"/>
                <w:szCs w:val="20"/>
              </w:rPr>
            </w:pPr>
            <w:r w:rsidRPr="00697DD9">
              <w:rPr>
                <w:rFonts w:ascii="Arial" w:hAnsi="Arial" w:cs="Arial"/>
                <w:sz w:val="20"/>
                <w:szCs w:val="20"/>
              </w:rPr>
              <w:t>Steam turbine</w:t>
            </w:r>
          </w:p>
        </w:tc>
      </w:tr>
      <w:tr w:rsidR="00F50AC2" w:rsidRPr="007E21CD" w14:paraId="1AFC27F1" w14:textId="77777777" w:rsidTr="004D3221">
        <w:trPr>
          <w:trHeight w:val="20"/>
          <w:jc w:val="center"/>
        </w:trPr>
        <w:tc>
          <w:tcPr>
            <w:tcW w:w="362" w:type="pct"/>
            <w:vAlign w:val="center"/>
          </w:tcPr>
          <w:p w14:paraId="54B050F6" w14:textId="77777777" w:rsidR="00F50AC2" w:rsidRPr="00697DD9" w:rsidRDefault="00F50AC2" w:rsidP="004D3221">
            <w:pPr>
              <w:rPr>
                <w:rFonts w:ascii="Arial" w:hAnsi="Arial" w:cs="Arial"/>
                <w:sz w:val="20"/>
                <w:szCs w:val="20"/>
              </w:rPr>
            </w:pPr>
            <w:r w:rsidRPr="00697DD9">
              <w:rPr>
                <w:rFonts w:ascii="Arial" w:hAnsi="Arial" w:cs="Arial"/>
                <w:sz w:val="20"/>
                <w:szCs w:val="20"/>
              </w:rPr>
              <w:t>MP</w:t>
            </w:r>
          </w:p>
        </w:tc>
        <w:tc>
          <w:tcPr>
            <w:tcW w:w="2476" w:type="pct"/>
            <w:vAlign w:val="center"/>
          </w:tcPr>
          <w:p w14:paraId="0B1EC796"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Driving by gas flow force</w:t>
            </w:r>
          </w:p>
        </w:tc>
        <w:tc>
          <w:tcPr>
            <w:tcW w:w="2162" w:type="pct"/>
            <w:vAlign w:val="center"/>
          </w:tcPr>
          <w:p w14:paraId="36DB6D48" w14:textId="77777777" w:rsidR="00F50AC2" w:rsidRPr="00697DD9" w:rsidRDefault="00F50AC2" w:rsidP="004D3221">
            <w:pPr>
              <w:rPr>
                <w:rFonts w:ascii="Arial" w:hAnsi="Arial" w:cs="Arial"/>
                <w:sz w:val="20"/>
                <w:szCs w:val="20"/>
              </w:rPr>
            </w:pPr>
            <w:r w:rsidRPr="00697DD9">
              <w:rPr>
                <w:rFonts w:ascii="Arial" w:hAnsi="Arial" w:cs="Arial"/>
                <w:sz w:val="20"/>
                <w:szCs w:val="20"/>
              </w:rPr>
              <w:t>Gas turbine</w:t>
            </w:r>
          </w:p>
        </w:tc>
      </w:tr>
      <w:tr w:rsidR="00F50AC2" w:rsidRPr="007E21CD" w14:paraId="65A04D31" w14:textId="77777777" w:rsidTr="004D3221">
        <w:trPr>
          <w:trHeight w:val="20"/>
          <w:jc w:val="center"/>
        </w:trPr>
        <w:tc>
          <w:tcPr>
            <w:tcW w:w="362" w:type="pct"/>
            <w:vAlign w:val="center"/>
          </w:tcPr>
          <w:p w14:paraId="569518A6" w14:textId="77777777" w:rsidR="00F50AC2" w:rsidRPr="00697DD9" w:rsidRDefault="00F50AC2" w:rsidP="004D3221">
            <w:pPr>
              <w:rPr>
                <w:rFonts w:ascii="Arial" w:hAnsi="Arial" w:cs="Arial"/>
                <w:sz w:val="20"/>
                <w:szCs w:val="20"/>
              </w:rPr>
            </w:pPr>
            <w:r w:rsidRPr="00697DD9">
              <w:rPr>
                <w:rFonts w:ascii="Arial" w:hAnsi="Arial" w:cs="Arial"/>
                <w:sz w:val="20"/>
                <w:szCs w:val="20"/>
              </w:rPr>
              <w:t>MQ</w:t>
            </w:r>
          </w:p>
        </w:tc>
        <w:tc>
          <w:tcPr>
            <w:tcW w:w="2476" w:type="pct"/>
            <w:vAlign w:val="center"/>
          </w:tcPr>
          <w:p w14:paraId="30DF78D0" w14:textId="77777777" w:rsidR="00F50AC2" w:rsidRPr="00697DD9" w:rsidRDefault="00F50AC2" w:rsidP="004D3221">
            <w:pPr>
              <w:rPr>
                <w:rFonts w:ascii="Arial" w:hAnsi="Arial" w:cs="Arial"/>
                <w:sz w:val="20"/>
                <w:szCs w:val="20"/>
              </w:rPr>
            </w:pPr>
            <w:r w:rsidRPr="00697DD9">
              <w:rPr>
                <w:rFonts w:ascii="Arial" w:hAnsi="Arial" w:cs="Arial"/>
                <w:sz w:val="20"/>
                <w:szCs w:val="20"/>
              </w:rPr>
              <w:t>Driving by wind force</w:t>
            </w:r>
          </w:p>
        </w:tc>
        <w:tc>
          <w:tcPr>
            <w:tcW w:w="2162" w:type="pct"/>
            <w:vAlign w:val="center"/>
          </w:tcPr>
          <w:p w14:paraId="082A9B9B" w14:textId="77777777" w:rsidR="00F50AC2" w:rsidRPr="00697DD9" w:rsidRDefault="00F50AC2" w:rsidP="004D3221">
            <w:pPr>
              <w:rPr>
                <w:rFonts w:ascii="Arial" w:hAnsi="Arial" w:cs="Arial"/>
                <w:sz w:val="20"/>
                <w:szCs w:val="20"/>
              </w:rPr>
            </w:pPr>
            <w:r w:rsidRPr="00697DD9">
              <w:rPr>
                <w:rFonts w:ascii="Arial" w:hAnsi="Arial" w:cs="Arial"/>
                <w:sz w:val="20"/>
                <w:szCs w:val="20"/>
              </w:rPr>
              <w:t>Wind turbine</w:t>
            </w:r>
          </w:p>
        </w:tc>
      </w:tr>
      <w:tr w:rsidR="00F50AC2" w:rsidRPr="007E21CD" w14:paraId="11D30B9C" w14:textId="77777777" w:rsidTr="004D3221">
        <w:trPr>
          <w:trHeight w:val="20"/>
          <w:jc w:val="center"/>
        </w:trPr>
        <w:tc>
          <w:tcPr>
            <w:tcW w:w="362" w:type="pct"/>
            <w:vAlign w:val="center"/>
          </w:tcPr>
          <w:p w14:paraId="51BE405E" w14:textId="77777777" w:rsidR="00F50AC2" w:rsidRPr="00697DD9" w:rsidRDefault="00F50AC2" w:rsidP="004D3221">
            <w:pPr>
              <w:rPr>
                <w:rFonts w:ascii="Arial" w:hAnsi="Arial" w:cs="Arial"/>
                <w:sz w:val="20"/>
                <w:szCs w:val="20"/>
              </w:rPr>
            </w:pPr>
            <w:r w:rsidRPr="00697DD9">
              <w:rPr>
                <w:rFonts w:ascii="Arial" w:hAnsi="Arial" w:cs="Arial"/>
                <w:sz w:val="20"/>
                <w:szCs w:val="20"/>
              </w:rPr>
              <w:t>MR</w:t>
            </w:r>
          </w:p>
        </w:tc>
        <w:tc>
          <w:tcPr>
            <w:tcW w:w="2476" w:type="pct"/>
            <w:vAlign w:val="center"/>
          </w:tcPr>
          <w:p w14:paraId="0AB841C0"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Driving by fluid flow force</w:t>
            </w:r>
          </w:p>
        </w:tc>
        <w:tc>
          <w:tcPr>
            <w:tcW w:w="2162" w:type="pct"/>
            <w:vAlign w:val="center"/>
          </w:tcPr>
          <w:p w14:paraId="59BF0FEE" w14:textId="77777777" w:rsidR="00F50AC2" w:rsidRPr="00697DD9" w:rsidRDefault="00F50AC2" w:rsidP="004D3221">
            <w:pPr>
              <w:rPr>
                <w:rFonts w:ascii="Arial" w:hAnsi="Arial" w:cs="Arial"/>
                <w:sz w:val="20"/>
                <w:szCs w:val="20"/>
              </w:rPr>
            </w:pPr>
            <w:r w:rsidRPr="00697DD9">
              <w:rPr>
                <w:rFonts w:ascii="Arial" w:hAnsi="Arial" w:cs="Arial"/>
                <w:sz w:val="20"/>
                <w:szCs w:val="20"/>
              </w:rPr>
              <w:t>Hydraulic turbine</w:t>
            </w:r>
          </w:p>
        </w:tc>
      </w:tr>
      <w:tr w:rsidR="00F50AC2" w:rsidRPr="007E21CD" w14:paraId="5B742C8F" w14:textId="77777777" w:rsidTr="004D3221">
        <w:trPr>
          <w:trHeight w:val="20"/>
          <w:jc w:val="center"/>
        </w:trPr>
        <w:tc>
          <w:tcPr>
            <w:tcW w:w="362" w:type="pct"/>
            <w:vAlign w:val="center"/>
          </w:tcPr>
          <w:p w14:paraId="68711398" w14:textId="77777777" w:rsidR="00F50AC2" w:rsidRPr="00697DD9" w:rsidRDefault="00F50AC2" w:rsidP="004D3221">
            <w:pPr>
              <w:rPr>
                <w:rFonts w:ascii="Arial" w:hAnsi="Arial" w:cs="Arial"/>
                <w:sz w:val="20"/>
                <w:szCs w:val="20"/>
              </w:rPr>
            </w:pPr>
            <w:r w:rsidRPr="00697DD9">
              <w:rPr>
                <w:rFonts w:ascii="Arial" w:hAnsi="Arial" w:cs="Arial"/>
                <w:sz w:val="20"/>
                <w:szCs w:val="20"/>
              </w:rPr>
              <w:t>MS</w:t>
            </w:r>
          </w:p>
        </w:tc>
        <w:tc>
          <w:tcPr>
            <w:tcW w:w="2476" w:type="pct"/>
            <w:vAlign w:val="center"/>
          </w:tcPr>
          <w:p w14:paraId="5509A9B3" w14:textId="77777777" w:rsidR="00F50AC2" w:rsidRPr="00D342C1" w:rsidRDefault="00F50AC2" w:rsidP="004D3221">
            <w:pPr>
              <w:rPr>
                <w:rFonts w:ascii="Arial" w:hAnsi="Arial" w:cs="Arial"/>
                <w:sz w:val="20"/>
                <w:szCs w:val="20"/>
                <w:lang w:val="en-US"/>
              </w:rPr>
            </w:pPr>
            <w:r w:rsidRPr="00D342C1">
              <w:rPr>
                <w:rFonts w:ascii="Arial" w:hAnsi="Arial" w:cs="Arial"/>
                <w:sz w:val="20"/>
                <w:szCs w:val="20"/>
                <w:lang w:val="en-US"/>
              </w:rPr>
              <w:t>Driving by force using chemical conversion means</w:t>
            </w:r>
          </w:p>
        </w:tc>
        <w:tc>
          <w:tcPr>
            <w:tcW w:w="2162" w:type="pct"/>
            <w:vAlign w:val="center"/>
          </w:tcPr>
          <w:p w14:paraId="6EC01F0D" w14:textId="77777777" w:rsidR="00F50AC2" w:rsidRPr="00697DD9" w:rsidRDefault="00F50AC2" w:rsidP="004D3221">
            <w:pPr>
              <w:rPr>
                <w:rFonts w:ascii="Arial" w:hAnsi="Arial" w:cs="Arial"/>
                <w:sz w:val="20"/>
                <w:szCs w:val="20"/>
              </w:rPr>
            </w:pPr>
            <w:r w:rsidRPr="00697DD9">
              <w:rPr>
                <w:rFonts w:ascii="Arial" w:hAnsi="Arial" w:cs="Arial"/>
                <w:sz w:val="20"/>
                <w:szCs w:val="20"/>
              </w:rPr>
              <w:t>Combustion engine</w:t>
            </w:r>
          </w:p>
        </w:tc>
      </w:tr>
      <w:tr w:rsidR="00F50AC2" w:rsidRPr="007E21CD" w14:paraId="4216278B" w14:textId="77777777" w:rsidTr="004D3221">
        <w:trPr>
          <w:trHeight w:val="20"/>
          <w:jc w:val="center"/>
        </w:trPr>
        <w:tc>
          <w:tcPr>
            <w:tcW w:w="362" w:type="pct"/>
            <w:vAlign w:val="center"/>
          </w:tcPr>
          <w:p w14:paraId="12DE4717" w14:textId="77777777" w:rsidR="00F50AC2" w:rsidRPr="00697DD9" w:rsidRDefault="00F50AC2" w:rsidP="004D3221">
            <w:pPr>
              <w:rPr>
                <w:rFonts w:ascii="Arial" w:hAnsi="Arial" w:cs="Arial"/>
                <w:sz w:val="20"/>
                <w:szCs w:val="20"/>
              </w:rPr>
            </w:pPr>
            <w:r w:rsidRPr="00697DD9">
              <w:rPr>
                <w:rFonts w:ascii="Arial" w:hAnsi="Arial" w:cs="Arial"/>
                <w:sz w:val="20"/>
                <w:szCs w:val="20"/>
              </w:rPr>
              <w:t>MT</w:t>
            </w:r>
          </w:p>
        </w:tc>
        <w:tc>
          <w:tcPr>
            <w:tcW w:w="2476" w:type="pct"/>
            <w:vAlign w:val="center"/>
          </w:tcPr>
          <w:p w14:paraId="7459E85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8341BAA" w14:textId="77777777" w:rsidR="00F50AC2" w:rsidRPr="00697DD9" w:rsidRDefault="00F50AC2" w:rsidP="004D3221">
            <w:pPr>
              <w:rPr>
                <w:rFonts w:ascii="Arial" w:hAnsi="Arial" w:cs="Arial"/>
                <w:sz w:val="20"/>
                <w:szCs w:val="20"/>
              </w:rPr>
            </w:pPr>
          </w:p>
        </w:tc>
      </w:tr>
      <w:tr w:rsidR="00F50AC2" w:rsidRPr="007E21CD" w14:paraId="2969A2F7" w14:textId="77777777" w:rsidTr="004D3221">
        <w:trPr>
          <w:trHeight w:val="20"/>
          <w:jc w:val="center"/>
        </w:trPr>
        <w:tc>
          <w:tcPr>
            <w:tcW w:w="362" w:type="pct"/>
            <w:vAlign w:val="center"/>
          </w:tcPr>
          <w:p w14:paraId="66F7D0B7" w14:textId="77777777" w:rsidR="00F50AC2" w:rsidRPr="00697DD9" w:rsidRDefault="00F50AC2" w:rsidP="004D3221">
            <w:pPr>
              <w:rPr>
                <w:rFonts w:ascii="Arial" w:hAnsi="Arial" w:cs="Arial"/>
                <w:sz w:val="20"/>
                <w:szCs w:val="20"/>
              </w:rPr>
            </w:pPr>
            <w:r w:rsidRPr="00697DD9">
              <w:rPr>
                <w:rFonts w:ascii="Arial" w:hAnsi="Arial" w:cs="Arial"/>
                <w:sz w:val="20"/>
                <w:szCs w:val="20"/>
              </w:rPr>
              <w:t>MU</w:t>
            </w:r>
          </w:p>
        </w:tc>
        <w:tc>
          <w:tcPr>
            <w:tcW w:w="2476" w:type="pct"/>
            <w:vAlign w:val="center"/>
          </w:tcPr>
          <w:p w14:paraId="4C0EF8C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56B1DF8" w14:textId="77777777" w:rsidR="00F50AC2" w:rsidRPr="00697DD9" w:rsidRDefault="00F50AC2" w:rsidP="004D3221">
            <w:pPr>
              <w:rPr>
                <w:rFonts w:ascii="Arial" w:hAnsi="Arial" w:cs="Arial"/>
                <w:sz w:val="20"/>
                <w:szCs w:val="20"/>
              </w:rPr>
            </w:pPr>
          </w:p>
        </w:tc>
      </w:tr>
      <w:tr w:rsidR="00F50AC2" w:rsidRPr="007E21CD" w14:paraId="04982D83" w14:textId="77777777" w:rsidTr="004D3221">
        <w:trPr>
          <w:trHeight w:val="20"/>
          <w:jc w:val="center"/>
        </w:trPr>
        <w:tc>
          <w:tcPr>
            <w:tcW w:w="362" w:type="pct"/>
            <w:vAlign w:val="center"/>
          </w:tcPr>
          <w:p w14:paraId="549D988C" w14:textId="77777777" w:rsidR="00F50AC2" w:rsidRPr="00697DD9" w:rsidRDefault="00F50AC2" w:rsidP="004D3221">
            <w:pPr>
              <w:rPr>
                <w:rFonts w:ascii="Arial" w:hAnsi="Arial" w:cs="Arial"/>
                <w:sz w:val="20"/>
                <w:szCs w:val="20"/>
              </w:rPr>
            </w:pPr>
            <w:r w:rsidRPr="00697DD9">
              <w:rPr>
                <w:rFonts w:ascii="Arial" w:hAnsi="Arial" w:cs="Arial"/>
                <w:sz w:val="20"/>
                <w:szCs w:val="20"/>
              </w:rPr>
              <w:t>MV</w:t>
            </w:r>
          </w:p>
        </w:tc>
        <w:tc>
          <w:tcPr>
            <w:tcW w:w="2476" w:type="pct"/>
            <w:vAlign w:val="center"/>
          </w:tcPr>
          <w:p w14:paraId="3CF2234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03F39C6" w14:textId="77777777" w:rsidR="00F50AC2" w:rsidRPr="00697DD9" w:rsidRDefault="00F50AC2" w:rsidP="004D3221">
            <w:pPr>
              <w:rPr>
                <w:rFonts w:ascii="Arial" w:hAnsi="Arial" w:cs="Arial"/>
                <w:sz w:val="20"/>
                <w:szCs w:val="20"/>
              </w:rPr>
            </w:pPr>
          </w:p>
        </w:tc>
      </w:tr>
      <w:tr w:rsidR="00F50AC2" w:rsidRPr="007E21CD" w14:paraId="3E2CA438" w14:textId="77777777" w:rsidTr="004D3221">
        <w:trPr>
          <w:trHeight w:val="20"/>
          <w:jc w:val="center"/>
        </w:trPr>
        <w:tc>
          <w:tcPr>
            <w:tcW w:w="362" w:type="pct"/>
            <w:vAlign w:val="center"/>
          </w:tcPr>
          <w:p w14:paraId="5D16A021" w14:textId="77777777" w:rsidR="00F50AC2" w:rsidRPr="00697DD9" w:rsidRDefault="00F50AC2" w:rsidP="004D3221">
            <w:pPr>
              <w:rPr>
                <w:rFonts w:ascii="Arial" w:hAnsi="Arial" w:cs="Arial"/>
                <w:sz w:val="20"/>
                <w:szCs w:val="20"/>
              </w:rPr>
            </w:pPr>
            <w:r w:rsidRPr="00697DD9">
              <w:rPr>
                <w:rFonts w:ascii="Arial" w:hAnsi="Arial" w:cs="Arial"/>
                <w:sz w:val="20"/>
                <w:szCs w:val="20"/>
              </w:rPr>
              <w:t>MW</w:t>
            </w:r>
          </w:p>
        </w:tc>
        <w:tc>
          <w:tcPr>
            <w:tcW w:w="2476" w:type="pct"/>
            <w:vAlign w:val="center"/>
          </w:tcPr>
          <w:p w14:paraId="4809EBE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FABD58F" w14:textId="77777777" w:rsidR="00F50AC2" w:rsidRPr="00697DD9" w:rsidRDefault="00F50AC2" w:rsidP="004D3221">
            <w:pPr>
              <w:rPr>
                <w:rFonts w:ascii="Arial" w:hAnsi="Arial" w:cs="Arial"/>
                <w:sz w:val="20"/>
                <w:szCs w:val="20"/>
              </w:rPr>
            </w:pPr>
          </w:p>
        </w:tc>
      </w:tr>
      <w:tr w:rsidR="00F50AC2" w:rsidRPr="007E21CD" w14:paraId="34A0101B" w14:textId="77777777" w:rsidTr="004D3221">
        <w:trPr>
          <w:trHeight w:val="20"/>
          <w:jc w:val="center"/>
        </w:trPr>
        <w:tc>
          <w:tcPr>
            <w:tcW w:w="362" w:type="pct"/>
            <w:vAlign w:val="center"/>
          </w:tcPr>
          <w:p w14:paraId="51A4C6F1" w14:textId="77777777" w:rsidR="00F50AC2" w:rsidRPr="00697DD9" w:rsidRDefault="00F50AC2" w:rsidP="004D3221">
            <w:pPr>
              <w:rPr>
                <w:rFonts w:ascii="Arial" w:hAnsi="Arial" w:cs="Arial"/>
                <w:sz w:val="20"/>
                <w:szCs w:val="20"/>
              </w:rPr>
            </w:pPr>
            <w:r w:rsidRPr="00697DD9">
              <w:rPr>
                <w:rFonts w:ascii="Arial" w:hAnsi="Arial" w:cs="Arial"/>
                <w:sz w:val="20"/>
                <w:szCs w:val="20"/>
              </w:rPr>
              <w:t>MX</w:t>
            </w:r>
          </w:p>
        </w:tc>
        <w:tc>
          <w:tcPr>
            <w:tcW w:w="2476" w:type="pct"/>
            <w:vAlign w:val="center"/>
          </w:tcPr>
          <w:p w14:paraId="3970FA2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E393B2D" w14:textId="77777777" w:rsidR="00F50AC2" w:rsidRPr="00697DD9" w:rsidRDefault="00F50AC2" w:rsidP="004D3221">
            <w:pPr>
              <w:rPr>
                <w:sz w:val="20"/>
                <w:szCs w:val="20"/>
              </w:rPr>
            </w:pPr>
          </w:p>
        </w:tc>
      </w:tr>
      <w:tr w:rsidR="00F50AC2" w:rsidRPr="007E21CD" w14:paraId="0CA299CD" w14:textId="77777777" w:rsidTr="004D3221">
        <w:trPr>
          <w:trHeight w:val="20"/>
          <w:jc w:val="center"/>
        </w:trPr>
        <w:tc>
          <w:tcPr>
            <w:tcW w:w="362" w:type="pct"/>
            <w:vAlign w:val="center"/>
          </w:tcPr>
          <w:p w14:paraId="7B969EB7" w14:textId="77777777" w:rsidR="00F50AC2" w:rsidRPr="00697DD9" w:rsidRDefault="00F50AC2" w:rsidP="004D3221">
            <w:pPr>
              <w:rPr>
                <w:rFonts w:ascii="Arial" w:hAnsi="Arial" w:cs="Arial"/>
                <w:sz w:val="20"/>
                <w:szCs w:val="20"/>
              </w:rPr>
            </w:pPr>
            <w:r w:rsidRPr="00697DD9">
              <w:rPr>
                <w:rFonts w:ascii="Arial" w:hAnsi="Arial" w:cs="Arial"/>
                <w:sz w:val="20"/>
                <w:szCs w:val="20"/>
              </w:rPr>
              <w:t>MY</w:t>
            </w:r>
          </w:p>
        </w:tc>
        <w:tc>
          <w:tcPr>
            <w:tcW w:w="2476" w:type="pct"/>
            <w:vAlign w:val="center"/>
          </w:tcPr>
          <w:p w14:paraId="5C53DA8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7F427AB" w14:textId="77777777" w:rsidR="00F50AC2" w:rsidRPr="00697DD9" w:rsidRDefault="00F50AC2" w:rsidP="004D3221">
            <w:pPr>
              <w:rPr>
                <w:sz w:val="20"/>
                <w:szCs w:val="20"/>
              </w:rPr>
            </w:pPr>
          </w:p>
        </w:tc>
      </w:tr>
      <w:tr w:rsidR="00F50AC2" w:rsidRPr="007E21CD" w14:paraId="2F9E9B8E" w14:textId="77777777" w:rsidTr="004D3221">
        <w:trPr>
          <w:trHeight w:val="20"/>
          <w:jc w:val="center"/>
        </w:trPr>
        <w:tc>
          <w:tcPr>
            <w:tcW w:w="362" w:type="pct"/>
            <w:vAlign w:val="center"/>
          </w:tcPr>
          <w:p w14:paraId="54F2F64F" w14:textId="77777777" w:rsidR="00F50AC2" w:rsidRPr="00697DD9" w:rsidRDefault="00F50AC2" w:rsidP="004D3221">
            <w:pPr>
              <w:rPr>
                <w:rFonts w:ascii="Arial" w:hAnsi="Arial" w:cs="Arial"/>
                <w:sz w:val="20"/>
                <w:szCs w:val="20"/>
              </w:rPr>
            </w:pPr>
            <w:r w:rsidRPr="00697DD9">
              <w:rPr>
                <w:rFonts w:ascii="Arial" w:hAnsi="Arial" w:cs="Arial"/>
                <w:sz w:val="20"/>
                <w:szCs w:val="20"/>
              </w:rPr>
              <w:t>MZ</w:t>
            </w:r>
          </w:p>
        </w:tc>
        <w:tc>
          <w:tcPr>
            <w:tcW w:w="2476" w:type="pct"/>
            <w:vAlign w:val="center"/>
          </w:tcPr>
          <w:p w14:paraId="07E00E51"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3991F631" w14:textId="77777777" w:rsidR="00F50AC2" w:rsidRPr="00697DD9" w:rsidRDefault="00F50AC2" w:rsidP="004D3221">
            <w:pPr>
              <w:rPr>
                <w:sz w:val="20"/>
                <w:szCs w:val="20"/>
              </w:rPr>
            </w:pPr>
          </w:p>
        </w:tc>
      </w:tr>
      <w:tr w:rsidR="00F50AC2" w:rsidRPr="007E21CD" w14:paraId="10F85343" w14:textId="77777777" w:rsidTr="004D3221">
        <w:trPr>
          <w:trHeight w:val="20"/>
          <w:jc w:val="center"/>
        </w:trPr>
        <w:tc>
          <w:tcPr>
            <w:tcW w:w="362" w:type="pct"/>
            <w:vAlign w:val="center"/>
          </w:tcPr>
          <w:p w14:paraId="72C263AF" w14:textId="77777777" w:rsidR="00F50AC2" w:rsidRPr="00697DD9" w:rsidRDefault="00F50AC2" w:rsidP="004D3221">
            <w:pPr>
              <w:rPr>
                <w:sz w:val="20"/>
                <w:szCs w:val="20"/>
              </w:rPr>
            </w:pPr>
            <w:r w:rsidRPr="00697DD9">
              <w:rPr>
                <w:rFonts w:ascii="Arial" w:hAnsi="Arial" w:cs="Arial"/>
                <w:sz w:val="20"/>
                <w:szCs w:val="20"/>
              </w:rPr>
              <w:t>Main class P</w:t>
            </w:r>
          </w:p>
        </w:tc>
        <w:tc>
          <w:tcPr>
            <w:tcW w:w="2476" w:type="pct"/>
            <w:vAlign w:val="center"/>
          </w:tcPr>
          <w:p w14:paraId="26772D42" w14:textId="77777777" w:rsidR="00F50AC2" w:rsidRPr="00697DD9" w:rsidRDefault="00F50AC2" w:rsidP="004D3221">
            <w:pPr>
              <w:rPr>
                <w:sz w:val="20"/>
                <w:szCs w:val="20"/>
              </w:rPr>
            </w:pPr>
            <w:r w:rsidRPr="00697DD9">
              <w:rPr>
                <w:rFonts w:ascii="Arial" w:hAnsi="Arial" w:cs="Arial"/>
                <w:sz w:val="20"/>
                <w:szCs w:val="20"/>
              </w:rPr>
              <w:t>Presenting information</w:t>
            </w:r>
          </w:p>
        </w:tc>
        <w:tc>
          <w:tcPr>
            <w:tcW w:w="2162" w:type="pct"/>
            <w:vAlign w:val="center"/>
          </w:tcPr>
          <w:p w14:paraId="450FFA0B" w14:textId="77777777" w:rsidR="00F50AC2" w:rsidRPr="00697DD9" w:rsidRDefault="00F50AC2" w:rsidP="004D3221">
            <w:pPr>
              <w:rPr>
                <w:sz w:val="20"/>
                <w:szCs w:val="20"/>
              </w:rPr>
            </w:pPr>
          </w:p>
        </w:tc>
      </w:tr>
      <w:tr w:rsidR="00F50AC2" w:rsidRPr="007E21CD" w14:paraId="17AC346C" w14:textId="77777777" w:rsidTr="004D3221">
        <w:trPr>
          <w:trHeight w:val="20"/>
          <w:jc w:val="center"/>
        </w:trPr>
        <w:tc>
          <w:tcPr>
            <w:tcW w:w="362" w:type="pct"/>
            <w:vAlign w:val="center"/>
          </w:tcPr>
          <w:p w14:paraId="219EEDF6"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691BA7D1"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6501F8A1"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7E21CD" w14:paraId="4B8DDA2B" w14:textId="77777777" w:rsidTr="004D3221">
        <w:trPr>
          <w:trHeight w:val="20"/>
          <w:jc w:val="center"/>
        </w:trPr>
        <w:tc>
          <w:tcPr>
            <w:tcW w:w="362" w:type="pct"/>
            <w:vAlign w:val="center"/>
          </w:tcPr>
          <w:p w14:paraId="4463D758" w14:textId="77777777" w:rsidR="00F50AC2" w:rsidRPr="00697DD9" w:rsidRDefault="00F50AC2" w:rsidP="004D3221">
            <w:pPr>
              <w:rPr>
                <w:rFonts w:ascii="Arial" w:hAnsi="Arial" w:cs="Arial"/>
                <w:sz w:val="20"/>
                <w:szCs w:val="20"/>
              </w:rPr>
            </w:pPr>
            <w:r w:rsidRPr="00697DD9">
              <w:rPr>
                <w:rFonts w:ascii="Arial" w:hAnsi="Arial" w:cs="Arial"/>
                <w:sz w:val="20"/>
                <w:szCs w:val="20"/>
              </w:rPr>
              <w:t>PA</w:t>
            </w:r>
          </w:p>
        </w:tc>
        <w:tc>
          <w:tcPr>
            <w:tcW w:w="2476" w:type="pct"/>
            <w:vAlign w:val="center"/>
          </w:tcPr>
          <w:p w14:paraId="4549291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2B9C380" w14:textId="77777777" w:rsidR="00F50AC2" w:rsidRPr="00697DD9" w:rsidRDefault="00F50AC2" w:rsidP="004D3221">
            <w:pPr>
              <w:rPr>
                <w:rFonts w:ascii="Arial" w:hAnsi="Arial" w:cs="Arial"/>
                <w:sz w:val="20"/>
                <w:szCs w:val="20"/>
              </w:rPr>
            </w:pPr>
          </w:p>
        </w:tc>
      </w:tr>
      <w:tr w:rsidR="00F50AC2" w:rsidRPr="007E21CD" w14:paraId="59099944" w14:textId="77777777" w:rsidTr="004D3221">
        <w:trPr>
          <w:trHeight w:val="20"/>
          <w:jc w:val="center"/>
        </w:trPr>
        <w:tc>
          <w:tcPr>
            <w:tcW w:w="362" w:type="pct"/>
            <w:vAlign w:val="center"/>
          </w:tcPr>
          <w:p w14:paraId="1BF78734" w14:textId="77777777" w:rsidR="00F50AC2" w:rsidRPr="00697DD9" w:rsidRDefault="00F50AC2" w:rsidP="004D3221">
            <w:pPr>
              <w:rPr>
                <w:rFonts w:ascii="Arial" w:hAnsi="Arial" w:cs="Arial"/>
                <w:sz w:val="20"/>
                <w:szCs w:val="20"/>
              </w:rPr>
            </w:pPr>
            <w:r w:rsidRPr="00697DD9">
              <w:rPr>
                <w:rFonts w:ascii="Arial" w:hAnsi="Arial" w:cs="Arial"/>
                <w:sz w:val="20"/>
                <w:szCs w:val="20"/>
              </w:rPr>
              <w:t>PB</w:t>
            </w:r>
          </w:p>
        </w:tc>
        <w:tc>
          <w:tcPr>
            <w:tcW w:w="2476" w:type="pct"/>
            <w:vAlign w:val="center"/>
          </w:tcPr>
          <w:p w14:paraId="020A98BB"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B91F24E" w14:textId="77777777" w:rsidR="00F50AC2" w:rsidRPr="00697DD9" w:rsidRDefault="00F50AC2" w:rsidP="004D3221">
            <w:pPr>
              <w:rPr>
                <w:rFonts w:ascii="Arial" w:hAnsi="Arial" w:cs="Arial"/>
                <w:sz w:val="20"/>
                <w:szCs w:val="20"/>
              </w:rPr>
            </w:pPr>
          </w:p>
        </w:tc>
      </w:tr>
      <w:tr w:rsidR="00F50AC2" w:rsidRPr="007E21CD" w14:paraId="3BBB308B" w14:textId="77777777" w:rsidTr="004D3221">
        <w:trPr>
          <w:trHeight w:val="20"/>
          <w:jc w:val="center"/>
        </w:trPr>
        <w:tc>
          <w:tcPr>
            <w:tcW w:w="362" w:type="pct"/>
            <w:vAlign w:val="center"/>
          </w:tcPr>
          <w:p w14:paraId="6049AB14" w14:textId="77777777" w:rsidR="00F50AC2" w:rsidRPr="00697DD9" w:rsidRDefault="00F50AC2" w:rsidP="004D3221">
            <w:pPr>
              <w:rPr>
                <w:rFonts w:ascii="Arial" w:hAnsi="Arial" w:cs="Arial"/>
                <w:sz w:val="20"/>
                <w:szCs w:val="20"/>
              </w:rPr>
            </w:pPr>
            <w:r w:rsidRPr="00697DD9">
              <w:rPr>
                <w:rFonts w:ascii="Arial" w:hAnsi="Arial" w:cs="Arial"/>
                <w:sz w:val="20"/>
                <w:szCs w:val="20"/>
              </w:rPr>
              <w:t>PC</w:t>
            </w:r>
          </w:p>
        </w:tc>
        <w:tc>
          <w:tcPr>
            <w:tcW w:w="2476" w:type="pct"/>
            <w:vAlign w:val="center"/>
          </w:tcPr>
          <w:p w14:paraId="0535154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07D232C" w14:textId="77777777" w:rsidR="00F50AC2" w:rsidRPr="00697DD9" w:rsidRDefault="00F50AC2" w:rsidP="004D3221">
            <w:pPr>
              <w:rPr>
                <w:rFonts w:ascii="Arial" w:hAnsi="Arial" w:cs="Arial"/>
                <w:sz w:val="20"/>
                <w:szCs w:val="20"/>
              </w:rPr>
            </w:pPr>
          </w:p>
        </w:tc>
      </w:tr>
      <w:tr w:rsidR="00F50AC2" w:rsidRPr="007E21CD" w14:paraId="28242EF8" w14:textId="77777777" w:rsidTr="004D3221">
        <w:trPr>
          <w:trHeight w:val="20"/>
          <w:jc w:val="center"/>
        </w:trPr>
        <w:tc>
          <w:tcPr>
            <w:tcW w:w="362" w:type="pct"/>
            <w:vAlign w:val="center"/>
          </w:tcPr>
          <w:p w14:paraId="17420B02" w14:textId="77777777" w:rsidR="00F50AC2" w:rsidRPr="00697DD9" w:rsidRDefault="00F50AC2" w:rsidP="004D3221">
            <w:pPr>
              <w:rPr>
                <w:rFonts w:ascii="Arial" w:hAnsi="Arial" w:cs="Arial"/>
                <w:sz w:val="20"/>
                <w:szCs w:val="20"/>
              </w:rPr>
            </w:pPr>
            <w:r w:rsidRPr="00697DD9">
              <w:rPr>
                <w:rFonts w:ascii="Arial" w:hAnsi="Arial" w:cs="Arial"/>
                <w:sz w:val="20"/>
                <w:szCs w:val="20"/>
              </w:rPr>
              <w:t>PD</w:t>
            </w:r>
          </w:p>
        </w:tc>
        <w:tc>
          <w:tcPr>
            <w:tcW w:w="2476" w:type="pct"/>
            <w:vAlign w:val="center"/>
          </w:tcPr>
          <w:p w14:paraId="5BACFC4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657249C" w14:textId="77777777" w:rsidR="00F50AC2" w:rsidRPr="00697DD9" w:rsidRDefault="00F50AC2" w:rsidP="004D3221">
            <w:pPr>
              <w:rPr>
                <w:rFonts w:ascii="Arial" w:hAnsi="Arial" w:cs="Arial"/>
                <w:sz w:val="20"/>
                <w:szCs w:val="20"/>
              </w:rPr>
            </w:pPr>
          </w:p>
        </w:tc>
      </w:tr>
      <w:tr w:rsidR="00F50AC2" w:rsidRPr="007E21CD" w14:paraId="74ECEE5F" w14:textId="77777777" w:rsidTr="004D3221">
        <w:trPr>
          <w:trHeight w:val="20"/>
          <w:jc w:val="center"/>
        </w:trPr>
        <w:tc>
          <w:tcPr>
            <w:tcW w:w="362" w:type="pct"/>
            <w:vAlign w:val="center"/>
          </w:tcPr>
          <w:p w14:paraId="0F2A9FB6" w14:textId="77777777" w:rsidR="00F50AC2" w:rsidRPr="00697DD9" w:rsidRDefault="00F50AC2" w:rsidP="004D3221">
            <w:pPr>
              <w:rPr>
                <w:rFonts w:ascii="Arial" w:hAnsi="Arial" w:cs="Arial"/>
                <w:sz w:val="20"/>
                <w:szCs w:val="20"/>
              </w:rPr>
            </w:pPr>
            <w:r w:rsidRPr="00697DD9">
              <w:rPr>
                <w:rFonts w:ascii="Arial" w:hAnsi="Arial" w:cs="Arial"/>
                <w:sz w:val="20"/>
                <w:szCs w:val="20"/>
              </w:rPr>
              <w:t>PE</w:t>
            </w:r>
          </w:p>
        </w:tc>
        <w:tc>
          <w:tcPr>
            <w:tcW w:w="2476" w:type="pct"/>
            <w:vAlign w:val="center"/>
          </w:tcPr>
          <w:p w14:paraId="713DC4C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9B236CB" w14:textId="77777777" w:rsidR="00F50AC2" w:rsidRPr="00697DD9" w:rsidRDefault="00F50AC2" w:rsidP="004D3221">
            <w:pPr>
              <w:rPr>
                <w:rFonts w:ascii="Arial" w:hAnsi="Arial" w:cs="Arial"/>
                <w:sz w:val="20"/>
                <w:szCs w:val="20"/>
              </w:rPr>
            </w:pPr>
          </w:p>
        </w:tc>
      </w:tr>
      <w:tr w:rsidR="00F50AC2" w:rsidRPr="00FD2611" w14:paraId="4A116F13" w14:textId="77777777" w:rsidTr="004D3221">
        <w:trPr>
          <w:trHeight w:val="20"/>
          <w:jc w:val="center"/>
        </w:trPr>
        <w:tc>
          <w:tcPr>
            <w:tcW w:w="362" w:type="pct"/>
            <w:vAlign w:val="center"/>
          </w:tcPr>
          <w:p w14:paraId="4081B08B" w14:textId="77777777" w:rsidR="00F50AC2" w:rsidRPr="00697DD9" w:rsidRDefault="00F50AC2" w:rsidP="004D3221">
            <w:pPr>
              <w:rPr>
                <w:rFonts w:ascii="Arial" w:hAnsi="Arial" w:cs="Arial"/>
                <w:sz w:val="20"/>
                <w:szCs w:val="20"/>
              </w:rPr>
            </w:pPr>
            <w:r w:rsidRPr="00697DD9">
              <w:rPr>
                <w:rFonts w:ascii="Arial" w:hAnsi="Arial" w:cs="Arial"/>
                <w:sz w:val="20"/>
                <w:szCs w:val="20"/>
              </w:rPr>
              <w:t>PF</w:t>
            </w:r>
          </w:p>
        </w:tc>
        <w:tc>
          <w:tcPr>
            <w:tcW w:w="2476" w:type="pct"/>
            <w:vAlign w:val="center"/>
          </w:tcPr>
          <w:p w14:paraId="4A5E8C0D"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Visible presentation of discrete states</w:t>
            </w:r>
          </w:p>
        </w:tc>
        <w:tc>
          <w:tcPr>
            <w:tcW w:w="2162" w:type="pct"/>
            <w:vAlign w:val="center"/>
          </w:tcPr>
          <w:p w14:paraId="282FBA79"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Door lock, LED, semaphore, signal lamp</w:t>
            </w:r>
          </w:p>
        </w:tc>
      </w:tr>
      <w:tr w:rsidR="00F50AC2" w:rsidRPr="00FD2611" w14:paraId="467FE1D7" w14:textId="77777777" w:rsidTr="004D3221">
        <w:trPr>
          <w:trHeight w:val="20"/>
          <w:jc w:val="center"/>
        </w:trPr>
        <w:tc>
          <w:tcPr>
            <w:tcW w:w="362" w:type="pct"/>
            <w:vAlign w:val="center"/>
          </w:tcPr>
          <w:p w14:paraId="19DF11CF" w14:textId="77777777" w:rsidR="00F50AC2" w:rsidRPr="00697DD9" w:rsidRDefault="00F50AC2" w:rsidP="004D3221">
            <w:pPr>
              <w:rPr>
                <w:rFonts w:ascii="Arial" w:hAnsi="Arial" w:cs="Arial"/>
                <w:sz w:val="20"/>
                <w:szCs w:val="20"/>
              </w:rPr>
            </w:pPr>
            <w:r w:rsidRPr="00697DD9">
              <w:rPr>
                <w:rFonts w:ascii="Arial" w:hAnsi="Arial" w:cs="Arial"/>
                <w:sz w:val="20"/>
                <w:szCs w:val="20"/>
              </w:rPr>
              <w:t>PG</w:t>
            </w:r>
          </w:p>
        </w:tc>
        <w:tc>
          <w:tcPr>
            <w:tcW w:w="2476" w:type="pct"/>
            <w:vAlign w:val="center"/>
          </w:tcPr>
          <w:p w14:paraId="1DBAE6E0"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Visible presentation of values of discrete variables</w:t>
            </w:r>
          </w:p>
        </w:tc>
        <w:tc>
          <w:tcPr>
            <w:tcW w:w="2162" w:type="pct"/>
            <w:vAlign w:val="center"/>
          </w:tcPr>
          <w:p w14:paraId="2637ED74"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Ammeter, barometer, clock, counter, event counter, flow meter, frequency</w:t>
            </w:r>
          </w:p>
          <w:p w14:paraId="4A9D38F5"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meter, Geiger counter, manometer, sight glass, synchroscope, thermometer,</w:t>
            </w:r>
          </w:p>
          <w:p w14:paraId="0C9EE33A"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voltmeter, watt-hour meter, wattmeter, weight display</w:t>
            </w:r>
          </w:p>
        </w:tc>
      </w:tr>
      <w:tr w:rsidR="00F50AC2" w:rsidRPr="00FD2611" w14:paraId="0DAAF9C2" w14:textId="77777777" w:rsidTr="004D3221">
        <w:trPr>
          <w:trHeight w:val="20"/>
          <w:jc w:val="center"/>
        </w:trPr>
        <w:tc>
          <w:tcPr>
            <w:tcW w:w="362" w:type="pct"/>
            <w:vAlign w:val="center"/>
          </w:tcPr>
          <w:p w14:paraId="3307D0AB" w14:textId="77777777" w:rsidR="00F50AC2" w:rsidRPr="00697DD9" w:rsidRDefault="00F50AC2" w:rsidP="004D3221">
            <w:pPr>
              <w:rPr>
                <w:rFonts w:ascii="Arial" w:hAnsi="Arial" w:cs="Arial"/>
                <w:sz w:val="20"/>
                <w:szCs w:val="20"/>
              </w:rPr>
            </w:pPr>
            <w:r w:rsidRPr="00697DD9">
              <w:rPr>
                <w:rFonts w:ascii="Arial" w:hAnsi="Arial" w:cs="Arial"/>
                <w:sz w:val="20"/>
                <w:szCs w:val="20"/>
              </w:rPr>
              <w:t>PH</w:t>
            </w:r>
          </w:p>
        </w:tc>
        <w:tc>
          <w:tcPr>
            <w:tcW w:w="2476" w:type="pct"/>
            <w:vAlign w:val="center"/>
          </w:tcPr>
          <w:p w14:paraId="4DDD089C"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Visible presentation of information in drawing, pictorial and/or textual form</w:t>
            </w:r>
          </w:p>
        </w:tc>
        <w:tc>
          <w:tcPr>
            <w:tcW w:w="2162" w:type="pct"/>
            <w:vAlign w:val="center"/>
          </w:tcPr>
          <w:p w14:paraId="33A0365E"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Analogue recorder, barcode printer, event recorder (mainly for presenting</w:t>
            </w:r>
          </w:p>
          <w:p w14:paraId="24528AFE"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information), printer, recording voltmeter, text display, video screen,</w:t>
            </w:r>
          </w:p>
        </w:tc>
      </w:tr>
      <w:tr w:rsidR="00F50AC2" w:rsidRPr="007E21CD" w14:paraId="0D0ABFF9" w14:textId="77777777" w:rsidTr="004D3221">
        <w:trPr>
          <w:trHeight w:val="20"/>
          <w:jc w:val="center"/>
        </w:trPr>
        <w:tc>
          <w:tcPr>
            <w:tcW w:w="362" w:type="pct"/>
            <w:vAlign w:val="center"/>
          </w:tcPr>
          <w:p w14:paraId="733C45E4" w14:textId="77777777" w:rsidR="00F50AC2" w:rsidRPr="00697DD9" w:rsidRDefault="00F50AC2" w:rsidP="004D3221">
            <w:pPr>
              <w:rPr>
                <w:rFonts w:ascii="Arial" w:hAnsi="Arial" w:cs="Arial"/>
                <w:sz w:val="20"/>
                <w:szCs w:val="20"/>
              </w:rPr>
            </w:pPr>
            <w:r w:rsidRPr="00697DD9">
              <w:rPr>
                <w:rFonts w:ascii="Arial" w:hAnsi="Arial" w:cs="Arial"/>
                <w:sz w:val="20"/>
                <w:szCs w:val="20"/>
              </w:rPr>
              <w:t>PJ</w:t>
            </w:r>
          </w:p>
        </w:tc>
        <w:tc>
          <w:tcPr>
            <w:tcW w:w="2476" w:type="pct"/>
            <w:vAlign w:val="center"/>
          </w:tcPr>
          <w:p w14:paraId="6A52216E" w14:textId="77777777" w:rsidR="00F50AC2" w:rsidRPr="00697DD9" w:rsidRDefault="00F50AC2" w:rsidP="004D3221">
            <w:pPr>
              <w:rPr>
                <w:rFonts w:ascii="Arial" w:hAnsi="Arial" w:cs="Arial"/>
                <w:sz w:val="20"/>
                <w:szCs w:val="20"/>
              </w:rPr>
            </w:pPr>
            <w:r w:rsidRPr="00697DD9">
              <w:rPr>
                <w:rFonts w:ascii="Arial" w:hAnsi="Arial" w:cs="Arial"/>
                <w:sz w:val="20"/>
                <w:szCs w:val="20"/>
              </w:rPr>
              <w:t>Audible presentation of information</w:t>
            </w:r>
          </w:p>
        </w:tc>
        <w:tc>
          <w:tcPr>
            <w:tcW w:w="2162" w:type="pct"/>
            <w:vAlign w:val="center"/>
          </w:tcPr>
          <w:p w14:paraId="6BD95E7D" w14:textId="77777777" w:rsidR="00F50AC2" w:rsidRPr="00697DD9" w:rsidRDefault="00F50AC2" w:rsidP="004D3221">
            <w:pPr>
              <w:rPr>
                <w:rFonts w:ascii="Arial" w:hAnsi="Arial" w:cs="Arial"/>
                <w:sz w:val="20"/>
                <w:szCs w:val="20"/>
              </w:rPr>
            </w:pPr>
            <w:r w:rsidRPr="00697DD9">
              <w:rPr>
                <w:rFonts w:ascii="Arial" w:hAnsi="Arial" w:cs="Arial"/>
                <w:sz w:val="20"/>
                <w:szCs w:val="20"/>
              </w:rPr>
              <w:t>Bell, horn, loudspeaker, whistle</w:t>
            </w:r>
          </w:p>
        </w:tc>
      </w:tr>
      <w:tr w:rsidR="00F50AC2" w:rsidRPr="007E21CD" w14:paraId="47A14E57" w14:textId="77777777" w:rsidTr="004D3221">
        <w:trPr>
          <w:trHeight w:val="20"/>
          <w:jc w:val="center"/>
        </w:trPr>
        <w:tc>
          <w:tcPr>
            <w:tcW w:w="362" w:type="pct"/>
            <w:vAlign w:val="center"/>
          </w:tcPr>
          <w:p w14:paraId="70736FEC" w14:textId="77777777" w:rsidR="00F50AC2" w:rsidRPr="00697DD9" w:rsidRDefault="00F50AC2" w:rsidP="004D3221">
            <w:pPr>
              <w:rPr>
                <w:rFonts w:ascii="Arial" w:hAnsi="Arial" w:cs="Arial"/>
                <w:sz w:val="20"/>
                <w:szCs w:val="20"/>
              </w:rPr>
            </w:pPr>
            <w:r w:rsidRPr="00697DD9">
              <w:rPr>
                <w:rFonts w:ascii="Arial" w:hAnsi="Arial" w:cs="Arial"/>
                <w:sz w:val="20"/>
                <w:szCs w:val="20"/>
              </w:rPr>
              <w:t>PK</w:t>
            </w:r>
          </w:p>
        </w:tc>
        <w:tc>
          <w:tcPr>
            <w:tcW w:w="2476" w:type="pct"/>
            <w:vAlign w:val="center"/>
          </w:tcPr>
          <w:p w14:paraId="1799A0FB" w14:textId="77777777" w:rsidR="00F50AC2" w:rsidRPr="00697DD9" w:rsidRDefault="00F50AC2" w:rsidP="004D3221">
            <w:pPr>
              <w:rPr>
                <w:rFonts w:ascii="Arial" w:hAnsi="Arial" w:cs="Arial"/>
                <w:sz w:val="20"/>
                <w:szCs w:val="20"/>
              </w:rPr>
            </w:pPr>
            <w:r w:rsidRPr="00697DD9">
              <w:rPr>
                <w:rFonts w:ascii="Arial" w:hAnsi="Arial" w:cs="Arial"/>
                <w:sz w:val="20"/>
                <w:szCs w:val="20"/>
              </w:rPr>
              <w:t>Tactile presentation of information</w:t>
            </w:r>
          </w:p>
        </w:tc>
        <w:tc>
          <w:tcPr>
            <w:tcW w:w="2162" w:type="pct"/>
            <w:vAlign w:val="center"/>
          </w:tcPr>
          <w:p w14:paraId="7BC1748D" w14:textId="77777777" w:rsidR="00F50AC2" w:rsidRPr="00697DD9" w:rsidRDefault="00F50AC2" w:rsidP="004D3221">
            <w:pPr>
              <w:rPr>
                <w:rFonts w:ascii="Arial" w:hAnsi="Arial" w:cs="Arial"/>
                <w:sz w:val="20"/>
                <w:szCs w:val="20"/>
              </w:rPr>
            </w:pPr>
            <w:r w:rsidRPr="00697DD9">
              <w:rPr>
                <w:rFonts w:ascii="Arial" w:hAnsi="Arial" w:cs="Arial"/>
                <w:sz w:val="20"/>
                <w:szCs w:val="20"/>
              </w:rPr>
              <w:t>Vibrator</w:t>
            </w:r>
          </w:p>
        </w:tc>
      </w:tr>
      <w:tr w:rsidR="00F50AC2" w:rsidRPr="007E21CD" w14:paraId="35699501" w14:textId="77777777" w:rsidTr="004D3221">
        <w:trPr>
          <w:trHeight w:val="20"/>
          <w:jc w:val="center"/>
        </w:trPr>
        <w:tc>
          <w:tcPr>
            <w:tcW w:w="362" w:type="pct"/>
            <w:vAlign w:val="center"/>
          </w:tcPr>
          <w:p w14:paraId="12474908" w14:textId="77777777" w:rsidR="00F50AC2" w:rsidRPr="00697DD9" w:rsidRDefault="00F50AC2" w:rsidP="004D3221">
            <w:pPr>
              <w:rPr>
                <w:rFonts w:ascii="Arial" w:hAnsi="Arial" w:cs="Arial"/>
                <w:sz w:val="20"/>
                <w:szCs w:val="20"/>
              </w:rPr>
            </w:pPr>
            <w:r w:rsidRPr="00697DD9">
              <w:rPr>
                <w:rFonts w:ascii="Arial" w:hAnsi="Arial" w:cs="Arial"/>
                <w:sz w:val="20"/>
                <w:szCs w:val="20"/>
              </w:rPr>
              <w:t>PL</w:t>
            </w:r>
          </w:p>
        </w:tc>
        <w:tc>
          <w:tcPr>
            <w:tcW w:w="2476" w:type="pct"/>
            <w:vAlign w:val="center"/>
          </w:tcPr>
          <w:p w14:paraId="53C9812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46DDAA3" w14:textId="77777777" w:rsidR="00F50AC2" w:rsidRPr="00697DD9" w:rsidRDefault="00F50AC2" w:rsidP="004D3221">
            <w:pPr>
              <w:rPr>
                <w:sz w:val="20"/>
                <w:szCs w:val="20"/>
              </w:rPr>
            </w:pPr>
          </w:p>
        </w:tc>
      </w:tr>
      <w:tr w:rsidR="00F50AC2" w:rsidRPr="007E21CD" w14:paraId="4C3E91C3" w14:textId="77777777" w:rsidTr="004D3221">
        <w:trPr>
          <w:trHeight w:val="20"/>
          <w:jc w:val="center"/>
        </w:trPr>
        <w:tc>
          <w:tcPr>
            <w:tcW w:w="362" w:type="pct"/>
            <w:vAlign w:val="center"/>
          </w:tcPr>
          <w:p w14:paraId="2E860F85" w14:textId="77777777" w:rsidR="00F50AC2" w:rsidRPr="00697DD9" w:rsidRDefault="00F50AC2" w:rsidP="004D3221">
            <w:pPr>
              <w:rPr>
                <w:rFonts w:ascii="Arial" w:hAnsi="Arial" w:cs="Arial"/>
                <w:sz w:val="20"/>
                <w:szCs w:val="20"/>
              </w:rPr>
            </w:pPr>
            <w:r w:rsidRPr="00697DD9">
              <w:rPr>
                <w:rFonts w:ascii="Arial" w:hAnsi="Arial" w:cs="Arial"/>
                <w:sz w:val="20"/>
                <w:szCs w:val="20"/>
              </w:rPr>
              <w:t>PM</w:t>
            </w:r>
          </w:p>
        </w:tc>
        <w:tc>
          <w:tcPr>
            <w:tcW w:w="2476" w:type="pct"/>
            <w:vAlign w:val="center"/>
          </w:tcPr>
          <w:p w14:paraId="680E381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48A6482" w14:textId="77777777" w:rsidR="00F50AC2" w:rsidRPr="00697DD9" w:rsidRDefault="00F50AC2" w:rsidP="004D3221">
            <w:pPr>
              <w:rPr>
                <w:sz w:val="20"/>
                <w:szCs w:val="20"/>
              </w:rPr>
            </w:pPr>
          </w:p>
        </w:tc>
      </w:tr>
      <w:tr w:rsidR="00F50AC2" w:rsidRPr="007E21CD" w14:paraId="4ABC88E5" w14:textId="77777777" w:rsidTr="004D3221">
        <w:trPr>
          <w:trHeight w:val="20"/>
          <w:jc w:val="center"/>
        </w:trPr>
        <w:tc>
          <w:tcPr>
            <w:tcW w:w="362" w:type="pct"/>
            <w:vAlign w:val="center"/>
          </w:tcPr>
          <w:p w14:paraId="176ACB12" w14:textId="77777777" w:rsidR="00F50AC2" w:rsidRPr="00697DD9" w:rsidRDefault="00F50AC2" w:rsidP="004D3221">
            <w:pPr>
              <w:rPr>
                <w:rFonts w:ascii="Arial" w:hAnsi="Arial" w:cs="Arial"/>
                <w:sz w:val="20"/>
                <w:szCs w:val="20"/>
              </w:rPr>
            </w:pPr>
            <w:r w:rsidRPr="00697DD9">
              <w:rPr>
                <w:rFonts w:ascii="Arial" w:hAnsi="Arial" w:cs="Arial"/>
                <w:sz w:val="20"/>
                <w:szCs w:val="20"/>
              </w:rPr>
              <w:t>PN</w:t>
            </w:r>
          </w:p>
        </w:tc>
        <w:tc>
          <w:tcPr>
            <w:tcW w:w="2476" w:type="pct"/>
            <w:vAlign w:val="center"/>
          </w:tcPr>
          <w:p w14:paraId="76FD343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AC961DF" w14:textId="77777777" w:rsidR="00F50AC2" w:rsidRPr="00697DD9" w:rsidRDefault="00F50AC2" w:rsidP="004D3221">
            <w:pPr>
              <w:rPr>
                <w:sz w:val="20"/>
                <w:szCs w:val="20"/>
              </w:rPr>
            </w:pPr>
          </w:p>
        </w:tc>
      </w:tr>
      <w:tr w:rsidR="00F50AC2" w:rsidRPr="007E21CD" w14:paraId="07146C91" w14:textId="77777777" w:rsidTr="004D3221">
        <w:trPr>
          <w:trHeight w:val="20"/>
          <w:jc w:val="center"/>
        </w:trPr>
        <w:tc>
          <w:tcPr>
            <w:tcW w:w="362" w:type="pct"/>
            <w:vAlign w:val="center"/>
          </w:tcPr>
          <w:p w14:paraId="3DDC8DC9" w14:textId="77777777" w:rsidR="00F50AC2" w:rsidRPr="00697DD9" w:rsidRDefault="00F50AC2" w:rsidP="004D3221">
            <w:pPr>
              <w:rPr>
                <w:rFonts w:ascii="Arial" w:hAnsi="Arial" w:cs="Arial"/>
                <w:sz w:val="20"/>
                <w:szCs w:val="20"/>
              </w:rPr>
            </w:pPr>
            <w:r w:rsidRPr="00697DD9">
              <w:rPr>
                <w:rFonts w:ascii="Arial" w:hAnsi="Arial" w:cs="Arial"/>
                <w:sz w:val="20"/>
                <w:szCs w:val="20"/>
              </w:rPr>
              <w:t>PP</w:t>
            </w:r>
          </w:p>
        </w:tc>
        <w:tc>
          <w:tcPr>
            <w:tcW w:w="2476" w:type="pct"/>
            <w:vAlign w:val="center"/>
          </w:tcPr>
          <w:p w14:paraId="513834A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447F1CE" w14:textId="77777777" w:rsidR="00F50AC2" w:rsidRPr="00697DD9" w:rsidRDefault="00F50AC2" w:rsidP="004D3221">
            <w:pPr>
              <w:rPr>
                <w:sz w:val="20"/>
                <w:szCs w:val="20"/>
              </w:rPr>
            </w:pPr>
          </w:p>
        </w:tc>
      </w:tr>
      <w:tr w:rsidR="00F50AC2" w:rsidRPr="007E21CD" w14:paraId="4AB70CDA" w14:textId="77777777" w:rsidTr="004D3221">
        <w:trPr>
          <w:trHeight w:val="20"/>
          <w:jc w:val="center"/>
        </w:trPr>
        <w:tc>
          <w:tcPr>
            <w:tcW w:w="362" w:type="pct"/>
            <w:vAlign w:val="center"/>
          </w:tcPr>
          <w:p w14:paraId="3595AC8D" w14:textId="77777777" w:rsidR="00F50AC2" w:rsidRPr="00697DD9" w:rsidRDefault="00F50AC2" w:rsidP="004D3221">
            <w:pPr>
              <w:rPr>
                <w:rFonts w:ascii="Arial" w:hAnsi="Arial" w:cs="Arial"/>
                <w:sz w:val="20"/>
                <w:szCs w:val="20"/>
              </w:rPr>
            </w:pPr>
            <w:r w:rsidRPr="00697DD9">
              <w:rPr>
                <w:rFonts w:ascii="Arial" w:hAnsi="Arial" w:cs="Arial"/>
                <w:sz w:val="20"/>
                <w:szCs w:val="20"/>
              </w:rPr>
              <w:t>PQ</w:t>
            </w:r>
          </w:p>
        </w:tc>
        <w:tc>
          <w:tcPr>
            <w:tcW w:w="2476" w:type="pct"/>
            <w:vAlign w:val="center"/>
          </w:tcPr>
          <w:p w14:paraId="4A0967B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5DC2CFF" w14:textId="77777777" w:rsidR="00F50AC2" w:rsidRPr="00697DD9" w:rsidRDefault="00F50AC2" w:rsidP="004D3221">
            <w:pPr>
              <w:rPr>
                <w:sz w:val="20"/>
                <w:szCs w:val="20"/>
              </w:rPr>
            </w:pPr>
          </w:p>
        </w:tc>
      </w:tr>
      <w:tr w:rsidR="00F50AC2" w:rsidRPr="007E21CD" w14:paraId="233488F6" w14:textId="77777777" w:rsidTr="004D3221">
        <w:trPr>
          <w:trHeight w:val="20"/>
          <w:jc w:val="center"/>
        </w:trPr>
        <w:tc>
          <w:tcPr>
            <w:tcW w:w="362" w:type="pct"/>
            <w:vAlign w:val="center"/>
          </w:tcPr>
          <w:p w14:paraId="6B74D558" w14:textId="77777777" w:rsidR="00F50AC2" w:rsidRPr="00697DD9" w:rsidRDefault="00F50AC2" w:rsidP="004D3221">
            <w:pPr>
              <w:rPr>
                <w:rFonts w:ascii="Arial" w:hAnsi="Arial" w:cs="Arial"/>
                <w:sz w:val="20"/>
                <w:szCs w:val="20"/>
              </w:rPr>
            </w:pPr>
            <w:r w:rsidRPr="00697DD9">
              <w:rPr>
                <w:rFonts w:ascii="Arial" w:hAnsi="Arial" w:cs="Arial"/>
                <w:sz w:val="20"/>
                <w:szCs w:val="20"/>
              </w:rPr>
              <w:t>PR</w:t>
            </w:r>
          </w:p>
        </w:tc>
        <w:tc>
          <w:tcPr>
            <w:tcW w:w="2476" w:type="pct"/>
            <w:vAlign w:val="center"/>
          </w:tcPr>
          <w:p w14:paraId="7C297C1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E8B5B25" w14:textId="77777777" w:rsidR="00F50AC2" w:rsidRPr="00697DD9" w:rsidRDefault="00F50AC2" w:rsidP="004D3221">
            <w:pPr>
              <w:rPr>
                <w:sz w:val="20"/>
                <w:szCs w:val="20"/>
              </w:rPr>
            </w:pPr>
          </w:p>
        </w:tc>
      </w:tr>
      <w:tr w:rsidR="00F50AC2" w:rsidRPr="007E21CD" w14:paraId="0B586753" w14:textId="77777777" w:rsidTr="004D3221">
        <w:trPr>
          <w:trHeight w:val="20"/>
          <w:jc w:val="center"/>
        </w:trPr>
        <w:tc>
          <w:tcPr>
            <w:tcW w:w="362" w:type="pct"/>
            <w:vAlign w:val="center"/>
          </w:tcPr>
          <w:p w14:paraId="31771C23"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PS</w:t>
            </w:r>
          </w:p>
        </w:tc>
        <w:tc>
          <w:tcPr>
            <w:tcW w:w="2476" w:type="pct"/>
            <w:vAlign w:val="center"/>
          </w:tcPr>
          <w:p w14:paraId="417F2B3A"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6AA38F8" w14:textId="77777777" w:rsidR="00F50AC2" w:rsidRPr="00697DD9" w:rsidRDefault="00F50AC2" w:rsidP="004D3221">
            <w:pPr>
              <w:rPr>
                <w:sz w:val="20"/>
                <w:szCs w:val="20"/>
              </w:rPr>
            </w:pPr>
          </w:p>
        </w:tc>
      </w:tr>
      <w:tr w:rsidR="00F50AC2" w:rsidRPr="007E21CD" w14:paraId="3D5465E8" w14:textId="77777777" w:rsidTr="004D3221">
        <w:trPr>
          <w:trHeight w:val="20"/>
          <w:jc w:val="center"/>
        </w:trPr>
        <w:tc>
          <w:tcPr>
            <w:tcW w:w="362" w:type="pct"/>
            <w:vAlign w:val="center"/>
          </w:tcPr>
          <w:p w14:paraId="59809DD6" w14:textId="77777777" w:rsidR="00F50AC2" w:rsidRPr="00697DD9" w:rsidRDefault="00F50AC2" w:rsidP="004D3221">
            <w:pPr>
              <w:rPr>
                <w:rFonts w:ascii="Arial" w:hAnsi="Arial" w:cs="Arial"/>
                <w:sz w:val="20"/>
                <w:szCs w:val="20"/>
              </w:rPr>
            </w:pPr>
            <w:r w:rsidRPr="00697DD9">
              <w:rPr>
                <w:rFonts w:ascii="Arial" w:hAnsi="Arial" w:cs="Arial"/>
                <w:sz w:val="20"/>
                <w:szCs w:val="20"/>
              </w:rPr>
              <w:t>PT</w:t>
            </w:r>
          </w:p>
        </w:tc>
        <w:tc>
          <w:tcPr>
            <w:tcW w:w="2476" w:type="pct"/>
            <w:vAlign w:val="center"/>
          </w:tcPr>
          <w:p w14:paraId="36340DE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6065E18" w14:textId="77777777" w:rsidR="00F50AC2" w:rsidRPr="00697DD9" w:rsidRDefault="00F50AC2" w:rsidP="004D3221">
            <w:pPr>
              <w:rPr>
                <w:sz w:val="20"/>
                <w:szCs w:val="20"/>
              </w:rPr>
            </w:pPr>
          </w:p>
        </w:tc>
      </w:tr>
      <w:tr w:rsidR="00F50AC2" w:rsidRPr="007E21CD" w14:paraId="7C6DAF00" w14:textId="77777777" w:rsidTr="004D3221">
        <w:trPr>
          <w:trHeight w:val="20"/>
          <w:jc w:val="center"/>
        </w:trPr>
        <w:tc>
          <w:tcPr>
            <w:tcW w:w="362" w:type="pct"/>
            <w:vAlign w:val="center"/>
          </w:tcPr>
          <w:p w14:paraId="69D64F0B" w14:textId="77777777" w:rsidR="00F50AC2" w:rsidRPr="00697DD9" w:rsidRDefault="00F50AC2" w:rsidP="004D3221">
            <w:pPr>
              <w:rPr>
                <w:rFonts w:ascii="Arial" w:hAnsi="Arial" w:cs="Arial"/>
                <w:sz w:val="20"/>
                <w:szCs w:val="20"/>
              </w:rPr>
            </w:pPr>
            <w:r w:rsidRPr="00697DD9">
              <w:rPr>
                <w:rFonts w:ascii="Arial" w:hAnsi="Arial" w:cs="Arial"/>
                <w:sz w:val="20"/>
                <w:szCs w:val="20"/>
              </w:rPr>
              <w:t>PU</w:t>
            </w:r>
          </w:p>
        </w:tc>
        <w:tc>
          <w:tcPr>
            <w:tcW w:w="2476" w:type="pct"/>
            <w:vAlign w:val="center"/>
          </w:tcPr>
          <w:p w14:paraId="5DA34A1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C5D2552" w14:textId="77777777" w:rsidR="00F50AC2" w:rsidRPr="00697DD9" w:rsidRDefault="00F50AC2" w:rsidP="004D3221">
            <w:pPr>
              <w:rPr>
                <w:sz w:val="20"/>
                <w:szCs w:val="20"/>
              </w:rPr>
            </w:pPr>
          </w:p>
        </w:tc>
      </w:tr>
      <w:tr w:rsidR="00F50AC2" w:rsidRPr="007E21CD" w14:paraId="42EC62CF" w14:textId="77777777" w:rsidTr="004D3221">
        <w:trPr>
          <w:trHeight w:val="20"/>
          <w:jc w:val="center"/>
        </w:trPr>
        <w:tc>
          <w:tcPr>
            <w:tcW w:w="362" w:type="pct"/>
            <w:vAlign w:val="center"/>
          </w:tcPr>
          <w:p w14:paraId="16DF88A4" w14:textId="77777777" w:rsidR="00F50AC2" w:rsidRPr="00697DD9" w:rsidRDefault="00F50AC2" w:rsidP="004D3221">
            <w:pPr>
              <w:rPr>
                <w:rFonts w:ascii="Arial" w:hAnsi="Arial" w:cs="Arial"/>
                <w:sz w:val="20"/>
                <w:szCs w:val="20"/>
              </w:rPr>
            </w:pPr>
            <w:r w:rsidRPr="00697DD9">
              <w:rPr>
                <w:rFonts w:ascii="Arial" w:hAnsi="Arial" w:cs="Arial"/>
                <w:sz w:val="20"/>
                <w:szCs w:val="20"/>
              </w:rPr>
              <w:t>PV</w:t>
            </w:r>
          </w:p>
        </w:tc>
        <w:tc>
          <w:tcPr>
            <w:tcW w:w="2476" w:type="pct"/>
            <w:vAlign w:val="center"/>
          </w:tcPr>
          <w:p w14:paraId="1889B5F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615F1DB" w14:textId="77777777" w:rsidR="00F50AC2" w:rsidRPr="00697DD9" w:rsidRDefault="00F50AC2" w:rsidP="004D3221">
            <w:pPr>
              <w:rPr>
                <w:sz w:val="20"/>
                <w:szCs w:val="20"/>
              </w:rPr>
            </w:pPr>
          </w:p>
        </w:tc>
      </w:tr>
      <w:tr w:rsidR="00F50AC2" w:rsidRPr="007E21CD" w14:paraId="4887EA87" w14:textId="77777777" w:rsidTr="004D3221">
        <w:trPr>
          <w:trHeight w:val="20"/>
          <w:jc w:val="center"/>
        </w:trPr>
        <w:tc>
          <w:tcPr>
            <w:tcW w:w="362" w:type="pct"/>
            <w:vAlign w:val="center"/>
          </w:tcPr>
          <w:p w14:paraId="0197699B" w14:textId="77777777" w:rsidR="00F50AC2" w:rsidRPr="00697DD9" w:rsidRDefault="00F50AC2" w:rsidP="004D3221">
            <w:pPr>
              <w:rPr>
                <w:rFonts w:ascii="Arial" w:hAnsi="Arial" w:cs="Arial"/>
                <w:sz w:val="20"/>
                <w:szCs w:val="20"/>
              </w:rPr>
            </w:pPr>
            <w:r w:rsidRPr="00697DD9">
              <w:rPr>
                <w:rFonts w:ascii="Arial" w:hAnsi="Arial" w:cs="Arial"/>
                <w:sz w:val="20"/>
                <w:szCs w:val="20"/>
              </w:rPr>
              <w:t>PW</w:t>
            </w:r>
          </w:p>
        </w:tc>
        <w:tc>
          <w:tcPr>
            <w:tcW w:w="2476" w:type="pct"/>
            <w:vAlign w:val="center"/>
          </w:tcPr>
          <w:p w14:paraId="28BB20F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DEBC240" w14:textId="77777777" w:rsidR="00F50AC2" w:rsidRPr="00697DD9" w:rsidRDefault="00F50AC2" w:rsidP="004D3221">
            <w:pPr>
              <w:rPr>
                <w:sz w:val="20"/>
                <w:szCs w:val="20"/>
              </w:rPr>
            </w:pPr>
          </w:p>
        </w:tc>
      </w:tr>
      <w:tr w:rsidR="00F50AC2" w:rsidRPr="007E21CD" w14:paraId="22AE6328" w14:textId="77777777" w:rsidTr="004D3221">
        <w:trPr>
          <w:trHeight w:val="20"/>
          <w:jc w:val="center"/>
        </w:trPr>
        <w:tc>
          <w:tcPr>
            <w:tcW w:w="362" w:type="pct"/>
            <w:vAlign w:val="center"/>
          </w:tcPr>
          <w:p w14:paraId="213D1400" w14:textId="77777777" w:rsidR="00F50AC2" w:rsidRPr="00697DD9" w:rsidRDefault="00F50AC2" w:rsidP="004D3221">
            <w:pPr>
              <w:rPr>
                <w:rFonts w:ascii="Arial" w:hAnsi="Arial" w:cs="Arial"/>
                <w:sz w:val="20"/>
                <w:szCs w:val="20"/>
              </w:rPr>
            </w:pPr>
            <w:r w:rsidRPr="00697DD9">
              <w:rPr>
                <w:rFonts w:ascii="Arial" w:hAnsi="Arial" w:cs="Arial"/>
                <w:sz w:val="20"/>
                <w:szCs w:val="20"/>
              </w:rPr>
              <w:t>PX</w:t>
            </w:r>
          </w:p>
        </w:tc>
        <w:tc>
          <w:tcPr>
            <w:tcW w:w="2476" w:type="pct"/>
            <w:vAlign w:val="center"/>
          </w:tcPr>
          <w:p w14:paraId="3F3502CA"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FB8E176" w14:textId="77777777" w:rsidR="00F50AC2" w:rsidRPr="00697DD9" w:rsidRDefault="00F50AC2" w:rsidP="004D3221">
            <w:pPr>
              <w:rPr>
                <w:sz w:val="20"/>
                <w:szCs w:val="20"/>
              </w:rPr>
            </w:pPr>
          </w:p>
        </w:tc>
      </w:tr>
      <w:tr w:rsidR="00F50AC2" w:rsidRPr="007E21CD" w14:paraId="44B1AA7C" w14:textId="77777777" w:rsidTr="004D3221">
        <w:trPr>
          <w:trHeight w:val="20"/>
          <w:jc w:val="center"/>
        </w:trPr>
        <w:tc>
          <w:tcPr>
            <w:tcW w:w="362" w:type="pct"/>
            <w:vAlign w:val="center"/>
          </w:tcPr>
          <w:p w14:paraId="171EAF9A" w14:textId="77777777" w:rsidR="00F50AC2" w:rsidRPr="00697DD9" w:rsidRDefault="00F50AC2" w:rsidP="004D3221">
            <w:pPr>
              <w:rPr>
                <w:rFonts w:ascii="Arial" w:hAnsi="Arial" w:cs="Arial"/>
                <w:sz w:val="20"/>
                <w:szCs w:val="20"/>
              </w:rPr>
            </w:pPr>
            <w:r w:rsidRPr="00697DD9">
              <w:rPr>
                <w:rFonts w:ascii="Arial" w:hAnsi="Arial" w:cs="Arial"/>
                <w:sz w:val="20"/>
                <w:szCs w:val="20"/>
              </w:rPr>
              <w:t>PY</w:t>
            </w:r>
          </w:p>
        </w:tc>
        <w:tc>
          <w:tcPr>
            <w:tcW w:w="2476" w:type="pct"/>
            <w:vAlign w:val="center"/>
          </w:tcPr>
          <w:p w14:paraId="0F43780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A601FD3" w14:textId="77777777" w:rsidR="00F50AC2" w:rsidRPr="00697DD9" w:rsidRDefault="00F50AC2" w:rsidP="004D3221">
            <w:pPr>
              <w:rPr>
                <w:sz w:val="20"/>
                <w:szCs w:val="20"/>
              </w:rPr>
            </w:pPr>
          </w:p>
        </w:tc>
      </w:tr>
      <w:tr w:rsidR="00F50AC2" w:rsidRPr="007E21CD" w14:paraId="5604D98B" w14:textId="77777777" w:rsidTr="004D3221">
        <w:trPr>
          <w:trHeight w:val="20"/>
          <w:jc w:val="center"/>
        </w:trPr>
        <w:tc>
          <w:tcPr>
            <w:tcW w:w="362" w:type="pct"/>
            <w:vAlign w:val="center"/>
          </w:tcPr>
          <w:p w14:paraId="6EE61FCD" w14:textId="77777777" w:rsidR="00F50AC2" w:rsidRPr="00697DD9" w:rsidRDefault="00F50AC2" w:rsidP="004D3221">
            <w:pPr>
              <w:rPr>
                <w:rFonts w:ascii="Arial" w:hAnsi="Arial" w:cs="Arial"/>
                <w:sz w:val="20"/>
                <w:szCs w:val="20"/>
              </w:rPr>
            </w:pPr>
            <w:r w:rsidRPr="00697DD9">
              <w:rPr>
                <w:rFonts w:ascii="Arial" w:hAnsi="Arial" w:cs="Arial"/>
                <w:sz w:val="20"/>
                <w:szCs w:val="20"/>
              </w:rPr>
              <w:t>PZ</w:t>
            </w:r>
          </w:p>
        </w:tc>
        <w:tc>
          <w:tcPr>
            <w:tcW w:w="2476" w:type="pct"/>
            <w:vAlign w:val="center"/>
          </w:tcPr>
          <w:p w14:paraId="0D5EE3A0"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0C4F3730" w14:textId="77777777" w:rsidR="00F50AC2" w:rsidRPr="00697DD9" w:rsidRDefault="00F50AC2" w:rsidP="004D3221">
            <w:pPr>
              <w:rPr>
                <w:sz w:val="20"/>
                <w:szCs w:val="20"/>
              </w:rPr>
            </w:pPr>
          </w:p>
        </w:tc>
      </w:tr>
      <w:tr w:rsidR="00F50AC2" w:rsidRPr="007E21CD" w14:paraId="7D2CF4E4" w14:textId="77777777" w:rsidTr="004D3221">
        <w:trPr>
          <w:trHeight w:val="20"/>
          <w:jc w:val="center"/>
        </w:trPr>
        <w:tc>
          <w:tcPr>
            <w:tcW w:w="5000" w:type="pct"/>
            <w:gridSpan w:val="3"/>
            <w:vAlign w:val="center"/>
          </w:tcPr>
          <w:p w14:paraId="131A90AD" w14:textId="77777777" w:rsidR="00F50AC2" w:rsidRPr="007E21CD" w:rsidRDefault="00F50AC2" w:rsidP="004D3221">
            <w:pPr>
              <w:rPr>
                <w:b/>
                <w:sz w:val="20"/>
                <w:szCs w:val="20"/>
                <w:lang w:val="en-US"/>
              </w:rPr>
            </w:pPr>
          </w:p>
        </w:tc>
      </w:tr>
      <w:tr w:rsidR="00F50AC2" w:rsidRPr="00FD2611" w14:paraId="2569C176" w14:textId="77777777" w:rsidTr="004D3221">
        <w:trPr>
          <w:trHeight w:val="20"/>
          <w:jc w:val="center"/>
        </w:trPr>
        <w:tc>
          <w:tcPr>
            <w:tcW w:w="5000" w:type="pct"/>
            <w:gridSpan w:val="3"/>
            <w:vAlign w:val="center"/>
          </w:tcPr>
          <w:p w14:paraId="40BBC9F0" w14:textId="77777777" w:rsidR="00F50AC2" w:rsidRPr="007E21CD" w:rsidRDefault="00F50AC2" w:rsidP="004D3221">
            <w:pPr>
              <w:rPr>
                <w:rFonts w:ascii="Arial" w:hAnsi="Arial" w:cs="Arial"/>
                <w:b/>
                <w:sz w:val="20"/>
                <w:szCs w:val="20"/>
                <w:lang w:val="en-US"/>
              </w:rPr>
            </w:pPr>
            <w:r w:rsidRPr="007E21CD">
              <w:rPr>
                <w:rFonts w:ascii="Arial" w:hAnsi="Arial" w:cs="Arial"/>
                <w:b/>
                <w:sz w:val="20"/>
                <w:szCs w:val="20"/>
                <w:lang w:val="en-US"/>
              </w:rPr>
              <w:t>Main class Q</w:t>
            </w:r>
          </w:p>
          <w:p w14:paraId="7F3EC072" w14:textId="77777777" w:rsidR="00F50AC2" w:rsidRPr="007E21CD" w:rsidRDefault="00F50AC2" w:rsidP="004D3221">
            <w:pPr>
              <w:rPr>
                <w:b/>
                <w:sz w:val="20"/>
                <w:szCs w:val="20"/>
                <w:lang w:val="en-US"/>
              </w:rPr>
            </w:pPr>
            <w:r w:rsidRPr="007E21CD">
              <w:rPr>
                <w:rFonts w:ascii="Arial" w:hAnsi="Arial" w:cs="Arial"/>
                <w:b/>
                <w:sz w:val="20"/>
                <w:szCs w:val="20"/>
                <w:lang w:val="en-US"/>
              </w:rPr>
              <w:t>Controlled switching or varying a flow of energy, of signals or of material</w:t>
            </w:r>
          </w:p>
        </w:tc>
      </w:tr>
      <w:tr w:rsidR="00F50AC2" w:rsidRPr="007E21CD" w14:paraId="230498EA" w14:textId="77777777" w:rsidTr="004D3221">
        <w:trPr>
          <w:trHeight w:val="20"/>
          <w:jc w:val="center"/>
        </w:trPr>
        <w:tc>
          <w:tcPr>
            <w:tcW w:w="362" w:type="pct"/>
            <w:vAlign w:val="center"/>
          </w:tcPr>
          <w:p w14:paraId="652FA302"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6F8D6714"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1EB864ED"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FD2611" w14:paraId="2AE83D65" w14:textId="77777777" w:rsidTr="004D3221">
        <w:trPr>
          <w:trHeight w:val="20"/>
          <w:jc w:val="center"/>
        </w:trPr>
        <w:tc>
          <w:tcPr>
            <w:tcW w:w="362" w:type="pct"/>
            <w:vAlign w:val="center"/>
          </w:tcPr>
          <w:p w14:paraId="026B010F" w14:textId="77777777" w:rsidR="00F50AC2" w:rsidRPr="00697DD9" w:rsidRDefault="00F50AC2" w:rsidP="004D3221">
            <w:pPr>
              <w:rPr>
                <w:rFonts w:ascii="Arial" w:hAnsi="Arial" w:cs="Arial"/>
                <w:sz w:val="20"/>
                <w:szCs w:val="20"/>
              </w:rPr>
            </w:pPr>
            <w:r w:rsidRPr="00697DD9">
              <w:rPr>
                <w:rFonts w:ascii="Arial" w:hAnsi="Arial" w:cs="Arial"/>
                <w:sz w:val="20"/>
                <w:szCs w:val="20"/>
              </w:rPr>
              <w:t>QA</w:t>
            </w:r>
          </w:p>
        </w:tc>
        <w:tc>
          <w:tcPr>
            <w:tcW w:w="2476" w:type="pct"/>
            <w:vAlign w:val="center"/>
          </w:tcPr>
          <w:p w14:paraId="5E144AD4"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Switching and variation of electrical energy circuits</w:t>
            </w:r>
          </w:p>
        </w:tc>
        <w:tc>
          <w:tcPr>
            <w:tcW w:w="2162" w:type="pct"/>
            <w:vAlign w:val="center"/>
          </w:tcPr>
          <w:p w14:paraId="4B879191"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Circuit-breaker, contactor, motor starter, power transistor, thyristor</w:t>
            </w:r>
          </w:p>
        </w:tc>
      </w:tr>
      <w:tr w:rsidR="00F50AC2" w:rsidRPr="00FD2611" w14:paraId="243D2C5B" w14:textId="77777777" w:rsidTr="004D3221">
        <w:trPr>
          <w:trHeight w:val="20"/>
          <w:jc w:val="center"/>
        </w:trPr>
        <w:tc>
          <w:tcPr>
            <w:tcW w:w="362" w:type="pct"/>
            <w:vAlign w:val="center"/>
          </w:tcPr>
          <w:p w14:paraId="2A881DBD" w14:textId="77777777" w:rsidR="00F50AC2" w:rsidRPr="00697DD9" w:rsidRDefault="00F50AC2" w:rsidP="004D3221">
            <w:pPr>
              <w:rPr>
                <w:rFonts w:ascii="Arial" w:hAnsi="Arial" w:cs="Arial"/>
                <w:sz w:val="20"/>
                <w:szCs w:val="20"/>
              </w:rPr>
            </w:pPr>
            <w:r w:rsidRPr="00697DD9">
              <w:rPr>
                <w:rFonts w:ascii="Arial" w:hAnsi="Arial" w:cs="Arial"/>
                <w:sz w:val="20"/>
                <w:szCs w:val="20"/>
              </w:rPr>
              <w:t>QB</w:t>
            </w:r>
          </w:p>
        </w:tc>
        <w:tc>
          <w:tcPr>
            <w:tcW w:w="2476" w:type="pct"/>
            <w:vAlign w:val="center"/>
          </w:tcPr>
          <w:p w14:paraId="42E9B187"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Isolation of electrical energy circuits</w:t>
            </w:r>
          </w:p>
        </w:tc>
        <w:tc>
          <w:tcPr>
            <w:tcW w:w="2162" w:type="pct"/>
            <w:vAlign w:val="center"/>
          </w:tcPr>
          <w:p w14:paraId="1A4C6807"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Disconnector, fuse switch, fuse-switch disconnector,</w:t>
            </w:r>
          </w:p>
          <w:p w14:paraId="003FA22C"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isolating switch, load-break switch</w:t>
            </w:r>
          </w:p>
        </w:tc>
      </w:tr>
      <w:tr w:rsidR="00F50AC2" w:rsidRPr="007E21CD" w14:paraId="60AF2EFD" w14:textId="77777777" w:rsidTr="004D3221">
        <w:trPr>
          <w:trHeight w:val="20"/>
          <w:jc w:val="center"/>
        </w:trPr>
        <w:tc>
          <w:tcPr>
            <w:tcW w:w="362" w:type="pct"/>
            <w:vAlign w:val="center"/>
          </w:tcPr>
          <w:p w14:paraId="59DB65A4" w14:textId="77777777" w:rsidR="00F50AC2" w:rsidRPr="00697DD9" w:rsidRDefault="00F50AC2" w:rsidP="004D3221">
            <w:pPr>
              <w:rPr>
                <w:rFonts w:ascii="Arial" w:hAnsi="Arial" w:cs="Arial"/>
                <w:sz w:val="20"/>
                <w:szCs w:val="20"/>
              </w:rPr>
            </w:pPr>
            <w:r w:rsidRPr="00697DD9">
              <w:rPr>
                <w:rFonts w:ascii="Arial" w:hAnsi="Arial" w:cs="Arial"/>
                <w:sz w:val="20"/>
                <w:szCs w:val="20"/>
              </w:rPr>
              <w:t>QC</w:t>
            </w:r>
          </w:p>
        </w:tc>
        <w:tc>
          <w:tcPr>
            <w:tcW w:w="2476" w:type="pct"/>
            <w:vAlign w:val="center"/>
          </w:tcPr>
          <w:p w14:paraId="50D730D9"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Earthing of electrical energy circuits</w:t>
            </w:r>
          </w:p>
        </w:tc>
        <w:tc>
          <w:tcPr>
            <w:tcW w:w="2162" w:type="pct"/>
            <w:vAlign w:val="center"/>
          </w:tcPr>
          <w:p w14:paraId="6A79E0BA" w14:textId="77777777" w:rsidR="00F50AC2" w:rsidRPr="00697DD9" w:rsidRDefault="00F50AC2" w:rsidP="004D3221">
            <w:pPr>
              <w:rPr>
                <w:rFonts w:ascii="Arial" w:hAnsi="Arial" w:cs="Arial"/>
                <w:sz w:val="20"/>
                <w:szCs w:val="20"/>
              </w:rPr>
            </w:pPr>
            <w:r w:rsidRPr="00697DD9">
              <w:rPr>
                <w:rFonts w:ascii="Arial" w:hAnsi="Arial" w:cs="Arial"/>
                <w:sz w:val="20"/>
                <w:szCs w:val="20"/>
              </w:rPr>
              <w:t>Earthing switch</w:t>
            </w:r>
          </w:p>
        </w:tc>
      </w:tr>
      <w:tr w:rsidR="00F50AC2" w:rsidRPr="007E21CD" w14:paraId="311396B1" w14:textId="77777777" w:rsidTr="004D3221">
        <w:trPr>
          <w:trHeight w:val="20"/>
          <w:jc w:val="center"/>
        </w:trPr>
        <w:tc>
          <w:tcPr>
            <w:tcW w:w="362" w:type="pct"/>
            <w:vAlign w:val="center"/>
          </w:tcPr>
          <w:p w14:paraId="3BAA7D92" w14:textId="77777777" w:rsidR="00F50AC2" w:rsidRPr="00697DD9" w:rsidRDefault="00F50AC2" w:rsidP="004D3221">
            <w:pPr>
              <w:rPr>
                <w:rFonts w:ascii="Arial" w:hAnsi="Arial" w:cs="Arial"/>
                <w:sz w:val="20"/>
                <w:szCs w:val="20"/>
              </w:rPr>
            </w:pPr>
            <w:r w:rsidRPr="00697DD9">
              <w:rPr>
                <w:rFonts w:ascii="Arial" w:hAnsi="Arial" w:cs="Arial"/>
                <w:sz w:val="20"/>
                <w:szCs w:val="20"/>
              </w:rPr>
              <w:t>QD</w:t>
            </w:r>
          </w:p>
        </w:tc>
        <w:tc>
          <w:tcPr>
            <w:tcW w:w="2476" w:type="pct"/>
            <w:vAlign w:val="center"/>
          </w:tcPr>
          <w:p w14:paraId="16A025D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8D7FD0D" w14:textId="77777777" w:rsidR="00F50AC2" w:rsidRPr="00697DD9" w:rsidRDefault="00F50AC2" w:rsidP="004D3221">
            <w:pPr>
              <w:rPr>
                <w:rFonts w:ascii="Arial" w:hAnsi="Arial" w:cs="Arial"/>
                <w:sz w:val="20"/>
                <w:szCs w:val="20"/>
              </w:rPr>
            </w:pPr>
          </w:p>
        </w:tc>
      </w:tr>
      <w:tr w:rsidR="00F50AC2" w:rsidRPr="007E21CD" w14:paraId="6E9DDD3B" w14:textId="77777777" w:rsidTr="004D3221">
        <w:trPr>
          <w:trHeight w:val="20"/>
          <w:jc w:val="center"/>
        </w:trPr>
        <w:tc>
          <w:tcPr>
            <w:tcW w:w="362" w:type="pct"/>
            <w:vAlign w:val="center"/>
          </w:tcPr>
          <w:p w14:paraId="5788DC44" w14:textId="77777777" w:rsidR="00F50AC2" w:rsidRPr="00697DD9" w:rsidRDefault="00F50AC2" w:rsidP="004D3221">
            <w:pPr>
              <w:rPr>
                <w:rFonts w:ascii="Arial" w:hAnsi="Arial" w:cs="Arial"/>
                <w:sz w:val="20"/>
                <w:szCs w:val="20"/>
              </w:rPr>
            </w:pPr>
            <w:r w:rsidRPr="00697DD9">
              <w:rPr>
                <w:rFonts w:ascii="Arial" w:hAnsi="Arial" w:cs="Arial"/>
                <w:sz w:val="20"/>
                <w:szCs w:val="20"/>
              </w:rPr>
              <w:t>QE</w:t>
            </w:r>
          </w:p>
        </w:tc>
        <w:tc>
          <w:tcPr>
            <w:tcW w:w="2476" w:type="pct"/>
            <w:vAlign w:val="center"/>
          </w:tcPr>
          <w:p w14:paraId="3876FFF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84733DF" w14:textId="77777777" w:rsidR="00F50AC2" w:rsidRPr="00697DD9" w:rsidRDefault="00F50AC2" w:rsidP="004D3221">
            <w:pPr>
              <w:rPr>
                <w:rFonts w:ascii="Arial" w:hAnsi="Arial" w:cs="Arial"/>
                <w:sz w:val="20"/>
                <w:szCs w:val="20"/>
              </w:rPr>
            </w:pPr>
          </w:p>
        </w:tc>
      </w:tr>
      <w:tr w:rsidR="00F50AC2" w:rsidRPr="007E21CD" w14:paraId="22BC7337" w14:textId="77777777" w:rsidTr="004D3221">
        <w:trPr>
          <w:trHeight w:val="20"/>
          <w:jc w:val="center"/>
        </w:trPr>
        <w:tc>
          <w:tcPr>
            <w:tcW w:w="362" w:type="pct"/>
            <w:vAlign w:val="center"/>
          </w:tcPr>
          <w:p w14:paraId="393D1DDD" w14:textId="77777777" w:rsidR="00F50AC2" w:rsidRPr="00697DD9" w:rsidRDefault="00F50AC2" w:rsidP="004D3221">
            <w:pPr>
              <w:rPr>
                <w:rFonts w:ascii="Arial" w:hAnsi="Arial" w:cs="Arial"/>
                <w:sz w:val="20"/>
                <w:szCs w:val="20"/>
              </w:rPr>
            </w:pPr>
            <w:r w:rsidRPr="00697DD9">
              <w:rPr>
                <w:rFonts w:ascii="Arial" w:hAnsi="Arial" w:cs="Arial"/>
                <w:sz w:val="20"/>
                <w:szCs w:val="20"/>
              </w:rPr>
              <w:t>QF</w:t>
            </w:r>
          </w:p>
        </w:tc>
        <w:tc>
          <w:tcPr>
            <w:tcW w:w="2476" w:type="pct"/>
            <w:vAlign w:val="center"/>
          </w:tcPr>
          <w:p w14:paraId="78AF83D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060F5A5" w14:textId="77777777" w:rsidR="00F50AC2" w:rsidRPr="00697DD9" w:rsidRDefault="00F50AC2" w:rsidP="004D3221">
            <w:pPr>
              <w:rPr>
                <w:rFonts w:ascii="Arial" w:hAnsi="Arial" w:cs="Arial"/>
                <w:sz w:val="20"/>
                <w:szCs w:val="20"/>
              </w:rPr>
            </w:pPr>
          </w:p>
        </w:tc>
      </w:tr>
      <w:tr w:rsidR="00F50AC2" w:rsidRPr="007E21CD" w14:paraId="347CC3AD" w14:textId="77777777" w:rsidTr="004D3221">
        <w:trPr>
          <w:trHeight w:val="20"/>
          <w:jc w:val="center"/>
        </w:trPr>
        <w:tc>
          <w:tcPr>
            <w:tcW w:w="362" w:type="pct"/>
            <w:vAlign w:val="center"/>
          </w:tcPr>
          <w:p w14:paraId="329CC845" w14:textId="77777777" w:rsidR="00F50AC2" w:rsidRPr="00697DD9" w:rsidRDefault="00F50AC2" w:rsidP="004D3221">
            <w:pPr>
              <w:rPr>
                <w:rFonts w:ascii="Arial" w:hAnsi="Arial" w:cs="Arial"/>
                <w:sz w:val="20"/>
                <w:szCs w:val="20"/>
              </w:rPr>
            </w:pPr>
            <w:r w:rsidRPr="00697DD9">
              <w:rPr>
                <w:rFonts w:ascii="Arial" w:hAnsi="Arial" w:cs="Arial"/>
                <w:sz w:val="20"/>
                <w:szCs w:val="20"/>
              </w:rPr>
              <w:t>QG</w:t>
            </w:r>
          </w:p>
        </w:tc>
        <w:tc>
          <w:tcPr>
            <w:tcW w:w="2476" w:type="pct"/>
            <w:vAlign w:val="center"/>
          </w:tcPr>
          <w:p w14:paraId="43BBC54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58BEFD7" w14:textId="77777777" w:rsidR="00F50AC2" w:rsidRPr="00697DD9" w:rsidRDefault="00F50AC2" w:rsidP="004D3221">
            <w:pPr>
              <w:rPr>
                <w:rFonts w:ascii="Arial" w:hAnsi="Arial" w:cs="Arial"/>
                <w:sz w:val="20"/>
                <w:szCs w:val="20"/>
              </w:rPr>
            </w:pPr>
          </w:p>
        </w:tc>
      </w:tr>
      <w:tr w:rsidR="00F50AC2" w:rsidRPr="007E21CD" w14:paraId="02B30E70" w14:textId="77777777" w:rsidTr="004D3221">
        <w:trPr>
          <w:trHeight w:val="20"/>
          <w:jc w:val="center"/>
        </w:trPr>
        <w:tc>
          <w:tcPr>
            <w:tcW w:w="362" w:type="pct"/>
            <w:vAlign w:val="center"/>
          </w:tcPr>
          <w:p w14:paraId="316BA302" w14:textId="77777777" w:rsidR="00F50AC2" w:rsidRPr="00697DD9" w:rsidRDefault="00F50AC2" w:rsidP="004D3221">
            <w:pPr>
              <w:rPr>
                <w:rFonts w:ascii="Arial" w:hAnsi="Arial" w:cs="Arial"/>
                <w:sz w:val="20"/>
                <w:szCs w:val="20"/>
              </w:rPr>
            </w:pPr>
            <w:r w:rsidRPr="00697DD9">
              <w:rPr>
                <w:rFonts w:ascii="Arial" w:hAnsi="Arial" w:cs="Arial"/>
                <w:sz w:val="20"/>
                <w:szCs w:val="20"/>
              </w:rPr>
              <w:t>QH</w:t>
            </w:r>
          </w:p>
        </w:tc>
        <w:tc>
          <w:tcPr>
            <w:tcW w:w="2476" w:type="pct"/>
            <w:vAlign w:val="center"/>
          </w:tcPr>
          <w:p w14:paraId="0959516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295AA4C" w14:textId="77777777" w:rsidR="00F50AC2" w:rsidRPr="00697DD9" w:rsidRDefault="00F50AC2" w:rsidP="004D3221">
            <w:pPr>
              <w:rPr>
                <w:rFonts w:ascii="Arial" w:hAnsi="Arial" w:cs="Arial"/>
                <w:sz w:val="20"/>
                <w:szCs w:val="20"/>
              </w:rPr>
            </w:pPr>
          </w:p>
        </w:tc>
      </w:tr>
      <w:tr w:rsidR="00F50AC2" w:rsidRPr="007E21CD" w14:paraId="7A38DAAD" w14:textId="77777777" w:rsidTr="004D3221">
        <w:trPr>
          <w:trHeight w:val="20"/>
          <w:jc w:val="center"/>
        </w:trPr>
        <w:tc>
          <w:tcPr>
            <w:tcW w:w="362" w:type="pct"/>
            <w:vAlign w:val="center"/>
          </w:tcPr>
          <w:p w14:paraId="2A3D9696" w14:textId="77777777" w:rsidR="00F50AC2" w:rsidRPr="00697DD9" w:rsidRDefault="00F50AC2" w:rsidP="004D3221">
            <w:pPr>
              <w:rPr>
                <w:rFonts w:ascii="Arial" w:hAnsi="Arial" w:cs="Arial"/>
                <w:sz w:val="20"/>
                <w:szCs w:val="20"/>
              </w:rPr>
            </w:pPr>
            <w:r w:rsidRPr="00697DD9">
              <w:rPr>
                <w:rFonts w:ascii="Arial" w:hAnsi="Arial" w:cs="Arial"/>
                <w:sz w:val="20"/>
                <w:szCs w:val="20"/>
              </w:rPr>
              <w:t>QJ</w:t>
            </w:r>
          </w:p>
        </w:tc>
        <w:tc>
          <w:tcPr>
            <w:tcW w:w="2476" w:type="pct"/>
            <w:vAlign w:val="center"/>
          </w:tcPr>
          <w:p w14:paraId="17C6BF4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EA5D067" w14:textId="77777777" w:rsidR="00F50AC2" w:rsidRPr="00697DD9" w:rsidRDefault="00F50AC2" w:rsidP="004D3221">
            <w:pPr>
              <w:rPr>
                <w:rFonts w:ascii="Arial" w:hAnsi="Arial" w:cs="Arial"/>
                <w:sz w:val="20"/>
                <w:szCs w:val="20"/>
              </w:rPr>
            </w:pPr>
          </w:p>
        </w:tc>
      </w:tr>
      <w:tr w:rsidR="00F50AC2" w:rsidRPr="007E21CD" w14:paraId="2DA0815B" w14:textId="77777777" w:rsidTr="004D3221">
        <w:trPr>
          <w:trHeight w:val="20"/>
          <w:jc w:val="center"/>
        </w:trPr>
        <w:tc>
          <w:tcPr>
            <w:tcW w:w="362" w:type="pct"/>
            <w:vAlign w:val="center"/>
          </w:tcPr>
          <w:p w14:paraId="722A2830" w14:textId="77777777" w:rsidR="00F50AC2" w:rsidRPr="00697DD9" w:rsidRDefault="00F50AC2" w:rsidP="004D3221">
            <w:pPr>
              <w:rPr>
                <w:rFonts w:ascii="Arial" w:hAnsi="Arial" w:cs="Arial"/>
                <w:sz w:val="20"/>
                <w:szCs w:val="20"/>
              </w:rPr>
            </w:pPr>
            <w:r w:rsidRPr="00697DD9">
              <w:rPr>
                <w:rFonts w:ascii="Arial" w:hAnsi="Arial" w:cs="Arial"/>
                <w:sz w:val="20"/>
                <w:szCs w:val="20"/>
              </w:rPr>
              <w:t>QK</w:t>
            </w:r>
          </w:p>
        </w:tc>
        <w:tc>
          <w:tcPr>
            <w:tcW w:w="2476" w:type="pct"/>
            <w:vAlign w:val="center"/>
          </w:tcPr>
          <w:p w14:paraId="5654B7B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B17DDB1" w14:textId="77777777" w:rsidR="00F50AC2" w:rsidRPr="00697DD9" w:rsidRDefault="00F50AC2" w:rsidP="004D3221">
            <w:pPr>
              <w:rPr>
                <w:rFonts w:ascii="Arial" w:hAnsi="Arial" w:cs="Arial"/>
                <w:sz w:val="20"/>
                <w:szCs w:val="20"/>
              </w:rPr>
            </w:pPr>
          </w:p>
        </w:tc>
      </w:tr>
      <w:tr w:rsidR="00F50AC2" w:rsidRPr="007E21CD" w14:paraId="5B6D33C4" w14:textId="77777777" w:rsidTr="004D3221">
        <w:trPr>
          <w:trHeight w:val="20"/>
          <w:jc w:val="center"/>
        </w:trPr>
        <w:tc>
          <w:tcPr>
            <w:tcW w:w="362" w:type="pct"/>
            <w:vAlign w:val="center"/>
          </w:tcPr>
          <w:p w14:paraId="018F406D" w14:textId="77777777" w:rsidR="00F50AC2" w:rsidRPr="00697DD9" w:rsidRDefault="00F50AC2" w:rsidP="004D3221">
            <w:pPr>
              <w:rPr>
                <w:rFonts w:ascii="Arial" w:hAnsi="Arial" w:cs="Arial"/>
                <w:sz w:val="20"/>
                <w:szCs w:val="20"/>
              </w:rPr>
            </w:pPr>
            <w:r w:rsidRPr="00697DD9">
              <w:rPr>
                <w:rFonts w:ascii="Arial" w:hAnsi="Arial" w:cs="Arial"/>
                <w:sz w:val="20"/>
                <w:szCs w:val="20"/>
              </w:rPr>
              <w:t>QL</w:t>
            </w:r>
          </w:p>
        </w:tc>
        <w:tc>
          <w:tcPr>
            <w:tcW w:w="2476" w:type="pct"/>
            <w:vAlign w:val="center"/>
          </w:tcPr>
          <w:p w14:paraId="6FA74A32" w14:textId="77777777" w:rsidR="00F50AC2" w:rsidRPr="00697DD9" w:rsidRDefault="00F50AC2" w:rsidP="004D3221">
            <w:pPr>
              <w:rPr>
                <w:rFonts w:ascii="Arial" w:hAnsi="Arial" w:cs="Arial"/>
                <w:sz w:val="20"/>
                <w:szCs w:val="20"/>
              </w:rPr>
            </w:pPr>
            <w:r w:rsidRPr="00697DD9">
              <w:rPr>
                <w:rFonts w:ascii="Arial" w:hAnsi="Arial" w:cs="Arial"/>
                <w:sz w:val="20"/>
                <w:szCs w:val="20"/>
              </w:rPr>
              <w:t>Braking</w:t>
            </w:r>
          </w:p>
        </w:tc>
        <w:tc>
          <w:tcPr>
            <w:tcW w:w="2162" w:type="pct"/>
            <w:vAlign w:val="center"/>
          </w:tcPr>
          <w:p w14:paraId="7FD64DA2" w14:textId="77777777" w:rsidR="00F50AC2" w:rsidRPr="00697DD9" w:rsidRDefault="00F50AC2" w:rsidP="004D3221">
            <w:pPr>
              <w:rPr>
                <w:rFonts w:ascii="Arial" w:hAnsi="Arial" w:cs="Arial"/>
                <w:sz w:val="20"/>
                <w:szCs w:val="20"/>
              </w:rPr>
            </w:pPr>
            <w:r w:rsidRPr="00697DD9">
              <w:rPr>
                <w:rFonts w:ascii="Arial" w:hAnsi="Arial" w:cs="Arial"/>
                <w:sz w:val="20"/>
                <w:szCs w:val="20"/>
              </w:rPr>
              <w:t>Brake</w:t>
            </w:r>
          </w:p>
        </w:tc>
      </w:tr>
      <w:tr w:rsidR="00F50AC2" w:rsidRPr="00FD2611" w14:paraId="792C84AD" w14:textId="77777777" w:rsidTr="004D3221">
        <w:trPr>
          <w:trHeight w:val="20"/>
          <w:jc w:val="center"/>
        </w:trPr>
        <w:tc>
          <w:tcPr>
            <w:tcW w:w="362" w:type="pct"/>
            <w:vAlign w:val="center"/>
          </w:tcPr>
          <w:p w14:paraId="0767C00C" w14:textId="77777777" w:rsidR="00F50AC2" w:rsidRPr="00697DD9" w:rsidRDefault="00F50AC2" w:rsidP="004D3221">
            <w:pPr>
              <w:rPr>
                <w:rFonts w:ascii="Arial" w:hAnsi="Arial" w:cs="Arial"/>
                <w:sz w:val="20"/>
                <w:szCs w:val="20"/>
              </w:rPr>
            </w:pPr>
            <w:r w:rsidRPr="00697DD9">
              <w:rPr>
                <w:rFonts w:ascii="Arial" w:hAnsi="Arial" w:cs="Arial"/>
                <w:sz w:val="20"/>
                <w:szCs w:val="20"/>
              </w:rPr>
              <w:t>QM</w:t>
            </w:r>
          </w:p>
        </w:tc>
        <w:tc>
          <w:tcPr>
            <w:tcW w:w="2476" w:type="pct"/>
            <w:vAlign w:val="center"/>
          </w:tcPr>
          <w:p w14:paraId="323F37AB"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Switching of flow of flowable substances in closed enclosures</w:t>
            </w:r>
          </w:p>
        </w:tc>
        <w:tc>
          <w:tcPr>
            <w:tcW w:w="2162" w:type="pct"/>
            <w:vAlign w:val="center"/>
          </w:tcPr>
          <w:p w14:paraId="3E477483"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Blank, blanking plate, damper,</w:t>
            </w:r>
          </w:p>
          <w:p w14:paraId="564D93D0"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shutoff valve (including drain valve), solenoid valve</w:t>
            </w:r>
          </w:p>
        </w:tc>
      </w:tr>
      <w:tr w:rsidR="00F50AC2" w:rsidRPr="00FD2611" w14:paraId="15B3A720" w14:textId="77777777" w:rsidTr="004D3221">
        <w:trPr>
          <w:trHeight w:val="20"/>
          <w:jc w:val="center"/>
        </w:trPr>
        <w:tc>
          <w:tcPr>
            <w:tcW w:w="362" w:type="pct"/>
            <w:vAlign w:val="center"/>
          </w:tcPr>
          <w:p w14:paraId="3BEAD330" w14:textId="77777777" w:rsidR="00F50AC2" w:rsidRPr="00697DD9" w:rsidRDefault="00F50AC2" w:rsidP="004D3221">
            <w:pPr>
              <w:rPr>
                <w:rFonts w:ascii="Arial" w:hAnsi="Arial" w:cs="Arial"/>
                <w:sz w:val="20"/>
                <w:szCs w:val="20"/>
              </w:rPr>
            </w:pPr>
            <w:r w:rsidRPr="00697DD9">
              <w:rPr>
                <w:rFonts w:ascii="Arial" w:hAnsi="Arial" w:cs="Arial"/>
                <w:sz w:val="20"/>
                <w:szCs w:val="20"/>
              </w:rPr>
              <w:t>QN</w:t>
            </w:r>
          </w:p>
        </w:tc>
        <w:tc>
          <w:tcPr>
            <w:tcW w:w="2476" w:type="pct"/>
            <w:vAlign w:val="center"/>
          </w:tcPr>
          <w:p w14:paraId="3AB4B978"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Varying of flow of flowable substances in closed enclosure</w:t>
            </w:r>
          </w:p>
        </w:tc>
        <w:tc>
          <w:tcPr>
            <w:tcW w:w="2162" w:type="pct"/>
            <w:vAlign w:val="center"/>
          </w:tcPr>
          <w:p w14:paraId="423C130D"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Control damper, control valve, gas control path</w:t>
            </w:r>
          </w:p>
        </w:tc>
      </w:tr>
      <w:tr w:rsidR="00F50AC2" w:rsidRPr="007E21CD" w14:paraId="12FD3003" w14:textId="77777777" w:rsidTr="004D3221">
        <w:trPr>
          <w:trHeight w:val="20"/>
          <w:jc w:val="center"/>
        </w:trPr>
        <w:tc>
          <w:tcPr>
            <w:tcW w:w="362" w:type="pct"/>
            <w:vAlign w:val="center"/>
          </w:tcPr>
          <w:p w14:paraId="281F4274" w14:textId="77777777" w:rsidR="00F50AC2" w:rsidRPr="00697DD9" w:rsidRDefault="00F50AC2" w:rsidP="004D3221">
            <w:pPr>
              <w:rPr>
                <w:rFonts w:ascii="Arial" w:hAnsi="Arial" w:cs="Arial"/>
                <w:sz w:val="20"/>
                <w:szCs w:val="20"/>
              </w:rPr>
            </w:pPr>
            <w:r w:rsidRPr="00697DD9">
              <w:rPr>
                <w:rFonts w:ascii="Arial" w:hAnsi="Arial" w:cs="Arial"/>
                <w:sz w:val="20"/>
                <w:szCs w:val="20"/>
              </w:rPr>
              <w:t>QP</w:t>
            </w:r>
          </w:p>
        </w:tc>
        <w:tc>
          <w:tcPr>
            <w:tcW w:w="2476" w:type="pct"/>
            <w:vAlign w:val="center"/>
          </w:tcPr>
          <w:p w14:paraId="52452F16"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 xml:space="preserve">Switching or varying of flow </w:t>
            </w:r>
            <w:proofErr w:type="gramStart"/>
            <w:r w:rsidRPr="00264AF8">
              <w:rPr>
                <w:rFonts w:ascii="Arial" w:hAnsi="Arial" w:cs="Arial"/>
                <w:sz w:val="20"/>
                <w:szCs w:val="20"/>
                <w:lang w:val="en-US"/>
              </w:rPr>
              <w:t>of  liquid</w:t>
            </w:r>
            <w:proofErr w:type="gramEnd"/>
            <w:r w:rsidRPr="00264AF8">
              <w:rPr>
                <w:rFonts w:ascii="Arial" w:hAnsi="Arial" w:cs="Arial"/>
                <w:sz w:val="20"/>
                <w:szCs w:val="20"/>
                <w:lang w:val="en-US"/>
              </w:rPr>
              <w:t xml:space="preserve"> substances in open enclosures</w:t>
            </w:r>
          </w:p>
        </w:tc>
        <w:tc>
          <w:tcPr>
            <w:tcW w:w="2162" w:type="pct"/>
            <w:vAlign w:val="center"/>
          </w:tcPr>
          <w:p w14:paraId="432C3BC1" w14:textId="77777777" w:rsidR="00F50AC2" w:rsidRPr="00697DD9" w:rsidRDefault="00F50AC2" w:rsidP="004D3221">
            <w:pPr>
              <w:rPr>
                <w:rFonts w:ascii="Arial" w:hAnsi="Arial" w:cs="Arial"/>
                <w:sz w:val="20"/>
                <w:szCs w:val="20"/>
              </w:rPr>
            </w:pPr>
            <w:r w:rsidRPr="00697DD9">
              <w:rPr>
                <w:rFonts w:ascii="Arial" w:hAnsi="Arial" w:cs="Arial"/>
                <w:sz w:val="20"/>
                <w:szCs w:val="20"/>
              </w:rPr>
              <w:t>Dam plate, lock gate</w:t>
            </w:r>
          </w:p>
        </w:tc>
      </w:tr>
      <w:tr w:rsidR="00F50AC2" w:rsidRPr="00FD2611" w14:paraId="44632F8C" w14:textId="77777777" w:rsidTr="004D3221">
        <w:trPr>
          <w:trHeight w:val="20"/>
          <w:jc w:val="center"/>
        </w:trPr>
        <w:tc>
          <w:tcPr>
            <w:tcW w:w="362" w:type="pct"/>
            <w:vAlign w:val="center"/>
          </w:tcPr>
          <w:p w14:paraId="16278EDA" w14:textId="77777777" w:rsidR="00F50AC2" w:rsidRPr="00697DD9" w:rsidRDefault="00F50AC2" w:rsidP="004D3221">
            <w:pPr>
              <w:rPr>
                <w:rFonts w:ascii="Arial" w:hAnsi="Arial" w:cs="Arial"/>
                <w:sz w:val="20"/>
                <w:szCs w:val="20"/>
              </w:rPr>
            </w:pPr>
            <w:r w:rsidRPr="00697DD9">
              <w:rPr>
                <w:rFonts w:ascii="Arial" w:hAnsi="Arial" w:cs="Arial"/>
                <w:sz w:val="20"/>
                <w:szCs w:val="20"/>
              </w:rPr>
              <w:t>QQ</w:t>
            </w:r>
          </w:p>
        </w:tc>
        <w:tc>
          <w:tcPr>
            <w:tcW w:w="2476" w:type="pct"/>
            <w:vAlign w:val="center"/>
          </w:tcPr>
          <w:p w14:paraId="069FF7AC"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Providing access to an area</w:t>
            </w:r>
          </w:p>
        </w:tc>
        <w:tc>
          <w:tcPr>
            <w:tcW w:w="2162" w:type="pct"/>
            <w:vAlign w:val="center"/>
          </w:tcPr>
          <w:p w14:paraId="41ED36FC"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Bar (lock</w:t>
            </w:r>
            <w:proofErr w:type="gramStart"/>
            <w:r w:rsidRPr="007E21CD">
              <w:rPr>
                <w:rFonts w:ascii="Arial" w:hAnsi="Arial" w:cs="Arial"/>
                <w:sz w:val="20"/>
                <w:szCs w:val="20"/>
                <w:lang w:val="en-US"/>
              </w:rPr>
              <w:t>),  cover</w:t>
            </w:r>
            <w:proofErr w:type="gramEnd"/>
            <w:r w:rsidRPr="007E21CD">
              <w:rPr>
                <w:rFonts w:ascii="Arial" w:hAnsi="Arial" w:cs="Arial"/>
                <w:sz w:val="20"/>
                <w:szCs w:val="20"/>
                <w:lang w:val="en-US"/>
              </w:rPr>
              <w:t>, door, gate, lock, turnstile, window</w:t>
            </w:r>
          </w:p>
        </w:tc>
      </w:tr>
      <w:tr w:rsidR="00F50AC2" w:rsidRPr="00FD2611" w14:paraId="30D7B35F" w14:textId="77777777" w:rsidTr="004D3221">
        <w:trPr>
          <w:trHeight w:val="20"/>
          <w:jc w:val="center"/>
        </w:trPr>
        <w:tc>
          <w:tcPr>
            <w:tcW w:w="362" w:type="pct"/>
            <w:vAlign w:val="center"/>
          </w:tcPr>
          <w:p w14:paraId="2C23EB12" w14:textId="77777777" w:rsidR="00F50AC2" w:rsidRPr="00697DD9" w:rsidRDefault="00F50AC2" w:rsidP="004D3221">
            <w:pPr>
              <w:rPr>
                <w:rFonts w:ascii="Arial" w:hAnsi="Arial" w:cs="Arial"/>
                <w:sz w:val="20"/>
                <w:szCs w:val="20"/>
              </w:rPr>
            </w:pPr>
            <w:r w:rsidRPr="00697DD9">
              <w:rPr>
                <w:rFonts w:ascii="Arial" w:hAnsi="Arial" w:cs="Arial"/>
                <w:sz w:val="20"/>
                <w:szCs w:val="20"/>
              </w:rPr>
              <w:t>QR</w:t>
            </w:r>
          </w:p>
        </w:tc>
        <w:tc>
          <w:tcPr>
            <w:tcW w:w="2476" w:type="pct"/>
            <w:vAlign w:val="center"/>
          </w:tcPr>
          <w:p w14:paraId="78FDE9E0"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Shut-off of flow of flowable substances (no valves)</w:t>
            </w:r>
          </w:p>
        </w:tc>
        <w:tc>
          <w:tcPr>
            <w:tcW w:w="2162" w:type="pct"/>
            <w:vAlign w:val="center"/>
          </w:tcPr>
          <w:p w14:paraId="40023C7F"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Isolation device, rotary lock (open/close)</w:t>
            </w:r>
          </w:p>
        </w:tc>
      </w:tr>
      <w:tr w:rsidR="00F50AC2" w:rsidRPr="007E21CD" w14:paraId="50E5805E" w14:textId="77777777" w:rsidTr="004D3221">
        <w:trPr>
          <w:trHeight w:val="20"/>
          <w:jc w:val="center"/>
        </w:trPr>
        <w:tc>
          <w:tcPr>
            <w:tcW w:w="362" w:type="pct"/>
            <w:vAlign w:val="center"/>
          </w:tcPr>
          <w:p w14:paraId="5E09182E" w14:textId="77777777" w:rsidR="00F50AC2" w:rsidRPr="00697DD9" w:rsidRDefault="00F50AC2" w:rsidP="004D3221">
            <w:pPr>
              <w:rPr>
                <w:rFonts w:ascii="Arial" w:hAnsi="Arial" w:cs="Arial"/>
                <w:sz w:val="20"/>
                <w:szCs w:val="20"/>
              </w:rPr>
            </w:pPr>
            <w:r w:rsidRPr="00697DD9">
              <w:rPr>
                <w:rFonts w:ascii="Arial" w:hAnsi="Arial" w:cs="Arial"/>
                <w:sz w:val="20"/>
                <w:szCs w:val="20"/>
              </w:rPr>
              <w:t>QS</w:t>
            </w:r>
          </w:p>
        </w:tc>
        <w:tc>
          <w:tcPr>
            <w:tcW w:w="2476" w:type="pct"/>
            <w:vAlign w:val="center"/>
          </w:tcPr>
          <w:p w14:paraId="1DF1804B"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4D38015" w14:textId="77777777" w:rsidR="00F50AC2" w:rsidRPr="00697DD9" w:rsidRDefault="00F50AC2" w:rsidP="004D3221">
            <w:pPr>
              <w:rPr>
                <w:rFonts w:ascii="Arial" w:hAnsi="Arial" w:cs="Arial"/>
                <w:sz w:val="20"/>
                <w:szCs w:val="20"/>
              </w:rPr>
            </w:pPr>
          </w:p>
        </w:tc>
      </w:tr>
      <w:tr w:rsidR="00F50AC2" w:rsidRPr="007E21CD" w14:paraId="3C84C018" w14:textId="77777777" w:rsidTr="004D3221">
        <w:trPr>
          <w:trHeight w:val="20"/>
          <w:jc w:val="center"/>
        </w:trPr>
        <w:tc>
          <w:tcPr>
            <w:tcW w:w="362" w:type="pct"/>
            <w:vAlign w:val="center"/>
          </w:tcPr>
          <w:p w14:paraId="0F7A6EB8" w14:textId="77777777" w:rsidR="00F50AC2" w:rsidRPr="00697DD9" w:rsidRDefault="00F50AC2" w:rsidP="004D3221">
            <w:pPr>
              <w:rPr>
                <w:rFonts w:ascii="Arial" w:hAnsi="Arial" w:cs="Arial"/>
                <w:sz w:val="20"/>
                <w:szCs w:val="20"/>
              </w:rPr>
            </w:pPr>
            <w:r w:rsidRPr="00697DD9">
              <w:rPr>
                <w:rFonts w:ascii="Arial" w:hAnsi="Arial" w:cs="Arial"/>
                <w:sz w:val="20"/>
                <w:szCs w:val="20"/>
              </w:rPr>
              <w:t>QT</w:t>
            </w:r>
          </w:p>
        </w:tc>
        <w:tc>
          <w:tcPr>
            <w:tcW w:w="2476" w:type="pct"/>
            <w:vAlign w:val="center"/>
          </w:tcPr>
          <w:p w14:paraId="66F630C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DBA3B61" w14:textId="77777777" w:rsidR="00F50AC2" w:rsidRPr="007E21CD" w:rsidRDefault="00F50AC2" w:rsidP="004D3221">
            <w:pPr>
              <w:rPr>
                <w:sz w:val="20"/>
                <w:szCs w:val="20"/>
                <w:lang w:val="en-US"/>
              </w:rPr>
            </w:pPr>
          </w:p>
        </w:tc>
      </w:tr>
      <w:tr w:rsidR="00F50AC2" w:rsidRPr="007E21CD" w14:paraId="6EFFF477" w14:textId="77777777" w:rsidTr="004D3221">
        <w:trPr>
          <w:trHeight w:val="20"/>
          <w:jc w:val="center"/>
        </w:trPr>
        <w:tc>
          <w:tcPr>
            <w:tcW w:w="362" w:type="pct"/>
            <w:vAlign w:val="center"/>
          </w:tcPr>
          <w:p w14:paraId="4BCA39FA" w14:textId="77777777" w:rsidR="00F50AC2" w:rsidRPr="00697DD9" w:rsidRDefault="00F50AC2" w:rsidP="004D3221">
            <w:pPr>
              <w:rPr>
                <w:rFonts w:ascii="Arial" w:hAnsi="Arial" w:cs="Arial"/>
                <w:sz w:val="20"/>
                <w:szCs w:val="20"/>
              </w:rPr>
            </w:pPr>
            <w:r w:rsidRPr="00697DD9">
              <w:rPr>
                <w:rFonts w:ascii="Arial" w:hAnsi="Arial" w:cs="Arial"/>
                <w:sz w:val="20"/>
                <w:szCs w:val="20"/>
              </w:rPr>
              <w:t>QU</w:t>
            </w:r>
          </w:p>
        </w:tc>
        <w:tc>
          <w:tcPr>
            <w:tcW w:w="2476" w:type="pct"/>
            <w:vAlign w:val="center"/>
          </w:tcPr>
          <w:p w14:paraId="281EFCD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7D5C554" w14:textId="77777777" w:rsidR="00F50AC2" w:rsidRPr="007E21CD" w:rsidRDefault="00F50AC2" w:rsidP="004D3221">
            <w:pPr>
              <w:rPr>
                <w:sz w:val="20"/>
                <w:szCs w:val="20"/>
                <w:lang w:val="en-US"/>
              </w:rPr>
            </w:pPr>
          </w:p>
        </w:tc>
      </w:tr>
      <w:tr w:rsidR="00F50AC2" w:rsidRPr="007E21CD" w14:paraId="0940072E" w14:textId="77777777" w:rsidTr="004D3221">
        <w:trPr>
          <w:trHeight w:val="20"/>
          <w:jc w:val="center"/>
        </w:trPr>
        <w:tc>
          <w:tcPr>
            <w:tcW w:w="362" w:type="pct"/>
            <w:vAlign w:val="center"/>
          </w:tcPr>
          <w:p w14:paraId="6C5267F9" w14:textId="77777777" w:rsidR="00F50AC2" w:rsidRPr="00697DD9" w:rsidRDefault="00F50AC2" w:rsidP="004D3221">
            <w:pPr>
              <w:rPr>
                <w:rFonts w:ascii="Arial" w:hAnsi="Arial" w:cs="Arial"/>
                <w:sz w:val="20"/>
                <w:szCs w:val="20"/>
              </w:rPr>
            </w:pPr>
            <w:r w:rsidRPr="00697DD9">
              <w:rPr>
                <w:rFonts w:ascii="Arial" w:hAnsi="Arial" w:cs="Arial"/>
                <w:sz w:val="20"/>
                <w:szCs w:val="20"/>
              </w:rPr>
              <w:t>QV</w:t>
            </w:r>
          </w:p>
        </w:tc>
        <w:tc>
          <w:tcPr>
            <w:tcW w:w="2476" w:type="pct"/>
            <w:vAlign w:val="center"/>
          </w:tcPr>
          <w:p w14:paraId="306BA74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CFD3752" w14:textId="77777777" w:rsidR="00F50AC2" w:rsidRPr="007E21CD" w:rsidRDefault="00F50AC2" w:rsidP="004D3221">
            <w:pPr>
              <w:rPr>
                <w:sz w:val="20"/>
                <w:szCs w:val="20"/>
                <w:lang w:val="en-US"/>
              </w:rPr>
            </w:pPr>
          </w:p>
        </w:tc>
      </w:tr>
      <w:tr w:rsidR="00F50AC2" w:rsidRPr="007E21CD" w14:paraId="1BF8C4A5" w14:textId="77777777" w:rsidTr="004D3221">
        <w:trPr>
          <w:trHeight w:val="20"/>
          <w:jc w:val="center"/>
        </w:trPr>
        <w:tc>
          <w:tcPr>
            <w:tcW w:w="362" w:type="pct"/>
            <w:vAlign w:val="center"/>
          </w:tcPr>
          <w:p w14:paraId="786020A3" w14:textId="77777777" w:rsidR="00F50AC2" w:rsidRPr="00697DD9" w:rsidRDefault="00F50AC2" w:rsidP="004D3221">
            <w:pPr>
              <w:rPr>
                <w:rFonts w:ascii="Arial" w:hAnsi="Arial" w:cs="Arial"/>
                <w:sz w:val="20"/>
                <w:szCs w:val="20"/>
              </w:rPr>
            </w:pPr>
            <w:r w:rsidRPr="00697DD9">
              <w:rPr>
                <w:rFonts w:ascii="Arial" w:hAnsi="Arial" w:cs="Arial"/>
                <w:sz w:val="20"/>
                <w:szCs w:val="20"/>
              </w:rPr>
              <w:t>QW</w:t>
            </w:r>
          </w:p>
        </w:tc>
        <w:tc>
          <w:tcPr>
            <w:tcW w:w="2476" w:type="pct"/>
            <w:vAlign w:val="center"/>
          </w:tcPr>
          <w:p w14:paraId="1AD0FE8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EC08D47" w14:textId="77777777" w:rsidR="00F50AC2" w:rsidRPr="007E21CD" w:rsidRDefault="00F50AC2" w:rsidP="004D3221">
            <w:pPr>
              <w:rPr>
                <w:sz w:val="20"/>
                <w:szCs w:val="20"/>
                <w:lang w:val="en-US"/>
              </w:rPr>
            </w:pPr>
          </w:p>
        </w:tc>
      </w:tr>
      <w:tr w:rsidR="00F50AC2" w:rsidRPr="007E21CD" w14:paraId="3499E8F5" w14:textId="77777777" w:rsidTr="004D3221">
        <w:trPr>
          <w:trHeight w:val="20"/>
          <w:jc w:val="center"/>
        </w:trPr>
        <w:tc>
          <w:tcPr>
            <w:tcW w:w="362" w:type="pct"/>
            <w:vAlign w:val="center"/>
          </w:tcPr>
          <w:p w14:paraId="319CBE57" w14:textId="77777777" w:rsidR="00F50AC2" w:rsidRPr="00697DD9" w:rsidRDefault="00F50AC2" w:rsidP="004D3221">
            <w:pPr>
              <w:rPr>
                <w:rFonts w:ascii="Arial" w:hAnsi="Arial" w:cs="Arial"/>
                <w:sz w:val="20"/>
                <w:szCs w:val="20"/>
              </w:rPr>
            </w:pPr>
            <w:r w:rsidRPr="00697DD9">
              <w:rPr>
                <w:rFonts w:ascii="Arial" w:hAnsi="Arial" w:cs="Arial"/>
                <w:sz w:val="20"/>
                <w:szCs w:val="20"/>
              </w:rPr>
              <w:t>QX</w:t>
            </w:r>
          </w:p>
        </w:tc>
        <w:tc>
          <w:tcPr>
            <w:tcW w:w="2476" w:type="pct"/>
            <w:vAlign w:val="center"/>
          </w:tcPr>
          <w:p w14:paraId="653EE59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8FBF2AF" w14:textId="77777777" w:rsidR="00F50AC2" w:rsidRPr="007E21CD" w:rsidRDefault="00F50AC2" w:rsidP="004D3221">
            <w:pPr>
              <w:rPr>
                <w:sz w:val="20"/>
                <w:szCs w:val="20"/>
                <w:lang w:val="en-US"/>
              </w:rPr>
            </w:pPr>
          </w:p>
        </w:tc>
      </w:tr>
      <w:tr w:rsidR="00F50AC2" w:rsidRPr="007E21CD" w14:paraId="47BC2C80" w14:textId="77777777" w:rsidTr="004D3221">
        <w:trPr>
          <w:trHeight w:val="20"/>
          <w:jc w:val="center"/>
        </w:trPr>
        <w:tc>
          <w:tcPr>
            <w:tcW w:w="362" w:type="pct"/>
            <w:vAlign w:val="center"/>
          </w:tcPr>
          <w:p w14:paraId="0F8AE07D" w14:textId="77777777" w:rsidR="00F50AC2" w:rsidRPr="00697DD9" w:rsidRDefault="00F50AC2" w:rsidP="004D3221">
            <w:pPr>
              <w:rPr>
                <w:rFonts w:ascii="Arial" w:hAnsi="Arial" w:cs="Arial"/>
                <w:sz w:val="20"/>
                <w:szCs w:val="20"/>
              </w:rPr>
            </w:pPr>
            <w:r w:rsidRPr="00697DD9">
              <w:rPr>
                <w:rFonts w:ascii="Arial" w:hAnsi="Arial" w:cs="Arial"/>
                <w:sz w:val="20"/>
                <w:szCs w:val="20"/>
              </w:rPr>
              <w:t>QY</w:t>
            </w:r>
          </w:p>
        </w:tc>
        <w:tc>
          <w:tcPr>
            <w:tcW w:w="2476" w:type="pct"/>
            <w:vAlign w:val="center"/>
          </w:tcPr>
          <w:p w14:paraId="5DD2DAF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D267750" w14:textId="77777777" w:rsidR="00F50AC2" w:rsidRPr="007E21CD" w:rsidRDefault="00F50AC2" w:rsidP="004D3221">
            <w:pPr>
              <w:rPr>
                <w:sz w:val="20"/>
                <w:szCs w:val="20"/>
                <w:lang w:val="en-US"/>
              </w:rPr>
            </w:pPr>
          </w:p>
        </w:tc>
      </w:tr>
      <w:tr w:rsidR="00F50AC2" w:rsidRPr="007E21CD" w14:paraId="6C1625AF" w14:textId="77777777" w:rsidTr="004D3221">
        <w:trPr>
          <w:trHeight w:val="20"/>
          <w:jc w:val="center"/>
        </w:trPr>
        <w:tc>
          <w:tcPr>
            <w:tcW w:w="362" w:type="pct"/>
            <w:vAlign w:val="center"/>
          </w:tcPr>
          <w:p w14:paraId="19040ED5" w14:textId="77777777" w:rsidR="00F50AC2" w:rsidRPr="00697DD9" w:rsidRDefault="00F50AC2" w:rsidP="004D3221">
            <w:pPr>
              <w:rPr>
                <w:rFonts w:ascii="Arial" w:hAnsi="Arial" w:cs="Arial"/>
                <w:sz w:val="20"/>
                <w:szCs w:val="20"/>
              </w:rPr>
            </w:pPr>
            <w:r w:rsidRPr="00697DD9">
              <w:rPr>
                <w:rFonts w:ascii="Arial" w:hAnsi="Arial" w:cs="Arial"/>
                <w:sz w:val="20"/>
                <w:szCs w:val="20"/>
              </w:rPr>
              <w:t>QZ</w:t>
            </w:r>
          </w:p>
        </w:tc>
        <w:tc>
          <w:tcPr>
            <w:tcW w:w="2476" w:type="pct"/>
            <w:vAlign w:val="center"/>
          </w:tcPr>
          <w:p w14:paraId="4BB9BD2C"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2F9B18E0" w14:textId="77777777" w:rsidR="00F50AC2" w:rsidRPr="007E21CD" w:rsidRDefault="00F50AC2" w:rsidP="004D3221">
            <w:pPr>
              <w:rPr>
                <w:sz w:val="20"/>
                <w:szCs w:val="20"/>
                <w:lang w:val="en-US"/>
              </w:rPr>
            </w:pPr>
          </w:p>
        </w:tc>
      </w:tr>
      <w:tr w:rsidR="00F50AC2" w:rsidRPr="007E21CD" w14:paraId="1B527487" w14:textId="77777777" w:rsidTr="004D3221">
        <w:trPr>
          <w:trHeight w:val="20"/>
          <w:jc w:val="center"/>
        </w:trPr>
        <w:tc>
          <w:tcPr>
            <w:tcW w:w="5000" w:type="pct"/>
            <w:gridSpan w:val="3"/>
            <w:vAlign w:val="center"/>
          </w:tcPr>
          <w:p w14:paraId="28B0A263" w14:textId="77777777" w:rsidR="00F50AC2" w:rsidRPr="007E21CD" w:rsidRDefault="00F50AC2" w:rsidP="004D3221">
            <w:pPr>
              <w:rPr>
                <w:b/>
                <w:sz w:val="20"/>
                <w:szCs w:val="20"/>
              </w:rPr>
            </w:pPr>
          </w:p>
        </w:tc>
      </w:tr>
      <w:tr w:rsidR="00F50AC2" w:rsidRPr="00FD2611" w14:paraId="6E93E309" w14:textId="77777777" w:rsidTr="004D3221">
        <w:trPr>
          <w:trHeight w:val="20"/>
          <w:jc w:val="center"/>
        </w:trPr>
        <w:tc>
          <w:tcPr>
            <w:tcW w:w="5000" w:type="pct"/>
            <w:gridSpan w:val="3"/>
            <w:vAlign w:val="center"/>
          </w:tcPr>
          <w:p w14:paraId="454D1A3C" w14:textId="77777777" w:rsidR="00F50AC2" w:rsidRPr="00264AF8" w:rsidRDefault="00F50AC2" w:rsidP="004D3221">
            <w:pPr>
              <w:rPr>
                <w:rFonts w:ascii="Arial" w:hAnsi="Arial" w:cs="Arial"/>
                <w:b/>
                <w:sz w:val="20"/>
                <w:szCs w:val="20"/>
                <w:lang w:val="en-US"/>
              </w:rPr>
            </w:pPr>
            <w:r w:rsidRPr="00264AF8">
              <w:rPr>
                <w:rFonts w:ascii="Arial" w:hAnsi="Arial" w:cs="Arial"/>
                <w:b/>
                <w:sz w:val="20"/>
                <w:szCs w:val="20"/>
                <w:lang w:val="en-US"/>
              </w:rPr>
              <w:t>Main class R</w:t>
            </w:r>
          </w:p>
          <w:p w14:paraId="39F45CAB" w14:textId="77777777" w:rsidR="00F50AC2" w:rsidRPr="007E21CD" w:rsidRDefault="00F50AC2" w:rsidP="004D3221">
            <w:pPr>
              <w:rPr>
                <w:b/>
                <w:sz w:val="20"/>
                <w:szCs w:val="20"/>
                <w:lang w:val="en-US"/>
              </w:rPr>
            </w:pPr>
            <w:r w:rsidRPr="00264AF8">
              <w:rPr>
                <w:rFonts w:ascii="Arial" w:hAnsi="Arial" w:cs="Arial"/>
                <w:b/>
                <w:sz w:val="20"/>
                <w:szCs w:val="20"/>
                <w:lang w:val="en-US"/>
              </w:rPr>
              <w:t>Restricting or stabilizing motion or a flow of energy, information or material</w:t>
            </w:r>
          </w:p>
        </w:tc>
      </w:tr>
      <w:tr w:rsidR="00F50AC2" w:rsidRPr="007E21CD" w14:paraId="1E1EA130" w14:textId="77777777" w:rsidTr="004D3221">
        <w:trPr>
          <w:trHeight w:val="20"/>
          <w:jc w:val="center"/>
        </w:trPr>
        <w:tc>
          <w:tcPr>
            <w:tcW w:w="362" w:type="pct"/>
            <w:vAlign w:val="center"/>
          </w:tcPr>
          <w:p w14:paraId="3A79C515"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6C8A975C"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1BDD915F"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FD2611" w14:paraId="51CB60E9" w14:textId="77777777" w:rsidTr="004D3221">
        <w:trPr>
          <w:trHeight w:val="20"/>
          <w:jc w:val="center"/>
        </w:trPr>
        <w:tc>
          <w:tcPr>
            <w:tcW w:w="362" w:type="pct"/>
            <w:vAlign w:val="center"/>
          </w:tcPr>
          <w:p w14:paraId="181A6058" w14:textId="77777777" w:rsidR="00F50AC2" w:rsidRPr="00697DD9" w:rsidRDefault="00F50AC2" w:rsidP="004D3221">
            <w:pPr>
              <w:rPr>
                <w:rFonts w:ascii="Arial" w:hAnsi="Arial" w:cs="Arial"/>
                <w:sz w:val="20"/>
                <w:szCs w:val="20"/>
              </w:rPr>
            </w:pPr>
            <w:r w:rsidRPr="00697DD9">
              <w:rPr>
                <w:rFonts w:ascii="Arial" w:hAnsi="Arial" w:cs="Arial"/>
                <w:sz w:val="20"/>
                <w:szCs w:val="20"/>
              </w:rPr>
              <w:t>RA</w:t>
            </w:r>
          </w:p>
        </w:tc>
        <w:tc>
          <w:tcPr>
            <w:tcW w:w="2476" w:type="pct"/>
            <w:vAlign w:val="center"/>
          </w:tcPr>
          <w:p w14:paraId="46EEC265"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Limiting a flow of electrical energy</w:t>
            </w:r>
          </w:p>
        </w:tc>
        <w:tc>
          <w:tcPr>
            <w:tcW w:w="2162" w:type="pct"/>
            <w:vAlign w:val="center"/>
          </w:tcPr>
          <w:p w14:paraId="50A47FE5"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Arc-suppressing reactor, diode, inductor, limiter, resistor</w:t>
            </w:r>
          </w:p>
        </w:tc>
      </w:tr>
      <w:tr w:rsidR="00F50AC2" w:rsidRPr="007E21CD" w14:paraId="3F085338" w14:textId="77777777" w:rsidTr="004D3221">
        <w:trPr>
          <w:trHeight w:val="20"/>
          <w:jc w:val="center"/>
        </w:trPr>
        <w:tc>
          <w:tcPr>
            <w:tcW w:w="362" w:type="pct"/>
            <w:vAlign w:val="center"/>
          </w:tcPr>
          <w:p w14:paraId="0251B9FE" w14:textId="77777777" w:rsidR="00F50AC2" w:rsidRPr="00697DD9" w:rsidRDefault="00F50AC2" w:rsidP="004D3221">
            <w:pPr>
              <w:rPr>
                <w:rFonts w:ascii="Arial" w:hAnsi="Arial" w:cs="Arial"/>
                <w:sz w:val="20"/>
                <w:szCs w:val="20"/>
              </w:rPr>
            </w:pPr>
            <w:r w:rsidRPr="00697DD9">
              <w:rPr>
                <w:rFonts w:ascii="Arial" w:hAnsi="Arial" w:cs="Arial"/>
                <w:sz w:val="20"/>
                <w:szCs w:val="20"/>
              </w:rPr>
              <w:t>RB</w:t>
            </w:r>
          </w:p>
        </w:tc>
        <w:tc>
          <w:tcPr>
            <w:tcW w:w="2476" w:type="pct"/>
            <w:vAlign w:val="center"/>
          </w:tcPr>
          <w:p w14:paraId="1458F59B"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Stabilizing a flow of electrical energy</w:t>
            </w:r>
          </w:p>
        </w:tc>
        <w:tc>
          <w:tcPr>
            <w:tcW w:w="2162" w:type="pct"/>
            <w:vAlign w:val="center"/>
          </w:tcPr>
          <w:p w14:paraId="33D2F4DB" w14:textId="77777777" w:rsidR="00F50AC2" w:rsidRPr="00697DD9" w:rsidRDefault="00F50AC2" w:rsidP="004D3221">
            <w:pPr>
              <w:rPr>
                <w:rFonts w:ascii="Arial" w:hAnsi="Arial" w:cs="Arial"/>
                <w:sz w:val="20"/>
                <w:szCs w:val="20"/>
              </w:rPr>
            </w:pPr>
            <w:r w:rsidRPr="00697DD9">
              <w:rPr>
                <w:rFonts w:ascii="Arial" w:hAnsi="Arial" w:cs="Arial"/>
                <w:sz w:val="20"/>
                <w:szCs w:val="20"/>
              </w:rPr>
              <w:t>Uninterruptible power supply (UPS)</w:t>
            </w:r>
          </w:p>
        </w:tc>
      </w:tr>
      <w:tr w:rsidR="00F50AC2" w:rsidRPr="007E21CD" w14:paraId="6FDA12CA" w14:textId="77777777" w:rsidTr="004D3221">
        <w:trPr>
          <w:trHeight w:val="20"/>
          <w:jc w:val="center"/>
        </w:trPr>
        <w:tc>
          <w:tcPr>
            <w:tcW w:w="362" w:type="pct"/>
            <w:vAlign w:val="center"/>
          </w:tcPr>
          <w:p w14:paraId="3D6D6722" w14:textId="77777777" w:rsidR="00F50AC2" w:rsidRPr="00697DD9" w:rsidRDefault="00F50AC2" w:rsidP="004D3221">
            <w:pPr>
              <w:rPr>
                <w:rFonts w:ascii="Arial" w:hAnsi="Arial" w:cs="Arial"/>
                <w:sz w:val="20"/>
                <w:szCs w:val="20"/>
              </w:rPr>
            </w:pPr>
            <w:r w:rsidRPr="00697DD9">
              <w:rPr>
                <w:rFonts w:ascii="Arial" w:hAnsi="Arial" w:cs="Arial"/>
                <w:sz w:val="20"/>
                <w:szCs w:val="20"/>
              </w:rPr>
              <w:t>RC</w:t>
            </w:r>
          </w:p>
        </w:tc>
        <w:tc>
          <w:tcPr>
            <w:tcW w:w="2476" w:type="pct"/>
            <w:vAlign w:val="center"/>
          </w:tcPr>
          <w:p w14:paraId="291A4A6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0A472EE" w14:textId="77777777" w:rsidR="00F50AC2" w:rsidRPr="00697DD9" w:rsidRDefault="00F50AC2" w:rsidP="004D3221">
            <w:pPr>
              <w:rPr>
                <w:rFonts w:ascii="Arial" w:hAnsi="Arial" w:cs="Arial"/>
                <w:sz w:val="20"/>
                <w:szCs w:val="20"/>
              </w:rPr>
            </w:pPr>
          </w:p>
        </w:tc>
      </w:tr>
      <w:tr w:rsidR="00F50AC2" w:rsidRPr="007E21CD" w14:paraId="5919958F" w14:textId="77777777" w:rsidTr="004D3221">
        <w:trPr>
          <w:trHeight w:val="20"/>
          <w:jc w:val="center"/>
        </w:trPr>
        <w:tc>
          <w:tcPr>
            <w:tcW w:w="362" w:type="pct"/>
            <w:vAlign w:val="center"/>
          </w:tcPr>
          <w:p w14:paraId="1C0FB2D1" w14:textId="77777777" w:rsidR="00F50AC2" w:rsidRPr="00697DD9" w:rsidRDefault="00F50AC2" w:rsidP="004D3221">
            <w:pPr>
              <w:rPr>
                <w:rFonts w:ascii="Arial" w:hAnsi="Arial" w:cs="Arial"/>
                <w:sz w:val="20"/>
                <w:szCs w:val="20"/>
              </w:rPr>
            </w:pPr>
            <w:r w:rsidRPr="00697DD9">
              <w:rPr>
                <w:rFonts w:ascii="Arial" w:hAnsi="Arial" w:cs="Arial"/>
                <w:sz w:val="20"/>
                <w:szCs w:val="20"/>
              </w:rPr>
              <w:t>RD</w:t>
            </w:r>
          </w:p>
        </w:tc>
        <w:tc>
          <w:tcPr>
            <w:tcW w:w="2476" w:type="pct"/>
            <w:vAlign w:val="center"/>
          </w:tcPr>
          <w:p w14:paraId="214BB0E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FCE5180" w14:textId="77777777" w:rsidR="00F50AC2" w:rsidRPr="00697DD9" w:rsidRDefault="00F50AC2" w:rsidP="004D3221">
            <w:pPr>
              <w:rPr>
                <w:rFonts w:ascii="Arial" w:hAnsi="Arial" w:cs="Arial"/>
                <w:sz w:val="20"/>
                <w:szCs w:val="20"/>
              </w:rPr>
            </w:pPr>
          </w:p>
        </w:tc>
      </w:tr>
      <w:tr w:rsidR="00F50AC2" w:rsidRPr="007E21CD" w14:paraId="40292C99" w14:textId="77777777" w:rsidTr="004D3221">
        <w:trPr>
          <w:trHeight w:val="20"/>
          <w:jc w:val="center"/>
        </w:trPr>
        <w:tc>
          <w:tcPr>
            <w:tcW w:w="362" w:type="pct"/>
            <w:vAlign w:val="center"/>
          </w:tcPr>
          <w:p w14:paraId="458B64BE" w14:textId="77777777" w:rsidR="00F50AC2" w:rsidRPr="00697DD9" w:rsidRDefault="00F50AC2" w:rsidP="004D3221">
            <w:pPr>
              <w:rPr>
                <w:rFonts w:ascii="Arial" w:hAnsi="Arial" w:cs="Arial"/>
                <w:sz w:val="20"/>
                <w:szCs w:val="20"/>
              </w:rPr>
            </w:pPr>
            <w:r w:rsidRPr="00697DD9">
              <w:rPr>
                <w:rFonts w:ascii="Arial" w:hAnsi="Arial" w:cs="Arial"/>
                <w:sz w:val="20"/>
                <w:szCs w:val="20"/>
              </w:rPr>
              <w:t>RE</w:t>
            </w:r>
          </w:p>
        </w:tc>
        <w:tc>
          <w:tcPr>
            <w:tcW w:w="2476" w:type="pct"/>
            <w:vAlign w:val="center"/>
          </w:tcPr>
          <w:p w14:paraId="0FA4A60B"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A829F61" w14:textId="77777777" w:rsidR="00F50AC2" w:rsidRPr="00697DD9" w:rsidRDefault="00F50AC2" w:rsidP="004D3221">
            <w:pPr>
              <w:rPr>
                <w:rFonts w:ascii="Arial" w:hAnsi="Arial" w:cs="Arial"/>
                <w:sz w:val="20"/>
                <w:szCs w:val="20"/>
              </w:rPr>
            </w:pPr>
          </w:p>
        </w:tc>
      </w:tr>
      <w:tr w:rsidR="00F50AC2" w:rsidRPr="007E21CD" w14:paraId="7D67A220" w14:textId="77777777" w:rsidTr="004D3221">
        <w:trPr>
          <w:trHeight w:val="20"/>
          <w:jc w:val="center"/>
        </w:trPr>
        <w:tc>
          <w:tcPr>
            <w:tcW w:w="362" w:type="pct"/>
            <w:vAlign w:val="center"/>
          </w:tcPr>
          <w:p w14:paraId="06A0B3B1" w14:textId="77777777" w:rsidR="00F50AC2" w:rsidRPr="00697DD9" w:rsidRDefault="00F50AC2" w:rsidP="004D3221">
            <w:pPr>
              <w:rPr>
                <w:rFonts w:ascii="Arial" w:hAnsi="Arial" w:cs="Arial"/>
                <w:sz w:val="20"/>
                <w:szCs w:val="20"/>
              </w:rPr>
            </w:pPr>
            <w:r w:rsidRPr="00697DD9">
              <w:rPr>
                <w:rFonts w:ascii="Arial" w:hAnsi="Arial" w:cs="Arial"/>
                <w:sz w:val="20"/>
                <w:szCs w:val="20"/>
              </w:rPr>
              <w:t>RF</w:t>
            </w:r>
          </w:p>
        </w:tc>
        <w:tc>
          <w:tcPr>
            <w:tcW w:w="2476" w:type="pct"/>
            <w:vAlign w:val="center"/>
          </w:tcPr>
          <w:p w14:paraId="5E1A3310" w14:textId="77777777" w:rsidR="00F50AC2" w:rsidRPr="00697DD9" w:rsidRDefault="00F50AC2" w:rsidP="004D3221">
            <w:pPr>
              <w:rPr>
                <w:rFonts w:ascii="Arial" w:hAnsi="Arial" w:cs="Arial"/>
                <w:sz w:val="20"/>
                <w:szCs w:val="20"/>
              </w:rPr>
            </w:pPr>
            <w:r w:rsidRPr="00697DD9">
              <w:rPr>
                <w:rFonts w:ascii="Arial" w:hAnsi="Arial" w:cs="Arial"/>
                <w:sz w:val="20"/>
                <w:szCs w:val="20"/>
              </w:rPr>
              <w:t>Stabilizing a signal</w:t>
            </w:r>
          </w:p>
        </w:tc>
        <w:tc>
          <w:tcPr>
            <w:tcW w:w="2162" w:type="pct"/>
            <w:vAlign w:val="center"/>
          </w:tcPr>
          <w:p w14:paraId="2E25DBA2" w14:textId="77777777" w:rsidR="00F50AC2" w:rsidRPr="00697DD9" w:rsidRDefault="00F50AC2" w:rsidP="004D3221">
            <w:pPr>
              <w:rPr>
                <w:rFonts w:ascii="Arial" w:hAnsi="Arial" w:cs="Arial"/>
                <w:sz w:val="20"/>
                <w:szCs w:val="20"/>
              </w:rPr>
            </w:pPr>
            <w:r w:rsidRPr="00697DD9">
              <w:rPr>
                <w:rFonts w:ascii="Arial" w:hAnsi="Arial" w:cs="Arial"/>
                <w:sz w:val="20"/>
                <w:szCs w:val="20"/>
              </w:rPr>
              <w:t>Equalizer, filter</w:t>
            </w:r>
          </w:p>
        </w:tc>
      </w:tr>
      <w:tr w:rsidR="00F50AC2" w:rsidRPr="007E21CD" w14:paraId="5ED9194D" w14:textId="77777777" w:rsidTr="004D3221">
        <w:trPr>
          <w:trHeight w:val="20"/>
          <w:jc w:val="center"/>
        </w:trPr>
        <w:tc>
          <w:tcPr>
            <w:tcW w:w="362" w:type="pct"/>
            <w:vAlign w:val="center"/>
          </w:tcPr>
          <w:p w14:paraId="0BC3A262" w14:textId="77777777" w:rsidR="00F50AC2" w:rsidRPr="00697DD9" w:rsidRDefault="00F50AC2" w:rsidP="004D3221">
            <w:pPr>
              <w:rPr>
                <w:rFonts w:ascii="Arial" w:hAnsi="Arial" w:cs="Arial"/>
                <w:sz w:val="20"/>
                <w:szCs w:val="20"/>
              </w:rPr>
            </w:pPr>
            <w:r w:rsidRPr="00697DD9">
              <w:rPr>
                <w:rFonts w:ascii="Arial" w:hAnsi="Arial" w:cs="Arial"/>
                <w:sz w:val="20"/>
                <w:szCs w:val="20"/>
              </w:rPr>
              <w:t>RG</w:t>
            </w:r>
          </w:p>
        </w:tc>
        <w:tc>
          <w:tcPr>
            <w:tcW w:w="2476" w:type="pct"/>
            <w:vAlign w:val="center"/>
          </w:tcPr>
          <w:p w14:paraId="6B394DB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0671D3B" w14:textId="77777777" w:rsidR="00F50AC2" w:rsidRPr="00697DD9" w:rsidRDefault="00F50AC2" w:rsidP="004D3221">
            <w:pPr>
              <w:rPr>
                <w:rFonts w:ascii="Arial" w:hAnsi="Arial" w:cs="Arial"/>
                <w:sz w:val="20"/>
                <w:szCs w:val="20"/>
              </w:rPr>
            </w:pPr>
          </w:p>
        </w:tc>
      </w:tr>
      <w:tr w:rsidR="00F50AC2" w:rsidRPr="007E21CD" w14:paraId="0D6CE17E" w14:textId="77777777" w:rsidTr="004D3221">
        <w:trPr>
          <w:trHeight w:val="20"/>
          <w:jc w:val="center"/>
        </w:trPr>
        <w:tc>
          <w:tcPr>
            <w:tcW w:w="362" w:type="pct"/>
            <w:vAlign w:val="center"/>
          </w:tcPr>
          <w:p w14:paraId="49AC9A01" w14:textId="77777777" w:rsidR="00F50AC2" w:rsidRPr="00697DD9" w:rsidRDefault="00F50AC2" w:rsidP="004D3221">
            <w:pPr>
              <w:rPr>
                <w:rFonts w:ascii="Arial" w:hAnsi="Arial" w:cs="Arial"/>
                <w:sz w:val="20"/>
                <w:szCs w:val="20"/>
              </w:rPr>
            </w:pPr>
            <w:r w:rsidRPr="00697DD9">
              <w:rPr>
                <w:rFonts w:ascii="Arial" w:hAnsi="Arial" w:cs="Arial"/>
                <w:sz w:val="20"/>
                <w:szCs w:val="20"/>
              </w:rPr>
              <w:t>RH</w:t>
            </w:r>
          </w:p>
        </w:tc>
        <w:tc>
          <w:tcPr>
            <w:tcW w:w="2476" w:type="pct"/>
            <w:vAlign w:val="center"/>
          </w:tcPr>
          <w:p w14:paraId="7D9CFBF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A7A35C1" w14:textId="77777777" w:rsidR="00F50AC2" w:rsidRPr="00697DD9" w:rsidRDefault="00F50AC2" w:rsidP="004D3221">
            <w:pPr>
              <w:rPr>
                <w:rFonts w:ascii="Arial" w:hAnsi="Arial" w:cs="Arial"/>
                <w:sz w:val="20"/>
                <w:szCs w:val="20"/>
              </w:rPr>
            </w:pPr>
          </w:p>
        </w:tc>
      </w:tr>
      <w:tr w:rsidR="00F50AC2" w:rsidRPr="007E21CD" w14:paraId="3A7E8367" w14:textId="77777777" w:rsidTr="004D3221">
        <w:trPr>
          <w:trHeight w:val="20"/>
          <w:jc w:val="center"/>
        </w:trPr>
        <w:tc>
          <w:tcPr>
            <w:tcW w:w="362" w:type="pct"/>
            <w:vAlign w:val="center"/>
          </w:tcPr>
          <w:p w14:paraId="251350FA" w14:textId="77777777" w:rsidR="00F50AC2" w:rsidRPr="00697DD9" w:rsidRDefault="00F50AC2" w:rsidP="004D3221">
            <w:pPr>
              <w:rPr>
                <w:rFonts w:ascii="Arial" w:hAnsi="Arial" w:cs="Arial"/>
                <w:sz w:val="20"/>
                <w:szCs w:val="20"/>
              </w:rPr>
            </w:pPr>
            <w:r w:rsidRPr="00697DD9">
              <w:rPr>
                <w:rFonts w:ascii="Arial" w:hAnsi="Arial" w:cs="Arial"/>
                <w:sz w:val="20"/>
                <w:szCs w:val="20"/>
              </w:rPr>
              <w:t>RJ</w:t>
            </w:r>
          </w:p>
        </w:tc>
        <w:tc>
          <w:tcPr>
            <w:tcW w:w="2476" w:type="pct"/>
            <w:vAlign w:val="center"/>
          </w:tcPr>
          <w:p w14:paraId="7116551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0CC58FD" w14:textId="77777777" w:rsidR="00F50AC2" w:rsidRPr="00697DD9" w:rsidRDefault="00F50AC2" w:rsidP="004D3221">
            <w:pPr>
              <w:rPr>
                <w:rFonts w:ascii="Arial" w:hAnsi="Arial" w:cs="Arial"/>
                <w:sz w:val="20"/>
                <w:szCs w:val="20"/>
              </w:rPr>
            </w:pPr>
          </w:p>
        </w:tc>
      </w:tr>
      <w:tr w:rsidR="00F50AC2" w:rsidRPr="007E21CD" w14:paraId="26F27A3D" w14:textId="77777777" w:rsidTr="004D3221">
        <w:trPr>
          <w:trHeight w:val="20"/>
          <w:jc w:val="center"/>
        </w:trPr>
        <w:tc>
          <w:tcPr>
            <w:tcW w:w="362" w:type="pct"/>
            <w:vAlign w:val="center"/>
          </w:tcPr>
          <w:p w14:paraId="2283E7AE" w14:textId="77777777" w:rsidR="00F50AC2" w:rsidRPr="00697DD9" w:rsidRDefault="00F50AC2" w:rsidP="004D3221">
            <w:pPr>
              <w:rPr>
                <w:rFonts w:ascii="Arial" w:hAnsi="Arial" w:cs="Arial"/>
                <w:sz w:val="20"/>
                <w:szCs w:val="20"/>
              </w:rPr>
            </w:pPr>
            <w:r w:rsidRPr="00697DD9">
              <w:rPr>
                <w:rFonts w:ascii="Arial" w:hAnsi="Arial" w:cs="Arial"/>
                <w:sz w:val="20"/>
                <w:szCs w:val="20"/>
              </w:rPr>
              <w:t>RK</w:t>
            </w:r>
          </w:p>
        </w:tc>
        <w:tc>
          <w:tcPr>
            <w:tcW w:w="2476" w:type="pct"/>
            <w:vAlign w:val="center"/>
          </w:tcPr>
          <w:p w14:paraId="395BB44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E211A16" w14:textId="77777777" w:rsidR="00F50AC2" w:rsidRPr="00697DD9" w:rsidRDefault="00F50AC2" w:rsidP="004D3221">
            <w:pPr>
              <w:rPr>
                <w:rFonts w:ascii="Arial" w:hAnsi="Arial" w:cs="Arial"/>
                <w:sz w:val="20"/>
                <w:szCs w:val="20"/>
              </w:rPr>
            </w:pPr>
          </w:p>
        </w:tc>
      </w:tr>
      <w:tr w:rsidR="00F50AC2" w:rsidRPr="00FD2611" w14:paraId="2A6CA7D7" w14:textId="77777777" w:rsidTr="004D3221">
        <w:trPr>
          <w:trHeight w:val="20"/>
          <w:jc w:val="center"/>
        </w:trPr>
        <w:tc>
          <w:tcPr>
            <w:tcW w:w="362" w:type="pct"/>
            <w:vAlign w:val="center"/>
          </w:tcPr>
          <w:p w14:paraId="3F482B23"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RL</w:t>
            </w:r>
          </w:p>
        </w:tc>
        <w:tc>
          <w:tcPr>
            <w:tcW w:w="2476" w:type="pct"/>
            <w:vAlign w:val="center"/>
          </w:tcPr>
          <w:p w14:paraId="4EABA14D"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 xml:space="preserve">Restricting an unauthorized operation and/or </w:t>
            </w:r>
            <w:proofErr w:type="gramStart"/>
            <w:r w:rsidRPr="00264AF8">
              <w:rPr>
                <w:rFonts w:ascii="Arial" w:hAnsi="Arial" w:cs="Arial"/>
                <w:sz w:val="20"/>
                <w:szCs w:val="20"/>
                <w:lang w:val="en-US"/>
              </w:rPr>
              <w:t>movement  (</w:t>
            </w:r>
            <w:proofErr w:type="gramEnd"/>
            <w:r w:rsidRPr="00264AF8">
              <w:rPr>
                <w:rFonts w:ascii="Arial" w:hAnsi="Arial" w:cs="Arial"/>
                <w:sz w:val="20"/>
                <w:szCs w:val="20"/>
                <w:lang w:val="en-US"/>
              </w:rPr>
              <w:t>mechanical)</w:t>
            </w:r>
          </w:p>
        </w:tc>
        <w:tc>
          <w:tcPr>
            <w:tcW w:w="2162" w:type="pct"/>
            <w:vAlign w:val="center"/>
          </w:tcPr>
          <w:p w14:paraId="2957DAAB"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Blocking device, latch, lock, stop</w:t>
            </w:r>
          </w:p>
        </w:tc>
      </w:tr>
      <w:tr w:rsidR="00F50AC2" w:rsidRPr="007E21CD" w14:paraId="196E673E" w14:textId="77777777" w:rsidTr="004D3221">
        <w:trPr>
          <w:trHeight w:val="20"/>
          <w:jc w:val="center"/>
        </w:trPr>
        <w:tc>
          <w:tcPr>
            <w:tcW w:w="362" w:type="pct"/>
            <w:vAlign w:val="center"/>
          </w:tcPr>
          <w:p w14:paraId="256FB527" w14:textId="77777777" w:rsidR="00F50AC2" w:rsidRPr="00697DD9" w:rsidRDefault="00F50AC2" w:rsidP="004D3221">
            <w:pPr>
              <w:rPr>
                <w:rFonts w:ascii="Arial" w:hAnsi="Arial" w:cs="Arial"/>
                <w:sz w:val="20"/>
                <w:szCs w:val="20"/>
              </w:rPr>
            </w:pPr>
            <w:r w:rsidRPr="00697DD9">
              <w:rPr>
                <w:rFonts w:ascii="Arial" w:hAnsi="Arial" w:cs="Arial"/>
                <w:sz w:val="20"/>
                <w:szCs w:val="20"/>
              </w:rPr>
              <w:t>RM</w:t>
            </w:r>
          </w:p>
        </w:tc>
        <w:tc>
          <w:tcPr>
            <w:tcW w:w="2476" w:type="pct"/>
            <w:vAlign w:val="center"/>
          </w:tcPr>
          <w:p w14:paraId="49856F09"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Restricting a return flow of gaseous, liquid and flowable substances</w:t>
            </w:r>
          </w:p>
        </w:tc>
        <w:tc>
          <w:tcPr>
            <w:tcW w:w="2162" w:type="pct"/>
            <w:vAlign w:val="center"/>
          </w:tcPr>
          <w:p w14:paraId="1F018C41" w14:textId="77777777" w:rsidR="00F50AC2" w:rsidRPr="00697DD9" w:rsidRDefault="00F50AC2" w:rsidP="004D3221">
            <w:pPr>
              <w:rPr>
                <w:rFonts w:ascii="Arial" w:hAnsi="Arial" w:cs="Arial"/>
                <w:sz w:val="20"/>
                <w:szCs w:val="20"/>
              </w:rPr>
            </w:pPr>
            <w:r w:rsidRPr="00697DD9">
              <w:rPr>
                <w:rFonts w:ascii="Arial" w:hAnsi="Arial" w:cs="Arial"/>
                <w:sz w:val="20"/>
                <w:szCs w:val="20"/>
              </w:rPr>
              <w:t>Check valve</w:t>
            </w:r>
          </w:p>
        </w:tc>
      </w:tr>
      <w:tr w:rsidR="00F50AC2" w:rsidRPr="00FD2611" w14:paraId="59216DA5" w14:textId="77777777" w:rsidTr="004D3221">
        <w:trPr>
          <w:trHeight w:val="20"/>
          <w:jc w:val="center"/>
        </w:trPr>
        <w:tc>
          <w:tcPr>
            <w:tcW w:w="362" w:type="pct"/>
            <w:vAlign w:val="center"/>
          </w:tcPr>
          <w:p w14:paraId="3B7B6FE5" w14:textId="77777777" w:rsidR="00F50AC2" w:rsidRPr="00697DD9" w:rsidRDefault="00F50AC2" w:rsidP="004D3221">
            <w:pPr>
              <w:rPr>
                <w:rFonts w:ascii="Arial" w:hAnsi="Arial" w:cs="Arial"/>
                <w:sz w:val="20"/>
                <w:szCs w:val="20"/>
              </w:rPr>
            </w:pPr>
            <w:r w:rsidRPr="00697DD9">
              <w:rPr>
                <w:rFonts w:ascii="Arial" w:hAnsi="Arial" w:cs="Arial"/>
                <w:sz w:val="20"/>
                <w:szCs w:val="20"/>
              </w:rPr>
              <w:t>RN</w:t>
            </w:r>
          </w:p>
        </w:tc>
        <w:tc>
          <w:tcPr>
            <w:tcW w:w="2476" w:type="pct"/>
            <w:vAlign w:val="center"/>
          </w:tcPr>
          <w:p w14:paraId="09806AC7"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Restricting a flow of liquid and gaseous substances</w:t>
            </w:r>
          </w:p>
        </w:tc>
        <w:tc>
          <w:tcPr>
            <w:tcW w:w="2162" w:type="pct"/>
            <w:vAlign w:val="center"/>
          </w:tcPr>
          <w:p w14:paraId="1E8D0BD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Flow restrictor, orifice plate,</w:t>
            </w:r>
          </w:p>
          <w:p w14:paraId="240B1B42"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Venturi nozzle, water-proof seal</w:t>
            </w:r>
          </w:p>
        </w:tc>
      </w:tr>
      <w:tr w:rsidR="00F50AC2" w:rsidRPr="007E21CD" w14:paraId="39A542B2" w14:textId="77777777" w:rsidTr="004D3221">
        <w:trPr>
          <w:trHeight w:val="20"/>
          <w:jc w:val="center"/>
        </w:trPr>
        <w:tc>
          <w:tcPr>
            <w:tcW w:w="362" w:type="pct"/>
            <w:vAlign w:val="center"/>
          </w:tcPr>
          <w:p w14:paraId="72783565" w14:textId="77777777" w:rsidR="00F50AC2" w:rsidRPr="00697DD9" w:rsidRDefault="00F50AC2" w:rsidP="004D3221">
            <w:pPr>
              <w:rPr>
                <w:rFonts w:ascii="Arial" w:hAnsi="Arial" w:cs="Arial"/>
                <w:sz w:val="20"/>
                <w:szCs w:val="20"/>
              </w:rPr>
            </w:pPr>
            <w:r w:rsidRPr="00697DD9">
              <w:rPr>
                <w:rFonts w:ascii="Arial" w:hAnsi="Arial" w:cs="Arial"/>
                <w:sz w:val="20"/>
                <w:szCs w:val="20"/>
              </w:rPr>
              <w:t>RP</w:t>
            </w:r>
          </w:p>
        </w:tc>
        <w:tc>
          <w:tcPr>
            <w:tcW w:w="2476" w:type="pct"/>
            <w:vAlign w:val="center"/>
          </w:tcPr>
          <w:p w14:paraId="08A55776" w14:textId="77777777" w:rsidR="00F50AC2" w:rsidRPr="00697DD9" w:rsidRDefault="00F50AC2" w:rsidP="004D3221">
            <w:pPr>
              <w:rPr>
                <w:rFonts w:ascii="Arial" w:hAnsi="Arial" w:cs="Arial"/>
                <w:sz w:val="20"/>
                <w:szCs w:val="20"/>
              </w:rPr>
            </w:pPr>
            <w:r w:rsidRPr="00697DD9">
              <w:rPr>
                <w:rFonts w:ascii="Arial" w:hAnsi="Arial" w:cs="Arial"/>
                <w:sz w:val="20"/>
                <w:szCs w:val="20"/>
              </w:rPr>
              <w:t>Restricting a sound propagation</w:t>
            </w:r>
          </w:p>
        </w:tc>
        <w:tc>
          <w:tcPr>
            <w:tcW w:w="2162" w:type="pct"/>
            <w:vAlign w:val="center"/>
          </w:tcPr>
          <w:p w14:paraId="4A18EF68" w14:textId="77777777" w:rsidR="00F50AC2" w:rsidRPr="00697DD9" w:rsidRDefault="00F50AC2" w:rsidP="004D3221">
            <w:pPr>
              <w:rPr>
                <w:rFonts w:ascii="Arial" w:hAnsi="Arial" w:cs="Arial"/>
                <w:sz w:val="20"/>
                <w:szCs w:val="20"/>
              </w:rPr>
            </w:pPr>
            <w:r w:rsidRPr="00697DD9">
              <w:rPr>
                <w:rFonts w:ascii="Arial" w:hAnsi="Arial" w:cs="Arial"/>
                <w:sz w:val="20"/>
                <w:szCs w:val="20"/>
              </w:rPr>
              <w:t>Noise protection, sound absorber</w:t>
            </w:r>
          </w:p>
        </w:tc>
      </w:tr>
      <w:tr w:rsidR="00F50AC2" w:rsidRPr="00FD2611" w14:paraId="400E82E0" w14:textId="77777777" w:rsidTr="004D3221">
        <w:trPr>
          <w:trHeight w:val="20"/>
          <w:jc w:val="center"/>
        </w:trPr>
        <w:tc>
          <w:tcPr>
            <w:tcW w:w="362" w:type="pct"/>
            <w:vAlign w:val="center"/>
          </w:tcPr>
          <w:p w14:paraId="13FC7F4F" w14:textId="77777777" w:rsidR="00F50AC2" w:rsidRPr="00697DD9" w:rsidRDefault="00F50AC2" w:rsidP="004D3221">
            <w:pPr>
              <w:rPr>
                <w:rFonts w:ascii="Arial" w:hAnsi="Arial" w:cs="Arial"/>
                <w:sz w:val="20"/>
                <w:szCs w:val="20"/>
              </w:rPr>
            </w:pPr>
            <w:r w:rsidRPr="00697DD9">
              <w:rPr>
                <w:rFonts w:ascii="Arial" w:hAnsi="Arial" w:cs="Arial"/>
                <w:sz w:val="20"/>
                <w:szCs w:val="20"/>
              </w:rPr>
              <w:t>RQ</w:t>
            </w:r>
          </w:p>
        </w:tc>
        <w:tc>
          <w:tcPr>
            <w:tcW w:w="2476" w:type="pct"/>
            <w:vAlign w:val="center"/>
          </w:tcPr>
          <w:p w14:paraId="58ACA89A" w14:textId="77777777" w:rsidR="00F50AC2" w:rsidRPr="00697DD9" w:rsidRDefault="00F50AC2" w:rsidP="004D3221">
            <w:pPr>
              <w:rPr>
                <w:rFonts w:ascii="Arial" w:hAnsi="Arial" w:cs="Arial"/>
                <w:sz w:val="20"/>
                <w:szCs w:val="20"/>
              </w:rPr>
            </w:pPr>
            <w:r w:rsidRPr="00697DD9">
              <w:rPr>
                <w:rFonts w:ascii="Arial" w:hAnsi="Arial" w:cs="Arial"/>
                <w:sz w:val="20"/>
                <w:szCs w:val="20"/>
              </w:rPr>
              <w:t>Restricting a thermal flow</w:t>
            </w:r>
          </w:p>
        </w:tc>
        <w:tc>
          <w:tcPr>
            <w:tcW w:w="2162" w:type="pct"/>
            <w:vAlign w:val="center"/>
          </w:tcPr>
          <w:p w14:paraId="72CD10E8"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Insulation, jacket, lagging, lining, thermal insulation louver damper</w:t>
            </w:r>
          </w:p>
        </w:tc>
      </w:tr>
      <w:tr w:rsidR="00F50AC2" w:rsidRPr="00FD2611" w14:paraId="524F10CA" w14:textId="77777777" w:rsidTr="004D3221">
        <w:trPr>
          <w:trHeight w:val="20"/>
          <w:jc w:val="center"/>
        </w:trPr>
        <w:tc>
          <w:tcPr>
            <w:tcW w:w="362" w:type="pct"/>
            <w:vAlign w:val="center"/>
          </w:tcPr>
          <w:p w14:paraId="07BFA91D" w14:textId="77777777" w:rsidR="00F50AC2" w:rsidRPr="00697DD9" w:rsidRDefault="00F50AC2" w:rsidP="004D3221">
            <w:pPr>
              <w:rPr>
                <w:rFonts w:ascii="Arial" w:hAnsi="Arial" w:cs="Arial"/>
                <w:sz w:val="20"/>
                <w:szCs w:val="20"/>
              </w:rPr>
            </w:pPr>
            <w:r w:rsidRPr="00697DD9">
              <w:rPr>
                <w:rFonts w:ascii="Arial" w:hAnsi="Arial" w:cs="Arial"/>
                <w:sz w:val="20"/>
                <w:szCs w:val="20"/>
              </w:rPr>
              <w:t>RR</w:t>
            </w:r>
          </w:p>
        </w:tc>
        <w:tc>
          <w:tcPr>
            <w:tcW w:w="2476" w:type="pct"/>
            <w:vAlign w:val="center"/>
          </w:tcPr>
          <w:p w14:paraId="5EC779ED" w14:textId="77777777" w:rsidR="00F50AC2" w:rsidRPr="00697DD9" w:rsidRDefault="00F50AC2" w:rsidP="004D3221">
            <w:pPr>
              <w:rPr>
                <w:rFonts w:ascii="Arial" w:hAnsi="Arial" w:cs="Arial"/>
                <w:sz w:val="20"/>
                <w:szCs w:val="20"/>
              </w:rPr>
            </w:pPr>
            <w:r w:rsidRPr="00697DD9">
              <w:rPr>
                <w:rFonts w:ascii="Arial" w:hAnsi="Arial" w:cs="Arial"/>
                <w:sz w:val="20"/>
                <w:szCs w:val="20"/>
              </w:rPr>
              <w:t>Restricting a mechanical effect</w:t>
            </w:r>
          </w:p>
        </w:tc>
        <w:tc>
          <w:tcPr>
            <w:tcW w:w="2162" w:type="pct"/>
            <w:vAlign w:val="center"/>
          </w:tcPr>
          <w:p w14:paraId="259D6260"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Brick lining, compensator,</w:t>
            </w:r>
          </w:p>
          <w:p w14:paraId="21D3B838"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shock absorber, vibration absorption</w:t>
            </w:r>
          </w:p>
        </w:tc>
      </w:tr>
      <w:tr w:rsidR="00F50AC2" w:rsidRPr="00FD2611" w14:paraId="0CF5C181" w14:textId="77777777" w:rsidTr="004D3221">
        <w:trPr>
          <w:trHeight w:val="20"/>
          <w:jc w:val="center"/>
        </w:trPr>
        <w:tc>
          <w:tcPr>
            <w:tcW w:w="362" w:type="pct"/>
            <w:vAlign w:val="center"/>
          </w:tcPr>
          <w:p w14:paraId="3E43E40F" w14:textId="77777777" w:rsidR="00F50AC2" w:rsidRPr="00697DD9" w:rsidRDefault="00F50AC2" w:rsidP="004D3221">
            <w:pPr>
              <w:rPr>
                <w:rFonts w:ascii="Arial" w:hAnsi="Arial" w:cs="Arial"/>
                <w:sz w:val="20"/>
                <w:szCs w:val="20"/>
              </w:rPr>
            </w:pPr>
            <w:r w:rsidRPr="00697DD9">
              <w:rPr>
                <w:rFonts w:ascii="Arial" w:hAnsi="Arial" w:cs="Arial"/>
                <w:sz w:val="20"/>
                <w:szCs w:val="20"/>
              </w:rPr>
              <w:t>RS</w:t>
            </w:r>
          </w:p>
        </w:tc>
        <w:tc>
          <w:tcPr>
            <w:tcW w:w="2476" w:type="pct"/>
            <w:vAlign w:val="center"/>
          </w:tcPr>
          <w:p w14:paraId="4D90E2A6" w14:textId="77777777" w:rsidR="00F50AC2" w:rsidRPr="00697DD9" w:rsidRDefault="00F50AC2" w:rsidP="004D3221">
            <w:pPr>
              <w:rPr>
                <w:rFonts w:ascii="Arial" w:hAnsi="Arial" w:cs="Arial"/>
                <w:sz w:val="20"/>
                <w:szCs w:val="20"/>
              </w:rPr>
            </w:pPr>
            <w:r w:rsidRPr="00697DD9">
              <w:rPr>
                <w:rFonts w:ascii="Arial" w:hAnsi="Arial" w:cs="Arial"/>
                <w:sz w:val="20"/>
                <w:szCs w:val="20"/>
              </w:rPr>
              <w:t>Restricting a chemical effect</w:t>
            </w:r>
          </w:p>
        </w:tc>
        <w:tc>
          <w:tcPr>
            <w:tcW w:w="2162" w:type="pct"/>
            <w:vAlign w:val="center"/>
          </w:tcPr>
          <w:p w14:paraId="4A53D3EB"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Brick lining, explosion protection, fire-extinguisher, gas penetration protection, splash protection</w:t>
            </w:r>
          </w:p>
        </w:tc>
      </w:tr>
      <w:tr w:rsidR="00F50AC2" w:rsidRPr="007E21CD" w14:paraId="79B5BE89" w14:textId="77777777" w:rsidTr="004D3221">
        <w:trPr>
          <w:trHeight w:val="20"/>
          <w:jc w:val="center"/>
        </w:trPr>
        <w:tc>
          <w:tcPr>
            <w:tcW w:w="362" w:type="pct"/>
            <w:vAlign w:val="center"/>
          </w:tcPr>
          <w:p w14:paraId="4B0D3141" w14:textId="77777777" w:rsidR="00F50AC2" w:rsidRPr="00697DD9" w:rsidRDefault="00F50AC2" w:rsidP="004D3221">
            <w:pPr>
              <w:rPr>
                <w:rFonts w:ascii="Arial" w:hAnsi="Arial" w:cs="Arial"/>
                <w:sz w:val="20"/>
                <w:szCs w:val="20"/>
              </w:rPr>
            </w:pPr>
            <w:r w:rsidRPr="00697DD9">
              <w:rPr>
                <w:rFonts w:ascii="Arial" w:hAnsi="Arial" w:cs="Arial"/>
                <w:sz w:val="20"/>
                <w:szCs w:val="20"/>
              </w:rPr>
              <w:t>RT</w:t>
            </w:r>
          </w:p>
        </w:tc>
        <w:tc>
          <w:tcPr>
            <w:tcW w:w="2476" w:type="pct"/>
            <w:vAlign w:val="center"/>
          </w:tcPr>
          <w:p w14:paraId="542757B7" w14:textId="77777777" w:rsidR="00F50AC2" w:rsidRPr="00697DD9" w:rsidRDefault="00F50AC2" w:rsidP="004D3221">
            <w:pPr>
              <w:rPr>
                <w:rFonts w:ascii="Arial" w:hAnsi="Arial" w:cs="Arial"/>
                <w:sz w:val="20"/>
                <w:szCs w:val="20"/>
              </w:rPr>
            </w:pPr>
            <w:r w:rsidRPr="00697DD9">
              <w:rPr>
                <w:rFonts w:ascii="Arial" w:hAnsi="Arial" w:cs="Arial"/>
                <w:sz w:val="20"/>
                <w:szCs w:val="20"/>
              </w:rPr>
              <w:t>Restricting a light propagation</w:t>
            </w:r>
          </w:p>
        </w:tc>
        <w:tc>
          <w:tcPr>
            <w:tcW w:w="2162" w:type="pct"/>
            <w:vAlign w:val="center"/>
          </w:tcPr>
          <w:p w14:paraId="045CDDCD" w14:textId="77777777" w:rsidR="00F50AC2" w:rsidRPr="00697DD9" w:rsidRDefault="00F50AC2" w:rsidP="004D3221">
            <w:pPr>
              <w:rPr>
                <w:rFonts w:ascii="Arial" w:hAnsi="Arial" w:cs="Arial"/>
                <w:sz w:val="20"/>
                <w:szCs w:val="20"/>
              </w:rPr>
            </w:pPr>
            <w:r w:rsidRPr="00697DD9">
              <w:rPr>
                <w:rFonts w:ascii="Arial" w:hAnsi="Arial" w:cs="Arial"/>
                <w:sz w:val="20"/>
                <w:szCs w:val="20"/>
              </w:rPr>
              <w:t>Blind, screen, shutter</w:t>
            </w:r>
          </w:p>
        </w:tc>
      </w:tr>
      <w:tr w:rsidR="00F50AC2" w:rsidRPr="007E21CD" w14:paraId="26535140" w14:textId="77777777" w:rsidTr="004D3221">
        <w:trPr>
          <w:trHeight w:val="20"/>
          <w:jc w:val="center"/>
        </w:trPr>
        <w:tc>
          <w:tcPr>
            <w:tcW w:w="362" w:type="pct"/>
            <w:vAlign w:val="center"/>
          </w:tcPr>
          <w:p w14:paraId="4C5B8F65" w14:textId="77777777" w:rsidR="00F50AC2" w:rsidRPr="00697DD9" w:rsidRDefault="00F50AC2" w:rsidP="004D3221">
            <w:pPr>
              <w:rPr>
                <w:rFonts w:ascii="Arial" w:hAnsi="Arial" w:cs="Arial"/>
                <w:sz w:val="20"/>
                <w:szCs w:val="20"/>
              </w:rPr>
            </w:pPr>
            <w:r w:rsidRPr="00697DD9">
              <w:rPr>
                <w:rFonts w:ascii="Arial" w:hAnsi="Arial" w:cs="Arial"/>
                <w:sz w:val="20"/>
                <w:szCs w:val="20"/>
              </w:rPr>
              <w:t>RU</w:t>
            </w:r>
          </w:p>
        </w:tc>
        <w:tc>
          <w:tcPr>
            <w:tcW w:w="2476" w:type="pct"/>
            <w:vAlign w:val="center"/>
          </w:tcPr>
          <w:p w14:paraId="6F98F8D2"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Restricting access to an area</w:t>
            </w:r>
          </w:p>
        </w:tc>
        <w:tc>
          <w:tcPr>
            <w:tcW w:w="2162" w:type="pct"/>
            <w:vAlign w:val="center"/>
          </w:tcPr>
          <w:p w14:paraId="5A8E760A" w14:textId="77777777" w:rsidR="00F50AC2" w:rsidRPr="00697DD9" w:rsidRDefault="00F50AC2" w:rsidP="004D3221">
            <w:pPr>
              <w:rPr>
                <w:rFonts w:ascii="Arial" w:hAnsi="Arial" w:cs="Arial"/>
                <w:sz w:val="20"/>
                <w:szCs w:val="20"/>
              </w:rPr>
            </w:pPr>
            <w:r w:rsidRPr="00697DD9">
              <w:rPr>
                <w:rFonts w:ascii="Arial" w:hAnsi="Arial" w:cs="Arial"/>
                <w:sz w:val="20"/>
                <w:szCs w:val="20"/>
              </w:rPr>
              <w:t>Fence</w:t>
            </w:r>
          </w:p>
        </w:tc>
      </w:tr>
      <w:tr w:rsidR="00F50AC2" w:rsidRPr="007E21CD" w14:paraId="5157AE6B" w14:textId="77777777" w:rsidTr="004D3221">
        <w:trPr>
          <w:trHeight w:val="20"/>
          <w:jc w:val="center"/>
        </w:trPr>
        <w:tc>
          <w:tcPr>
            <w:tcW w:w="362" w:type="pct"/>
            <w:vAlign w:val="center"/>
          </w:tcPr>
          <w:p w14:paraId="6560C224" w14:textId="77777777" w:rsidR="00F50AC2" w:rsidRPr="00697DD9" w:rsidRDefault="00F50AC2" w:rsidP="004D3221">
            <w:pPr>
              <w:rPr>
                <w:rFonts w:ascii="Arial" w:hAnsi="Arial" w:cs="Arial"/>
                <w:sz w:val="20"/>
                <w:szCs w:val="20"/>
              </w:rPr>
            </w:pPr>
            <w:r w:rsidRPr="00697DD9">
              <w:rPr>
                <w:rFonts w:ascii="Arial" w:hAnsi="Arial" w:cs="Arial"/>
                <w:sz w:val="20"/>
                <w:szCs w:val="20"/>
              </w:rPr>
              <w:t>RV</w:t>
            </w:r>
          </w:p>
        </w:tc>
        <w:tc>
          <w:tcPr>
            <w:tcW w:w="2476" w:type="pct"/>
            <w:vAlign w:val="center"/>
          </w:tcPr>
          <w:p w14:paraId="4C04BA4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C6A9EB6" w14:textId="77777777" w:rsidR="00F50AC2" w:rsidRPr="00697DD9" w:rsidRDefault="00F50AC2" w:rsidP="004D3221">
            <w:pPr>
              <w:rPr>
                <w:rFonts w:ascii="Arial" w:hAnsi="Arial" w:cs="Arial"/>
                <w:sz w:val="20"/>
                <w:szCs w:val="20"/>
              </w:rPr>
            </w:pPr>
          </w:p>
        </w:tc>
      </w:tr>
      <w:tr w:rsidR="00F50AC2" w:rsidRPr="007E21CD" w14:paraId="6F60DA2D" w14:textId="77777777" w:rsidTr="004D3221">
        <w:trPr>
          <w:trHeight w:val="20"/>
          <w:jc w:val="center"/>
        </w:trPr>
        <w:tc>
          <w:tcPr>
            <w:tcW w:w="362" w:type="pct"/>
            <w:vAlign w:val="center"/>
          </w:tcPr>
          <w:p w14:paraId="2BCB13EB" w14:textId="77777777" w:rsidR="00F50AC2" w:rsidRPr="00697DD9" w:rsidRDefault="00F50AC2" w:rsidP="004D3221">
            <w:pPr>
              <w:rPr>
                <w:rFonts w:ascii="Arial" w:hAnsi="Arial" w:cs="Arial"/>
                <w:sz w:val="20"/>
                <w:szCs w:val="20"/>
              </w:rPr>
            </w:pPr>
            <w:r w:rsidRPr="00697DD9">
              <w:rPr>
                <w:rFonts w:ascii="Arial" w:hAnsi="Arial" w:cs="Arial"/>
                <w:sz w:val="20"/>
                <w:szCs w:val="20"/>
              </w:rPr>
              <w:t>RW</w:t>
            </w:r>
          </w:p>
        </w:tc>
        <w:tc>
          <w:tcPr>
            <w:tcW w:w="2476" w:type="pct"/>
            <w:vAlign w:val="center"/>
          </w:tcPr>
          <w:p w14:paraId="28C7D81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5B8D8C6" w14:textId="77777777" w:rsidR="00F50AC2" w:rsidRPr="00697DD9" w:rsidRDefault="00F50AC2" w:rsidP="004D3221">
            <w:pPr>
              <w:rPr>
                <w:rFonts w:ascii="Arial" w:hAnsi="Arial" w:cs="Arial"/>
                <w:sz w:val="20"/>
                <w:szCs w:val="20"/>
              </w:rPr>
            </w:pPr>
          </w:p>
        </w:tc>
      </w:tr>
      <w:tr w:rsidR="00F50AC2" w:rsidRPr="007E21CD" w14:paraId="49976D18" w14:textId="77777777" w:rsidTr="004D3221">
        <w:trPr>
          <w:trHeight w:val="20"/>
          <w:jc w:val="center"/>
        </w:trPr>
        <w:tc>
          <w:tcPr>
            <w:tcW w:w="362" w:type="pct"/>
            <w:vAlign w:val="center"/>
          </w:tcPr>
          <w:p w14:paraId="719EDDAA" w14:textId="77777777" w:rsidR="00F50AC2" w:rsidRPr="00697DD9" w:rsidRDefault="00F50AC2" w:rsidP="004D3221">
            <w:pPr>
              <w:rPr>
                <w:rFonts w:ascii="Arial" w:hAnsi="Arial" w:cs="Arial"/>
                <w:sz w:val="20"/>
                <w:szCs w:val="20"/>
              </w:rPr>
            </w:pPr>
            <w:r w:rsidRPr="00697DD9">
              <w:rPr>
                <w:rFonts w:ascii="Arial" w:hAnsi="Arial" w:cs="Arial"/>
                <w:sz w:val="20"/>
                <w:szCs w:val="20"/>
              </w:rPr>
              <w:t>RX</w:t>
            </w:r>
          </w:p>
        </w:tc>
        <w:tc>
          <w:tcPr>
            <w:tcW w:w="2476" w:type="pct"/>
            <w:vAlign w:val="center"/>
          </w:tcPr>
          <w:p w14:paraId="76AAC38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01D2815" w14:textId="77777777" w:rsidR="00F50AC2" w:rsidRPr="00697DD9" w:rsidRDefault="00F50AC2" w:rsidP="004D3221">
            <w:pPr>
              <w:rPr>
                <w:rFonts w:ascii="Arial" w:hAnsi="Arial" w:cs="Arial"/>
                <w:sz w:val="20"/>
                <w:szCs w:val="20"/>
              </w:rPr>
            </w:pPr>
          </w:p>
        </w:tc>
      </w:tr>
      <w:tr w:rsidR="00F50AC2" w:rsidRPr="007E21CD" w14:paraId="7A630DC7" w14:textId="77777777" w:rsidTr="004D3221">
        <w:trPr>
          <w:trHeight w:val="20"/>
          <w:jc w:val="center"/>
        </w:trPr>
        <w:tc>
          <w:tcPr>
            <w:tcW w:w="362" w:type="pct"/>
            <w:vAlign w:val="center"/>
          </w:tcPr>
          <w:p w14:paraId="514105CA" w14:textId="77777777" w:rsidR="00F50AC2" w:rsidRPr="00697DD9" w:rsidRDefault="00F50AC2" w:rsidP="004D3221">
            <w:pPr>
              <w:rPr>
                <w:rFonts w:ascii="Arial" w:hAnsi="Arial" w:cs="Arial"/>
                <w:sz w:val="20"/>
                <w:szCs w:val="20"/>
              </w:rPr>
            </w:pPr>
            <w:r w:rsidRPr="00697DD9">
              <w:rPr>
                <w:rFonts w:ascii="Arial" w:hAnsi="Arial" w:cs="Arial"/>
                <w:sz w:val="20"/>
                <w:szCs w:val="20"/>
              </w:rPr>
              <w:t>RY</w:t>
            </w:r>
          </w:p>
        </w:tc>
        <w:tc>
          <w:tcPr>
            <w:tcW w:w="2476" w:type="pct"/>
            <w:vAlign w:val="center"/>
          </w:tcPr>
          <w:p w14:paraId="4687E89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6F25991" w14:textId="77777777" w:rsidR="00F50AC2" w:rsidRPr="00697DD9" w:rsidRDefault="00F50AC2" w:rsidP="004D3221">
            <w:pPr>
              <w:rPr>
                <w:rFonts w:ascii="Arial" w:hAnsi="Arial" w:cs="Arial"/>
                <w:sz w:val="20"/>
                <w:szCs w:val="20"/>
              </w:rPr>
            </w:pPr>
          </w:p>
        </w:tc>
      </w:tr>
      <w:tr w:rsidR="00F50AC2" w:rsidRPr="007E21CD" w14:paraId="0E2D11D8" w14:textId="77777777" w:rsidTr="004D3221">
        <w:trPr>
          <w:trHeight w:val="20"/>
          <w:jc w:val="center"/>
        </w:trPr>
        <w:tc>
          <w:tcPr>
            <w:tcW w:w="362" w:type="pct"/>
            <w:vAlign w:val="center"/>
          </w:tcPr>
          <w:p w14:paraId="45148008" w14:textId="77777777" w:rsidR="00F50AC2" w:rsidRPr="00697DD9" w:rsidRDefault="00F50AC2" w:rsidP="004D3221">
            <w:pPr>
              <w:rPr>
                <w:rFonts w:ascii="Arial" w:hAnsi="Arial" w:cs="Arial"/>
                <w:sz w:val="20"/>
                <w:szCs w:val="20"/>
              </w:rPr>
            </w:pPr>
            <w:r w:rsidRPr="00697DD9">
              <w:rPr>
                <w:rFonts w:ascii="Arial" w:hAnsi="Arial" w:cs="Arial"/>
                <w:sz w:val="20"/>
                <w:szCs w:val="20"/>
              </w:rPr>
              <w:t>RZ</w:t>
            </w:r>
          </w:p>
        </w:tc>
        <w:tc>
          <w:tcPr>
            <w:tcW w:w="2476" w:type="pct"/>
            <w:vAlign w:val="center"/>
          </w:tcPr>
          <w:p w14:paraId="3E808CBF"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64A44D0F" w14:textId="77777777" w:rsidR="00F50AC2" w:rsidRPr="00697DD9" w:rsidRDefault="00F50AC2" w:rsidP="004D3221">
            <w:pPr>
              <w:rPr>
                <w:rFonts w:ascii="Arial" w:hAnsi="Arial" w:cs="Arial"/>
                <w:sz w:val="20"/>
                <w:szCs w:val="20"/>
              </w:rPr>
            </w:pPr>
          </w:p>
        </w:tc>
      </w:tr>
      <w:tr w:rsidR="00F50AC2" w:rsidRPr="007E21CD" w14:paraId="0BF9D6C6" w14:textId="77777777" w:rsidTr="004D3221">
        <w:trPr>
          <w:trHeight w:val="20"/>
          <w:jc w:val="center"/>
        </w:trPr>
        <w:tc>
          <w:tcPr>
            <w:tcW w:w="362" w:type="pct"/>
            <w:vAlign w:val="center"/>
          </w:tcPr>
          <w:p w14:paraId="72123354" w14:textId="77777777" w:rsidR="00F50AC2" w:rsidRPr="007E21CD" w:rsidRDefault="00F50AC2" w:rsidP="004D3221">
            <w:pPr>
              <w:rPr>
                <w:sz w:val="20"/>
                <w:szCs w:val="20"/>
                <w:lang w:val="en-US"/>
              </w:rPr>
            </w:pPr>
          </w:p>
        </w:tc>
        <w:tc>
          <w:tcPr>
            <w:tcW w:w="2476" w:type="pct"/>
            <w:vAlign w:val="center"/>
          </w:tcPr>
          <w:p w14:paraId="3F480FA2" w14:textId="77777777" w:rsidR="00F50AC2" w:rsidRPr="007E21CD" w:rsidRDefault="00F50AC2" w:rsidP="004D3221">
            <w:pPr>
              <w:rPr>
                <w:sz w:val="20"/>
                <w:szCs w:val="20"/>
                <w:lang w:val="en-US"/>
              </w:rPr>
            </w:pPr>
          </w:p>
        </w:tc>
        <w:tc>
          <w:tcPr>
            <w:tcW w:w="2162" w:type="pct"/>
            <w:vAlign w:val="center"/>
          </w:tcPr>
          <w:p w14:paraId="4A8C85E7" w14:textId="77777777" w:rsidR="00F50AC2" w:rsidRPr="007E21CD" w:rsidRDefault="00F50AC2" w:rsidP="004D3221">
            <w:pPr>
              <w:rPr>
                <w:sz w:val="20"/>
                <w:szCs w:val="20"/>
                <w:lang w:val="en-US"/>
              </w:rPr>
            </w:pPr>
          </w:p>
        </w:tc>
      </w:tr>
      <w:tr w:rsidR="00F50AC2" w:rsidRPr="00FD2611" w14:paraId="2F8A4D4F" w14:textId="77777777" w:rsidTr="004D3221">
        <w:trPr>
          <w:trHeight w:val="20"/>
          <w:jc w:val="center"/>
        </w:trPr>
        <w:tc>
          <w:tcPr>
            <w:tcW w:w="5000" w:type="pct"/>
            <w:gridSpan w:val="3"/>
            <w:vAlign w:val="center"/>
          </w:tcPr>
          <w:p w14:paraId="0AB113F8" w14:textId="77777777" w:rsidR="00F50AC2" w:rsidRPr="00264AF8" w:rsidRDefault="00F50AC2" w:rsidP="004D3221">
            <w:pPr>
              <w:rPr>
                <w:rFonts w:ascii="Arial" w:hAnsi="Arial" w:cs="Arial"/>
                <w:b/>
                <w:sz w:val="20"/>
                <w:szCs w:val="20"/>
                <w:lang w:val="en-US"/>
              </w:rPr>
            </w:pPr>
            <w:r w:rsidRPr="00264AF8">
              <w:rPr>
                <w:rFonts w:ascii="Arial" w:hAnsi="Arial" w:cs="Arial"/>
                <w:b/>
                <w:sz w:val="20"/>
                <w:szCs w:val="20"/>
                <w:lang w:val="en-US"/>
              </w:rPr>
              <w:t>Main class S</w:t>
            </w:r>
          </w:p>
          <w:p w14:paraId="4657C0C0" w14:textId="77777777" w:rsidR="00F50AC2" w:rsidRPr="007E21CD" w:rsidRDefault="00F50AC2" w:rsidP="004D3221">
            <w:pPr>
              <w:rPr>
                <w:b/>
                <w:sz w:val="20"/>
                <w:szCs w:val="20"/>
                <w:lang w:val="en-US"/>
              </w:rPr>
            </w:pPr>
            <w:r w:rsidRPr="00264AF8">
              <w:rPr>
                <w:rFonts w:ascii="Arial" w:hAnsi="Arial" w:cs="Arial"/>
                <w:b/>
                <w:sz w:val="20"/>
                <w:szCs w:val="20"/>
                <w:lang w:val="en-US"/>
              </w:rPr>
              <w:t>Converting a manual operation into a signal for further processing</w:t>
            </w:r>
          </w:p>
        </w:tc>
      </w:tr>
      <w:tr w:rsidR="00F50AC2" w:rsidRPr="007E21CD" w14:paraId="31D4D3F1" w14:textId="77777777" w:rsidTr="004D3221">
        <w:trPr>
          <w:trHeight w:val="20"/>
          <w:jc w:val="center"/>
        </w:trPr>
        <w:tc>
          <w:tcPr>
            <w:tcW w:w="362" w:type="pct"/>
            <w:vAlign w:val="center"/>
          </w:tcPr>
          <w:p w14:paraId="67C49515"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7B98281B"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1747A014"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7E21CD" w14:paraId="60AC43B8" w14:textId="77777777" w:rsidTr="004D3221">
        <w:trPr>
          <w:trHeight w:val="20"/>
          <w:jc w:val="center"/>
        </w:trPr>
        <w:tc>
          <w:tcPr>
            <w:tcW w:w="362" w:type="pct"/>
            <w:vAlign w:val="center"/>
          </w:tcPr>
          <w:p w14:paraId="4CD392A0" w14:textId="77777777" w:rsidR="00F50AC2" w:rsidRPr="00697DD9" w:rsidRDefault="00F50AC2" w:rsidP="004D3221">
            <w:pPr>
              <w:rPr>
                <w:rFonts w:ascii="Arial" w:hAnsi="Arial" w:cs="Arial"/>
                <w:sz w:val="20"/>
                <w:szCs w:val="20"/>
              </w:rPr>
            </w:pPr>
            <w:r w:rsidRPr="00697DD9">
              <w:rPr>
                <w:rFonts w:ascii="Arial" w:hAnsi="Arial" w:cs="Arial"/>
                <w:sz w:val="20"/>
                <w:szCs w:val="20"/>
              </w:rPr>
              <w:t>SA</w:t>
            </w:r>
          </w:p>
        </w:tc>
        <w:tc>
          <w:tcPr>
            <w:tcW w:w="2476" w:type="pct"/>
            <w:vAlign w:val="center"/>
          </w:tcPr>
          <w:p w14:paraId="6BACE84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358CC8E" w14:textId="77777777" w:rsidR="00F50AC2" w:rsidRPr="00697DD9" w:rsidRDefault="00F50AC2" w:rsidP="004D3221">
            <w:pPr>
              <w:rPr>
                <w:rFonts w:ascii="Arial" w:hAnsi="Arial" w:cs="Arial"/>
                <w:sz w:val="20"/>
                <w:szCs w:val="20"/>
              </w:rPr>
            </w:pPr>
          </w:p>
        </w:tc>
      </w:tr>
      <w:tr w:rsidR="00F50AC2" w:rsidRPr="007E21CD" w14:paraId="228FFAAF" w14:textId="77777777" w:rsidTr="004D3221">
        <w:trPr>
          <w:trHeight w:val="20"/>
          <w:jc w:val="center"/>
        </w:trPr>
        <w:tc>
          <w:tcPr>
            <w:tcW w:w="362" w:type="pct"/>
            <w:vAlign w:val="center"/>
          </w:tcPr>
          <w:p w14:paraId="4BAEC568" w14:textId="77777777" w:rsidR="00F50AC2" w:rsidRPr="00697DD9" w:rsidRDefault="00F50AC2" w:rsidP="004D3221">
            <w:pPr>
              <w:rPr>
                <w:rFonts w:ascii="Arial" w:hAnsi="Arial" w:cs="Arial"/>
                <w:sz w:val="20"/>
                <w:szCs w:val="20"/>
              </w:rPr>
            </w:pPr>
            <w:r w:rsidRPr="00697DD9">
              <w:rPr>
                <w:rFonts w:ascii="Arial" w:hAnsi="Arial" w:cs="Arial"/>
                <w:sz w:val="20"/>
                <w:szCs w:val="20"/>
              </w:rPr>
              <w:t>SB</w:t>
            </w:r>
          </w:p>
        </w:tc>
        <w:tc>
          <w:tcPr>
            <w:tcW w:w="2476" w:type="pct"/>
            <w:vAlign w:val="center"/>
          </w:tcPr>
          <w:p w14:paraId="0AD7FF4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B68E7C4" w14:textId="77777777" w:rsidR="00F50AC2" w:rsidRPr="00697DD9" w:rsidRDefault="00F50AC2" w:rsidP="004D3221">
            <w:pPr>
              <w:rPr>
                <w:rFonts w:ascii="Arial" w:hAnsi="Arial" w:cs="Arial"/>
                <w:sz w:val="20"/>
                <w:szCs w:val="20"/>
              </w:rPr>
            </w:pPr>
          </w:p>
        </w:tc>
      </w:tr>
      <w:tr w:rsidR="00F50AC2" w:rsidRPr="007E21CD" w14:paraId="1A91C4FF" w14:textId="77777777" w:rsidTr="004D3221">
        <w:trPr>
          <w:trHeight w:val="20"/>
          <w:jc w:val="center"/>
        </w:trPr>
        <w:tc>
          <w:tcPr>
            <w:tcW w:w="362" w:type="pct"/>
            <w:vAlign w:val="center"/>
          </w:tcPr>
          <w:p w14:paraId="0890D30F" w14:textId="77777777" w:rsidR="00F50AC2" w:rsidRPr="00697DD9" w:rsidRDefault="00F50AC2" w:rsidP="004D3221">
            <w:pPr>
              <w:rPr>
                <w:rFonts w:ascii="Arial" w:hAnsi="Arial" w:cs="Arial"/>
                <w:sz w:val="20"/>
                <w:szCs w:val="20"/>
              </w:rPr>
            </w:pPr>
            <w:r w:rsidRPr="00697DD9">
              <w:rPr>
                <w:rFonts w:ascii="Arial" w:hAnsi="Arial" w:cs="Arial"/>
                <w:sz w:val="20"/>
                <w:szCs w:val="20"/>
              </w:rPr>
              <w:t>SC</w:t>
            </w:r>
          </w:p>
        </w:tc>
        <w:tc>
          <w:tcPr>
            <w:tcW w:w="2476" w:type="pct"/>
            <w:vAlign w:val="center"/>
          </w:tcPr>
          <w:p w14:paraId="36FDA4D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BAA97E3" w14:textId="77777777" w:rsidR="00F50AC2" w:rsidRPr="00697DD9" w:rsidRDefault="00F50AC2" w:rsidP="004D3221">
            <w:pPr>
              <w:rPr>
                <w:rFonts w:ascii="Arial" w:hAnsi="Arial" w:cs="Arial"/>
                <w:sz w:val="20"/>
                <w:szCs w:val="20"/>
              </w:rPr>
            </w:pPr>
          </w:p>
        </w:tc>
      </w:tr>
      <w:tr w:rsidR="00F50AC2" w:rsidRPr="007E21CD" w14:paraId="1D9E36F1" w14:textId="77777777" w:rsidTr="004D3221">
        <w:trPr>
          <w:trHeight w:val="20"/>
          <w:jc w:val="center"/>
        </w:trPr>
        <w:tc>
          <w:tcPr>
            <w:tcW w:w="362" w:type="pct"/>
            <w:vAlign w:val="center"/>
          </w:tcPr>
          <w:p w14:paraId="653F22D5" w14:textId="77777777" w:rsidR="00F50AC2" w:rsidRPr="00697DD9" w:rsidRDefault="00F50AC2" w:rsidP="004D3221">
            <w:pPr>
              <w:rPr>
                <w:rFonts w:ascii="Arial" w:hAnsi="Arial" w:cs="Arial"/>
                <w:sz w:val="20"/>
                <w:szCs w:val="20"/>
              </w:rPr>
            </w:pPr>
            <w:r w:rsidRPr="00697DD9">
              <w:rPr>
                <w:rFonts w:ascii="Arial" w:hAnsi="Arial" w:cs="Arial"/>
                <w:sz w:val="20"/>
                <w:szCs w:val="20"/>
              </w:rPr>
              <w:t>SD</w:t>
            </w:r>
          </w:p>
        </w:tc>
        <w:tc>
          <w:tcPr>
            <w:tcW w:w="2476" w:type="pct"/>
            <w:vAlign w:val="center"/>
          </w:tcPr>
          <w:p w14:paraId="4228280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995A9C2" w14:textId="77777777" w:rsidR="00F50AC2" w:rsidRPr="00697DD9" w:rsidRDefault="00F50AC2" w:rsidP="004D3221">
            <w:pPr>
              <w:rPr>
                <w:rFonts w:ascii="Arial" w:hAnsi="Arial" w:cs="Arial"/>
                <w:sz w:val="20"/>
                <w:szCs w:val="20"/>
              </w:rPr>
            </w:pPr>
          </w:p>
        </w:tc>
      </w:tr>
      <w:tr w:rsidR="00F50AC2" w:rsidRPr="007E21CD" w14:paraId="4EC426F1" w14:textId="77777777" w:rsidTr="004D3221">
        <w:trPr>
          <w:trHeight w:val="20"/>
          <w:jc w:val="center"/>
        </w:trPr>
        <w:tc>
          <w:tcPr>
            <w:tcW w:w="362" w:type="pct"/>
            <w:vAlign w:val="center"/>
          </w:tcPr>
          <w:p w14:paraId="59AE8F9E" w14:textId="77777777" w:rsidR="00F50AC2" w:rsidRPr="00697DD9" w:rsidRDefault="00F50AC2" w:rsidP="004D3221">
            <w:pPr>
              <w:rPr>
                <w:rFonts w:ascii="Arial" w:hAnsi="Arial" w:cs="Arial"/>
                <w:sz w:val="20"/>
                <w:szCs w:val="20"/>
              </w:rPr>
            </w:pPr>
            <w:r w:rsidRPr="00697DD9">
              <w:rPr>
                <w:rFonts w:ascii="Arial" w:hAnsi="Arial" w:cs="Arial"/>
                <w:sz w:val="20"/>
                <w:szCs w:val="20"/>
              </w:rPr>
              <w:t>SE</w:t>
            </w:r>
          </w:p>
        </w:tc>
        <w:tc>
          <w:tcPr>
            <w:tcW w:w="2476" w:type="pct"/>
            <w:vAlign w:val="center"/>
          </w:tcPr>
          <w:p w14:paraId="18C898F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2A0D2CE" w14:textId="77777777" w:rsidR="00F50AC2" w:rsidRPr="00697DD9" w:rsidRDefault="00F50AC2" w:rsidP="004D3221">
            <w:pPr>
              <w:rPr>
                <w:rFonts w:ascii="Arial" w:hAnsi="Arial" w:cs="Arial"/>
                <w:sz w:val="20"/>
                <w:szCs w:val="20"/>
              </w:rPr>
            </w:pPr>
          </w:p>
        </w:tc>
      </w:tr>
      <w:tr w:rsidR="00F50AC2" w:rsidRPr="00FD2611" w14:paraId="5AB5F9E1" w14:textId="77777777" w:rsidTr="004D3221">
        <w:trPr>
          <w:trHeight w:val="20"/>
          <w:jc w:val="center"/>
        </w:trPr>
        <w:tc>
          <w:tcPr>
            <w:tcW w:w="362" w:type="pct"/>
            <w:vAlign w:val="center"/>
          </w:tcPr>
          <w:p w14:paraId="5616B9ED" w14:textId="77777777" w:rsidR="00F50AC2" w:rsidRPr="00697DD9" w:rsidRDefault="00F50AC2" w:rsidP="004D3221">
            <w:pPr>
              <w:rPr>
                <w:rFonts w:ascii="Arial" w:hAnsi="Arial" w:cs="Arial"/>
                <w:sz w:val="20"/>
                <w:szCs w:val="20"/>
              </w:rPr>
            </w:pPr>
            <w:r w:rsidRPr="00697DD9">
              <w:rPr>
                <w:rFonts w:ascii="Arial" w:hAnsi="Arial" w:cs="Arial"/>
                <w:sz w:val="20"/>
                <w:szCs w:val="20"/>
              </w:rPr>
              <w:t>SF</w:t>
            </w:r>
          </w:p>
        </w:tc>
        <w:tc>
          <w:tcPr>
            <w:tcW w:w="2476" w:type="pct"/>
            <w:vAlign w:val="center"/>
          </w:tcPr>
          <w:p w14:paraId="40E792C9" w14:textId="77777777" w:rsidR="00F50AC2" w:rsidRPr="00697DD9" w:rsidRDefault="00F50AC2" w:rsidP="004D3221">
            <w:pPr>
              <w:rPr>
                <w:rFonts w:ascii="Arial" w:hAnsi="Arial" w:cs="Arial"/>
                <w:sz w:val="20"/>
                <w:szCs w:val="20"/>
              </w:rPr>
            </w:pPr>
            <w:r w:rsidRPr="00697DD9">
              <w:rPr>
                <w:rFonts w:ascii="Arial" w:hAnsi="Arial" w:cs="Arial"/>
                <w:sz w:val="20"/>
                <w:szCs w:val="20"/>
              </w:rPr>
              <w:t>Providing an electrical signal</w:t>
            </w:r>
          </w:p>
        </w:tc>
        <w:tc>
          <w:tcPr>
            <w:tcW w:w="2162" w:type="pct"/>
            <w:vAlign w:val="center"/>
          </w:tcPr>
          <w:p w14:paraId="0EF7131F"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Control switch, discrepancy switch,</w:t>
            </w:r>
          </w:p>
          <w:p w14:paraId="37A54788"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keyboard, light pen, pushbutton switch, selector switch, set-point adjuster, switch</w:t>
            </w:r>
          </w:p>
        </w:tc>
      </w:tr>
      <w:tr w:rsidR="00F50AC2" w:rsidRPr="007E21CD" w14:paraId="7527F13F" w14:textId="77777777" w:rsidTr="004D3221">
        <w:trPr>
          <w:trHeight w:val="20"/>
          <w:jc w:val="center"/>
        </w:trPr>
        <w:tc>
          <w:tcPr>
            <w:tcW w:w="362" w:type="pct"/>
            <w:vAlign w:val="center"/>
          </w:tcPr>
          <w:p w14:paraId="124025E7" w14:textId="77777777" w:rsidR="00F50AC2" w:rsidRPr="00697DD9" w:rsidRDefault="00F50AC2" w:rsidP="004D3221">
            <w:pPr>
              <w:rPr>
                <w:rFonts w:ascii="Arial" w:hAnsi="Arial" w:cs="Arial"/>
                <w:sz w:val="20"/>
                <w:szCs w:val="20"/>
              </w:rPr>
            </w:pPr>
            <w:r w:rsidRPr="00697DD9">
              <w:rPr>
                <w:rFonts w:ascii="Arial" w:hAnsi="Arial" w:cs="Arial"/>
                <w:sz w:val="20"/>
                <w:szCs w:val="20"/>
              </w:rPr>
              <w:t>SG</w:t>
            </w:r>
          </w:p>
        </w:tc>
        <w:tc>
          <w:tcPr>
            <w:tcW w:w="2476" w:type="pct"/>
            <w:vAlign w:val="center"/>
          </w:tcPr>
          <w:p w14:paraId="41FAB76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Providing an electromagnetic, optical or acoustical signal</w:t>
            </w:r>
          </w:p>
        </w:tc>
        <w:tc>
          <w:tcPr>
            <w:tcW w:w="2162" w:type="pct"/>
            <w:vAlign w:val="center"/>
          </w:tcPr>
          <w:p w14:paraId="4A59E160" w14:textId="77777777" w:rsidR="00F50AC2" w:rsidRPr="00697DD9" w:rsidRDefault="00F50AC2" w:rsidP="004D3221">
            <w:pPr>
              <w:rPr>
                <w:rFonts w:ascii="Arial" w:hAnsi="Arial" w:cs="Arial"/>
                <w:sz w:val="20"/>
                <w:szCs w:val="20"/>
              </w:rPr>
            </w:pPr>
            <w:r w:rsidRPr="00697DD9">
              <w:rPr>
                <w:rFonts w:ascii="Arial" w:hAnsi="Arial" w:cs="Arial"/>
                <w:sz w:val="20"/>
                <w:szCs w:val="20"/>
              </w:rPr>
              <w:t>Cordless mouse</w:t>
            </w:r>
          </w:p>
        </w:tc>
      </w:tr>
      <w:tr w:rsidR="00F50AC2" w:rsidRPr="007E21CD" w14:paraId="1717274C" w14:textId="77777777" w:rsidTr="004D3221">
        <w:trPr>
          <w:trHeight w:val="20"/>
          <w:jc w:val="center"/>
        </w:trPr>
        <w:tc>
          <w:tcPr>
            <w:tcW w:w="362" w:type="pct"/>
            <w:vAlign w:val="center"/>
          </w:tcPr>
          <w:p w14:paraId="185EE1C5" w14:textId="77777777" w:rsidR="00F50AC2" w:rsidRPr="00697DD9" w:rsidRDefault="00F50AC2" w:rsidP="004D3221">
            <w:pPr>
              <w:rPr>
                <w:rFonts w:ascii="Arial" w:hAnsi="Arial" w:cs="Arial"/>
                <w:sz w:val="20"/>
                <w:szCs w:val="20"/>
              </w:rPr>
            </w:pPr>
            <w:r w:rsidRPr="00697DD9">
              <w:rPr>
                <w:rFonts w:ascii="Arial" w:hAnsi="Arial" w:cs="Arial"/>
                <w:sz w:val="20"/>
                <w:szCs w:val="20"/>
              </w:rPr>
              <w:t>SH</w:t>
            </w:r>
          </w:p>
        </w:tc>
        <w:tc>
          <w:tcPr>
            <w:tcW w:w="2476" w:type="pct"/>
            <w:vAlign w:val="center"/>
          </w:tcPr>
          <w:p w14:paraId="0B07FAFE" w14:textId="77777777" w:rsidR="00F50AC2" w:rsidRPr="00697DD9" w:rsidRDefault="00F50AC2" w:rsidP="004D3221">
            <w:pPr>
              <w:rPr>
                <w:rFonts w:ascii="Arial" w:hAnsi="Arial" w:cs="Arial"/>
                <w:sz w:val="20"/>
                <w:szCs w:val="20"/>
              </w:rPr>
            </w:pPr>
            <w:r w:rsidRPr="00697DD9">
              <w:rPr>
                <w:rFonts w:ascii="Arial" w:hAnsi="Arial" w:cs="Arial"/>
                <w:sz w:val="20"/>
                <w:szCs w:val="20"/>
              </w:rPr>
              <w:t>Providing a mechanical signal</w:t>
            </w:r>
          </w:p>
        </w:tc>
        <w:tc>
          <w:tcPr>
            <w:tcW w:w="2162" w:type="pct"/>
            <w:vAlign w:val="center"/>
          </w:tcPr>
          <w:p w14:paraId="4C348D22" w14:textId="77777777" w:rsidR="00F50AC2" w:rsidRPr="00697DD9" w:rsidRDefault="00F50AC2" w:rsidP="004D3221">
            <w:pPr>
              <w:rPr>
                <w:rFonts w:ascii="Arial" w:hAnsi="Arial" w:cs="Arial"/>
                <w:sz w:val="20"/>
                <w:szCs w:val="20"/>
              </w:rPr>
            </w:pPr>
            <w:r w:rsidRPr="00697DD9">
              <w:rPr>
                <w:rFonts w:ascii="Arial" w:hAnsi="Arial" w:cs="Arial"/>
                <w:sz w:val="20"/>
                <w:szCs w:val="20"/>
              </w:rPr>
              <w:t>Hand wheel, selector switch</w:t>
            </w:r>
          </w:p>
        </w:tc>
      </w:tr>
      <w:tr w:rsidR="00F50AC2" w:rsidRPr="007E21CD" w14:paraId="0A966963" w14:textId="77777777" w:rsidTr="004D3221">
        <w:trPr>
          <w:trHeight w:val="20"/>
          <w:jc w:val="center"/>
        </w:trPr>
        <w:tc>
          <w:tcPr>
            <w:tcW w:w="362" w:type="pct"/>
            <w:vAlign w:val="center"/>
          </w:tcPr>
          <w:p w14:paraId="6E4B4F32" w14:textId="77777777" w:rsidR="00F50AC2" w:rsidRPr="00697DD9" w:rsidRDefault="00F50AC2" w:rsidP="004D3221">
            <w:pPr>
              <w:rPr>
                <w:rFonts w:ascii="Arial" w:hAnsi="Arial" w:cs="Arial"/>
                <w:sz w:val="20"/>
                <w:szCs w:val="20"/>
              </w:rPr>
            </w:pPr>
            <w:r w:rsidRPr="00697DD9">
              <w:rPr>
                <w:rFonts w:ascii="Arial" w:hAnsi="Arial" w:cs="Arial"/>
                <w:sz w:val="20"/>
                <w:szCs w:val="20"/>
              </w:rPr>
              <w:t>SJ</w:t>
            </w:r>
          </w:p>
        </w:tc>
        <w:tc>
          <w:tcPr>
            <w:tcW w:w="2476" w:type="pct"/>
            <w:vAlign w:val="center"/>
          </w:tcPr>
          <w:p w14:paraId="5A2A2108"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Providing a fluid or pneumatic signal</w:t>
            </w:r>
          </w:p>
        </w:tc>
        <w:tc>
          <w:tcPr>
            <w:tcW w:w="2162" w:type="pct"/>
            <w:vAlign w:val="center"/>
          </w:tcPr>
          <w:p w14:paraId="1D421117" w14:textId="77777777" w:rsidR="00F50AC2" w:rsidRPr="00697DD9" w:rsidRDefault="00F50AC2" w:rsidP="004D3221">
            <w:pPr>
              <w:rPr>
                <w:rFonts w:ascii="Arial" w:hAnsi="Arial" w:cs="Arial"/>
                <w:sz w:val="20"/>
                <w:szCs w:val="20"/>
              </w:rPr>
            </w:pPr>
            <w:r w:rsidRPr="00697DD9">
              <w:rPr>
                <w:rFonts w:ascii="Arial" w:hAnsi="Arial" w:cs="Arial"/>
                <w:sz w:val="20"/>
                <w:szCs w:val="20"/>
              </w:rPr>
              <w:t>Push-button valve</w:t>
            </w:r>
          </w:p>
        </w:tc>
      </w:tr>
      <w:tr w:rsidR="00F50AC2" w:rsidRPr="007E21CD" w14:paraId="489EDBA9" w14:textId="77777777" w:rsidTr="004D3221">
        <w:trPr>
          <w:trHeight w:val="20"/>
          <w:jc w:val="center"/>
        </w:trPr>
        <w:tc>
          <w:tcPr>
            <w:tcW w:w="362" w:type="pct"/>
            <w:vAlign w:val="center"/>
          </w:tcPr>
          <w:p w14:paraId="4755C020" w14:textId="77777777" w:rsidR="00F50AC2" w:rsidRPr="00697DD9" w:rsidRDefault="00F50AC2" w:rsidP="004D3221">
            <w:pPr>
              <w:rPr>
                <w:rFonts w:ascii="Arial" w:hAnsi="Arial" w:cs="Arial"/>
                <w:sz w:val="20"/>
                <w:szCs w:val="20"/>
              </w:rPr>
            </w:pPr>
            <w:r w:rsidRPr="00697DD9">
              <w:rPr>
                <w:rFonts w:ascii="Arial" w:hAnsi="Arial" w:cs="Arial"/>
                <w:sz w:val="20"/>
                <w:szCs w:val="20"/>
              </w:rPr>
              <w:t>SK</w:t>
            </w:r>
          </w:p>
        </w:tc>
        <w:tc>
          <w:tcPr>
            <w:tcW w:w="2476" w:type="pct"/>
            <w:vAlign w:val="center"/>
          </w:tcPr>
          <w:p w14:paraId="3FB8583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E1C8ECC" w14:textId="77777777" w:rsidR="00F50AC2" w:rsidRPr="00697DD9" w:rsidRDefault="00F50AC2" w:rsidP="004D3221">
            <w:pPr>
              <w:rPr>
                <w:rFonts w:ascii="Arial" w:hAnsi="Arial" w:cs="Arial"/>
                <w:sz w:val="20"/>
                <w:szCs w:val="20"/>
              </w:rPr>
            </w:pPr>
          </w:p>
        </w:tc>
      </w:tr>
      <w:tr w:rsidR="00F50AC2" w:rsidRPr="007E21CD" w14:paraId="28BFC588" w14:textId="77777777" w:rsidTr="004D3221">
        <w:trPr>
          <w:trHeight w:val="20"/>
          <w:jc w:val="center"/>
        </w:trPr>
        <w:tc>
          <w:tcPr>
            <w:tcW w:w="362" w:type="pct"/>
            <w:vAlign w:val="center"/>
          </w:tcPr>
          <w:p w14:paraId="115DBB0A" w14:textId="77777777" w:rsidR="00F50AC2" w:rsidRPr="00697DD9" w:rsidRDefault="00F50AC2" w:rsidP="004D3221">
            <w:pPr>
              <w:rPr>
                <w:rFonts w:ascii="Arial" w:hAnsi="Arial" w:cs="Arial"/>
                <w:sz w:val="20"/>
                <w:szCs w:val="20"/>
              </w:rPr>
            </w:pPr>
            <w:r w:rsidRPr="00697DD9">
              <w:rPr>
                <w:rFonts w:ascii="Arial" w:hAnsi="Arial" w:cs="Arial"/>
                <w:sz w:val="20"/>
                <w:szCs w:val="20"/>
              </w:rPr>
              <w:t>SL</w:t>
            </w:r>
          </w:p>
        </w:tc>
        <w:tc>
          <w:tcPr>
            <w:tcW w:w="2476" w:type="pct"/>
            <w:vAlign w:val="center"/>
          </w:tcPr>
          <w:p w14:paraId="53DD1D8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4C305BB" w14:textId="77777777" w:rsidR="00F50AC2" w:rsidRPr="00697DD9" w:rsidRDefault="00F50AC2" w:rsidP="004D3221">
            <w:pPr>
              <w:rPr>
                <w:rFonts w:ascii="Arial" w:hAnsi="Arial" w:cs="Arial"/>
                <w:sz w:val="20"/>
                <w:szCs w:val="20"/>
              </w:rPr>
            </w:pPr>
          </w:p>
        </w:tc>
      </w:tr>
      <w:tr w:rsidR="00F50AC2" w:rsidRPr="007E21CD" w14:paraId="3CBC53A2" w14:textId="77777777" w:rsidTr="004D3221">
        <w:trPr>
          <w:trHeight w:val="20"/>
          <w:jc w:val="center"/>
        </w:trPr>
        <w:tc>
          <w:tcPr>
            <w:tcW w:w="362" w:type="pct"/>
            <w:vAlign w:val="center"/>
          </w:tcPr>
          <w:p w14:paraId="6009A9C7" w14:textId="77777777" w:rsidR="00F50AC2" w:rsidRPr="00697DD9" w:rsidRDefault="00F50AC2" w:rsidP="004D3221">
            <w:pPr>
              <w:rPr>
                <w:rFonts w:ascii="Arial" w:hAnsi="Arial" w:cs="Arial"/>
                <w:sz w:val="20"/>
                <w:szCs w:val="20"/>
              </w:rPr>
            </w:pPr>
            <w:r w:rsidRPr="00697DD9">
              <w:rPr>
                <w:rFonts w:ascii="Arial" w:hAnsi="Arial" w:cs="Arial"/>
                <w:sz w:val="20"/>
                <w:szCs w:val="20"/>
              </w:rPr>
              <w:t>SM</w:t>
            </w:r>
          </w:p>
        </w:tc>
        <w:tc>
          <w:tcPr>
            <w:tcW w:w="2476" w:type="pct"/>
            <w:vAlign w:val="center"/>
          </w:tcPr>
          <w:p w14:paraId="6DC31A0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0CB27A2" w14:textId="77777777" w:rsidR="00F50AC2" w:rsidRPr="00697DD9" w:rsidRDefault="00F50AC2" w:rsidP="004D3221">
            <w:pPr>
              <w:rPr>
                <w:rFonts w:ascii="Arial" w:hAnsi="Arial" w:cs="Arial"/>
                <w:sz w:val="20"/>
                <w:szCs w:val="20"/>
              </w:rPr>
            </w:pPr>
          </w:p>
        </w:tc>
      </w:tr>
      <w:tr w:rsidR="00F50AC2" w:rsidRPr="007E21CD" w14:paraId="2107CE85" w14:textId="77777777" w:rsidTr="004D3221">
        <w:trPr>
          <w:trHeight w:val="20"/>
          <w:jc w:val="center"/>
        </w:trPr>
        <w:tc>
          <w:tcPr>
            <w:tcW w:w="362" w:type="pct"/>
            <w:vAlign w:val="center"/>
          </w:tcPr>
          <w:p w14:paraId="1FE14957" w14:textId="77777777" w:rsidR="00F50AC2" w:rsidRPr="00697DD9" w:rsidRDefault="00F50AC2" w:rsidP="004D3221">
            <w:pPr>
              <w:rPr>
                <w:rFonts w:ascii="Arial" w:hAnsi="Arial" w:cs="Arial"/>
                <w:sz w:val="20"/>
                <w:szCs w:val="20"/>
              </w:rPr>
            </w:pPr>
            <w:r w:rsidRPr="00697DD9">
              <w:rPr>
                <w:rFonts w:ascii="Arial" w:hAnsi="Arial" w:cs="Arial"/>
                <w:sz w:val="20"/>
                <w:szCs w:val="20"/>
              </w:rPr>
              <w:t>SN</w:t>
            </w:r>
          </w:p>
        </w:tc>
        <w:tc>
          <w:tcPr>
            <w:tcW w:w="2476" w:type="pct"/>
            <w:vAlign w:val="center"/>
          </w:tcPr>
          <w:p w14:paraId="20C7602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BBF9D72" w14:textId="77777777" w:rsidR="00F50AC2" w:rsidRPr="00697DD9" w:rsidRDefault="00F50AC2" w:rsidP="004D3221">
            <w:pPr>
              <w:rPr>
                <w:rFonts w:ascii="Arial" w:hAnsi="Arial" w:cs="Arial"/>
                <w:sz w:val="20"/>
                <w:szCs w:val="20"/>
              </w:rPr>
            </w:pPr>
          </w:p>
        </w:tc>
      </w:tr>
      <w:tr w:rsidR="00F50AC2" w:rsidRPr="007E21CD" w14:paraId="21638A3C" w14:textId="77777777" w:rsidTr="004D3221">
        <w:trPr>
          <w:trHeight w:val="20"/>
          <w:jc w:val="center"/>
        </w:trPr>
        <w:tc>
          <w:tcPr>
            <w:tcW w:w="362" w:type="pct"/>
            <w:vAlign w:val="center"/>
          </w:tcPr>
          <w:p w14:paraId="438A8F52" w14:textId="77777777" w:rsidR="00F50AC2" w:rsidRPr="00697DD9" w:rsidRDefault="00F50AC2" w:rsidP="004D3221">
            <w:pPr>
              <w:rPr>
                <w:rFonts w:ascii="Arial" w:hAnsi="Arial" w:cs="Arial"/>
                <w:sz w:val="20"/>
                <w:szCs w:val="20"/>
              </w:rPr>
            </w:pPr>
            <w:r w:rsidRPr="00697DD9">
              <w:rPr>
                <w:rFonts w:ascii="Arial" w:hAnsi="Arial" w:cs="Arial"/>
                <w:sz w:val="20"/>
                <w:szCs w:val="20"/>
              </w:rPr>
              <w:t>SP</w:t>
            </w:r>
          </w:p>
        </w:tc>
        <w:tc>
          <w:tcPr>
            <w:tcW w:w="2476" w:type="pct"/>
            <w:vAlign w:val="center"/>
          </w:tcPr>
          <w:p w14:paraId="35A90FD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1D05BEE" w14:textId="77777777" w:rsidR="00F50AC2" w:rsidRPr="00697DD9" w:rsidRDefault="00F50AC2" w:rsidP="004D3221">
            <w:pPr>
              <w:rPr>
                <w:rFonts w:ascii="Arial" w:hAnsi="Arial" w:cs="Arial"/>
                <w:sz w:val="20"/>
                <w:szCs w:val="20"/>
              </w:rPr>
            </w:pPr>
          </w:p>
        </w:tc>
      </w:tr>
      <w:tr w:rsidR="00F50AC2" w:rsidRPr="007E21CD" w14:paraId="18FDD6EB" w14:textId="77777777" w:rsidTr="004D3221">
        <w:trPr>
          <w:trHeight w:val="20"/>
          <w:jc w:val="center"/>
        </w:trPr>
        <w:tc>
          <w:tcPr>
            <w:tcW w:w="362" w:type="pct"/>
            <w:vAlign w:val="center"/>
          </w:tcPr>
          <w:p w14:paraId="02BAF24C" w14:textId="77777777" w:rsidR="00F50AC2" w:rsidRPr="00697DD9" w:rsidRDefault="00F50AC2" w:rsidP="004D3221">
            <w:pPr>
              <w:rPr>
                <w:rFonts w:ascii="Arial" w:hAnsi="Arial" w:cs="Arial"/>
                <w:sz w:val="20"/>
                <w:szCs w:val="20"/>
              </w:rPr>
            </w:pPr>
            <w:r w:rsidRPr="00697DD9">
              <w:rPr>
                <w:rFonts w:ascii="Arial" w:hAnsi="Arial" w:cs="Arial"/>
                <w:sz w:val="20"/>
                <w:szCs w:val="20"/>
              </w:rPr>
              <w:t>SQ</w:t>
            </w:r>
          </w:p>
        </w:tc>
        <w:tc>
          <w:tcPr>
            <w:tcW w:w="2476" w:type="pct"/>
            <w:vAlign w:val="center"/>
          </w:tcPr>
          <w:p w14:paraId="58EE008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D985B92" w14:textId="77777777" w:rsidR="00F50AC2" w:rsidRPr="00697DD9" w:rsidRDefault="00F50AC2" w:rsidP="004D3221">
            <w:pPr>
              <w:rPr>
                <w:rFonts w:ascii="Arial" w:hAnsi="Arial" w:cs="Arial"/>
                <w:sz w:val="20"/>
                <w:szCs w:val="20"/>
              </w:rPr>
            </w:pPr>
          </w:p>
        </w:tc>
      </w:tr>
      <w:tr w:rsidR="00F50AC2" w:rsidRPr="007E21CD" w14:paraId="69B20898" w14:textId="77777777" w:rsidTr="004D3221">
        <w:trPr>
          <w:trHeight w:val="20"/>
          <w:jc w:val="center"/>
        </w:trPr>
        <w:tc>
          <w:tcPr>
            <w:tcW w:w="362" w:type="pct"/>
            <w:vAlign w:val="center"/>
          </w:tcPr>
          <w:p w14:paraId="5D2AB7E8" w14:textId="77777777" w:rsidR="00F50AC2" w:rsidRPr="00697DD9" w:rsidRDefault="00F50AC2" w:rsidP="004D3221">
            <w:pPr>
              <w:rPr>
                <w:rFonts w:ascii="Arial" w:hAnsi="Arial" w:cs="Arial"/>
                <w:sz w:val="20"/>
                <w:szCs w:val="20"/>
              </w:rPr>
            </w:pPr>
            <w:r w:rsidRPr="00697DD9">
              <w:rPr>
                <w:rFonts w:ascii="Arial" w:hAnsi="Arial" w:cs="Arial"/>
                <w:sz w:val="20"/>
                <w:szCs w:val="20"/>
              </w:rPr>
              <w:t>SR</w:t>
            </w:r>
          </w:p>
        </w:tc>
        <w:tc>
          <w:tcPr>
            <w:tcW w:w="2476" w:type="pct"/>
            <w:vAlign w:val="center"/>
          </w:tcPr>
          <w:p w14:paraId="4ADE248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72B7847" w14:textId="77777777" w:rsidR="00F50AC2" w:rsidRPr="00697DD9" w:rsidRDefault="00F50AC2" w:rsidP="004D3221">
            <w:pPr>
              <w:rPr>
                <w:rFonts w:ascii="Arial" w:hAnsi="Arial" w:cs="Arial"/>
                <w:sz w:val="20"/>
                <w:szCs w:val="20"/>
              </w:rPr>
            </w:pPr>
          </w:p>
        </w:tc>
      </w:tr>
      <w:tr w:rsidR="00F50AC2" w:rsidRPr="007E21CD" w14:paraId="455CA39F" w14:textId="77777777" w:rsidTr="004D3221">
        <w:trPr>
          <w:trHeight w:val="20"/>
          <w:jc w:val="center"/>
        </w:trPr>
        <w:tc>
          <w:tcPr>
            <w:tcW w:w="362" w:type="pct"/>
            <w:vAlign w:val="center"/>
          </w:tcPr>
          <w:p w14:paraId="6E009006" w14:textId="77777777" w:rsidR="00F50AC2" w:rsidRPr="00697DD9" w:rsidRDefault="00F50AC2" w:rsidP="004D3221">
            <w:pPr>
              <w:rPr>
                <w:rFonts w:ascii="Arial" w:hAnsi="Arial" w:cs="Arial"/>
                <w:sz w:val="20"/>
                <w:szCs w:val="20"/>
              </w:rPr>
            </w:pPr>
            <w:r w:rsidRPr="00697DD9">
              <w:rPr>
                <w:rFonts w:ascii="Arial" w:hAnsi="Arial" w:cs="Arial"/>
                <w:sz w:val="20"/>
                <w:szCs w:val="20"/>
              </w:rPr>
              <w:t>SS</w:t>
            </w:r>
          </w:p>
        </w:tc>
        <w:tc>
          <w:tcPr>
            <w:tcW w:w="2476" w:type="pct"/>
            <w:vAlign w:val="center"/>
          </w:tcPr>
          <w:p w14:paraId="26A22A1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635B48F" w14:textId="77777777" w:rsidR="00F50AC2" w:rsidRPr="00697DD9" w:rsidRDefault="00F50AC2" w:rsidP="004D3221">
            <w:pPr>
              <w:rPr>
                <w:rFonts w:ascii="Arial" w:hAnsi="Arial" w:cs="Arial"/>
                <w:sz w:val="20"/>
                <w:szCs w:val="20"/>
              </w:rPr>
            </w:pPr>
          </w:p>
        </w:tc>
      </w:tr>
      <w:tr w:rsidR="00F50AC2" w:rsidRPr="007E21CD" w14:paraId="05DF2165" w14:textId="77777777" w:rsidTr="004D3221">
        <w:trPr>
          <w:trHeight w:val="20"/>
          <w:jc w:val="center"/>
        </w:trPr>
        <w:tc>
          <w:tcPr>
            <w:tcW w:w="362" w:type="pct"/>
            <w:vAlign w:val="center"/>
          </w:tcPr>
          <w:p w14:paraId="0DFDE428" w14:textId="77777777" w:rsidR="00F50AC2" w:rsidRPr="00697DD9" w:rsidRDefault="00F50AC2" w:rsidP="004D3221">
            <w:pPr>
              <w:rPr>
                <w:rFonts w:ascii="Arial" w:hAnsi="Arial" w:cs="Arial"/>
                <w:sz w:val="20"/>
                <w:szCs w:val="20"/>
              </w:rPr>
            </w:pPr>
            <w:r w:rsidRPr="00697DD9">
              <w:rPr>
                <w:rFonts w:ascii="Arial" w:hAnsi="Arial" w:cs="Arial"/>
                <w:sz w:val="20"/>
                <w:szCs w:val="20"/>
              </w:rPr>
              <w:t>ST</w:t>
            </w:r>
          </w:p>
        </w:tc>
        <w:tc>
          <w:tcPr>
            <w:tcW w:w="2476" w:type="pct"/>
            <w:vAlign w:val="center"/>
          </w:tcPr>
          <w:p w14:paraId="60267A6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F324072" w14:textId="77777777" w:rsidR="00F50AC2" w:rsidRPr="00697DD9" w:rsidRDefault="00F50AC2" w:rsidP="004D3221">
            <w:pPr>
              <w:rPr>
                <w:rFonts w:ascii="Arial" w:hAnsi="Arial" w:cs="Arial"/>
                <w:sz w:val="20"/>
                <w:szCs w:val="20"/>
              </w:rPr>
            </w:pPr>
          </w:p>
        </w:tc>
      </w:tr>
      <w:tr w:rsidR="00F50AC2" w:rsidRPr="007E21CD" w14:paraId="0DF16681" w14:textId="77777777" w:rsidTr="004D3221">
        <w:trPr>
          <w:trHeight w:val="20"/>
          <w:jc w:val="center"/>
        </w:trPr>
        <w:tc>
          <w:tcPr>
            <w:tcW w:w="362" w:type="pct"/>
            <w:vAlign w:val="center"/>
          </w:tcPr>
          <w:p w14:paraId="5C10DA36" w14:textId="77777777" w:rsidR="00F50AC2" w:rsidRPr="00697DD9" w:rsidRDefault="00F50AC2" w:rsidP="004D3221">
            <w:pPr>
              <w:rPr>
                <w:rFonts w:ascii="Arial" w:hAnsi="Arial" w:cs="Arial"/>
                <w:sz w:val="20"/>
                <w:szCs w:val="20"/>
              </w:rPr>
            </w:pPr>
            <w:r w:rsidRPr="00697DD9">
              <w:rPr>
                <w:rFonts w:ascii="Arial" w:hAnsi="Arial" w:cs="Arial"/>
                <w:sz w:val="20"/>
                <w:szCs w:val="20"/>
              </w:rPr>
              <w:t>SU</w:t>
            </w:r>
          </w:p>
        </w:tc>
        <w:tc>
          <w:tcPr>
            <w:tcW w:w="2476" w:type="pct"/>
            <w:vAlign w:val="center"/>
          </w:tcPr>
          <w:p w14:paraId="0D901E2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CE0FA5B" w14:textId="77777777" w:rsidR="00F50AC2" w:rsidRPr="00697DD9" w:rsidRDefault="00F50AC2" w:rsidP="004D3221">
            <w:pPr>
              <w:rPr>
                <w:rFonts w:ascii="Arial" w:hAnsi="Arial" w:cs="Arial"/>
                <w:sz w:val="20"/>
                <w:szCs w:val="20"/>
              </w:rPr>
            </w:pPr>
          </w:p>
        </w:tc>
      </w:tr>
      <w:tr w:rsidR="00F50AC2" w:rsidRPr="007E21CD" w14:paraId="2755EFBA" w14:textId="77777777" w:rsidTr="004D3221">
        <w:trPr>
          <w:trHeight w:val="20"/>
          <w:jc w:val="center"/>
        </w:trPr>
        <w:tc>
          <w:tcPr>
            <w:tcW w:w="362" w:type="pct"/>
            <w:vAlign w:val="center"/>
          </w:tcPr>
          <w:p w14:paraId="00F616A5" w14:textId="77777777" w:rsidR="00F50AC2" w:rsidRPr="00697DD9" w:rsidRDefault="00F50AC2" w:rsidP="004D3221">
            <w:pPr>
              <w:rPr>
                <w:rFonts w:ascii="Arial" w:hAnsi="Arial" w:cs="Arial"/>
                <w:sz w:val="20"/>
                <w:szCs w:val="20"/>
              </w:rPr>
            </w:pPr>
            <w:r w:rsidRPr="00697DD9">
              <w:rPr>
                <w:rFonts w:ascii="Arial" w:hAnsi="Arial" w:cs="Arial"/>
                <w:sz w:val="20"/>
                <w:szCs w:val="20"/>
              </w:rPr>
              <w:t>SV</w:t>
            </w:r>
          </w:p>
        </w:tc>
        <w:tc>
          <w:tcPr>
            <w:tcW w:w="2476" w:type="pct"/>
            <w:vAlign w:val="center"/>
          </w:tcPr>
          <w:p w14:paraId="7BCF58C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C8CF9BF" w14:textId="77777777" w:rsidR="00F50AC2" w:rsidRPr="00697DD9" w:rsidRDefault="00F50AC2" w:rsidP="004D3221">
            <w:pPr>
              <w:rPr>
                <w:rFonts w:ascii="Arial" w:hAnsi="Arial" w:cs="Arial"/>
                <w:sz w:val="20"/>
                <w:szCs w:val="20"/>
              </w:rPr>
            </w:pPr>
          </w:p>
        </w:tc>
      </w:tr>
      <w:tr w:rsidR="00F50AC2" w:rsidRPr="007E21CD" w14:paraId="2925F56E" w14:textId="77777777" w:rsidTr="004D3221">
        <w:trPr>
          <w:trHeight w:val="20"/>
          <w:jc w:val="center"/>
        </w:trPr>
        <w:tc>
          <w:tcPr>
            <w:tcW w:w="362" w:type="pct"/>
            <w:vAlign w:val="center"/>
          </w:tcPr>
          <w:p w14:paraId="26DA7628" w14:textId="77777777" w:rsidR="00F50AC2" w:rsidRPr="00697DD9" w:rsidRDefault="00F50AC2" w:rsidP="004D3221">
            <w:pPr>
              <w:rPr>
                <w:rFonts w:ascii="Arial" w:hAnsi="Arial" w:cs="Arial"/>
                <w:sz w:val="20"/>
                <w:szCs w:val="20"/>
              </w:rPr>
            </w:pPr>
            <w:r w:rsidRPr="00697DD9">
              <w:rPr>
                <w:rFonts w:ascii="Arial" w:hAnsi="Arial" w:cs="Arial"/>
                <w:sz w:val="20"/>
                <w:szCs w:val="20"/>
              </w:rPr>
              <w:t>SW</w:t>
            </w:r>
          </w:p>
        </w:tc>
        <w:tc>
          <w:tcPr>
            <w:tcW w:w="2476" w:type="pct"/>
            <w:vAlign w:val="center"/>
          </w:tcPr>
          <w:p w14:paraId="25F3B03A"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0BC76CB" w14:textId="77777777" w:rsidR="00F50AC2" w:rsidRPr="00697DD9" w:rsidRDefault="00F50AC2" w:rsidP="004D3221">
            <w:pPr>
              <w:rPr>
                <w:rFonts w:ascii="Arial" w:hAnsi="Arial" w:cs="Arial"/>
                <w:sz w:val="20"/>
                <w:szCs w:val="20"/>
              </w:rPr>
            </w:pPr>
          </w:p>
        </w:tc>
      </w:tr>
      <w:tr w:rsidR="00F50AC2" w:rsidRPr="007E21CD" w14:paraId="6B827ADB" w14:textId="77777777" w:rsidTr="004D3221">
        <w:trPr>
          <w:trHeight w:val="20"/>
          <w:jc w:val="center"/>
        </w:trPr>
        <w:tc>
          <w:tcPr>
            <w:tcW w:w="362" w:type="pct"/>
            <w:vAlign w:val="center"/>
          </w:tcPr>
          <w:p w14:paraId="304552D4" w14:textId="77777777" w:rsidR="00F50AC2" w:rsidRPr="00697DD9" w:rsidRDefault="00F50AC2" w:rsidP="004D3221">
            <w:pPr>
              <w:rPr>
                <w:rFonts w:ascii="Arial" w:hAnsi="Arial" w:cs="Arial"/>
                <w:sz w:val="20"/>
                <w:szCs w:val="20"/>
              </w:rPr>
            </w:pPr>
            <w:r w:rsidRPr="00697DD9">
              <w:rPr>
                <w:rFonts w:ascii="Arial" w:hAnsi="Arial" w:cs="Arial"/>
                <w:sz w:val="20"/>
                <w:szCs w:val="20"/>
              </w:rPr>
              <w:t>SX</w:t>
            </w:r>
          </w:p>
        </w:tc>
        <w:tc>
          <w:tcPr>
            <w:tcW w:w="2476" w:type="pct"/>
            <w:vAlign w:val="center"/>
          </w:tcPr>
          <w:p w14:paraId="6E876EF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CBA20A0" w14:textId="77777777" w:rsidR="00F50AC2" w:rsidRPr="00697DD9" w:rsidRDefault="00F50AC2" w:rsidP="004D3221">
            <w:pPr>
              <w:rPr>
                <w:rFonts w:ascii="Arial" w:hAnsi="Arial" w:cs="Arial"/>
                <w:sz w:val="20"/>
                <w:szCs w:val="20"/>
              </w:rPr>
            </w:pPr>
          </w:p>
        </w:tc>
      </w:tr>
      <w:tr w:rsidR="00F50AC2" w:rsidRPr="007E21CD" w14:paraId="43379614" w14:textId="77777777" w:rsidTr="004D3221">
        <w:trPr>
          <w:trHeight w:val="20"/>
          <w:jc w:val="center"/>
        </w:trPr>
        <w:tc>
          <w:tcPr>
            <w:tcW w:w="362" w:type="pct"/>
            <w:vAlign w:val="center"/>
          </w:tcPr>
          <w:p w14:paraId="07B01082" w14:textId="77777777" w:rsidR="00F50AC2" w:rsidRPr="00697DD9" w:rsidRDefault="00F50AC2" w:rsidP="004D3221">
            <w:pPr>
              <w:rPr>
                <w:rFonts w:ascii="Arial" w:hAnsi="Arial" w:cs="Arial"/>
                <w:sz w:val="20"/>
                <w:szCs w:val="20"/>
              </w:rPr>
            </w:pPr>
            <w:r w:rsidRPr="00697DD9">
              <w:rPr>
                <w:rFonts w:ascii="Arial" w:hAnsi="Arial" w:cs="Arial"/>
                <w:sz w:val="20"/>
                <w:szCs w:val="20"/>
              </w:rPr>
              <w:t>SY</w:t>
            </w:r>
          </w:p>
        </w:tc>
        <w:tc>
          <w:tcPr>
            <w:tcW w:w="2476" w:type="pct"/>
            <w:vAlign w:val="center"/>
          </w:tcPr>
          <w:p w14:paraId="087602E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25A09D2" w14:textId="77777777" w:rsidR="00F50AC2" w:rsidRPr="00697DD9" w:rsidRDefault="00F50AC2" w:rsidP="004D3221">
            <w:pPr>
              <w:rPr>
                <w:rFonts w:ascii="Arial" w:hAnsi="Arial" w:cs="Arial"/>
                <w:sz w:val="20"/>
                <w:szCs w:val="20"/>
              </w:rPr>
            </w:pPr>
          </w:p>
        </w:tc>
      </w:tr>
      <w:tr w:rsidR="00F50AC2" w:rsidRPr="007E21CD" w14:paraId="0E59307A" w14:textId="77777777" w:rsidTr="004D3221">
        <w:trPr>
          <w:trHeight w:val="20"/>
          <w:jc w:val="center"/>
        </w:trPr>
        <w:tc>
          <w:tcPr>
            <w:tcW w:w="362" w:type="pct"/>
            <w:vAlign w:val="center"/>
          </w:tcPr>
          <w:p w14:paraId="46856078" w14:textId="77777777" w:rsidR="00F50AC2" w:rsidRPr="00697DD9" w:rsidRDefault="00F50AC2" w:rsidP="004D3221">
            <w:pPr>
              <w:rPr>
                <w:rFonts w:ascii="Arial" w:hAnsi="Arial" w:cs="Arial"/>
                <w:sz w:val="20"/>
                <w:szCs w:val="20"/>
              </w:rPr>
            </w:pPr>
            <w:r w:rsidRPr="00697DD9">
              <w:rPr>
                <w:rFonts w:ascii="Arial" w:hAnsi="Arial" w:cs="Arial"/>
                <w:sz w:val="20"/>
                <w:szCs w:val="20"/>
              </w:rPr>
              <w:t>SZ</w:t>
            </w:r>
          </w:p>
        </w:tc>
        <w:tc>
          <w:tcPr>
            <w:tcW w:w="2476" w:type="pct"/>
            <w:vAlign w:val="center"/>
          </w:tcPr>
          <w:p w14:paraId="05D2C852"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025B9469" w14:textId="77777777" w:rsidR="00F50AC2" w:rsidRPr="00697DD9" w:rsidRDefault="00F50AC2" w:rsidP="004D3221">
            <w:pPr>
              <w:rPr>
                <w:rFonts w:ascii="Arial" w:hAnsi="Arial" w:cs="Arial"/>
                <w:sz w:val="20"/>
                <w:szCs w:val="20"/>
              </w:rPr>
            </w:pPr>
          </w:p>
        </w:tc>
      </w:tr>
      <w:tr w:rsidR="00F50AC2" w:rsidRPr="007E21CD" w14:paraId="0E5A1385" w14:textId="77777777" w:rsidTr="004D3221">
        <w:trPr>
          <w:trHeight w:val="20"/>
          <w:jc w:val="center"/>
        </w:trPr>
        <w:tc>
          <w:tcPr>
            <w:tcW w:w="362" w:type="pct"/>
            <w:vAlign w:val="center"/>
          </w:tcPr>
          <w:p w14:paraId="0EA571DF" w14:textId="77777777" w:rsidR="00F50AC2" w:rsidRPr="007E21CD" w:rsidRDefault="00F50AC2" w:rsidP="004D3221">
            <w:pPr>
              <w:rPr>
                <w:sz w:val="20"/>
                <w:szCs w:val="20"/>
                <w:lang w:val="en-US"/>
              </w:rPr>
            </w:pPr>
          </w:p>
        </w:tc>
        <w:tc>
          <w:tcPr>
            <w:tcW w:w="2476" w:type="pct"/>
            <w:vAlign w:val="center"/>
          </w:tcPr>
          <w:p w14:paraId="7C0E2F4E" w14:textId="77777777" w:rsidR="00F50AC2" w:rsidRPr="007E21CD" w:rsidRDefault="00F50AC2" w:rsidP="004D3221">
            <w:pPr>
              <w:rPr>
                <w:sz w:val="20"/>
                <w:szCs w:val="20"/>
                <w:lang w:val="en-US"/>
              </w:rPr>
            </w:pPr>
          </w:p>
        </w:tc>
        <w:tc>
          <w:tcPr>
            <w:tcW w:w="2162" w:type="pct"/>
            <w:vAlign w:val="center"/>
          </w:tcPr>
          <w:p w14:paraId="4739C57C" w14:textId="77777777" w:rsidR="00F50AC2" w:rsidRPr="007E21CD" w:rsidRDefault="00F50AC2" w:rsidP="004D3221">
            <w:pPr>
              <w:rPr>
                <w:sz w:val="20"/>
                <w:szCs w:val="20"/>
                <w:lang w:val="en-US"/>
              </w:rPr>
            </w:pPr>
          </w:p>
        </w:tc>
      </w:tr>
      <w:tr w:rsidR="00F50AC2" w:rsidRPr="00FD2611" w14:paraId="0C3EF6B4" w14:textId="77777777" w:rsidTr="004D3221">
        <w:trPr>
          <w:trHeight w:val="20"/>
          <w:jc w:val="center"/>
        </w:trPr>
        <w:tc>
          <w:tcPr>
            <w:tcW w:w="5000" w:type="pct"/>
            <w:gridSpan w:val="3"/>
            <w:vAlign w:val="center"/>
          </w:tcPr>
          <w:p w14:paraId="30AB9741" w14:textId="77777777" w:rsidR="00F50AC2" w:rsidRPr="007E21CD" w:rsidRDefault="00F50AC2" w:rsidP="004D3221">
            <w:pPr>
              <w:rPr>
                <w:rFonts w:ascii="Arial" w:hAnsi="Arial" w:cs="Arial"/>
                <w:b/>
                <w:sz w:val="20"/>
                <w:szCs w:val="20"/>
                <w:lang w:val="en-US"/>
              </w:rPr>
            </w:pPr>
            <w:r w:rsidRPr="007E21CD">
              <w:rPr>
                <w:rFonts w:ascii="Arial" w:hAnsi="Arial" w:cs="Arial"/>
                <w:b/>
                <w:sz w:val="20"/>
                <w:szCs w:val="20"/>
                <w:lang w:val="en-US"/>
              </w:rPr>
              <w:t>Main class T</w:t>
            </w:r>
          </w:p>
          <w:p w14:paraId="41D66C75" w14:textId="77777777" w:rsidR="00F50AC2" w:rsidRPr="007E21CD" w:rsidRDefault="00F50AC2" w:rsidP="004D3221">
            <w:pPr>
              <w:rPr>
                <w:rFonts w:ascii="Arial" w:hAnsi="Arial" w:cs="Arial"/>
                <w:b/>
                <w:sz w:val="20"/>
                <w:szCs w:val="20"/>
                <w:lang w:val="en-US"/>
              </w:rPr>
            </w:pPr>
            <w:r w:rsidRPr="007E21CD">
              <w:rPr>
                <w:rFonts w:ascii="Arial" w:hAnsi="Arial" w:cs="Arial"/>
                <w:b/>
                <w:sz w:val="20"/>
                <w:szCs w:val="20"/>
                <w:lang w:val="en-US"/>
              </w:rPr>
              <w:t>Conversion of energy maintaining the kind of energy</w:t>
            </w:r>
          </w:p>
          <w:p w14:paraId="5A0BA828" w14:textId="77777777" w:rsidR="00F50AC2" w:rsidRPr="007E21CD" w:rsidRDefault="00F50AC2" w:rsidP="004D3221">
            <w:pPr>
              <w:rPr>
                <w:b/>
                <w:sz w:val="20"/>
                <w:szCs w:val="20"/>
                <w:lang w:val="en-US"/>
              </w:rPr>
            </w:pPr>
            <w:r w:rsidRPr="007E21CD">
              <w:rPr>
                <w:rFonts w:ascii="Arial" w:hAnsi="Arial" w:cs="Arial"/>
                <w:b/>
                <w:sz w:val="20"/>
                <w:szCs w:val="20"/>
                <w:lang w:val="en-US"/>
              </w:rPr>
              <w:t>Conversion of an established signal maintaining the content of information Conversion of the form or shape of a material</w:t>
            </w:r>
          </w:p>
        </w:tc>
      </w:tr>
      <w:tr w:rsidR="00F50AC2" w:rsidRPr="007E21CD" w14:paraId="468A695E" w14:textId="77777777" w:rsidTr="004D3221">
        <w:trPr>
          <w:trHeight w:val="20"/>
          <w:jc w:val="center"/>
        </w:trPr>
        <w:tc>
          <w:tcPr>
            <w:tcW w:w="362" w:type="pct"/>
            <w:vAlign w:val="center"/>
          </w:tcPr>
          <w:p w14:paraId="668B07A4"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7EB11DE1"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6BD431E1"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FD2611" w14:paraId="1D9E86DE" w14:textId="77777777" w:rsidTr="004D3221">
        <w:trPr>
          <w:trHeight w:val="20"/>
          <w:jc w:val="center"/>
        </w:trPr>
        <w:tc>
          <w:tcPr>
            <w:tcW w:w="362" w:type="pct"/>
            <w:vAlign w:val="center"/>
          </w:tcPr>
          <w:p w14:paraId="46F912E4"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TA</w:t>
            </w:r>
          </w:p>
        </w:tc>
        <w:tc>
          <w:tcPr>
            <w:tcW w:w="2476" w:type="pct"/>
            <w:vAlign w:val="center"/>
          </w:tcPr>
          <w:p w14:paraId="5C568334"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Converting electrical energy while retaining the energy type and energy form</w:t>
            </w:r>
          </w:p>
        </w:tc>
        <w:tc>
          <w:tcPr>
            <w:tcW w:w="2162" w:type="pct"/>
            <w:vAlign w:val="center"/>
          </w:tcPr>
          <w:p w14:paraId="7DF43B94"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AC/DC converter, frequency converter, power transformer, transformer</w:t>
            </w:r>
          </w:p>
        </w:tc>
      </w:tr>
      <w:tr w:rsidR="00F50AC2" w:rsidRPr="007E21CD" w14:paraId="57A20F50" w14:textId="77777777" w:rsidTr="004D3221">
        <w:trPr>
          <w:trHeight w:val="20"/>
          <w:jc w:val="center"/>
        </w:trPr>
        <w:tc>
          <w:tcPr>
            <w:tcW w:w="362" w:type="pct"/>
            <w:vAlign w:val="center"/>
          </w:tcPr>
          <w:p w14:paraId="65A8ADEA" w14:textId="77777777" w:rsidR="00F50AC2" w:rsidRPr="00697DD9" w:rsidRDefault="00F50AC2" w:rsidP="004D3221">
            <w:pPr>
              <w:rPr>
                <w:rFonts w:ascii="Arial" w:hAnsi="Arial" w:cs="Arial"/>
                <w:sz w:val="20"/>
                <w:szCs w:val="20"/>
              </w:rPr>
            </w:pPr>
            <w:r w:rsidRPr="00697DD9">
              <w:rPr>
                <w:rFonts w:ascii="Arial" w:hAnsi="Arial" w:cs="Arial"/>
                <w:sz w:val="20"/>
                <w:szCs w:val="20"/>
              </w:rPr>
              <w:t>TB</w:t>
            </w:r>
          </w:p>
        </w:tc>
        <w:tc>
          <w:tcPr>
            <w:tcW w:w="2476" w:type="pct"/>
            <w:vAlign w:val="center"/>
          </w:tcPr>
          <w:p w14:paraId="1324DDDA"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Converting electrical energy while retaining the energy type and changing the energy form</w:t>
            </w:r>
          </w:p>
        </w:tc>
        <w:tc>
          <w:tcPr>
            <w:tcW w:w="2162" w:type="pct"/>
            <w:vAlign w:val="center"/>
          </w:tcPr>
          <w:p w14:paraId="085FA0A2" w14:textId="77777777" w:rsidR="00F50AC2" w:rsidRPr="00697DD9" w:rsidRDefault="00F50AC2" w:rsidP="004D3221">
            <w:pPr>
              <w:rPr>
                <w:rFonts w:ascii="Arial" w:hAnsi="Arial" w:cs="Arial"/>
                <w:sz w:val="20"/>
                <w:szCs w:val="20"/>
              </w:rPr>
            </w:pPr>
            <w:r w:rsidRPr="00697DD9">
              <w:rPr>
                <w:rFonts w:ascii="Arial" w:hAnsi="Arial" w:cs="Arial"/>
                <w:sz w:val="20"/>
                <w:szCs w:val="20"/>
              </w:rPr>
              <w:t>Inverter, rectifier</w:t>
            </w:r>
          </w:p>
        </w:tc>
      </w:tr>
      <w:tr w:rsidR="00F50AC2" w:rsidRPr="007E21CD" w14:paraId="6A6DADC6" w14:textId="77777777" w:rsidTr="004D3221">
        <w:trPr>
          <w:trHeight w:val="20"/>
          <w:jc w:val="center"/>
        </w:trPr>
        <w:tc>
          <w:tcPr>
            <w:tcW w:w="362" w:type="pct"/>
            <w:vAlign w:val="center"/>
          </w:tcPr>
          <w:p w14:paraId="7F324D32" w14:textId="77777777" w:rsidR="00F50AC2" w:rsidRPr="00697DD9" w:rsidRDefault="00F50AC2" w:rsidP="004D3221">
            <w:pPr>
              <w:rPr>
                <w:rFonts w:ascii="Arial" w:hAnsi="Arial" w:cs="Arial"/>
                <w:sz w:val="20"/>
                <w:szCs w:val="20"/>
              </w:rPr>
            </w:pPr>
            <w:r w:rsidRPr="00697DD9">
              <w:rPr>
                <w:rFonts w:ascii="Arial" w:hAnsi="Arial" w:cs="Arial"/>
                <w:sz w:val="20"/>
                <w:szCs w:val="20"/>
              </w:rPr>
              <w:t>TC</w:t>
            </w:r>
          </w:p>
        </w:tc>
        <w:tc>
          <w:tcPr>
            <w:tcW w:w="2476" w:type="pct"/>
            <w:vAlign w:val="center"/>
          </w:tcPr>
          <w:p w14:paraId="47C86EE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F535195" w14:textId="77777777" w:rsidR="00F50AC2" w:rsidRPr="00697DD9" w:rsidRDefault="00F50AC2" w:rsidP="004D3221">
            <w:pPr>
              <w:rPr>
                <w:rFonts w:ascii="Arial" w:hAnsi="Arial" w:cs="Arial"/>
                <w:sz w:val="20"/>
                <w:szCs w:val="20"/>
              </w:rPr>
            </w:pPr>
          </w:p>
        </w:tc>
      </w:tr>
      <w:tr w:rsidR="00F50AC2" w:rsidRPr="007E21CD" w14:paraId="3E756531" w14:textId="77777777" w:rsidTr="004D3221">
        <w:trPr>
          <w:trHeight w:val="20"/>
          <w:jc w:val="center"/>
        </w:trPr>
        <w:tc>
          <w:tcPr>
            <w:tcW w:w="362" w:type="pct"/>
            <w:vAlign w:val="center"/>
          </w:tcPr>
          <w:p w14:paraId="0CB06D75" w14:textId="77777777" w:rsidR="00F50AC2" w:rsidRPr="00697DD9" w:rsidRDefault="00F50AC2" w:rsidP="004D3221">
            <w:pPr>
              <w:rPr>
                <w:rFonts w:ascii="Arial" w:hAnsi="Arial" w:cs="Arial"/>
                <w:sz w:val="20"/>
                <w:szCs w:val="20"/>
              </w:rPr>
            </w:pPr>
            <w:r w:rsidRPr="00697DD9">
              <w:rPr>
                <w:rFonts w:ascii="Arial" w:hAnsi="Arial" w:cs="Arial"/>
                <w:sz w:val="20"/>
                <w:szCs w:val="20"/>
              </w:rPr>
              <w:t>TD</w:t>
            </w:r>
          </w:p>
        </w:tc>
        <w:tc>
          <w:tcPr>
            <w:tcW w:w="2476" w:type="pct"/>
            <w:vAlign w:val="center"/>
          </w:tcPr>
          <w:p w14:paraId="6763E3E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E2A791E" w14:textId="77777777" w:rsidR="00F50AC2" w:rsidRPr="00697DD9" w:rsidRDefault="00F50AC2" w:rsidP="004D3221">
            <w:pPr>
              <w:rPr>
                <w:rFonts w:ascii="Arial" w:hAnsi="Arial" w:cs="Arial"/>
                <w:sz w:val="20"/>
                <w:szCs w:val="20"/>
              </w:rPr>
            </w:pPr>
          </w:p>
        </w:tc>
      </w:tr>
      <w:tr w:rsidR="00F50AC2" w:rsidRPr="007E21CD" w14:paraId="39272392" w14:textId="77777777" w:rsidTr="004D3221">
        <w:trPr>
          <w:trHeight w:val="20"/>
          <w:jc w:val="center"/>
        </w:trPr>
        <w:tc>
          <w:tcPr>
            <w:tcW w:w="362" w:type="pct"/>
            <w:vAlign w:val="center"/>
          </w:tcPr>
          <w:p w14:paraId="38B7D4DB" w14:textId="77777777" w:rsidR="00F50AC2" w:rsidRPr="00697DD9" w:rsidRDefault="00F50AC2" w:rsidP="004D3221">
            <w:pPr>
              <w:rPr>
                <w:rFonts w:ascii="Arial" w:hAnsi="Arial" w:cs="Arial"/>
                <w:sz w:val="20"/>
                <w:szCs w:val="20"/>
              </w:rPr>
            </w:pPr>
            <w:r w:rsidRPr="00697DD9">
              <w:rPr>
                <w:rFonts w:ascii="Arial" w:hAnsi="Arial" w:cs="Arial"/>
                <w:sz w:val="20"/>
                <w:szCs w:val="20"/>
              </w:rPr>
              <w:t>TE</w:t>
            </w:r>
          </w:p>
        </w:tc>
        <w:tc>
          <w:tcPr>
            <w:tcW w:w="2476" w:type="pct"/>
            <w:vAlign w:val="center"/>
          </w:tcPr>
          <w:p w14:paraId="7F6D970B"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A4877C2" w14:textId="77777777" w:rsidR="00F50AC2" w:rsidRPr="00697DD9" w:rsidRDefault="00F50AC2" w:rsidP="004D3221">
            <w:pPr>
              <w:rPr>
                <w:rFonts w:ascii="Arial" w:hAnsi="Arial" w:cs="Arial"/>
                <w:sz w:val="20"/>
                <w:szCs w:val="20"/>
              </w:rPr>
            </w:pPr>
          </w:p>
        </w:tc>
      </w:tr>
      <w:tr w:rsidR="00F50AC2" w:rsidRPr="00FD2611" w14:paraId="6952EE86" w14:textId="77777777" w:rsidTr="004D3221">
        <w:trPr>
          <w:trHeight w:val="20"/>
          <w:jc w:val="center"/>
        </w:trPr>
        <w:tc>
          <w:tcPr>
            <w:tcW w:w="362" w:type="pct"/>
            <w:vAlign w:val="center"/>
          </w:tcPr>
          <w:p w14:paraId="2D8C6691" w14:textId="77777777" w:rsidR="00F50AC2" w:rsidRPr="00697DD9" w:rsidRDefault="00F50AC2" w:rsidP="004D3221">
            <w:pPr>
              <w:rPr>
                <w:rFonts w:ascii="Arial" w:hAnsi="Arial" w:cs="Arial"/>
                <w:sz w:val="20"/>
                <w:szCs w:val="20"/>
              </w:rPr>
            </w:pPr>
            <w:r w:rsidRPr="00697DD9">
              <w:rPr>
                <w:rFonts w:ascii="Arial" w:hAnsi="Arial" w:cs="Arial"/>
                <w:sz w:val="20"/>
                <w:szCs w:val="20"/>
              </w:rPr>
              <w:t>TF</w:t>
            </w:r>
          </w:p>
        </w:tc>
        <w:tc>
          <w:tcPr>
            <w:tcW w:w="2476" w:type="pct"/>
            <w:vAlign w:val="center"/>
          </w:tcPr>
          <w:p w14:paraId="7E4789EF"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Converting signals (retention of information content)</w:t>
            </w:r>
          </w:p>
        </w:tc>
        <w:tc>
          <w:tcPr>
            <w:tcW w:w="2162" w:type="pct"/>
            <w:vAlign w:val="center"/>
          </w:tcPr>
          <w:p w14:paraId="19839E0C"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Aerial, amplifier, electrical transducer, impulse amplifier, isolating converter, signal converter</w:t>
            </w:r>
          </w:p>
        </w:tc>
      </w:tr>
      <w:tr w:rsidR="00F50AC2" w:rsidRPr="007E21CD" w14:paraId="2E1CA337" w14:textId="77777777" w:rsidTr="004D3221">
        <w:trPr>
          <w:trHeight w:val="20"/>
          <w:jc w:val="center"/>
        </w:trPr>
        <w:tc>
          <w:tcPr>
            <w:tcW w:w="362" w:type="pct"/>
            <w:vAlign w:val="center"/>
          </w:tcPr>
          <w:p w14:paraId="2D95856A" w14:textId="77777777" w:rsidR="00F50AC2" w:rsidRPr="00697DD9" w:rsidRDefault="00F50AC2" w:rsidP="004D3221">
            <w:pPr>
              <w:rPr>
                <w:rFonts w:ascii="Arial" w:hAnsi="Arial" w:cs="Arial"/>
                <w:sz w:val="20"/>
                <w:szCs w:val="20"/>
              </w:rPr>
            </w:pPr>
            <w:r w:rsidRPr="00697DD9">
              <w:rPr>
                <w:rFonts w:ascii="Arial" w:hAnsi="Arial" w:cs="Arial"/>
                <w:sz w:val="20"/>
                <w:szCs w:val="20"/>
              </w:rPr>
              <w:t>TG</w:t>
            </w:r>
          </w:p>
        </w:tc>
        <w:tc>
          <w:tcPr>
            <w:tcW w:w="2476" w:type="pct"/>
            <w:vAlign w:val="center"/>
          </w:tcPr>
          <w:p w14:paraId="5C2BFB3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E51404E" w14:textId="77777777" w:rsidR="00F50AC2" w:rsidRPr="00697DD9" w:rsidRDefault="00F50AC2" w:rsidP="004D3221">
            <w:pPr>
              <w:rPr>
                <w:rFonts w:ascii="Arial" w:hAnsi="Arial" w:cs="Arial"/>
                <w:sz w:val="20"/>
                <w:szCs w:val="20"/>
              </w:rPr>
            </w:pPr>
          </w:p>
        </w:tc>
      </w:tr>
      <w:tr w:rsidR="00F50AC2" w:rsidRPr="007E21CD" w14:paraId="7898008E" w14:textId="77777777" w:rsidTr="004D3221">
        <w:trPr>
          <w:trHeight w:val="20"/>
          <w:jc w:val="center"/>
        </w:trPr>
        <w:tc>
          <w:tcPr>
            <w:tcW w:w="362" w:type="pct"/>
            <w:vAlign w:val="center"/>
          </w:tcPr>
          <w:p w14:paraId="1BAE3546" w14:textId="77777777" w:rsidR="00F50AC2" w:rsidRPr="00697DD9" w:rsidRDefault="00F50AC2" w:rsidP="004D3221">
            <w:pPr>
              <w:rPr>
                <w:rFonts w:ascii="Arial" w:hAnsi="Arial" w:cs="Arial"/>
                <w:sz w:val="20"/>
                <w:szCs w:val="20"/>
              </w:rPr>
            </w:pPr>
            <w:r w:rsidRPr="00697DD9">
              <w:rPr>
                <w:rFonts w:ascii="Arial" w:hAnsi="Arial" w:cs="Arial"/>
                <w:sz w:val="20"/>
                <w:szCs w:val="20"/>
              </w:rPr>
              <w:t>TH</w:t>
            </w:r>
          </w:p>
        </w:tc>
        <w:tc>
          <w:tcPr>
            <w:tcW w:w="2476" w:type="pct"/>
            <w:vAlign w:val="center"/>
          </w:tcPr>
          <w:p w14:paraId="053E6C1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6C46D0A" w14:textId="77777777" w:rsidR="00F50AC2" w:rsidRPr="00697DD9" w:rsidRDefault="00F50AC2" w:rsidP="004D3221">
            <w:pPr>
              <w:rPr>
                <w:rFonts w:ascii="Arial" w:hAnsi="Arial" w:cs="Arial"/>
                <w:sz w:val="20"/>
                <w:szCs w:val="20"/>
              </w:rPr>
            </w:pPr>
          </w:p>
        </w:tc>
      </w:tr>
      <w:tr w:rsidR="00F50AC2" w:rsidRPr="007E21CD" w14:paraId="553DCF95" w14:textId="77777777" w:rsidTr="004D3221">
        <w:trPr>
          <w:trHeight w:val="20"/>
          <w:jc w:val="center"/>
        </w:trPr>
        <w:tc>
          <w:tcPr>
            <w:tcW w:w="362" w:type="pct"/>
            <w:vAlign w:val="center"/>
          </w:tcPr>
          <w:p w14:paraId="7A5A4550" w14:textId="77777777" w:rsidR="00F50AC2" w:rsidRPr="00697DD9" w:rsidRDefault="00F50AC2" w:rsidP="004D3221">
            <w:pPr>
              <w:rPr>
                <w:rFonts w:ascii="Arial" w:hAnsi="Arial" w:cs="Arial"/>
                <w:sz w:val="20"/>
                <w:szCs w:val="20"/>
              </w:rPr>
            </w:pPr>
            <w:r w:rsidRPr="00697DD9">
              <w:rPr>
                <w:rFonts w:ascii="Arial" w:hAnsi="Arial" w:cs="Arial"/>
                <w:sz w:val="20"/>
                <w:szCs w:val="20"/>
              </w:rPr>
              <w:t>TJ</w:t>
            </w:r>
          </w:p>
        </w:tc>
        <w:tc>
          <w:tcPr>
            <w:tcW w:w="2476" w:type="pct"/>
            <w:vAlign w:val="center"/>
          </w:tcPr>
          <w:p w14:paraId="7422067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85F25E6" w14:textId="77777777" w:rsidR="00F50AC2" w:rsidRPr="00697DD9" w:rsidRDefault="00F50AC2" w:rsidP="004D3221">
            <w:pPr>
              <w:rPr>
                <w:rFonts w:ascii="Arial" w:hAnsi="Arial" w:cs="Arial"/>
                <w:sz w:val="20"/>
                <w:szCs w:val="20"/>
              </w:rPr>
            </w:pPr>
          </w:p>
        </w:tc>
      </w:tr>
      <w:tr w:rsidR="00F50AC2" w:rsidRPr="007E21CD" w14:paraId="16AAB71A" w14:textId="77777777" w:rsidTr="004D3221">
        <w:trPr>
          <w:trHeight w:val="20"/>
          <w:jc w:val="center"/>
        </w:trPr>
        <w:tc>
          <w:tcPr>
            <w:tcW w:w="362" w:type="pct"/>
            <w:vAlign w:val="center"/>
          </w:tcPr>
          <w:p w14:paraId="3F51579A" w14:textId="77777777" w:rsidR="00F50AC2" w:rsidRPr="00697DD9" w:rsidRDefault="00F50AC2" w:rsidP="004D3221">
            <w:pPr>
              <w:rPr>
                <w:rFonts w:ascii="Arial" w:hAnsi="Arial" w:cs="Arial"/>
                <w:sz w:val="20"/>
                <w:szCs w:val="20"/>
              </w:rPr>
            </w:pPr>
            <w:r w:rsidRPr="00697DD9">
              <w:rPr>
                <w:rFonts w:ascii="Arial" w:hAnsi="Arial" w:cs="Arial"/>
                <w:sz w:val="20"/>
                <w:szCs w:val="20"/>
              </w:rPr>
              <w:t>TK</w:t>
            </w:r>
          </w:p>
        </w:tc>
        <w:tc>
          <w:tcPr>
            <w:tcW w:w="2476" w:type="pct"/>
            <w:vAlign w:val="center"/>
          </w:tcPr>
          <w:p w14:paraId="2E9A8BE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9F71342" w14:textId="77777777" w:rsidR="00F50AC2" w:rsidRPr="00697DD9" w:rsidRDefault="00F50AC2" w:rsidP="004D3221">
            <w:pPr>
              <w:rPr>
                <w:rFonts w:ascii="Arial" w:hAnsi="Arial" w:cs="Arial"/>
                <w:sz w:val="20"/>
                <w:szCs w:val="20"/>
              </w:rPr>
            </w:pPr>
          </w:p>
        </w:tc>
      </w:tr>
      <w:tr w:rsidR="00F50AC2" w:rsidRPr="00FD2611" w14:paraId="4986A308" w14:textId="77777777" w:rsidTr="004D3221">
        <w:trPr>
          <w:trHeight w:val="20"/>
          <w:jc w:val="center"/>
        </w:trPr>
        <w:tc>
          <w:tcPr>
            <w:tcW w:w="362" w:type="pct"/>
            <w:vAlign w:val="center"/>
          </w:tcPr>
          <w:p w14:paraId="2E3F181E" w14:textId="77777777" w:rsidR="00F50AC2" w:rsidRPr="00697DD9" w:rsidRDefault="00F50AC2" w:rsidP="004D3221">
            <w:pPr>
              <w:rPr>
                <w:rFonts w:ascii="Arial" w:hAnsi="Arial" w:cs="Arial"/>
                <w:sz w:val="20"/>
                <w:szCs w:val="20"/>
              </w:rPr>
            </w:pPr>
            <w:r w:rsidRPr="00697DD9">
              <w:rPr>
                <w:rFonts w:ascii="Arial" w:hAnsi="Arial" w:cs="Arial"/>
                <w:sz w:val="20"/>
                <w:szCs w:val="20"/>
              </w:rPr>
              <w:t>TL</w:t>
            </w:r>
          </w:p>
        </w:tc>
        <w:tc>
          <w:tcPr>
            <w:tcW w:w="2476" w:type="pct"/>
            <w:vAlign w:val="center"/>
          </w:tcPr>
          <w:p w14:paraId="458D0F2A"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Converting speed of rotation, torque, force into the same kind</w:t>
            </w:r>
          </w:p>
        </w:tc>
        <w:tc>
          <w:tcPr>
            <w:tcW w:w="2162" w:type="pct"/>
            <w:vAlign w:val="center"/>
          </w:tcPr>
          <w:p w14:paraId="4F8B970C"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Automatic gear, control coupling, fluid amplifier, indexing gear,</w:t>
            </w:r>
          </w:p>
          <w:p w14:paraId="392E8A9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pressure amplifier, speed convertor, torque converter</w:t>
            </w:r>
          </w:p>
        </w:tc>
      </w:tr>
      <w:tr w:rsidR="00F50AC2" w:rsidRPr="007E21CD" w14:paraId="11E3B087" w14:textId="77777777" w:rsidTr="004D3221">
        <w:trPr>
          <w:trHeight w:val="20"/>
          <w:jc w:val="center"/>
        </w:trPr>
        <w:tc>
          <w:tcPr>
            <w:tcW w:w="362" w:type="pct"/>
            <w:vAlign w:val="center"/>
          </w:tcPr>
          <w:p w14:paraId="4D295940" w14:textId="77777777" w:rsidR="00F50AC2" w:rsidRPr="00697DD9" w:rsidRDefault="00F50AC2" w:rsidP="004D3221">
            <w:pPr>
              <w:rPr>
                <w:rFonts w:ascii="Arial" w:hAnsi="Arial" w:cs="Arial"/>
                <w:sz w:val="20"/>
                <w:szCs w:val="20"/>
              </w:rPr>
            </w:pPr>
            <w:r w:rsidRPr="00697DD9">
              <w:rPr>
                <w:rFonts w:ascii="Arial" w:hAnsi="Arial" w:cs="Arial"/>
                <w:sz w:val="20"/>
                <w:szCs w:val="20"/>
              </w:rPr>
              <w:t>TM</w:t>
            </w:r>
          </w:p>
        </w:tc>
        <w:tc>
          <w:tcPr>
            <w:tcW w:w="2476" w:type="pct"/>
            <w:vAlign w:val="center"/>
          </w:tcPr>
          <w:p w14:paraId="4651C2F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Converting a mechanical form by machining</w:t>
            </w:r>
          </w:p>
        </w:tc>
        <w:tc>
          <w:tcPr>
            <w:tcW w:w="2162" w:type="pct"/>
            <w:vAlign w:val="center"/>
          </w:tcPr>
          <w:p w14:paraId="49B07775" w14:textId="77777777" w:rsidR="00F50AC2" w:rsidRPr="00697DD9" w:rsidRDefault="00F50AC2" w:rsidP="004D3221">
            <w:pPr>
              <w:rPr>
                <w:rFonts w:ascii="Arial" w:hAnsi="Arial" w:cs="Arial"/>
                <w:sz w:val="20"/>
                <w:szCs w:val="20"/>
              </w:rPr>
            </w:pPr>
            <w:r w:rsidRPr="00697DD9">
              <w:rPr>
                <w:rFonts w:ascii="Arial" w:hAnsi="Arial" w:cs="Arial"/>
                <w:sz w:val="20"/>
                <w:szCs w:val="20"/>
              </w:rPr>
              <w:t>Machine tool, saw, shear</w:t>
            </w:r>
          </w:p>
        </w:tc>
      </w:tr>
      <w:tr w:rsidR="00F50AC2" w:rsidRPr="007E21CD" w14:paraId="074D8A02" w14:textId="77777777" w:rsidTr="004D3221">
        <w:trPr>
          <w:trHeight w:val="20"/>
          <w:jc w:val="center"/>
        </w:trPr>
        <w:tc>
          <w:tcPr>
            <w:tcW w:w="362" w:type="pct"/>
            <w:vAlign w:val="center"/>
          </w:tcPr>
          <w:p w14:paraId="66F7E988" w14:textId="77777777" w:rsidR="00F50AC2" w:rsidRPr="00697DD9" w:rsidRDefault="00F50AC2" w:rsidP="004D3221">
            <w:pPr>
              <w:rPr>
                <w:rFonts w:ascii="Arial" w:hAnsi="Arial" w:cs="Arial"/>
                <w:sz w:val="20"/>
                <w:szCs w:val="20"/>
              </w:rPr>
            </w:pPr>
            <w:r w:rsidRPr="00697DD9">
              <w:rPr>
                <w:rFonts w:ascii="Arial" w:hAnsi="Arial" w:cs="Arial"/>
                <w:sz w:val="20"/>
                <w:szCs w:val="20"/>
              </w:rPr>
              <w:t>TN</w:t>
            </w:r>
          </w:p>
        </w:tc>
        <w:tc>
          <w:tcPr>
            <w:tcW w:w="2476" w:type="pct"/>
            <w:vAlign w:val="center"/>
          </w:tcPr>
          <w:p w14:paraId="4FC6F2FA"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E64423B" w14:textId="77777777" w:rsidR="00F50AC2" w:rsidRPr="00697DD9" w:rsidRDefault="00F50AC2" w:rsidP="004D3221">
            <w:pPr>
              <w:rPr>
                <w:rFonts w:ascii="Arial" w:hAnsi="Arial" w:cs="Arial"/>
                <w:sz w:val="20"/>
                <w:szCs w:val="20"/>
              </w:rPr>
            </w:pPr>
          </w:p>
        </w:tc>
      </w:tr>
      <w:tr w:rsidR="00F50AC2" w:rsidRPr="00FD2611" w14:paraId="7370C502" w14:textId="77777777" w:rsidTr="004D3221">
        <w:trPr>
          <w:trHeight w:val="20"/>
          <w:jc w:val="center"/>
        </w:trPr>
        <w:tc>
          <w:tcPr>
            <w:tcW w:w="362" w:type="pct"/>
            <w:vAlign w:val="center"/>
          </w:tcPr>
          <w:p w14:paraId="44B42786" w14:textId="77777777" w:rsidR="00F50AC2" w:rsidRPr="00697DD9" w:rsidRDefault="00F50AC2" w:rsidP="004D3221">
            <w:pPr>
              <w:rPr>
                <w:rFonts w:ascii="Arial" w:hAnsi="Arial" w:cs="Arial"/>
                <w:sz w:val="20"/>
                <w:szCs w:val="20"/>
              </w:rPr>
            </w:pPr>
            <w:r w:rsidRPr="00697DD9">
              <w:rPr>
                <w:rFonts w:ascii="Arial" w:hAnsi="Arial" w:cs="Arial"/>
                <w:sz w:val="20"/>
                <w:szCs w:val="20"/>
              </w:rPr>
              <w:t>TP</w:t>
            </w:r>
          </w:p>
        </w:tc>
        <w:tc>
          <w:tcPr>
            <w:tcW w:w="2476" w:type="pct"/>
            <w:vAlign w:val="center"/>
          </w:tcPr>
          <w:p w14:paraId="4E5D0D6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Converting a mechanical form by cold forming (chipless deforming)</w:t>
            </w:r>
          </w:p>
        </w:tc>
        <w:tc>
          <w:tcPr>
            <w:tcW w:w="2162" w:type="pct"/>
            <w:vAlign w:val="center"/>
          </w:tcPr>
          <w:p w14:paraId="62D729F0"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Cold drawing equipment, cold rolling equipment, deep drawing equipment</w:t>
            </w:r>
          </w:p>
        </w:tc>
      </w:tr>
      <w:tr w:rsidR="00F50AC2" w:rsidRPr="00FD2611" w14:paraId="2F2AD0FF" w14:textId="77777777" w:rsidTr="004D3221">
        <w:trPr>
          <w:trHeight w:val="20"/>
          <w:jc w:val="center"/>
        </w:trPr>
        <w:tc>
          <w:tcPr>
            <w:tcW w:w="362" w:type="pct"/>
            <w:vAlign w:val="center"/>
          </w:tcPr>
          <w:p w14:paraId="4842E259" w14:textId="77777777" w:rsidR="00F50AC2" w:rsidRPr="00697DD9" w:rsidRDefault="00F50AC2" w:rsidP="004D3221">
            <w:pPr>
              <w:rPr>
                <w:rFonts w:ascii="Arial" w:hAnsi="Arial" w:cs="Arial"/>
                <w:sz w:val="20"/>
                <w:szCs w:val="20"/>
              </w:rPr>
            </w:pPr>
            <w:r w:rsidRPr="00697DD9">
              <w:rPr>
                <w:rFonts w:ascii="Arial" w:hAnsi="Arial" w:cs="Arial"/>
                <w:sz w:val="20"/>
                <w:szCs w:val="20"/>
              </w:rPr>
              <w:t>TQ</w:t>
            </w:r>
          </w:p>
        </w:tc>
        <w:tc>
          <w:tcPr>
            <w:tcW w:w="2476" w:type="pct"/>
            <w:vAlign w:val="center"/>
          </w:tcPr>
          <w:p w14:paraId="48F25DA7"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Converting a mechanical form by hot forming (chipless deforming)</w:t>
            </w:r>
          </w:p>
        </w:tc>
        <w:tc>
          <w:tcPr>
            <w:tcW w:w="2162" w:type="pct"/>
            <w:vAlign w:val="center"/>
          </w:tcPr>
          <w:p w14:paraId="14FFAA09"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Casting machine, extruder, forging, hot drawing equipment, hot rolling</w:t>
            </w:r>
          </w:p>
        </w:tc>
      </w:tr>
      <w:tr w:rsidR="00F50AC2" w:rsidRPr="007E21CD" w14:paraId="41AF2EB4" w14:textId="77777777" w:rsidTr="004D3221">
        <w:trPr>
          <w:trHeight w:val="20"/>
          <w:jc w:val="center"/>
        </w:trPr>
        <w:tc>
          <w:tcPr>
            <w:tcW w:w="362" w:type="pct"/>
            <w:vAlign w:val="center"/>
          </w:tcPr>
          <w:p w14:paraId="18A0832E" w14:textId="77777777" w:rsidR="00F50AC2" w:rsidRPr="00697DD9" w:rsidRDefault="00F50AC2" w:rsidP="004D3221">
            <w:pPr>
              <w:rPr>
                <w:rFonts w:ascii="Arial" w:hAnsi="Arial" w:cs="Arial"/>
                <w:sz w:val="20"/>
                <w:szCs w:val="20"/>
              </w:rPr>
            </w:pPr>
            <w:r w:rsidRPr="00697DD9">
              <w:rPr>
                <w:rFonts w:ascii="Arial" w:hAnsi="Arial" w:cs="Arial"/>
                <w:sz w:val="20"/>
                <w:szCs w:val="20"/>
              </w:rPr>
              <w:t>TR</w:t>
            </w:r>
          </w:p>
        </w:tc>
        <w:tc>
          <w:tcPr>
            <w:tcW w:w="2476" w:type="pct"/>
            <w:vAlign w:val="center"/>
          </w:tcPr>
          <w:p w14:paraId="60D54C8F"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Converting radiation energy while retaining energy form</w:t>
            </w:r>
          </w:p>
        </w:tc>
        <w:tc>
          <w:tcPr>
            <w:tcW w:w="2162" w:type="pct"/>
            <w:vAlign w:val="center"/>
          </w:tcPr>
          <w:p w14:paraId="71E6E369" w14:textId="77777777" w:rsidR="00F50AC2" w:rsidRPr="00697DD9" w:rsidRDefault="00F50AC2" w:rsidP="004D3221">
            <w:pPr>
              <w:rPr>
                <w:rFonts w:ascii="Arial" w:hAnsi="Arial" w:cs="Arial"/>
                <w:sz w:val="20"/>
                <w:szCs w:val="20"/>
              </w:rPr>
            </w:pPr>
            <w:r w:rsidRPr="00697DD9">
              <w:rPr>
                <w:rFonts w:ascii="Arial" w:hAnsi="Arial" w:cs="Arial"/>
                <w:sz w:val="20"/>
                <w:szCs w:val="20"/>
              </w:rPr>
              <w:t>Magnifying glass, parabolic mirror</w:t>
            </w:r>
          </w:p>
        </w:tc>
      </w:tr>
      <w:tr w:rsidR="00F50AC2" w:rsidRPr="007E21CD" w14:paraId="15FE30B0" w14:textId="77777777" w:rsidTr="004D3221">
        <w:trPr>
          <w:trHeight w:val="20"/>
          <w:jc w:val="center"/>
        </w:trPr>
        <w:tc>
          <w:tcPr>
            <w:tcW w:w="362" w:type="pct"/>
            <w:vAlign w:val="center"/>
          </w:tcPr>
          <w:p w14:paraId="789F7718" w14:textId="77777777" w:rsidR="00F50AC2" w:rsidRPr="00697DD9" w:rsidRDefault="00F50AC2" w:rsidP="004D3221">
            <w:pPr>
              <w:rPr>
                <w:rFonts w:ascii="Arial" w:hAnsi="Arial" w:cs="Arial"/>
                <w:sz w:val="20"/>
                <w:szCs w:val="20"/>
              </w:rPr>
            </w:pPr>
            <w:r w:rsidRPr="00697DD9">
              <w:rPr>
                <w:rFonts w:ascii="Arial" w:hAnsi="Arial" w:cs="Arial"/>
                <w:sz w:val="20"/>
                <w:szCs w:val="20"/>
              </w:rPr>
              <w:t>TS</w:t>
            </w:r>
          </w:p>
        </w:tc>
        <w:tc>
          <w:tcPr>
            <w:tcW w:w="2476" w:type="pct"/>
            <w:vAlign w:val="center"/>
          </w:tcPr>
          <w:p w14:paraId="18A8CD6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EDCC1A9" w14:textId="77777777" w:rsidR="00F50AC2" w:rsidRPr="00697DD9" w:rsidRDefault="00F50AC2" w:rsidP="004D3221">
            <w:pPr>
              <w:rPr>
                <w:rFonts w:ascii="Arial" w:hAnsi="Arial" w:cs="Arial"/>
                <w:sz w:val="20"/>
                <w:szCs w:val="20"/>
              </w:rPr>
            </w:pPr>
          </w:p>
        </w:tc>
      </w:tr>
      <w:tr w:rsidR="00F50AC2" w:rsidRPr="007E21CD" w14:paraId="160E2CDC" w14:textId="77777777" w:rsidTr="004D3221">
        <w:trPr>
          <w:trHeight w:val="20"/>
          <w:jc w:val="center"/>
        </w:trPr>
        <w:tc>
          <w:tcPr>
            <w:tcW w:w="362" w:type="pct"/>
            <w:vAlign w:val="center"/>
          </w:tcPr>
          <w:p w14:paraId="539E7D91" w14:textId="77777777" w:rsidR="00F50AC2" w:rsidRPr="00697DD9" w:rsidRDefault="00F50AC2" w:rsidP="004D3221">
            <w:pPr>
              <w:rPr>
                <w:rFonts w:ascii="Arial" w:hAnsi="Arial" w:cs="Arial"/>
                <w:sz w:val="20"/>
                <w:szCs w:val="20"/>
              </w:rPr>
            </w:pPr>
            <w:r w:rsidRPr="00697DD9">
              <w:rPr>
                <w:rFonts w:ascii="Arial" w:hAnsi="Arial" w:cs="Arial"/>
                <w:sz w:val="20"/>
                <w:szCs w:val="20"/>
              </w:rPr>
              <w:t>TT</w:t>
            </w:r>
          </w:p>
        </w:tc>
        <w:tc>
          <w:tcPr>
            <w:tcW w:w="2476" w:type="pct"/>
            <w:vAlign w:val="center"/>
          </w:tcPr>
          <w:p w14:paraId="0244154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8F0B9A2" w14:textId="77777777" w:rsidR="00F50AC2" w:rsidRPr="00697DD9" w:rsidRDefault="00F50AC2" w:rsidP="004D3221">
            <w:pPr>
              <w:rPr>
                <w:rFonts w:ascii="Arial" w:hAnsi="Arial" w:cs="Arial"/>
                <w:sz w:val="20"/>
                <w:szCs w:val="20"/>
              </w:rPr>
            </w:pPr>
          </w:p>
        </w:tc>
      </w:tr>
      <w:tr w:rsidR="00F50AC2" w:rsidRPr="007E21CD" w14:paraId="2299FCA0" w14:textId="77777777" w:rsidTr="004D3221">
        <w:trPr>
          <w:trHeight w:val="20"/>
          <w:jc w:val="center"/>
        </w:trPr>
        <w:tc>
          <w:tcPr>
            <w:tcW w:w="362" w:type="pct"/>
            <w:vAlign w:val="center"/>
          </w:tcPr>
          <w:p w14:paraId="38DBB673" w14:textId="77777777" w:rsidR="00F50AC2" w:rsidRPr="00697DD9" w:rsidRDefault="00F50AC2" w:rsidP="004D3221">
            <w:pPr>
              <w:rPr>
                <w:rFonts w:ascii="Arial" w:hAnsi="Arial" w:cs="Arial"/>
                <w:sz w:val="20"/>
                <w:szCs w:val="20"/>
              </w:rPr>
            </w:pPr>
            <w:r w:rsidRPr="00697DD9">
              <w:rPr>
                <w:rFonts w:ascii="Arial" w:hAnsi="Arial" w:cs="Arial"/>
                <w:sz w:val="20"/>
                <w:szCs w:val="20"/>
              </w:rPr>
              <w:t>TU</w:t>
            </w:r>
          </w:p>
        </w:tc>
        <w:tc>
          <w:tcPr>
            <w:tcW w:w="2476" w:type="pct"/>
            <w:vAlign w:val="center"/>
          </w:tcPr>
          <w:p w14:paraId="5FF32FC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F7BFCB2" w14:textId="77777777" w:rsidR="00F50AC2" w:rsidRPr="00697DD9" w:rsidRDefault="00F50AC2" w:rsidP="004D3221">
            <w:pPr>
              <w:rPr>
                <w:rFonts w:ascii="Arial" w:hAnsi="Arial" w:cs="Arial"/>
                <w:sz w:val="20"/>
                <w:szCs w:val="20"/>
              </w:rPr>
            </w:pPr>
          </w:p>
        </w:tc>
      </w:tr>
      <w:tr w:rsidR="00F50AC2" w:rsidRPr="007E21CD" w14:paraId="76B9A944" w14:textId="77777777" w:rsidTr="004D3221">
        <w:trPr>
          <w:trHeight w:val="20"/>
          <w:jc w:val="center"/>
        </w:trPr>
        <w:tc>
          <w:tcPr>
            <w:tcW w:w="362" w:type="pct"/>
            <w:vAlign w:val="center"/>
          </w:tcPr>
          <w:p w14:paraId="087D564D" w14:textId="77777777" w:rsidR="00F50AC2" w:rsidRPr="00697DD9" w:rsidRDefault="00F50AC2" w:rsidP="004D3221">
            <w:pPr>
              <w:rPr>
                <w:rFonts w:ascii="Arial" w:hAnsi="Arial" w:cs="Arial"/>
                <w:sz w:val="20"/>
                <w:szCs w:val="20"/>
              </w:rPr>
            </w:pPr>
            <w:r w:rsidRPr="00697DD9">
              <w:rPr>
                <w:rFonts w:ascii="Arial" w:hAnsi="Arial" w:cs="Arial"/>
                <w:sz w:val="20"/>
                <w:szCs w:val="20"/>
              </w:rPr>
              <w:t>TV</w:t>
            </w:r>
          </w:p>
        </w:tc>
        <w:tc>
          <w:tcPr>
            <w:tcW w:w="2476" w:type="pct"/>
            <w:vAlign w:val="center"/>
          </w:tcPr>
          <w:p w14:paraId="4B64891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AEBE4E9" w14:textId="77777777" w:rsidR="00F50AC2" w:rsidRPr="00697DD9" w:rsidRDefault="00F50AC2" w:rsidP="004D3221">
            <w:pPr>
              <w:rPr>
                <w:rFonts w:ascii="Arial" w:hAnsi="Arial" w:cs="Arial"/>
                <w:sz w:val="20"/>
                <w:szCs w:val="20"/>
              </w:rPr>
            </w:pPr>
          </w:p>
        </w:tc>
      </w:tr>
      <w:tr w:rsidR="00F50AC2" w:rsidRPr="007E21CD" w14:paraId="6602DCAE" w14:textId="77777777" w:rsidTr="004D3221">
        <w:trPr>
          <w:trHeight w:val="20"/>
          <w:jc w:val="center"/>
        </w:trPr>
        <w:tc>
          <w:tcPr>
            <w:tcW w:w="362" w:type="pct"/>
            <w:vAlign w:val="center"/>
          </w:tcPr>
          <w:p w14:paraId="4B9F81D3" w14:textId="77777777" w:rsidR="00F50AC2" w:rsidRPr="00697DD9" w:rsidRDefault="00F50AC2" w:rsidP="004D3221">
            <w:pPr>
              <w:rPr>
                <w:rFonts w:ascii="Arial" w:hAnsi="Arial" w:cs="Arial"/>
                <w:sz w:val="20"/>
                <w:szCs w:val="20"/>
              </w:rPr>
            </w:pPr>
            <w:r w:rsidRPr="00697DD9">
              <w:rPr>
                <w:rFonts w:ascii="Arial" w:hAnsi="Arial" w:cs="Arial"/>
                <w:sz w:val="20"/>
                <w:szCs w:val="20"/>
              </w:rPr>
              <w:t>TW</w:t>
            </w:r>
          </w:p>
        </w:tc>
        <w:tc>
          <w:tcPr>
            <w:tcW w:w="2476" w:type="pct"/>
            <w:vAlign w:val="center"/>
          </w:tcPr>
          <w:p w14:paraId="414459B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6318D33" w14:textId="77777777" w:rsidR="00F50AC2" w:rsidRPr="00697DD9" w:rsidRDefault="00F50AC2" w:rsidP="004D3221">
            <w:pPr>
              <w:rPr>
                <w:rFonts w:ascii="Arial" w:hAnsi="Arial" w:cs="Arial"/>
                <w:sz w:val="20"/>
                <w:szCs w:val="20"/>
              </w:rPr>
            </w:pPr>
          </w:p>
        </w:tc>
      </w:tr>
      <w:tr w:rsidR="00F50AC2" w:rsidRPr="007E21CD" w14:paraId="53421A67" w14:textId="77777777" w:rsidTr="004D3221">
        <w:trPr>
          <w:trHeight w:val="20"/>
          <w:jc w:val="center"/>
        </w:trPr>
        <w:tc>
          <w:tcPr>
            <w:tcW w:w="362" w:type="pct"/>
            <w:vAlign w:val="center"/>
          </w:tcPr>
          <w:p w14:paraId="16D8E27E" w14:textId="77777777" w:rsidR="00F50AC2" w:rsidRPr="00697DD9" w:rsidRDefault="00F50AC2" w:rsidP="004D3221">
            <w:pPr>
              <w:rPr>
                <w:rFonts w:ascii="Arial" w:hAnsi="Arial" w:cs="Arial"/>
                <w:sz w:val="20"/>
                <w:szCs w:val="20"/>
              </w:rPr>
            </w:pPr>
            <w:r w:rsidRPr="00697DD9">
              <w:rPr>
                <w:rFonts w:ascii="Arial" w:hAnsi="Arial" w:cs="Arial"/>
                <w:sz w:val="20"/>
                <w:szCs w:val="20"/>
              </w:rPr>
              <w:t>TX</w:t>
            </w:r>
          </w:p>
        </w:tc>
        <w:tc>
          <w:tcPr>
            <w:tcW w:w="2476" w:type="pct"/>
            <w:vAlign w:val="center"/>
          </w:tcPr>
          <w:p w14:paraId="1975C91A"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6B0AF4E" w14:textId="77777777" w:rsidR="00F50AC2" w:rsidRPr="00697DD9" w:rsidRDefault="00F50AC2" w:rsidP="004D3221">
            <w:pPr>
              <w:rPr>
                <w:rFonts w:ascii="Arial" w:hAnsi="Arial" w:cs="Arial"/>
                <w:sz w:val="20"/>
                <w:szCs w:val="20"/>
              </w:rPr>
            </w:pPr>
          </w:p>
        </w:tc>
      </w:tr>
      <w:tr w:rsidR="00F50AC2" w:rsidRPr="007E21CD" w14:paraId="31EC1AC9" w14:textId="77777777" w:rsidTr="004D3221">
        <w:trPr>
          <w:trHeight w:val="20"/>
          <w:jc w:val="center"/>
        </w:trPr>
        <w:tc>
          <w:tcPr>
            <w:tcW w:w="362" w:type="pct"/>
            <w:vAlign w:val="center"/>
          </w:tcPr>
          <w:p w14:paraId="29FBBDCE" w14:textId="77777777" w:rsidR="00F50AC2" w:rsidRPr="00697DD9" w:rsidRDefault="00F50AC2" w:rsidP="004D3221">
            <w:pPr>
              <w:rPr>
                <w:rFonts w:ascii="Arial" w:hAnsi="Arial" w:cs="Arial"/>
                <w:sz w:val="20"/>
                <w:szCs w:val="20"/>
              </w:rPr>
            </w:pPr>
            <w:r w:rsidRPr="00697DD9">
              <w:rPr>
                <w:rFonts w:ascii="Arial" w:hAnsi="Arial" w:cs="Arial"/>
                <w:sz w:val="20"/>
                <w:szCs w:val="20"/>
              </w:rPr>
              <w:t>TY</w:t>
            </w:r>
          </w:p>
        </w:tc>
        <w:tc>
          <w:tcPr>
            <w:tcW w:w="2476" w:type="pct"/>
            <w:vAlign w:val="center"/>
          </w:tcPr>
          <w:p w14:paraId="39AD604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B525DFA" w14:textId="77777777" w:rsidR="00F50AC2" w:rsidRPr="00697DD9" w:rsidRDefault="00F50AC2" w:rsidP="004D3221">
            <w:pPr>
              <w:rPr>
                <w:rFonts w:ascii="Arial" w:hAnsi="Arial" w:cs="Arial"/>
                <w:sz w:val="20"/>
                <w:szCs w:val="20"/>
              </w:rPr>
            </w:pPr>
          </w:p>
        </w:tc>
      </w:tr>
      <w:tr w:rsidR="00F50AC2" w:rsidRPr="007E21CD" w14:paraId="2574DF35" w14:textId="77777777" w:rsidTr="004D3221">
        <w:trPr>
          <w:trHeight w:val="20"/>
          <w:jc w:val="center"/>
        </w:trPr>
        <w:tc>
          <w:tcPr>
            <w:tcW w:w="362" w:type="pct"/>
            <w:vAlign w:val="center"/>
          </w:tcPr>
          <w:p w14:paraId="49CC5820" w14:textId="77777777" w:rsidR="00F50AC2" w:rsidRPr="00697DD9" w:rsidRDefault="00F50AC2" w:rsidP="004D3221">
            <w:pPr>
              <w:rPr>
                <w:rFonts w:ascii="Arial" w:hAnsi="Arial" w:cs="Arial"/>
                <w:sz w:val="20"/>
                <w:szCs w:val="20"/>
              </w:rPr>
            </w:pPr>
            <w:r w:rsidRPr="00697DD9">
              <w:rPr>
                <w:rFonts w:ascii="Arial" w:hAnsi="Arial" w:cs="Arial"/>
                <w:sz w:val="20"/>
                <w:szCs w:val="20"/>
              </w:rPr>
              <w:t>TZ</w:t>
            </w:r>
          </w:p>
        </w:tc>
        <w:tc>
          <w:tcPr>
            <w:tcW w:w="2476" w:type="pct"/>
            <w:vAlign w:val="center"/>
          </w:tcPr>
          <w:p w14:paraId="3F5DABED"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079976F2" w14:textId="77777777" w:rsidR="00F50AC2" w:rsidRPr="00697DD9" w:rsidRDefault="00F50AC2" w:rsidP="004D3221">
            <w:pPr>
              <w:rPr>
                <w:rFonts w:ascii="Arial" w:hAnsi="Arial" w:cs="Arial"/>
                <w:sz w:val="20"/>
                <w:szCs w:val="20"/>
              </w:rPr>
            </w:pPr>
          </w:p>
        </w:tc>
      </w:tr>
      <w:tr w:rsidR="00F50AC2" w:rsidRPr="007E21CD" w14:paraId="595FF6AD" w14:textId="77777777" w:rsidTr="004D3221">
        <w:trPr>
          <w:trHeight w:val="20"/>
          <w:jc w:val="center"/>
        </w:trPr>
        <w:tc>
          <w:tcPr>
            <w:tcW w:w="362" w:type="pct"/>
            <w:vAlign w:val="center"/>
          </w:tcPr>
          <w:p w14:paraId="0FA3BE10" w14:textId="77777777" w:rsidR="00F50AC2" w:rsidRPr="007E21CD" w:rsidRDefault="00F50AC2" w:rsidP="004D3221">
            <w:pPr>
              <w:rPr>
                <w:sz w:val="20"/>
                <w:szCs w:val="20"/>
                <w:lang w:val="en-US"/>
              </w:rPr>
            </w:pPr>
          </w:p>
        </w:tc>
        <w:tc>
          <w:tcPr>
            <w:tcW w:w="2476" w:type="pct"/>
            <w:vAlign w:val="center"/>
          </w:tcPr>
          <w:p w14:paraId="17BF1C12" w14:textId="77777777" w:rsidR="00F50AC2" w:rsidRPr="007E21CD" w:rsidRDefault="00F50AC2" w:rsidP="004D3221">
            <w:pPr>
              <w:rPr>
                <w:sz w:val="20"/>
                <w:szCs w:val="20"/>
                <w:lang w:val="en-US"/>
              </w:rPr>
            </w:pPr>
          </w:p>
        </w:tc>
        <w:tc>
          <w:tcPr>
            <w:tcW w:w="2162" w:type="pct"/>
            <w:vAlign w:val="center"/>
          </w:tcPr>
          <w:p w14:paraId="19A4911E" w14:textId="77777777" w:rsidR="00F50AC2" w:rsidRPr="007E21CD" w:rsidRDefault="00F50AC2" w:rsidP="004D3221">
            <w:pPr>
              <w:rPr>
                <w:sz w:val="20"/>
                <w:szCs w:val="20"/>
                <w:lang w:val="en-US"/>
              </w:rPr>
            </w:pPr>
          </w:p>
        </w:tc>
      </w:tr>
      <w:tr w:rsidR="00F50AC2" w:rsidRPr="00FD2611" w14:paraId="1965078A" w14:textId="77777777" w:rsidTr="004D3221">
        <w:trPr>
          <w:trHeight w:val="20"/>
          <w:jc w:val="center"/>
        </w:trPr>
        <w:tc>
          <w:tcPr>
            <w:tcW w:w="5000" w:type="pct"/>
            <w:gridSpan w:val="3"/>
            <w:vAlign w:val="center"/>
          </w:tcPr>
          <w:p w14:paraId="51872F53" w14:textId="77777777" w:rsidR="00F50AC2" w:rsidRPr="00DE0BCB" w:rsidRDefault="00F50AC2" w:rsidP="004D3221">
            <w:pPr>
              <w:rPr>
                <w:rFonts w:ascii="Arial" w:hAnsi="Arial" w:cs="Arial"/>
                <w:b/>
                <w:sz w:val="20"/>
                <w:szCs w:val="20"/>
                <w:lang w:val="en-US"/>
              </w:rPr>
            </w:pPr>
            <w:r w:rsidRPr="00DE0BCB">
              <w:rPr>
                <w:rFonts w:ascii="Arial" w:hAnsi="Arial" w:cs="Arial"/>
                <w:b/>
                <w:sz w:val="20"/>
                <w:szCs w:val="20"/>
                <w:lang w:val="en-US"/>
              </w:rPr>
              <w:t>Main class U</w:t>
            </w:r>
          </w:p>
          <w:p w14:paraId="4A2F733F" w14:textId="77777777" w:rsidR="00F50AC2" w:rsidRPr="00DE0BCB" w:rsidRDefault="00F50AC2" w:rsidP="004D3221">
            <w:pPr>
              <w:rPr>
                <w:b/>
                <w:sz w:val="20"/>
                <w:szCs w:val="20"/>
                <w:lang w:val="en-US"/>
              </w:rPr>
            </w:pPr>
            <w:r w:rsidRPr="00DE0BCB">
              <w:rPr>
                <w:rFonts w:ascii="Arial" w:hAnsi="Arial" w:cs="Arial"/>
                <w:b/>
                <w:sz w:val="20"/>
                <w:szCs w:val="20"/>
                <w:lang w:val="en-US"/>
              </w:rPr>
              <w:t>Keeping objects in a defined position</w:t>
            </w:r>
          </w:p>
        </w:tc>
      </w:tr>
      <w:tr w:rsidR="00F50AC2" w:rsidRPr="007E21CD" w14:paraId="04C7335F" w14:textId="77777777" w:rsidTr="004D3221">
        <w:trPr>
          <w:trHeight w:val="20"/>
          <w:jc w:val="center"/>
        </w:trPr>
        <w:tc>
          <w:tcPr>
            <w:tcW w:w="362" w:type="pct"/>
            <w:vAlign w:val="center"/>
          </w:tcPr>
          <w:p w14:paraId="53DEEFD4"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2AA388C9"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5EC348A8"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7E21CD" w14:paraId="6BDFC5E5" w14:textId="77777777" w:rsidTr="004D3221">
        <w:trPr>
          <w:trHeight w:val="20"/>
          <w:jc w:val="center"/>
        </w:trPr>
        <w:tc>
          <w:tcPr>
            <w:tcW w:w="362" w:type="pct"/>
            <w:vAlign w:val="center"/>
          </w:tcPr>
          <w:p w14:paraId="690A6AEC" w14:textId="77777777" w:rsidR="00F50AC2" w:rsidRPr="00697DD9" w:rsidRDefault="00F50AC2" w:rsidP="004D3221">
            <w:pPr>
              <w:rPr>
                <w:rFonts w:ascii="Arial" w:hAnsi="Arial" w:cs="Arial"/>
                <w:sz w:val="20"/>
                <w:szCs w:val="20"/>
              </w:rPr>
            </w:pPr>
            <w:r w:rsidRPr="00697DD9">
              <w:rPr>
                <w:rFonts w:ascii="Arial" w:hAnsi="Arial" w:cs="Arial"/>
                <w:sz w:val="20"/>
                <w:szCs w:val="20"/>
              </w:rPr>
              <w:t>UA</w:t>
            </w:r>
          </w:p>
        </w:tc>
        <w:tc>
          <w:tcPr>
            <w:tcW w:w="2476" w:type="pct"/>
            <w:vAlign w:val="center"/>
          </w:tcPr>
          <w:p w14:paraId="4FB4CE67"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Holding and supporting electrical energy equipment</w:t>
            </w:r>
          </w:p>
        </w:tc>
        <w:tc>
          <w:tcPr>
            <w:tcW w:w="2162" w:type="pct"/>
            <w:vAlign w:val="center"/>
          </w:tcPr>
          <w:p w14:paraId="665F2A1F" w14:textId="77777777" w:rsidR="00F50AC2" w:rsidRPr="00697DD9" w:rsidRDefault="00F50AC2" w:rsidP="004D3221">
            <w:pPr>
              <w:rPr>
                <w:rFonts w:ascii="Arial" w:hAnsi="Arial" w:cs="Arial"/>
                <w:sz w:val="20"/>
                <w:szCs w:val="20"/>
              </w:rPr>
            </w:pPr>
            <w:r w:rsidRPr="00697DD9">
              <w:rPr>
                <w:rFonts w:ascii="Arial" w:hAnsi="Arial" w:cs="Arial"/>
                <w:sz w:val="20"/>
                <w:szCs w:val="20"/>
              </w:rPr>
              <w:t>Insulator, supporting structure</w:t>
            </w:r>
          </w:p>
        </w:tc>
      </w:tr>
      <w:tr w:rsidR="00F50AC2" w:rsidRPr="00FD2611" w14:paraId="5DB52D53" w14:textId="77777777" w:rsidTr="004D3221">
        <w:trPr>
          <w:trHeight w:val="20"/>
          <w:jc w:val="center"/>
        </w:trPr>
        <w:tc>
          <w:tcPr>
            <w:tcW w:w="362" w:type="pct"/>
            <w:vAlign w:val="center"/>
          </w:tcPr>
          <w:p w14:paraId="02B7CBD8" w14:textId="77777777" w:rsidR="00F50AC2" w:rsidRPr="00697DD9" w:rsidRDefault="00F50AC2" w:rsidP="004D3221">
            <w:pPr>
              <w:rPr>
                <w:rFonts w:ascii="Arial" w:hAnsi="Arial" w:cs="Arial"/>
                <w:sz w:val="20"/>
                <w:szCs w:val="20"/>
              </w:rPr>
            </w:pPr>
            <w:r w:rsidRPr="00697DD9">
              <w:rPr>
                <w:rFonts w:ascii="Arial" w:hAnsi="Arial" w:cs="Arial"/>
                <w:sz w:val="20"/>
                <w:szCs w:val="20"/>
              </w:rPr>
              <w:t>UB</w:t>
            </w:r>
          </w:p>
        </w:tc>
        <w:tc>
          <w:tcPr>
            <w:tcW w:w="2476" w:type="pct"/>
            <w:vAlign w:val="center"/>
          </w:tcPr>
          <w:p w14:paraId="6013D570"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Holding and supporting electrical energy cables and conductors</w:t>
            </w:r>
          </w:p>
        </w:tc>
        <w:tc>
          <w:tcPr>
            <w:tcW w:w="2162" w:type="pct"/>
            <w:vAlign w:val="center"/>
          </w:tcPr>
          <w:p w14:paraId="73F01DD3"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Cable duct, cable rack, cable tray, cable trough, insulator, mast, portal, post insulator</w:t>
            </w:r>
          </w:p>
        </w:tc>
      </w:tr>
      <w:tr w:rsidR="00F50AC2" w:rsidRPr="007E21CD" w14:paraId="59005F6D" w14:textId="77777777" w:rsidTr="004D3221">
        <w:trPr>
          <w:trHeight w:val="20"/>
          <w:jc w:val="center"/>
        </w:trPr>
        <w:tc>
          <w:tcPr>
            <w:tcW w:w="362" w:type="pct"/>
            <w:vAlign w:val="center"/>
          </w:tcPr>
          <w:p w14:paraId="0A98A4CB" w14:textId="77777777" w:rsidR="00F50AC2" w:rsidRPr="00697DD9" w:rsidRDefault="00F50AC2" w:rsidP="004D3221">
            <w:pPr>
              <w:rPr>
                <w:rFonts w:ascii="Arial" w:hAnsi="Arial" w:cs="Arial"/>
                <w:sz w:val="20"/>
                <w:szCs w:val="20"/>
              </w:rPr>
            </w:pPr>
            <w:r w:rsidRPr="00697DD9">
              <w:rPr>
                <w:rFonts w:ascii="Arial" w:hAnsi="Arial" w:cs="Arial"/>
                <w:sz w:val="20"/>
                <w:szCs w:val="20"/>
              </w:rPr>
              <w:t>UC</w:t>
            </w:r>
          </w:p>
        </w:tc>
        <w:tc>
          <w:tcPr>
            <w:tcW w:w="2476" w:type="pct"/>
            <w:vAlign w:val="center"/>
          </w:tcPr>
          <w:p w14:paraId="1CF6B8D8"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Enclosing and supporting electrical energy equipment</w:t>
            </w:r>
          </w:p>
        </w:tc>
        <w:tc>
          <w:tcPr>
            <w:tcW w:w="2162" w:type="pct"/>
            <w:vAlign w:val="center"/>
          </w:tcPr>
          <w:p w14:paraId="401DF9AE" w14:textId="77777777" w:rsidR="00F50AC2" w:rsidRPr="00697DD9" w:rsidRDefault="00F50AC2" w:rsidP="004D3221">
            <w:pPr>
              <w:rPr>
                <w:rFonts w:ascii="Arial" w:hAnsi="Arial" w:cs="Arial"/>
                <w:sz w:val="20"/>
                <w:szCs w:val="20"/>
              </w:rPr>
            </w:pPr>
            <w:r w:rsidRPr="00697DD9">
              <w:rPr>
                <w:rFonts w:ascii="Arial" w:hAnsi="Arial" w:cs="Arial"/>
                <w:sz w:val="20"/>
                <w:szCs w:val="20"/>
              </w:rPr>
              <w:t>Cubicle, encapsulation, housing</w:t>
            </w:r>
          </w:p>
        </w:tc>
      </w:tr>
      <w:tr w:rsidR="00F50AC2" w:rsidRPr="007E21CD" w14:paraId="093FE424" w14:textId="77777777" w:rsidTr="004D3221">
        <w:trPr>
          <w:trHeight w:val="20"/>
          <w:jc w:val="center"/>
        </w:trPr>
        <w:tc>
          <w:tcPr>
            <w:tcW w:w="362" w:type="pct"/>
            <w:vAlign w:val="center"/>
          </w:tcPr>
          <w:p w14:paraId="7E59C2EB" w14:textId="77777777" w:rsidR="00F50AC2" w:rsidRPr="00697DD9" w:rsidRDefault="00F50AC2" w:rsidP="004D3221">
            <w:pPr>
              <w:rPr>
                <w:rFonts w:ascii="Arial" w:hAnsi="Arial" w:cs="Arial"/>
                <w:sz w:val="20"/>
                <w:szCs w:val="20"/>
              </w:rPr>
            </w:pPr>
            <w:r w:rsidRPr="00697DD9">
              <w:rPr>
                <w:rFonts w:ascii="Arial" w:hAnsi="Arial" w:cs="Arial"/>
                <w:sz w:val="20"/>
                <w:szCs w:val="20"/>
              </w:rPr>
              <w:t>UD</w:t>
            </w:r>
          </w:p>
        </w:tc>
        <w:tc>
          <w:tcPr>
            <w:tcW w:w="2476" w:type="pct"/>
            <w:vAlign w:val="center"/>
          </w:tcPr>
          <w:p w14:paraId="5497A7E8"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91156E8" w14:textId="77777777" w:rsidR="00F50AC2" w:rsidRPr="00697DD9" w:rsidRDefault="00F50AC2" w:rsidP="004D3221">
            <w:pPr>
              <w:rPr>
                <w:rFonts w:ascii="Arial" w:hAnsi="Arial" w:cs="Arial"/>
                <w:sz w:val="20"/>
                <w:szCs w:val="20"/>
              </w:rPr>
            </w:pPr>
          </w:p>
        </w:tc>
      </w:tr>
      <w:tr w:rsidR="00F50AC2" w:rsidRPr="007E21CD" w14:paraId="1FA1817E" w14:textId="77777777" w:rsidTr="004D3221">
        <w:trPr>
          <w:trHeight w:val="20"/>
          <w:jc w:val="center"/>
        </w:trPr>
        <w:tc>
          <w:tcPr>
            <w:tcW w:w="362" w:type="pct"/>
            <w:vAlign w:val="center"/>
          </w:tcPr>
          <w:p w14:paraId="731FF518" w14:textId="77777777" w:rsidR="00F50AC2" w:rsidRPr="00697DD9" w:rsidRDefault="00F50AC2" w:rsidP="004D3221">
            <w:pPr>
              <w:rPr>
                <w:rFonts w:ascii="Arial" w:hAnsi="Arial" w:cs="Arial"/>
                <w:sz w:val="20"/>
                <w:szCs w:val="20"/>
              </w:rPr>
            </w:pPr>
            <w:r w:rsidRPr="00697DD9">
              <w:rPr>
                <w:rFonts w:ascii="Arial" w:hAnsi="Arial" w:cs="Arial"/>
                <w:sz w:val="20"/>
                <w:szCs w:val="20"/>
              </w:rPr>
              <w:t>UE</w:t>
            </w:r>
          </w:p>
        </w:tc>
        <w:tc>
          <w:tcPr>
            <w:tcW w:w="2476" w:type="pct"/>
            <w:vAlign w:val="center"/>
          </w:tcPr>
          <w:p w14:paraId="2C0A868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AD745E7" w14:textId="77777777" w:rsidR="00F50AC2" w:rsidRPr="00697DD9" w:rsidRDefault="00F50AC2" w:rsidP="004D3221">
            <w:pPr>
              <w:rPr>
                <w:rFonts w:ascii="Arial" w:hAnsi="Arial" w:cs="Arial"/>
                <w:sz w:val="20"/>
                <w:szCs w:val="20"/>
              </w:rPr>
            </w:pPr>
          </w:p>
        </w:tc>
      </w:tr>
      <w:tr w:rsidR="00F50AC2" w:rsidRPr="00FD2611" w14:paraId="1789685E" w14:textId="77777777" w:rsidTr="004D3221">
        <w:trPr>
          <w:trHeight w:val="20"/>
          <w:jc w:val="center"/>
        </w:trPr>
        <w:tc>
          <w:tcPr>
            <w:tcW w:w="362" w:type="pct"/>
            <w:vAlign w:val="center"/>
          </w:tcPr>
          <w:p w14:paraId="11F178B2" w14:textId="77777777" w:rsidR="00F50AC2" w:rsidRPr="00697DD9" w:rsidRDefault="00F50AC2" w:rsidP="004D3221">
            <w:pPr>
              <w:rPr>
                <w:rFonts w:ascii="Arial" w:hAnsi="Arial" w:cs="Arial"/>
                <w:sz w:val="20"/>
                <w:szCs w:val="20"/>
              </w:rPr>
            </w:pPr>
            <w:r w:rsidRPr="00697DD9">
              <w:rPr>
                <w:rFonts w:ascii="Arial" w:hAnsi="Arial" w:cs="Arial"/>
                <w:sz w:val="20"/>
                <w:szCs w:val="20"/>
              </w:rPr>
              <w:t>UF</w:t>
            </w:r>
          </w:p>
        </w:tc>
        <w:tc>
          <w:tcPr>
            <w:tcW w:w="2476" w:type="pct"/>
            <w:vAlign w:val="center"/>
          </w:tcPr>
          <w:p w14:paraId="77B007CC"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Holding and supporting instrumentation, control and communication equipment</w:t>
            </w:r>
          </w:p>
        </w:tc>
        <w:tc>
          <w:tcPr>
            <w:tcW w:w="2162" w:type="pct"/>
            <w:vAlign w:val="center"/>
          </w:tcPr>
          <w:p w14:paraId="372813B9"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Printed circuit board, sub-rack, transducer rack</w:t>
            </w:r>
          </w:p>
        </w:tc>
      </w:tr>
      <w:tr w:rsidR="00F50AC2" w:rsidRPr="007E21CD" w14:paraId="72E53B69" w14:textId="77777777" w:rsidTr="004D3221">
        <w:trPr>
          <w:trHeight w:val="20"/>
          <w:jc w:val="center"/>
        </w:trPr>
        <w:tc>
          <w:tcPr>
            <w:tcW w:w="362" w:type="pct"/>
            <w:vAlign w:val="center"/>
          </w:tcPr>
          <w:p w14:paraId="0D758E8E" w14:textId="77777777" w:rsidR="00F50AC2" w:rsidRPr="00697DD9" w:rsidRDefault="00F50AC2" w:rsidP="004D3221">
            <w:pPr>
              <w:rPr>
                <w:rFonts w:ascii="Arial" w:hAnsi="Arial" w:cs="Arial"/>
                <w:sz w:val="20"/>
                <w:szCs w:val="20"/>
              </w:rPr>
            </w:pPr>
            <w:r w:rsidRPr="00697DD9">
              <w:rPr>
                <w:rFonts w:ascii="Arial" w:hAnsi="Arial" w:cs="Arial"/>
                <w:sz w:val="20"/>
                <w:szCs w:val="20"/>
              </w:rPr>
              <w:t>UG</w:t>
            </w:r>
          </w:p>
        </w:tc>
        <w:tc>
          <w:tcPr>
            <w:tcW w:w="2476" w:type="pct"/>
            <w:vAlign w:val="center"/>
          </w:tcPr>
          <w:p w14:paraId="71EA9E19"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Holding and supporting instrumentation, control and communication cables and conductors</w:t>
            </w:r>
          </w:p>
        </w:tc>
        <w:tc>
          <w:tcPr>
            <w:tcW w:w="2162" w:type="pct"/>
            <w:vAlign w:val="center"/>
          </w:tcPr>
          <w:p w14:paraId="50C00DFB" w14:textId="77777777" w:rsidR="00F50AC2" w:rsidRPr="00697DD9" w:rsidRDefault="00F50AC2" w:rsidP="004D3221">
            <w:pPr>
              <w:rPr>
                <w:rFonts w:ascii="Arial" w:hAnsi="Arial" w:cs="Arial"/>
                <w:sz w:val="20"/>
                <w:szCs w:val="20"/>
              </w:rPr>
            </w:pPr>
            <w:r w:rsidRPr="00697DD9">
              <w:rPr>
                <w:rFonts w:ascii="Arial" w:hAnsi="Arial" w:cs="Arial"/>
                <w:sz w:val="20"/>
                <w:szCs w:val="20"/>
              </w:rPr>
              <w:t>Cable rack, duct, shaft</w:t>
            </w:r>
          </w:p>
        </w:tc>
      </w:tr>
      <w:tr w:rsidR="00F50AC2" w:rsidRPr="007E21CD" w14:paraId="038FA178" w14:textId="77777777" w:rsidTr="004D3221">
        <w:trPr>
          <w:trHeight w:val="20"/>
          <w:jc w:val="center"/>
        </w:trPr>
        <w:tc>
          <w:tcPr>
            <w:tcW w:w="362" w:type="pct"/>
            <w:vAlign w:val="center"/>
          </w:tcPr>
          <w:p w14:paraId="5F251431" w14:textId="77777777" w:rsidR="00F50AC2" w:rsidRPr="00697DD9" w:rsidRDefault="00F50AC2" w:rsidP="004D3221">
            <w:pPr>
              <w:rPr>
                <w:rFonts w:ascii="Arial" w:hAnsi="Arial" w:cs="Arial"/>
                <w:sz w:val="20"/>
                <w:szCs w:val="20"/>
              </w:rPr>
            </w:pPr>
            <w:r w:rsidRPr="00697DD9">
              <w:rPr>
                <w:rFonts w:ascii="Arial" w:hAnsi="Arial" w:cs="Arial"/>
                <w:sz w:val="20"/>
                <w:szCs w:val="20"/>
              </w:rPr>
              <w:t>UH</w:t>
            </w:r>
          </w:p>
        </w:tc>
        <w:tc>
          <w:tcPr>
            <w:tcW w:w="2476" w:type="pct"/>
            <w:vAlign w:val="center"/>
          </w:tcPr>
          <w:p w14:paraId="2C848F1E"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Enclosing and supporting instrumentation, control and communication equipment</w:t>
            </w:r>
          </w:p>
        </w:tc>
        <w:tc>
          <w:tcPr>
            <w:tcW w:w="2162" w:type="pct"/>
            <w:vAlign w:val="center"/>
          </w:tcPr>
          <w:p w14:paraId="74733A47" w14:textId="77777777" w:rsidR="00F50AC2" w:rsidRPr="00697DD9" w:rsidRDefault="00F50AC2" w:rsidP="004D3221">
            <w:pPr>
              <w:rPr>
                <w:rFonts w:ascii="Arial" w:hAnsi="Arial" w:cs="Arial"/>
                <w:sz w:val="20"/>
                <w:szCs w:val="20"/>
              </w:rPr>
            </w:pPr>
            <w:r w:rsidRPr="00697DD9">
              <w:rPr>
                <w:rFonts w:ascii="Arial" w:hAnsi="Arial" w:cs="Arial"/>
                <w:sz w:val="20"/>
                <w:szCs w:val="20"/>
              </w:rPr>
              <w:t>Cabinet</w:t>
            </w:r>
          </w:p>
        </w:tc>
      </w:tr>
      <w:tr w:rsidR="00F50AC2" w:rsidRPr="007E21CD" w14:paraId="6D674A0D" w14:textId="77777777" w:rsidTr="004D3221">
        <w:trPr>
          <w:trHeight w:val="20"/>
          <w:jc w:val="center"/>
        </w:trPr>
        <w:tc>
          <w:tcPr>
            <w:tcW w:w="362" w:type="pct"/>
            <w:vAlign w:val="center"/>
          </w:tcPr>
          <w:p w14:paraId="38322CD2" w14:textId="77777777" w:rsidR="00F50AC2" w:rsidRPr="00697DD9" w:rsidRDefault="00F50AC2" w:rsidP="004D3221">
            <w:pPr>
              <w:rPr>
                <w:rFonts w:ascii="Arial" w:hAnsi="Arial" w:cs="Arial"/>
                <w:sz w:val="20"/>
                <w:szCs w:val="20"/>
              </w:rPr>
            </w:pPr>
            <w:r w:rsidRPr="00697DD9">
              <w:rPr>
                <w:rFonts w:ascii="Arial" w:hAnsi="Arial" w:cs="Arial"/>
                <w:sz w:val="20"/>
                <w:szCs w:val="20"/>
              </w:rPr>
              <w:t>UJ</w:t>
            </w:r>
          </w:p>
        </w:tc>
        <w:tc>
          <w:tcPr>
            <w:tcW w:w="2476" w:type="pct"/>
            <w:vAlign w:val="center"/>
          </w:tcPr>
          <w:p w14:paraId="77EE3EEA"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9F093EB" w14:textId="77777777" w:rsidR="00F50AC2" w:rsidRPr="00697DD9" w:rsidRDefault="00F50AC2" w:rsidP="004D3221">
            <w:pPr>
              <w:rPr>
                <w:rFonts w:ascii="Arial" w:hAnsi="Arial" w:cs="Arial"/>
                <w:sz w:val="20"/>
                <w:szCs w:val="20"/>
              </w:rPr>
            </w:pPr>
          </w:p>
        </w:tc>
      </w:tr>
      <w:tr w:rsidR="00F50AC2" w:rsidRPr="007E21CD" w14:paraId="2E71C544" w14:textId="77777777" w:rsidTr="004D3221">
        <w:trPr>
          <w:trHeight w:val="20"/>
          <w:jc w:val="center"/>
        </w:trPr>
        <w:tc>
          <w:tcPr>
            <w:tcW w:w="362" w:type="pct"/>
            <w:vAlign w:val="center"/>
          </w:tcPr>
          <w:p w14:paraId="2E90D0F5" w14:textId="77777777" w:rsidR="00F50AC2" w:rsidRPr="00697DD9" w:rsidRDefault="00F50AC2" w:rsidP="004D3221">
            <w:pPr>
              <w:rPr>
                <w:rFonts w:ascii="Arial" w:hAnsi="Arial" w:cs="Arial"/>
                <w:sz w:val="20"/>
                <w:szCs w:val="20"/>
              </w:rPr>
            </w:pPr>
            <w:r w:rsidRPr="00697DD9">
              <w:rPr>
                <w:rFonts w:ascii="Arial" w:hAnsi="Arial" w:cs="Arial"/>
                <w:sz w:val="20"/>
                <w:szCs w:val="20"/>
              </w:rPr>
              <w:t>UK</w:t>
            </w:r>
          </w:p>
        </w:tc>
        <w:tc>
          <w:tcPr>
            <w:tcW w:w="2476" w:type="pct"/>
            <w:vAlign w:val="center"/>
          </w:tcPr>
          <w:p w14:paraId="04AD00C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C03877D" w14:textId="77777777" w:rsidR="00F50AC2" w:rsidRPr="00697DD9" w:rsidRDefault="00F50AC2" w:rsidP="004D3221">
            <w:pPr>
              <w:rPr>
                <w:rFonts w:ascii="Arial" w:hAnsi="Arial" w:cs="Arial"/>
                <w:sz w:val="20"/>
                <w:szCs w:val="20"/>
              </w:rPr>
            </w:pPr>
          </w:p>
        </w:tc>
      </w:tr>
      <w:tr w:rsidR="00F50AC2" w:rsidRPr="007E21CD" w14:paraId="383DCB6F" w14:textId="77777777" w:rsidTr="004D3221">
        <w:trPr>
          <w:trHeight w:val="20"/>
          <w:jc w:val="center"/>
        </w:trPr>
        <w:tc>
          <w:tcPr>
            <w:tcW w:w="362" w:type="pct"/>
            <w:vAlign w:val="center"/>
          </w:tcPr>
          <w:p w14:paraId="5DA9891C" w14:textId="77777777" w:rsidR="00F50AC2" w:rsidRPr="00697DD9" w:rsidRDefault="00F50AC2" w:rsidP="004D3221">
            <w:pPr>
              <w:rPr>
                <w:rFonts w:ascii="Arial" w:hAnsi="Arial" w:cs="Arial"/>
                <w:sz w:val="20"/>
                <w:szCs w:val="20"/>
              </w:rPr>
            </w:pPr>
            <w:r w:rsidRPr="00697DD9">
              <w:rPr>
                <w:rFonts w:ascii="Arial" w:hAnsi="Arial" w:cs="Arial"/>
                <w:sz w:val="20"/>
                <w:szCs w:val="20"/>
              </w:rPr>
              <w:t>UL</w:t>
            </w:r>
          </w:p>
        </w:tc>
        <w:tc>
          <w:tcPr>
            <w:tcW w:w="2476" w:type="pct"/>
            <w:vAlign w:val="center"/>
          </w:tcPr>
          <w:p w14:paraId="4BFDD4FB" w14:textId="77777777" w:rsidR="00F50AC2" w:rsidRPr="00697DD9" w:rsidRDefault="00F50AC2" w:rsidP="004D3221">
            <w:pPr>
              <w:rPr>
                <w:rFonts w:ascii="Arial" w:hAnsi="Arial" w:cs="Arial"/>
                <w:sz w:val="20"/>
                <w:szCs w:val="20"/>
              </w:rPr>
            </w:pPr>
            <w:r w:rsidRPr="00697DD9">
              <w:rPr>
                <w:rFonts w:ascii="Arial" w:hAnsi="Arial" w:cs="Arial"/>
                <w:sz w:val="20"/>
                <w:szCs w:val="20"/>
              </w:rPr>
              <w:t>Holding and supporting machinery</w:t>
            </w:r>
          </w:p>
        </w:tc>
        <w:tc>
          <w:tcPr>
            <w:tcW w:w="2162" w:type="pct"/>
            <w:vAlign w:val="center"/>
          </w:tcPr>
          <w:p w14:paraId="63E08AE8" w14:textId="77777777" w:rsidR="00F50AC2" w:rsidRPr="00697DD9" w:rsidRDefault="00F50AC2" w:rsidP="004D3221">
            <w:pPr>
              <w:rPr>
                <w:rFonts w:ascii="Arial" w:hAnsi="Arial" w:cs="Arial"/>
                <w:sz w:val="20"/>
                <w:szCs w:val="20"/>
              </w:rPr>
            </w:pPr>
            <w:r w:rsidRPr="00697DD9">
              <w:rPr>
                <w:rFonts w:ascii="Arial" w:hAnsi="Arial" w:cs="Arial"/>
                <w:sz w:val="20"/>
                <w:szCs w:val="20"/>
              </w:rPr>
              <w:t>Machine foundation</w:t>
            </w:r>
          </w:p>
        </w:tc>
      </w:tr>
      <w:tr w:rsidR="00F50AC2" w:rsidRPr="00FD2611" w14:paraId="4749A9BA" w14:textId="77777777" w:rsidTr="004D3221">
        <w:trPr>
          <w:trHeight w:val="20"/>
          <w:jc w:val="center"/>
        </w:trPr>
        <w:tc>
          <w:tcPr>
            <w:tcW w:w="362" w:type="pct"/>
            <w:vAlign w:val="center"/>
          </w:tcPr>
          <w:p w14:paraId="35B24368" w14:textId="77777777" w:rsidR="00F50AC2" w:rsidRPr="00697DD9" w:rsidRDefault="00F50AC2" w:rsidP="004D3221">
            <w:pPr>
              <w:rPr>
                <w:rFonts w:ascii="Arial" w:hAnsi="Arial" w:cs="Arial"/>
                <w:sz w:val="20"/>
                <w:szCs w:val="20"/>
              </w:rPr>
            </w:pPr>
            <w:r w:rsidRPr="00697DD9">
              <w:rPr>
                <w:rFonts w:ascii="Arial" w:hAnsi="Arial" w:cs="Arial"/>
                <w:sz w:val="20"/>
                <w:szCs w:val="20"/>
              </w:rPr>
              <w:t>UM</w:t>
            </w:r>
          </w:p>
        </w:tc>
        <w:tc>
          <w:tcPr>
            <w:tcW w:w="2476" w:type="pct"/>
            <w:vAlign w:val="center"/>
          </w:tcPr>
          <w:p w14:paraId="12D0BDB5"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Holding and supporting structural objects</w:t>
            </w:r>
          </w:p>
        </w:tc>
        <w:tc>
          <w:tcPr>
            <w:tcW w:w="2162" w:type="pct"/>
            <w:vAlign w:val="center"/>
          </w:tcPr>
          <w:p w14:paraId="6D0A82D2"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Building foundation, duct (not cable duct, see UG), shaft, structural elements (e.g. column, joist, lintel, suspender beam)</w:t>
            </w:r>
          </w:p>
        </w:tc>
      </w:tr>
      <w:tr w:rsidR="00F50AC2" w:rsidRPr="00FD2611" w14:paraId="582BAB9D" w14:textId="77777777" w:rsidTr="004D3221">
        <w:trPr>
          <w:trHeight w:val="20"/>
          <w:jc w:val="center"/>
        </w:trPr>
        <w:tc>
          <w:tcPr>
            <w:tcW w:w="362" w:type="pct"/>
            <w:vAlign w:val="center"/>
          </w:tcPr>
          <w:p w14:paraId="70010CB9" w14:textId="77777777" w:rsidR="00F50AC2" w:rsidRPr="00697DD9" w:rsidRDefault="00F50AC2" w:rsidP="004D3221">
            <w:pPr>
              <w:rPr>
                <w:rFonts w:ascii="Arial" w:hAnsi="Arial" w:cs="Arial"/>
                <w:sz w:val="20"/>
                <w:szCs w:val="20"/>
              </w:rPr>
            </w:pPr>
            <w:r w:rsidRPr="00697DD9">
              <w:rPr>
                <w:rFonts w:ascii="Arial" w:hAnsi="Arial" w:cs="Arial"/>
                <w:sz w:val="20"/>
                <w:szCs w:val="20"/>
              </w:rPr>
              <w:t>UN</w:t>
            </w:r>
          </w:p>
        </w:tc>
        <w:tc>
          <w:tcPr>
            <w:tcW w:w="2476" w:type="pct"/>
            <w:vAlign w:val="center"/>
          </w:tcPr>
          <w:p w14:paraId="73521256"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Holding and supporting piping objects</w:t>
            </w:r>
          </w:p>
        </w:tc>
        <w:tc>
          <w:tcPr>
            <w:tcW w:w="2162" w:type="pct"/>
            <w:vAlign w:val="center"/>
          </w:tcPr>
          <w:p w14:paraId="2E965445"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Bracket for pipes, pipe bridge, pipe hanger</w:t>
            </w:r>
          </w:p>
        </w:tc>
      </w:tr>
      <w:tr w:rsidR="00F50AC2" w:rsidRPr="00FD2611" w14:paraId="4CE40659" w14:textId="77777777" w:rsidTr="004D3221">
        <w:trPr>
          <w:trHeight w:val="20"/>
          <w:jc w:val="center"/>
        </w:trPr>
        <w:tc>
          <w:tcPr>
            <w:tcW w:w="362" w:type="pct"/>
            <w:vAlign w:val="center"/>
          </w:tcPr>
          <w:p w14:paraId="1E6389FE" w14:textId="77777777" w:rsidR="00F50AC2" w:rsidRPr="00697DD9" w:rsidRDefault="00F50AC2" w:rsidP="004D3221">
            <w:pPr>
              <w:rPr>
                <w:rFonts w:ascii="Arial" w:hAnsi="Arial" w:cs="Arial"/>
                <w:sz w:val="20"/>
                <w:szCs w:val="20"/>
              </w:rPr>
            </w:pPr>
            <w:r w:rsidRPr="00697DD9">
              <w:rPr>
                <w:rFonts w:ascii="Arial" w:hAnsi="Arial" w:cs="Arial"/>
                <w:sz w:val="20"/>
                <w:szCs w:val="20"/>
              </w:rPr>
              <w:t>UP</w:t>
            </w:r>
          </w:p>
        </w:tc>
        <w:tc>
          <w:tcPr>
            <w:tcW w:w="2476" w:type="pct"/>
            <w:vAlign w:val="center"/>
          </w:tcPr>
          <w:p w14:paraId="6BB19496"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Holding and guiding of shafts and rotors</w:t>
            </w:r>
          </w:p>
        </w:tc>
        <w:tc>
          <w:tcPr>
            <w:tcW w:w="2162" w:type="pct"/>
            <w:vAlign w:val="center"/>
          </w:tcPr>
          <w:p w14:paraId="169E2AFE"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Ball bearing, roller bearing, sliding bearing</w:t>
            </w:r>
          </w:p>
        </w:tc>
      </w:tr>
      <w:tr w:rsidR="00F50AC2" w:rsidRPr="007E21CD" w14:paraId="71D3FB66" w14:textId="77777777" w:rsidTr="004D3221">
        <w:trPr>
          <w:trHeight w:val="20"/>
          <w:jc w:val="center"/>
        </w:trPr>
        <w:tc>
          <w:tcPr>
            <w:tcW w:w="362" w:type="pct"/>
            <w:vAlign w:val="center"/>
          </w:tcPr>
          <w:p w14:paraId="62D46763"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UQ</w:t>
            </w:r>
          </w:p>
        </w:tc>
        <w:tc>
          <w:tcPr>
            <w:tcW w:w="2476" w:type="pct"/>
            <w:vAlign w:val="center"/>
          </w:tcPr>
          <w:p w14:paraId="098F1FC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Holding and guiding objects for manufacturing or erection</w:t>
            </w:r>
          </w:p>
        </w:tc>
        <w:tc>
          <w:tcPr>
            <w:tcW w:w="2162" w:type="pct"/>
            <w:vAlign w:val="center"/>
          </w:tcPr>
          <w:p w14:paraId="52C1D9F9" w14:textId="77777777" w:rsidR="00F50AC2" w:rsidRPr="00697DD9" w:rsidRDefault="00F50AC2" w:rsidP="004D3221">
            <w:pPr>
              <w:rPr>
                <w:rFonts w:ascii="Arial" w:hAnsi="Arial" w:cs="Arial"/>
                <w:sz w:val="20"/>
                <w:szCs w:val="20"/>
              </w:rPr>
            </w:pPr>
            <w:r w:rsidRPr="00697DD9">
              <w:rPr>
                <w:rFonts w:ascii="Arial" w:hAnsi="Arial" w:cs="Arial"/>
                <w:sz w:val="20"/>
                <w:szCs w:val="20"/>
              </w:rPr>
              <w:t>Centring device, clamping, fixture</w:t>
            </w:r>
          </w:p>
        </w:tc>
      </w:tr>
      <w:tr w:rsidR="00F50AC2" w:rsidRPr="00FD2611" w14:paraId="0D834436" w14:textId="77777777" w:rsidTr="004D3221">
        <w:trPr>
          <w:trHeight w:val="20"/>
          <w:jc w:val="center"/>
        </w:trPr>
        <w:tc>
          <w:tcPr>
            <w:tcW w:w="362" w:type="pct"/>
            <w:vAlign w:val="center"/>
          </w:tcPr>
          <w:p w14:paraId="6C605F01" w14:textId="77777777" w:rsidR="00F50AC2" w:rsidRPr="00697DD9" w:rsidRDefault="00F50AC2" w:rsidP="004D3221">
            <w:pPr>
              <w:rPr>
                <w:rFonts w:ascii="Arial" w:hAnsi="Arial" w:cs="Arial"/>
                <w:sz w:val="20"/>
                <w:szCs w:val="20"/>
              </w:rPr>
            </w:pPr>
            <w:r w:rsidRPr="00697DD9">
              <w:rPr>
                <w:rFonts w:ascii="Arial" w:hAnsi="Arial" w:cs="Arial"/>
                <w:sz w:val="20"/>
                <w:szCs w:val="20"/>
              </w:rPr>
              <w:t>UR</w:t>
            </w:r>
          </w:p>
        </w:tc>
        <w:tc>
          <w:tcPr>
            <w:tcW w:w="2476" w:type="pct"/>
            <w:vAlign w:val="center"/>
          </w:tcPr>
          <w:p w14:paraId="48299962" w14:textId="77777777" w:rsidR="00F50AC2" w:rsidRPr="00697DD9" w:rsidRDefault="00F50AC2" w:rsidP="004D3221">
            <w:pPr>
              <w:rPr>
                <w:rFonts w:ascii="Arial" w:hAnsi="Arial" w:cs="Arial"/>
                <w:sz w:val="20"/>
                <w:szCs w:val="20"/>
              </w:rPr>
            </w:pPr>
            <w:r w:rsidRPr="00697DD9">
              <w:rPr>
                <w:rFonts w:ascii="Arial" w:hAnsi="Arial" w:cs="Arial"/>
                <w:sz w:val="20"/>
                <w:szCs w:val="20"/>
              </w:rPr>
              <w:t>Fastening and anchoring machinery</w:t>
            </w:r>
          </w:p>
        </w:tc>
        <w:tc>
          <w:tcPr>
            <w:tcW w:w="2162" w:type="pct"/>
            <w:vAlign w:val="center"/>
          </w:tcPr>
          <w:p w14:paraId="7EEE0D5A"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Anchor plate, bracket, carrier, erection frame, erection plate</w:t>
            </w:r>
          </w:p>
        </w:tc>
      </w:tr>
      <w:tr w:rsidR="00F50AC2" w:rsidRPr="00FD2611" w14:paraId="2B81E919" w14:textId="77777777" w:rsidTr="004D3221">
        <w:trPr>
          <w:trHeight w:val="20"/>
          <w:jc w:val="center"/>
        </w:trPr>
        <w:tc>
          <w:tcPr>
            <w:tcW w:w="362" w:type="pct"/>
            <w:vAlign w:val="center"/>
          </w:tcPr>
          <w:p w14:paraId="7FDC91AC" w14:textId="77777777" w:rsidR="00F50AC2" w:rsidRPr="00697DD9" w:rsidRDefault="00F50AC2" w:rsidP="004D3221">
            <w:pPr>
              <w:rPr>
                <w:rFonts w:ascii="Arial" w:hAnsi="Arial" w:cs="Arial"/>
                <w:sz w:val="20"/>
                <w:szCs w:val="20"/>
              </w:rPr>
            </w:pPr>
            <w:r w:rsidRPr="00697DD9">
              <w:rPr>
                <w:rFonts w:ascii="Arial" w:hAnsi="Arial" w:cs="Arial"/>
                <w:sz w:val="20"/>
                <w:szCs w:val="20"/>
              </w:rPr>
              <w:t>US</w:t>
            </w:r>
          </w:p>
        </w:tc>
        <w:tc>
          <w:tcPr>
            <w:tcW w:w="2476" w:type="pct"/>
            <w:vAlign w:val="center"/>
          </w:tcPr>
          <w:p w14:paraId="4BCD6D5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Spatial objects, housing and supporting other objects</w:t>
            </w:r>
          </w:p>
        </w:tc>
        <w:tc>
          <w:tcPr>
            <w:tcW w:w="2162" w:type="pct"/>
            <w:vAlign w:val="center"/>
          </w:tcPr>
          <w:p w14:paraId="22E7A3C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Corridor, duct, hall, passage, room, shaft, stairwell</w:t>
            </w:r>
          </w:p>
        </w:tc>
      </w:tr>
      <w:tr w:rsidR="00F50AC2" w:rsidRPr="007E21CD" w14:paraId="0E3B0D1F" w14:textId="77777777" w:rsidTr="004D3221">
        <w:trPr>
          <w:trHeight w:val="20"/>
          <w:jc w:val="center"/>
        </w:trPr>
        <w:tc>
          <w:tcPr>
            <w:tcW w:w="362" w:type="pct"/>
            <w:vAlign w:val="center"/>
          </w:tcPr>
          <w:p w14:paraId="31D83096" w14:textId="77777777" w:rsidR="00F50AC2" w:rsidRPr="00697DD9" w:rsidRDefault="00F50AC2" w:rsidP="004D3221">
            <w:pPr>
              <w:rPr>
                <w:rFonts w:ascii="Arial" w:hAnsi="Arial" w:cs="Arial"/>
                <w:sz w:val="20"/>
                <w:szCs w:val="20"/>
              </w:rPr>
            </w:pPr>
            <w:r w:rsidRPr="00697DD9">
              <w:rPr>
                <w:rFonts w:ascii="Arial" w:hAnsi="Arial" w:cs="Arial"/>
                <w:sz w:val="20"/>
                <w:szCs w:val="20"/>
              </w:rPr>
              <w:t>UT</w:t>
            </w:r>
          </w:p>
        </w:tc>
        <w:tc>
          <w:tcPr>
            <w:tcW w:w="2476" w:type="pct"/>
            <w:vAlign w:val="center"/>
          </w:tcPr>
          <w:p w14:paraId="4DCCAF6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072C6A2" w14:textId="77777777" w:rsidR="00F50AC2" w:rsidRPr="00697DD9" w:rsidRDefault="00F50AC2" w:rsidP="004D3221">
            <w:pPr>
              <w:rPr>
                <w:rFonts w:ascii="Arial" w:hAnsi="Arial" w:cs="Arial"/>
                <w:sz w:val="20"/>
                <w:szCs w:val="20"/>
              </w:rPr>
            </w:pPr>
          </w:p>
        </w:tc>
      </w:tr>
      <w:tr w:rsidR="00F50AC2" w:rsidRPr="007E21CD" w14:paraId="3CE2D987" w14:textId="77777777" w:rsidTr="004D3221">
        <w:trPr>
          <w:trHeight w:val="20"/>
          <w:jc w:val="center"/>
        </w:trPr>
        <w:tc>
          <w:tcPr>
            <w:tcW w:w="362" w:type="pct"/>
            <w:vAlign w:val="center"/>
          </w:tcPr>
          <w:p w14:paraId="0A7310B1" w14:textId="77777777" w:rsidR="00F50AC2" w:rsidRPr="00697DD9" w:rsidRDefault="00F50AC2" w:rsidP="004D3221">
            <w:pPr>
              <w:rPr>
                <w:rFonts w:ascii="Arial" w:hAnsi="Arial" w:cs="Arial"/>
                <w:sz w:val="20"/>
                <w:szCs w:val="20"/>
              </w:rPr>
            </w:pPr>
            <w:r w:rsidRPr="00697DD9">
              <w:rPr>
                <w:rFonts w:ascii="Arial" w:hAnsi="Arial" w:cs="Arial"/>
                <w:sz w:val="20"/>
                <w:szCs w:val="20"/>
              </w:rPr>
              <w:t>UU</w:t>
            </w:r>
          </w:p>
        </w:tc>
        <w:tc>
          <w:tcPr>
            <w:tcW w:w="2476" w:type="pct"/>
            <w:vAlign w:val="center"/>
          </w:tcPr>
          <w:p w14:paraId="7B54132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36F38CC" w14:textId="77777777" w:rsidR="00F50AC2" w:rsidRPr="00697DD9" w:rsidRDefault="00F50AC2" w:rsidP="004D3221">
            <w:pPr>
              <w:rPr>
                <w:rFonts w:ascii="Arial" w:hAnsi="Arial" w:cs="Arial"/>
                <w:sz w:val="20"/>
                <w:szCs w:val="20"/>
              </w:rPr>
            </w:pPr>
          </w:p>
        </w:tc>
      </w:tr>
      <w:tr w:rsidR="00F50AC2" w:rsidRPr="007E21CD" w14:paraId="471F575B" w14:textId="77777777" w:rsidTr="004D3221">
        <w:trPr>
          <w:trHeight w:val="20"/>
          <w:jc w:val="center"/>
        </w:trPr>
        <w:tc>
          <w:tcPr>
            <w:tcW w:w="362" w:type="pct"/>
            <w:vAlign w:val="center"/>
          </w:tcPr>
          <w:p w14:paraId="65BFEDB4" w14:textId="77777777" w:rsidR="00F50AC2" w:rsidRPr="00697DD9" w:rsidRDefault="00F50AC2" w:rsidP="004D3221">
            <w:pPr>
              <w:rPr>
                <w:rFonts w:ascii="Arial" w:hAnsi="Arial" w:cs="Arial"/>
                <w:sz w:val="20"/>
                <w:szCs w:val="20"/>
              </w:rPr>
            </w:pPr>
            <w:r w:rsidRPr="00697DD9">
              <w:rPr>
                <w:rFonts w:ascii="Arial" w:hAnsi="Arial" w:cs="Arial"/>
                <w:sz w:val="20"/>
                <w:szCs w:val="20"/>
              </w:rPr>
              <w:t>UV</w:t>
            </w:r>
          </w:p>
        </w:tc>
        <w:tc>
          <w:tcPr>
            <w:tcW w:w="2476" w:type="pct"/>
            <w:vAlign w:val="center"/>
          </w:tcPr>
          <w:p w14:paraId="0F0EEE2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AD421BE" w14:textId="77777777" w:rsidR="00F50AC2" w:rsidRPr="00697DD9" w:rsidRDefault="00F50AC2" w:rsidP="004D3221">
            <w:pPr>
              <w:rPr>
                <w:rFonts w:ascii="Arial" w:hAnsi="Arial" w:cs="Arial"/>
                <w:sz w:val="20"/>
                <w:szCs w:val="20"/>
              </w:rPr>
            </w:pPr>
          </w:p>
        </w:tc>
      </w:tr>
      <w:tr w:rsidR="00F50AC2" w:rsidRPr="007E21CD" w14:paraId="02FA8E07" w14:textId="77777777" w:rsidTr="004D3221">
        <w:trPr>
          <w:trHeight w:val="20"/>
          <w:jc w:val="center"/>
        </w:trPr>
        <w:tc>
          <w:tcPr>
            <w:tcW w:w="362" w:type="pct"/>
            <w:vAlign w:val="center"/>
          </w:tcPr>
          <w:p w14:paraId="18671607" w14:textId="77777777" w:rsidR="00F50AC2" w:rsidRPr="00697DD9" w:rsidRDefault="00F50AC2" w:rsidP="004D3221">
            <w:pPr>
              <w:rPr>
                <w:rFonts w:ascii="Arial" w:hAnsi="Arial" w:cs="Arial"/>
                <w:sz w:val="20"/>
                <w:szCs w:val="20"/>
              </w:rPr>
            </w:pPr>
            <w:r w:rsidRPr="00697DD9">
              <w:rPr>
                <w:rFonts w:ascii="Arial" w:hAnsi="Arial" w:cs="Arial"/>
                <w:sz w:val="20"/>
                <w:szCs w:val="20"/>
              </w:rPr>
              <w:t>UW</w:t>
            </w:r>
          </w:p>
        </w:tc>
        <w:tc>
          <w:tcPr>
            <w:tcW w:w="2476" w:type="pct"/>
            <w:vAlign w:val="center"/>
          </w:tcPr>
          <w:p w14:paraId="45C4C77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924C732" w14:textId="77777777" w:rsidR="00F50AC2" w:rsidRPr="00697DD9" w:rsidRDefault="00F50AC2" w:rsidP="004D3221">
            <w:pPr>
              <w:rPr>
                <w:rFonts w:ascii="Arial" w:hAnsi="Arial" w:cs="Arial"/>
                <w:sz w:val="20"/>
                <w:szCs w:val="20"/>
              </w:rPr>
            </w:pPr>
          </w:p>
        </w:tc>
      </w:tr>
      <w:tr w:rsidR="00F50AC2" w:rsidRPr="007E21CD" w14:paraId="22AFB27F" w14:textId="77777777" w:rsidTr="004D3221">
        <w:trPr>
          <w:trHeight w:val="20"/>
          <w:jc w:val="center"/>
        </w:trPr>
        <w:tc>
          <w:tcPr>
            <w:tcW w:w="362" w:type="pct"/>
            <w:vAlign w:val="center"/>
          </w:tcPr>
          <w:p w14:paraId="6127533F" w14:textId="77777777" w:rsidR="00F50AC2" w:rsidRPr="00697DD9" w:rsidRDefault="00F50AC2" w:rsidP="004D3221">
            <w:pPr>
              <w:rPr>
                <w:rFonts w:ascii="Arial" w:hAnsi="Arial" w:cs="Arial"/>
                <w:sz w:val="20"/>
                <w:szCs w:val="20"/>
              </w:rPr>
            </w:pPr>
            <w:r w:rsidRPr="00697DD9">
              <w:rPr>
                <w:rFonts w:ascii="Arial" w:hAnsi="Arial" w:cs="Arial"/>
                <w:sz w:val="20"/>
                <w:szCs w:val="20"/>
              </w:rPr>
              <w:t>UX</w:t>
            </w:r>
          </w:p>
        </w:tc>
        <w:tc>
          <w:tcPr>
            <w:tcW w:w="2476" w:type="pct"/>
            <w:vAlign w:val="center"/>
          </w:tcPr>
          <w:p w14:paraId="3CB1744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EC690D8" w14:textId="77777777" w:rsidR="00F50AC2" w:rsidRPr="00697DD9" w:rsidRDefault="00F50AC2" w:rsidP="004D3221">
            <w:pPr>
              <w:rPr>
                <w:rFonts w:ascii="Arial" w:hAnsi="Arial" w:cs="Arial"/>
                <w:sz w:val="20"/>
                <w:szCs w:val="20"/>
              </w:rPr>
            </w:pPr>
          </w:p>
        </w:tc>
      </w:tr>
      <w:tr w:rsidR="00F50AC2" w:rsidRPr="007E21CD" w14:paraId="452CA56B" w14:textId="77777777" w:rsidTr="004D3221">
        <w:trPr>
          <w:trHeight w:val="20"/>
          <w:jc w:val="center"/>
        </w:trPr>
        <w:tc>
          <w:tcPr>
            <w:tcW w:w="362" w:type="pct"/>
            <w:vAlign w:val="center"/>
          </w:tcPr>
          <w:p w14:paraId="495F67B6" w14:textId="77777777" w:rsidR="00F50AC2" w:rsidRPr="00697DD9" w:rsidRDefault="00F50AC2" w:rsidP="004D3221">
            <w:pPr>
              <w:rPr>
                <w:rFonts w:ascii="Arial" w:hAnsi="Arial" w:cs="Arial"/>
                <w:sz w:val="20"/>
                <w:szCs w:val="20"/>
              </w:rPr>
            </w:pPr>
            <w:r w:rsidRPr="00697DD9">
              <w:rPr>
                <w:rFonts w:ascii="Arial" w:hAnsi="Arial" w:cs="Arial"/>
                <w:sz w:val="20"/>
                <w:szCs w:val="20"/>
              </w:rPr>
              <w:t>UY</w:t>
            </w:r>
          </w:p>
        </w:tc>
        <w:tc>
          <w:tcPr>
            <w:tcW w:w="2476" w:type="pct"/>
            <w:vAlign w:val="center"/>
          </w:tcPr>
          <w:p w14:paraId="6C1A861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096D315" w14:textId="77777777" w:rsidR="00F50AC2" w:rsidRPr="00697DD9" w:rsidRDefault="00F50AC2" w:rsidP="004D3221">
            <w:pPr>
              <w:rPr>
                <w:rFonts w:ascii="Arial" w:hAnsi="Arial" w:cs="Arial"/>
                <w:sz w:val="20"/>
                <w:szCs w:val="20"/>
              </w:rPr>
            </w:pPr>
          </w:p>
        </w:tc>
      </w:tr>
      <w:tr w:rsidR="00F50AC2" w:rsidRPr="007E21CD" w14:paraId="7EF6B77F" w14:textId="77777777" w:rsidTr="004D3221">
        <w:trPr>
          <w:trHeight w:val="20"/>
          <w:jc w:val="center"/>
        </w:trPr>
        <w:tc>
          <w:tcPr>
            <w:tcW w:w="362" w:type="pct"/>
            <w:vAlign w:val="center"/>
          </w:tcPr>
          <w:p w14:paraId="5CD2DD13" w14:textId="77777777" w:rsidR="00F50AC2" w:rsidRPr="00697DD9" w:rsidRDefault="00F50AC2" w:rsidP="004D3221">
            <w:pPr>
              <w:rPr>
                <w:rFonts w:ascii="Arial" w:hAnsi="Arial" w:cs="Arial"/>
                <w:sz w:val="20"/>
                <w:szCs w:val="20"/>
              </w:rPr>
            </w:pPr>
            <w:r w:rsidRPr="00697DD9">
              <w:rPr>
                <w:rFonts w:ascii="Arial" w:hAnsi="Arial" w:cs="Arial"/>
                <w:sz w:val="20"/>
                <w:szCs w:val="20"/>
              </w:rPr>
              <w:t>UZ</w:t>
            </w:r>
          </w:p>
        </w:tc>
        <w:tc>
          <w:tcPr>
            <w:tcW w:w="2476" w:type="pct"/>
            <w:vAlign w:val="center"/>
          </w:tcPr>
          <w:p w14:paraId="20780EA0"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38D5D91B" w14:textId="77777777" w:rsidR="00F50AC2" w:rsidRPr="00697DD9" w:rsidRDefault="00F50AC2" w:rsidP="004D3221">
            <w:pPr>
              <w:rPr>
                <w:rFonts w:ascii="Arial" w:hAnsi="Arial" w:cs="Arial"/>
                <w:sz w:val="20"/>
                <w:szCs w:val="20"/>
              </w:rPr>
            </w:pPr>
          </w:p>
        </w:tc>
      </w:tr>
      <w:tr w:rsidR="00F50AC2" w:rsidRPr="007E21CD" w14:paraId="2E3824BA" w14:textId="77777777" w:rsidTr="004D3221">
        <w:trPr>
          <w:trHeight w:val="20"/>
          <w:jc w:val="center"/>
        </w:trPr>
        <w:tc>
          <w:tcPr>
            <w:tcW w:w="362" w:type="pct"/>
            <w:vAlign w:val="center"/>
          </w:tcPr>
          <w:p w14:paraId="59EA8968" w14:textId="77777777" w:rsidR="00F50AC2" w:rsidRPr="007E21CD" w:rsidRDefault="00F50AC2" w:rsidP="004D3221">
            <w:pPr>
              <w:rPr>
                <w:sz w:val="20"/>
                <w:szCs w:val="20"/>
                <w:lang w:val="en-US"/>
              </w:rPr>
            </w:pPr>
          </w:p>
        </w:tc>
        <w:tc>
          <w:tcPr>
            <w:tcW w:w="2476" w:type="pct"/>
            <w:vAlign w:val="center"/>
          </w:tcPr>
          <w:p w14:paraId="15A647CE" w14:textId="77777777" w:rsidR="00F50AC2" w:rsidRPr="007E21CD" w:rsidRDefault="00F50AC2" w:rsidP="004D3221">
            <w:pPr>
              <w:rPr>
                <w:sz w:val="20"/>
                <w:szCs w:val="20"/>
                <w:lang w:val="en-US"/>
              </w:rPr>
            </w:pPr>
          </w:p>
        </w:tc>
        <w:tc>
          <w:tcPr>
            <w:tcW w:w="2162" w:type="pct"/>
            <w:vAlign w:val="center"/>
          </w:tcPr>
          <w:p w14:paraId="271D6854" w14:textId="77777777" w:rsidR="00F50AC2" w:rsidRPr="007E21CD" w:rsidRDefault="00F50AC2" w:rsidP="004D3221">
            <w:pPr>
              <w:rPr>
                <w:sz w:val="20"/>
                <w:szCs w:val="20"/>
                <w:lang w:val="en-US"/>
              </w:rPr>
            </w:pPr>
          </w:p>
        </w:tc>
      </w:tr>
      <w:tr w:rsidR="00F50AC2" w:rsidRPr="00FD2611" w14:paraId="40FC7BC4" w14:textId="77777777" w:rsidTr="004D3221">
        <w:trPr>
          <w:trHeight w:val="20"/>
          <w:jc w:val="center"/>
        </w:trPr>
        <w:tc>
          <w:tcPr>
            <w:tcW w:w="362" w:type="pct"/>
            <w:vAlign w:val="center"/>
          </w:tcPr>
          <w:p w14:paraId="3AE5AE9D" w14:textId="77777777" w:rsidR="00F50AC2" w:rsidRPr="007E21CD" w:rsidRDefault="00F50AC2" w:rsidP="004D3221">
            <w:pPr>
              <w:rPr>
                <w:sz w:val="20"/>
                <w:szCs w:val="20"/>
                <w:lang w:val="en-US"/>
              </w:rPr>
            </w:pPr>
          </w:p>
        </w:tc>
        <w:tc>
          <w:tcPr>
            <w:tcW w:w="2476" w:type="pct"/>
            <w:vAlign w:val="center"/>
          </w:tcPr>
          <w:p w14:paraId="18689BF9"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Main class V</w:t>
            </w:r>
          </w:p>
          <w:p w14:paraId="00345842" w14:textId="77777777" w:rsidR="00F50AC2" w:rsidRPr="007E21CD" w:rsidRDefault="00F50AC2" w:rsidP="004D3221">
            <w:pPr>
              <w:rPr>
                <w:sz w:val="20"/>
                <w:szCs w:val="20"/>
                <w:lang w:val="en-US"/>
              </w:rPr>
            </w:pPr>
            <w:r w:rsidRPr="007E21CD">
              <w:rPr>
                <w:rFonts w:ascii="Arial" w:hAnsi="Arial" w:cs="Arial"/>
                <w:sz w:val="20"/>
                <w:szCs w:val="20"/>
                <w:lang w:val="en-US"/>
              </w:rPr>
              <w:t>Processing (treating) of material or products (including preparatory and post-treatment)</w:t>
            </w:r>
          </w:p>
        </w:tc>
        <w:tc>
          <w:tcPr>
            <w:tcW w:w="2162" w:type="pct"/>
            <w:vAlign w:val="center"/>
          </w:tcPr>
          <w:p w14:paraId="732A8350" w14:textId="77777777" w:rsidR="00F50AC2" w:rsidRPr="007E21CD" w:rsidRDefault="00F50AC2" w:rsidP="004D3221">
            <w:pPr>
              <w:rPr>
                <w:sz w:val="20"/>
                <w:szCs w:val="20"/>
                <w:lang w:val="en-US"/>
              </w:rPr>
            </w:pPr>
          </w:p>
        </w:tc>
      </w:tr>
      <w:tr w:rsidR="00F50AC2" w:rsidRPr="007E21CD" w14:paraId="5A79C38F" w14:textId="77777777" w:rsidTr="004D3221">
        <w:trPr>
          <w:trHeight w:val="20"/>
          <w:jc w:val="center"/>
        </w:trPr>
        <w:tc>
          <w:tcPr>
            <w:tcW w:w="362" w:type="pct"/>
            <w:vAlign w:val="center"/>
          </w:tcPr>
          <w:p w14:paraId="3124DF0D"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6E8DCF2F"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515239A1"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7E21CD" w14:paraId="655A640D" w14:textId="77777777" w:rsidTr="004D3221">
        <w:trPr>
          <w:trHeight w:val="20"/>
          <w:jc w:val="center"/>
        </w:trPr>
        <w:tc>
          <w:tcPr>
            <w:tcW w:w="362" w:type="pct"/>
            <w:vAlign w:val="center"/>
          </w:tcPr>
          <w:p w14:paraId="0C501846" w14:textId="77777777" w:rsidR="00F50AC2" w:rsidRPr="00697DD9" w:rsidRDefault="00F50AC2" w:rsidP="004D3221">
            <w:pPr>
              <w:rPr>
                <w:rFonts w:ascii="Arial" w:hAnsi="Arial" w:cs="Arial"/>
                <w:sz w:val="20"/>
                <w:szCs w:val="20"/>
              </w:rPr>
            </w:pPr>
            <w:r w:rsidRPr="00697DD9">
              <w:rPr>
                <w:rFonts w:ascii="Arial" w:hAnsi="Arial" w:cs="Arial"/>
                <w:sz w:val="20"/>
                <w:szCs w:val="20"/>
              </w:rPr>
              <w:t>VA</w:t>
            </w:r>
          </w:p>
        </w:tc>
        <w:tc>
          <w:tcPr>
            <w:tcW w:w="2476" w:type="pct"/>
            <w:vAlign w:val="center"/>
          </w:tcPr>
          <w:p w14:paraId="77BFE84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83FDEFE" w14:textId="77777777" w:rsidR="00F50AC2" w:rsidRPr="00697DD9" w:rsidRDefault="00F50AC2" w:rsidP="004D3221">
            <w:pPr>
              <w:rPr>
                <w:rFonts w:ascii="Arial" w:hAnsi="Arial" w:cs="Arial"/>
                <w:sz w:val="20"/>
                <w:szCs w:val="20"/>
              </w:rPr>
            </w:pPr>
          </w:p>
        </w:tc>
      </w:tr>
      <w:tr w:rsidR="00F50AC2" w:rsidRPr="007E21CD" w14:paraId="5FF0F467" w14:textId="77777777" w:rsidTr="004D3221">
        <w:trPr>
          <w:trHeight w:val="20"/>
          <w:jc w:val="center"/>
        </w:trPr>
        <w:tc>
          <w:tcPr>
            <w:tcW w:w="362" w:type="pct"/>
            <w:vAlign w:val="center"/>
          </w:tcPr>
          <w:p w14:paraId="57BD4640" w14:textId="77777777" w:rsidR="00F50AC2" w:rsidRPr="00697DD9" w:rsidRDefault="00F50AC2" w:rsidP="004D3221">
            <w:pPr>
              <w:rPr>
                <w:rFonts w:ascii="Arial" w:hAnsi="Arial" w:cs="Arial"/>
                <w:sz w:val="20"/>
                <w:szCs w:val="20"/>
              </w:rPr>
            </w:pPr>
            <w:r w:rsidRPr="00697DD9">
              <w:rPr>
                <w:rFonts w:ascii="Arial" w:hAnsi="Arial" w:cs="Arial"/>
                <w:sz w:val="20"/>
                <w:szCs w:val="20"/>
              </w:rPr>
              <w:t>VB</w:t>
            </w:r>
          </w:p>
        </w:tc>
        <w:tc>
          <w:tcPr>
            <w:tcW w:w="2476" w:type="pct"/>
            <w:vAlign w:val="center"/>
          </w:tcPr>
          <w:p w14:paraId="133CE4F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2277CF1" w14:textId="77777777" w:rsidR="00F50AC2" w:rsidRPr="00697DD9" w:rsidRDefault="00F50AC2" w:rsidP="004D3221">
            <w:pPr>
              <w:rPr>
                <w:rFonts w:ascii="Arial" w:hAnsi="Arial" w:cs="Arial"/>
                <w:sz w:val="20"/>
                <w:szCs w:val="20"/>
              </w:rPr>
            </w:pPr>
          </w:p>
        </w:tc>
      </w:tr>
      <w:tr w:rsidR="00F50AC2" w:rsidRPr="007E21CD" w14:paraId="3D4D0D8A" w14:textId="77777777" w:rsidTr="004D3221">
        <w:trPr>
          <w:trHeight w:val="20"/>
          <w:jc w:val="center"/>
        </w:trPr>
        <w:tc>
          <w:tcPr>
            <w:tcW w:w="362" w:type="pct"/>
            <w:vAlign w:val="center"/>
          </w:tcPr>
          <w:p w14:paraId="39DCFEDE" w14:textId="77777777" w:rsidR="00F50AC2" w:rsidRPr="00697DD9" w:rsidRDefault="00F50AC2" w:rsidP="004D3221">
            <w:pPr>
              <w:rPr>
                <w:rFonts w:ascii="Arial" w:hAnsi="Arial" w:cs="Arial"/>
                <w:sz w:val="20"/>
                <w:szCs w:val="20"/>
              </w:rPr>
            </w:pPr>
            <w:r w:rsidRPr="00697DD9">
              <w:rPr>
                <w:rFonts w:ascii="Arial" w:hAnsi="Arial" w:cs="Arial"/>
                <w:sz w:val="20"/>
                <w:szCs w:val="20"/>
              </w:rPr>
              <w:t>VC</w:t>
            </w:r>
          </w:p>
        </w:tc>
        <w:tc>
          <w:tcPr>
            <w:tcW w:w="2476" w:type="pct"/>
            <w:vAlign w:val="center"/>
          </w:tcPr>
          <w:p w14:paraId="6E2A504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855C3FF" w14:textId="77777777" w:rsidR="00F50AC2" w:rsidRPr="00697DD9" w:rsidRDefault="00F50AC2" w:rsidP="004D3221">
            <w:pPr>
              <w:rPr>
                <w:rFonts w:ascii="Arial" w:hAnsi="Arial" w:cs="Arial"/>
                <w:sz w:val="20"/>
                <w:szCs w:val="20"/>
              </w:rPr>
            </w:pPr>
          </w:p>
        </w:tc>
      </w:tr>
      <w:tr w:rsidR="00F50AC2" w:rsidRPr="007E21CD" w14:paraId="60AABEBF" w14:textId="77777777" w:rsidTr="004D3221">
        <w:trPr>
          <w:trHeight w:val="20"/>
          <w:jc w:val="center"/>
        </w:trPr>
        <w:tc>
          <w:tcPr>
            <w:tcW w:w="362" w:type="pct"/>
            <w:vAlign w:val="center"/>
          </w:tcPr>
          <w:p w14:paraId="500D434B" w14:textId="77777777" w:rsidR="00F50AC2" w:rsidRPr="00697DD9" w:rsidRDefault="00F50AC2" w:rsidP="004D3221">
            <w:pPr>
              <w:rPr>
                <w:rFonts w:ascii="Arial" w:hAnsi="Arial" w:cs="Arial"/>
                <w:sz w:val="20"/>
                <w:szCs w:val="20"/>
              </w:rPr>
            </w:pPr>
            <w:r w:rsidRPr="00697DD9">
              <w:rPr>
                <w:rFonts w:ascii="Arial" w:hAnsi="Arial" w:cs="Arial"/>
                <w:sz w:val="20"/>
                <w:szCs w:val="20"/>
              </w:rPr>
              <w:t>VD</w:t>
            </w:r>
          </w:p>
        </w:tc>
        <w:tc>
          <w:tcPr>
            <w:tcW w:w="2476" w:type="pct"/>
            <w:vAlign w:val="center"/>
          </w:tcPr>
          <w:p w14:paraId="27DB7E1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A8237FD" w14:textId="77777777" w:rsidR="00F50AC2" w:rsidRPr="00697DD9" w:rsidRDefault="00F50AC2" w:rsidP="004D3221">
            <w:pPr>
              <w:rPr>
                <w:rFonts w:ascii="Arial" w:hAnsi="Arial" w:cs="Arial"/>
                <w:sz w:val="20"/>
                <w:szCs w:val="20"/>
              </w:rPr>
            </w:pPr>
          </w:p>
        </w:tc>
      </w:tr>
      <w:tr w:rsidR="00F50AC2" w:rsidRPr="007E21CD" w14:paraId="76794972" w14:textId="77777777" w:rsidTr="004D3221">
        <w:trPr>
          <w:trHeight w:val="20"/>
          <w:jc w:val="center"/>
        </w:trPr>
        <w:tc>
          <w:tcPr>
            <w:tcW w:w="362" w:type="pct"/>
            <w:vAlign w:val="center"/>
          </w:tcPr>
          <w:p w14:paraId="11649D6D" w14:textId="77777777" w:rsidR="00F50AC2" w:rsidRPr="00697DD9" w:rsidRDefault="00F50AC2" w:rsidP="004D3221">
            <w:pPr>
              <w:rPr>
                <w:rFonts w:ascii="Arial" w:hAnsi="Arial" w:cs="Arial"/>
                <w:sz w:val="20"/>
                <w:szCs w:val="20"/>
              </w:rPr>
            </w:pPr>
            <w:r w:rsidRPr="00697DD9">
              <w:rPr>
                <w:rFonts w:ascii="Arial" w:hAnsi="Arial" w:cs="Arial"/>
                <w:sz w:val="20"/>
                <w:szCs w:val="20"/>
              </w:rPr>
              <w:t>VE</w:t>
            </w:r>
          </w:p>
        </w:tc>
        <w:tc>
          <w:tcPr>
            <w:tcW w:w="2476" w:type="pct"/>
            <w:vAlign w:val="center"/>
          </w:tcPr>
          <w:p w14:paraId="5BF8119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6C8F559" w14:textId="77777777" w:rsidR="00F50AC2" w:rsidRPr="00697DD9" w:rsidRDefault="00F50AC2" w:rsidP="004D3221">
            <w:pPr>
              <w:rPr>
                <w:rFonts w:ascii="Arial" w:hAnsi="Arial" w:cs="Arial"/>
                <w:sz w:val="20"/>
                <w:szCs w:val="20"/>
              </w:rPr>
            </w:pPr>
          </w:p>
        </w:tc>
      </w:tr>
      <w:tr w:rsidR="00F50AC2" w:rsidRPr="007E21CD" w14:paraId="37AB8F1B" w14:textId="77777777" w:rsidTr="004D3221">
        <w:trPr>
          <w:trHeight w:val="20"/>
          <w:jc w:val="center"/>
        </w:trPr>
        <w:tc>
          <w:tcPr>
            <w:tcW w:w="362" w:type="pct"/>
            <w:vAlign w:val="center"/>
          </w:tcPr>
          <w:p w14:paraId="26038CC2" w14:textId="77777777" w:rsidR="00F50AC2" w:rsidRPr="00697DD9" w:rsidRDefault="00F50AC2" w:rsidP="004D3221">
            <w:pPr>
              <w:rPr>
                <w:rFonts w:ascii="Arial" w:hAnsi="Arial" w:cs="Arial"/>
                <w:sz w:val="20"/>
                <w:szCs w:val="20"/>
              </w:rPr>
            </w:pPr>
            <w:r w:rsidRPr="00697DD9">
              <w:rPr>
                <w:rFonts w:ascii="Arial" w:hAnsi="Arial" w:cs="Arial"/>
                <w:sz w:val="20"/>
                <w:szCs w:val="20"/>
              </w:rPr>
              <w:t>VF</w:t>
            </w:r>
          </w:p>
        </w:tc>
        <w:tc>
          <w:tcPr>
            <w:tcW w:w="2476" w:type="pct"/>
            <w:vAlign w:val="center"/>
          </w:tcPr>
          <w:p w14:paraId="713BA92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8D4D2E6" w14:textId="77777777" w:rsidR="00F50AC2" w:rsidRPr="00697DD9" w:rsidRDefault="00F50AC2" w:rsidP="004D3221">
            <w:pPr>
              <w:rPr>
                <w:rFonts w:ascii="Arial" w:hAnsi="Arial" w:cs="Arial"/>
                <w:sz w:val="20"/>
                <w:szCs w:val="20"/>
              </w:rPr>
            </w:pPr>
          </w:p>
        </w:tc>
      </w:tr>
      <w:tr w:rsidR="00F50AC2" w:rsidRPr="007E21CD" w14:paraId="7709D6A3" w14:textId="77777777" w:rsidTr="004D3221">
        <w:trPr>
          <w:trHeight w:val="20"/>
          <w:jc w:val="center"/>
        </w:trPr>
        <w:tc>
          <w:tcPr>
            <w:tcW w:w="362" w:type="pct"/>
            <w:vAlign w:val="center"/>
          </w:tcPr>
          <w:p w14:paraId="4B9DD893" w14:textId="77777777" w:rsidR="00F50AC2" w:rsidRPr="00697DD9" w:rsidRDefault="00F50AC2" w:rsidP="004D3221">
            <w:pPr>
              <w:rPr>
                <w:rFonts w:ascii="Arial" w:hAnsi="Arial" w:cs="Arial"/>
                <w:sz w:val="20"/>
                <w:szCs w:val="20"/>
              </w:rPr>
            </w:pPr>
            <w:r w:rsidRPr="00697DD9">
              <w:rPr>
                <w:rFonts w:ascii="Arial" w:hAnsi="Arial" w:cs="Arial"/>
                <w:sz w:val="20"/>
                <w:szCs w:val="20"/>
              </w:rPr>
              <w:t>VG</w:t>
            </w:r>
          </w:p>
        </w:tc>
        <w:tc>
          <w:tcPr>
            <w:tcW w:w="2476" w:type="pct"/>
            <w:vAlign w:val="center"/>
          </w:tcPr>
          <w:p w14:paraId="018A4A1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149CB52" w14:textId="77777777" w:rsidR="00F50AC2" w:rsidRPr="00697DD9" w:rsidRDefault="00F50AC2" w:rsidP="004D3221">
            <w:pPr>
              <w:rPr>
                <w:rFonts w:ascii="Arial" w:hAnsi="Arial" w:cs="Arial"/>
                <w:sz w:val="20"/>
                <w:szCs w:val="20"/>
              </w:rPr>
            </w:pPr>
          </w:p>
        </w:tc>
      </w:tr>
      <w:tr w:rsidR="00F50AC2" w:rsidRPr="007E21CD" w14:paraId="5313CC2B" w14:textId="77777777" w:rsidTr="004D3221">
        <w:trPr>
          <w:trHeight w:val="20"/>
          <w:jc w:val="center"/>
        </w:trPr>
        <w:tc>
          <w:tcPr>
            <w:tcW w:w="362" w:type="pct"/>
            <w:vAlign w:val="center"/>
          </w:tcPr>
          <w:p w14:paraId="4F7C2C5A" w14:textId="77777777" w:rsidR="00F50AC2" w:rsidRPr="00697DD9" w:rsidRDefault="00F50AC2" w:rsidP="004D3221">
            <w:pPr>
              <w:rPr>
                <w:rFonts w:ascii="Arial" w:hAnsi="Arial" w:cs="Arial"/>
                <w:sz w:val="20"/>
                <w:szCs w:val="20"/>
              </w:rPr>
            </w:pPr>
            <w:r w:rsidRPr="00697DD9">
              <w:rPr>
                <w:rFonts w:ascii="Arial" w:hAnsi="Arial" w:cs="Arial"/>
                <w:sz w:val="20"/>
                <w:szCs w:val="20"/>
              </w:rPr>
              <w:t>VH</w:t>
            </w:r>
          </w:p>
        </w:tc>
        <w:tc>
          <w:tcPr>
            <w:tcW w:w="2476" w:type="pct"/>
            <w:vAlign w:val="center"/>
          </w:tcPr>
          <w:p w14:paraId="69BE67F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8A73E74" w14:textId="77777777" w:rsidR="00F50AC2" w:rsidRPr="00697DD9" w:rsidRDefault="00F50AC2" w:rsidP="004D3221">
            <w:pPr>
              <w:rPr>
                <w:rFonts w:ascii="Arial" w:hAnsi="Arial" w:cs="Arial"/>
                <w:sz w:val="20"/>
                <w:szCs w:val="20"/>
              </w:rPr>
            </w:pPr>
          </w:p>
        </w:tc>
      </w:tr>
      <w:tr w:rsidR="00F50AC2" w:rsidRPr="007E21CD" w14:paraId="30D413CD" w14:textId="77777777" w:rsidTr="004D3221">
        <w:trPr>
          <w:trHeight w:val="20"/>
          <w:jc w:val="center"/>
        </w:trPr>
        <w:tc>
          <w:tcPr>
            <w:tcW w:w="362" w:type="pct"/>
            <w:vAlign w:val="center"/>
          </w:tcPr>
          <w:p w14:paraId="398C7A45" w14:textId="77777777" w:rsidR="00F50AC2" w:rsidRPr="00697DD9" w:rsidRDefault="00F50AC2" w:rsidP="004D3221">
            <w:pPr>
              <w:rPr>
                <w:rFonts w:ascii="Arial" w:hAnsi="Arial" w:cs="Arial"/>
                <w:sz w:val="20"/>
                <w:szCs w:val="20"/>
              </w:rPr>
            </w:pPr>
            <w:r w:rsidRPr="00697DD9">
              <w:rPr>
                <w:rFonts w:ascii="Arial" w:hAnsi="Arial" w:cs="Arial"/>
                <w:sz w:val="20"/>
                <w:szCs w:val="20"/>
              </w:rPr>
              <w:t>VJ</w:t>
            </w:r>
          </w:p>
        </w:tc>
        <w:tc>
          <w:tcPr>
            <w:tcW w:w="2476" w:type="pct"/>
            <w:vAlign w:val="center"/>
          </w:tcPr>
          <w:p w14:paraId="5D3B6B1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B87B914" w14:textId="77777777" w:rsidR="00F50AC2" w:rsidRPr="00697DD9" w:rsidRDefault="00F50AC2" w:rsidP="004D3221">
            <w:pPr>
              <w:rPr>
                <w:rFonts w:ascii="Arial" w:hAnsi="Arial" w:cs="Arial"/>
                <w:sz w:val="20"/>
                <w:szCs w:val="20"/>
              </w:rPr>
            </w:pPr>
          </w:p>
        </w:tc>
      </w:tr>
      <w:tr w:rsidR="00F50AC2" w:rsidRPr="007E21CD" w14:paraId="1FC09FC9" w14:textId="77777777" w:rsidTr="004D3221">
        <w:trPr>
          <w:trHeight w:val="20"/>
          <w:jc w:val="center"/>
        </w:trPr>
        <w:tc>
          <w:tcPr>
            <w:tcW w:w="362" w:type="pct"/>
            <w:vAlign w:val="center"/>
          </w:tcPr>
          <w:p w14:paraId="530869A7" w14:textId="77777777" w:rsidR="00F50AC2" w:rsidRPr="00697DD9" w:rsidRDefault="00F50AC2" w:rsidP="004D3221">
            <w:pPr>
              <w:rPr>
                <w:rFonts w:ascii="Arial" w:hAnsi="Arial" w:cs="Arial"/>
                <w:sz w:val="20"/>
                <w:szCs w:val="20"/>
              </w:rPr>
            </w:pPr>
            <w:r w:rsidRPr="00697DD9">
              <w:rPr>
                <w:rFonts w:ascii="Arial" w:hAnsi="Arial" w:cs="Arial"/>
                <w:sz w:val="20"/>
                <w:szCs w:val="20"/>
              </w:rPr>
              <w:t>VK</w:t>
            </w:r>
          </w:p>
        </w:tc>
        <w:tc>
          <w:tcPr>
            <w:tcW w:w="2476" w:type="pct"/>
            <w:vAlign w:val="center"/>
          </w:tcPr>
          <w:p w14:paraId="04C9FEC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43F6989" w14:textId="77777777" w:rsidR="00F50AC2" w:rsidRPr="00697DD9" w:rsidRDefault="00F50AC2" w:rsidP="004D3221">
            <w:pPr>
              <w:rPr>
                <w:rFonts w:ascii="Arial" w:hAnsi="Arial" w:cs="Arial"/>
                <w:sz w:val="20"/>
                <w:szCs w:val="20"/>
              </w:rPr>
            </w:pPr>
          </w:p>
        </w:tc>
      </w:tr>
      <w:tr w:rsidR="00F50AC2" w:rsidRPr="00FD2611" w14:paraId="7745A409" w14:textId="77777777" w:rsidTr="004D3221">
        <w:trPr>
          <w:trHeight w:val="20"/>
          <w:jc w:val="center"/>
        </w:trPr>
        <w:tc>
          <w:tcPr>
            <w:tcW w:w="362" w:type="pct"/>
            <w:vAlign w:val="center"/>
          </w:tcPr>
          <w:p w14:paraId="3BBEB4E4" w14:textId="77777777" w:rsidR="00F50AC2" w:rsidRPr="00697DD9" w:rsidRDefault="00F50AC2" w:rsidP="004D3221">
            <w:pPr>
              <w:rPr>
                <w:rFonts w:ascii="Arial" w:hAnsi="Arial" w:cs="Arial"/>
                <w:sz w:val="20"/>
                <w:szCs w:val="20"/>
              </w:rPr>
            </w:pPr>
            <w:r w:rsidRPr="00697DD9">
              <w:rPr>
                <w:rFonts w:ascii="Arial" w:hAnsi="Arial" w:cs="Arial"/>
                <w:sz w:val="20"/>
                <w:szCs w:val="20"/>
              </w:rPr>
              <w:t>VL</w:t>
            </w:r>
          </w:p>
        </w:tc>
        <w:tc>
          <w:tcPr>
            <w:tcW w:w="2476" w:type="pct"/>
            <w:vAlign w:val="center"/>
          </w:tcPr>
          <w:p w14:paraId="1E2E64A0" w14:textId="77777777" w:rsidR="00F50AC2" w:rsidRPr="00697DD9" w:rsidRDefault="00F50AC2" w:rsidP="004D3221">
            <w:pPr>
              <w:rPr>
                <w:rFonts w:ascii="Arial" w:hAnsi="Arial" w:cs="Arial"/>
                <w:sz w:val="20"/>
                <w:szCs w:val="20"/>
              </w:rPr>
            </w:pPr>
            <w:r w:rsidRPr="00697DD9">
              <w:rPr>
                <w:rFonts w:ascii="Arial" w:hAnsi="Arial" w:cs="Arial"/>
                <w:sz w:val="20"/>
                <w:szCs w:val="20"/>
              </w:rPr>
              <w:t>Filling material</w:t>
            </w:r>
          </w:p>
        </w:tc>
        <w:tc>
          <w:tcPr>
            <w:tcW w:w="2162" w:type="pct"/>
            <w:vAlign w:val="center"/>
          </w:tcPr>
          <w:p w14:paraId="74D700C6"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Drum, sack, tank car filling equipment</w:t>
            </w:r>
          </w:p>
        </w:tc>
      </w:tr>
      <w:tr w:rsidR="00F50AC2" w:rsidRPr="00FD2611" w14:paraId="736F62D8" w14:textId="77777777" w:rsidTr="004D3221">
        <w:trPr>
          <w:trHeight w:val="20"/>
          <w:jc w:val="center"/>
        </w:trPr>
        <w:tc>
          <w:tcPr>
            <w:tcW w:w="362" w:type="pct"/>
            <w:vAlign w:val="center"/>
          </w:tcPr>
          <w:p w14:paraId="45B2F411" w14:textId="77777777" w:rsidR="00F50AC2" w:rsidRPr="00697DD9" w:rsidRDefault="00F50AC2" w:rsidP="004D3221">
            <w:pPr>
              <w:rPr>
                <w:rFonts w:ascii="Arial" w:hAnsi="Arial" w:cs="Arial"/>
                <w:sz w:val="20"/>
                <w:szCs w:val="20"/>
              </w:rPr>
            </w:pPr>
            <w:r w:rsidRPr="00697DD9">
              <w:rPr>
                <w:rFonts w:ascii="Arial" w:hAnsi="Arial" w:cs="Arial"/>
                <w:sz w:val="20"/>
                <w:szCs w:val="20"/>
              </w:rPr>
              <w:t>VM</w:t>
            </w:r>
          </w:p>
        </w:tc>
        <w:tc>
          <w:tcPr>
            <w:tcW w:w="2476" w:type="pct"/>
            <w:vAlign w:val="center"/>
          </w:tcPr>
          <w:p w14:paraId="7D4A0152" w14:textId="77777777" w:rsidR="00F50AC2" w:rsidRPr="00697DD9" w:rsidRDefault="00F50AC2" w:rsidP="004D3221">
            <w:pPr>
              <w:rPr>
                <w:rFonts w:ascii="Arial" w:hAnsi="Arial" w:cs="Arial"/>
                <w:sz w:val="20"/>
                <w:szCs w:val="20"/>
              </w:rPr>
            </w:pPr>
            <w:r w:rsidRPr="00697DD9">
              <w:rPr>
                <w:rFonts w:ascii="Arial" w:hAnsi="Arial" w:cs="Arial"/>
                <w:sz w:val="20"/>
                <w:szCs w:val="20"/>
              </w:rPr>
              <w:t>Packaging product</w:t>
            </w:r>
          </w:p>
        </w:tc>
        <w:tc>
          <w:tcPr>
            <w:tcW w:w="2162" w:type="pct"/>
            <w:vAlign w:val="center"/>
          </w:tcPr>
          <w:p w14:paraId="1B219C2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Packaging machine, palletizer, wrapping machines</w:t>
            </w:r>
          </w:p>
        </w:tc>
      </w:tr>
      <w:tr w:rsidR="00F50AC2" w:rsidRPr="00FD2611" w14:paraId="18ACB33E" w14:textId="77777777" w:rsidTr="004D3221">
        <w:trPr>
          <w:trHeight w:val="20"/>
          <w:jc w:val="center"/>
        </w:trPr>
        <w:tc>
          <w:tcPr>
            <w:tcW w:w="362" w:type="pct"/>
            <w:vAlign w:val="center"/>
          </w:tcPr>
          <w:p w14:paraId="132FF5E7" w14:textId="77777777" w:rsidR="00F50AC2" w:rsidRPr="00697DD9" w:rsidRDefault="00F50AC2" w:rsidP="004D3221">
            <w:pPr>
              <w:rPr>
                <w:rFonts w:ascii="Arial" w:hAnsi="Arial" w:cs="Arial"/>
                <w:sz w:val="20"/>
                <w:szCs w:val="20"/>
              </w:rPr>
            </w:pPr>
            <w:r w:rsidRPr="00697DD9">
              <w:rPr>
                <w:rFonts w:ascii="Arial" w:hAnsi="Arial" w:cs="Arial"/>
                <w:sz w:val="20"/>
                <w:szCs w:val="20"/>
              </w:rPr>
              <w:t>VN</w:t>
            </w:r>
          </w:p>
        </w:tc>
        <w:tc>
          <w:tcPr>
            <w:tcW w:w="2476" w:type="pct"/>
            <w:vAlign w:val="center"/>
          </w:tcPr>
          <w:p w14:paraId="31F95518" w14:textId="77777777" w:rsidR="00F50AC2" w:rsidRPr="00697DD9" w:rsidRDefault="00F50AC2" w:rsidP="004D3221">
            <w:pPr>
              <w:rPr>
                <w:rFonts w:ascii="Arial" w:hAnsi="Arial" w:cs="Arial"/>
                <w:sz w:val="20"/>
                <w:szCs w:val="20"/>
              </w:rPr>
            </w:pPr>
            <w:r w:rsidRPr="00697DD9">
              <w:rPr>
                <w:rFonts w:ascii="Arial" w:hAnsi="Arial" w:cs="Arial"/>
                <w:sz w:val="20"/>
                <w:szCs w:val="20"/>
              </w:rPr>
              <w:t>Treating surface</w:t>
            </w:r>
          </w:p>
        </w:tc>
        <w:tc>
          <w:tcPr>
            <w:tcW w:w="2162" w:type="pct"/>
            <w:vAlign w:val="center"/>
          </w:tcPr>
          <w:p w14:paraId="454239B5"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Burnisher, grinding, painting machine, polishing machine</w:t>
            </w:r>
          </w:p>
        </w:tc>
      </w:tr>
      <w:tr w:rsidR="00F50AC2" w:rsidRPr="00FD2611" w14:paraId="398229AC" w14:textId="77777777" w:rsidTr="004D3221">
        <w:trPr>
          <w:trHeight w:val="20"/>
          <w:jc w:val="center"/>
        </w:trPr>
        <w:tc>
          <w:tcPr>
            <w:tcW w:w="362" w:type="pct"/>
            <w:vAlign w:val="center"/>
          </w:tcPr>
          <w:p w14:paraId="346506E0" w14:textId="77777777" w:rsidR="00F50AC2" w:rsidRPr="00697DD9" w:rsidRDefault="00F50AC2" w:rsidP="004D3221">
            <w:pPr>
              <w:rPr>
                <w:rFonts w:ascii="Arial" w:hAnsi="Arial" w:cs="Arial"/>
                <w:sz w:val="20"/>
                <w:szCs w:val="20"/>
              </w:rPr>
            </w:pPr>
            <w:r w:rsidRPr="00697DD9">
              <w:rPr>
                <w:rFonts w:ascii="Arial" w:hAnsi="Arial" w:cs="Arial"/>
                <w:sz w:val="20"/>
                <w:szCs w:val="20"/>
              </w:rPr>
              <w:t>VP</w:t>
            </w:r>
          </w:p>
        </w:tc>
        <w:tc>
          <w:tcPr>
            <w:tcW w:w="2476" w:type="pct"/>
            <w:vAlign w:val="center"/>
          </w:tcPr>
          <w:p w14:paraId="22C57F71" w14:textId="77777777" w:rsidR="00F50AC2" w:rsidRPr="00697DD9" w:rsidRDefault="00F50AC2" w:rsidP="004D3221">
            <w:pPr>
              <w:rPr>
                <w:rFonts w:ascii="Arial" w:hAnsi="Arial" w:cs="Arial"/>
                <w:sz w:val="20"/>
                <w:szCs w:val="20"/>
              </w:rPr>
            </w:pPr>
            <w:r w:rsidRPr="00697DD9">
              <w:rPr>
                <w:rFonts w:ascii="Arial" w:hAnsi="Arial" w:cs="Arial"/>
                <w:sz w:val="20"/>
                <w:szCs w:val="20"/>
              </w:rPr>
              <w:t>Treating material or product</w:t>
            </w:r>
          </w:p>
        </w:tc>
        <w:tc>
          <w:tcPr>
            <w:tcW w:w="2162" w:type="pct"/>
            <w:vAlign w:val="center"/>
          </w:tcPr>
          <w:p w14:paraId="0DB6D125"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Annealing furnace, balancing machine, blast furnace, melting furnace</w:t>
            </w:r>
          </w:p>
        </w:tc>
      </w:tr>
      <w:tr w:rsidR="00F50AC2" w:rsidRPr="00FD2611" w14:paraId="3BDD5A72" w14:textId="77777777" w:rsidTr="004D3221">
        <w:trPr>
          <w:trHeight w:val="20"/>
          <w:jc w:val="center"/>
        </w:trPr>
        <w:tc>
          <w:tcPr>
            <w:tcW w:w="362" w:type="pct"/>
            <w:vAlign w:val="center"/>
          </w:tcPr>
          <w:p w14:paraId="51856BEC" w14:textId="77777777" w:rsidR="00F50AC2" w:rsidRPr="00697DD9" w:rsidRDefault="00F50AC2" w:rsidP="004D3221">
            <w:pPr>
              <w:rPr>
                <w:rFonts w:ascii="Arial" w:hAnsi="Arial" w:cs="Arial"/>
                <w:sz w:val="20"/>
                <w:szCs w:val="20"/>
              </w:rPr>
            </w:pPr>
            <w:r w:rsidRPr="00697DD9">
              <w:rPr>
                <w:rFonts w:ascii="Arial" w:hAnsi="Arial" w:cs="Arial"/>
                <w:sz w:val="20"/>
                <w:szCs w:val="20"/>
              </w:rPr>
              <w:t>VQ</w:t>
            </w:r>
          </w:p>
        </w:tc>
        <w:tc>
          <w:tcPr>
            <w:tcW w:w="2476" w:type="pct"/>
            <w:vAlign w:val="center"/>
          </w:tcPr>
          <w:p w14:paraId="068A1EAB"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Cleaning material, product or facility</w:t>
            </w:r>
          </w:p>
        </w:tc>
        <w:tc>
          <w:tcPr>
            <w:tcW w:w="2162" w:type="pct"/>
            <w:vAlign w:val="center"/>
          </w:tcPr>
          <w:p w14:paraId="7BC7491B"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Building cleaning equipment,</w:t>
            </w:r>
          </w:p>
          <w:p w14:paraId="274C797C"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vacuum cleaner, washing machine,</w:t>
            </w:r>
          </w:p>
        </w:tc>
      </w:tr>
      <w:tr w:rsidR="00F50AC2" w:rsidRPr="007E21CD" w14:paraId="05F92FAF" w14:textId="77777777" w:rsidTr="004D3221">
        <w:trPr>
          <w:trHeight w:val="20"/>
          <w:jc w:val="center"/>
        </w:trPr>
        <w:tc>
          <w:tcPr>
            <w:tcW w:w="362" w:type="pct"/>
            <w:vAlign w:val="center"/>
          </w:tcPr>
          <w:p w14:paraId="35E39D6F" w14:textId="77777777" w:rsidR="00F50AC2" w:rsidRPr="00697DD9" w:rsidRDefault="00F50AC2" w:rsidP="004D3221">
            <w:pPr>
              <w:rPr>
                <w:rFonts w:ascii="Arial" w:hAnsi="Arial" w:cs="Arial"/>
                <w:sz w:val="20"/>
                <w:szCs w:val="20"/>
              </w:rPr>
            </w:pPr>
            <w:r w:rsidRPr="00697DD9">
              <w:rPr>
                <w:rFonts w:ascii="Arial" w:hAnsi="Arial" w:cs="Arial"/>
                <w:sz w:val="20"/>
                <w:szCs w:val="20"/>
              </w:rPr>
              <w:t>VR</w:t>
            </w:r>
          </w:p>
        </w:tc>
        <w:tc>
          <w:tcPr>
            <w:tcW w:w="2476" w:type="pct"/>
            <w:vAlign w:val="center"/>
          </w:tcPr>
          <w:p w14:paraId="781B72E1"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0130D7C" w14:textId="77777777" w:rsidR="00F50AC2" w:rsidRPr="007E21CD" w:rsidRDefault="00F50AC2" w:rsidP="004D3221">
            <w:pPr>
              <w:rPr>
                <w:sz w:val="20"/>
                <w:szCs w:val="20"/>
                <w:lang w:val="en-US"/>
              </w:rPr>
            </w:pPr>
          </w:p>
        </w:tc>
      </w:tr>
      <w:tr w:rsidR="00F50AC2" w:rsidRPr="007E21CD" w14:paraId="2701B266" w14:textId="77777777" w:rsidTr="004D3221">
        <w:trPr>
          <w:trHeight w:val="20"/>
          <w:jc w:val="center"/>
        </w:trPr>
        <w:tc>
          <w:tcPr>
            <w:tcW w:w="362" w:type="pct"/>
            <w:vAlign w:val="center"/>
          </w:tcPr>
          <w:p w14:paraId="43A6F3B0" w14:textId="77777777" w:rsidR="00F50AC2" w:rsidRPr="00697DD9" w:rsidRDefault="00F50AC2" w:rsidP="004D3221">
            <w:pPr>
              <w:rPr>
                <w:rFonts w:ascii="Arial" w:hAnsi="Arial" w:cs="Arial"/>
                <w:sz w:val="20"/>
                <w:szCs w:val="20"/>
              </w:rPr>
            </w:pPr>
            <w:r w:rsidRPr="00697DD9">
              <w:rPr>
                <w:rFonts w:ascii="Arial" w:hAnsi="Arial" w:cs="Arial"/>
                <w:sz w:val="20"/>
                <w:szCs w:val="20"/>
              </w:rPr>
              <w:t>VS</w:t>
            </w:r>
          </w:p>
        </w:tc>
        <w:tc>
          <w:tcPr>
            <w:tcW w:w="2476" w:type="pct"/>
            <w:vAlign w:val="center"/>
          </w:tcPr>
          <w:p w14:paraId="76DF79BB"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64DF01E" w14:textId="77777777" w:rsidR="00F50AC2" w:rsidRPr="007E21CD" w:rsidRDefault="00F50AC2" w:rsidP="004D3221">
            <w:pPr>
              <w:rPr>
                <w:sz w:val="20"/>
                <w:szCs w:val="20"/>
                <w:lang w:val="en-US"/>
              </w:rPr>
            </w:pPr>
          </w:p>
        </w:tc>
      </w:tr>
      <w:tr w:rsidR="00F50AC2" w:rsidRPr="007E21CD" w14:paraId="2D590D5D" w14:textId="77777777" w:rsidTr="004D3221">
        <w:trPr>
          <w:trHeight w:val="20"/>
          <w:jc w:val="center"/>
        </w:trPr>
        <w:tc>
          <w:tcPr>
            <w:tcW w:w="362" w:type="pct"/>
            <w:vAlign w:val="center"/>
          </w:tcPr>
          <w:p w14:paraId="0725C481" w14:textId="77777777" w:rsidR="00F50AC2" w:rsidRPr="00697DD9" w:rsidRDefault="00F50AC2" w:rsidP="004D3221">
            <w:pPr>
              <w:rPr>
                <w:rFonts w:ascii="Arial" w:hAnsi="Arial" w:cs="Arial"/>
                <w:sz w:val="20"/>
                <w:szCs w:val="20"/>
              </w:rPr>
            </w:pPr>
            <w:r w:rsidRPr="00697DD9">
              <w:rPr>
                <w:rFonts w:ascii="Arial" w:hAnsi="Arial" w:cs="Arial"/>
                <w:sz w:val="20"/>
                <w:szCs w:val="20"/>
              </w:rPr>
              <w:t>VT</w:t>
            </w:r>
          </w:p>
        </w:tc>
        <w:tc>
          <w:tcPr>
            <w:tcW w:w="2476" w:type="pct"/>
            <w:vAlign w:val="center"/>
          </w:tcPr>
          <w:p w14:paraId="4EF04D5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3D429EB" w14:textId="77777777" w:rsidR="00F50AC2" w:rsidRPr="007E21CD" w:rsidRDefault="00F50AC2" w:rsidP="004D3221">
            <w:pPr>
              <w:rPr>
                <w:sz w:val="20"/>
                <w:szCs w:val="20"/>
                <w:lang w:val="en-US"/>
              </w:rPr>
            </w:pPr>
          </w:p>
        </w:tc>
      </w:tr>
      <w:tr w:rsidR="00F50AC2" w:rsidRPr="007E21CD" w14:paraId="62E8FFE0" w14:textId="77777777" w:rsidTr="004D3221">
        <w:trPr>
          <w:trHeight w:val="20"/>
          <w:jc w:val="center"/>
        </w:trPr>
        <w:tc>
          <w:tcPr>
            <w:tcW w:w="362" w:type="pct"/>
            <w:vAlign w:val="center"/>
          </w:tcPr>
          <w:p w14:paraId="4C627F54" w14:textId="77777777" w:rsidR="00F50AC2" w:rsidRPr="00697DD9" w:rsidRDefault="00F50AC2" w:rsidP="004D3221">
            <w:pPr>
              <w:rPr>
                <w:rFonts w:ascii="Arial" w:hAnsi="Arial" w:cs="Arial"/>
                <w:sz w:val="20"/>
                <w:szCs w:val="20"/>
              </w:rPr>
            </w:pPr>
            <w:r w:rsidRPr="00697DD9">
              <w:rPr>
                <w:rFonts w:ascii="Arial" w:hAnsi="Arial" w:cs="Arial"/>
                <w:sz w:val="20"/>
                <w:szCs w:val="20"/>
              </w:rPr>
              <w:t>VU</w:t>
            </w:r>
          </w:p>
        </w:tc>
        <w:tc>
          <w:tcPr>
            <w:tcW w:w="2476" w:type="pct"/>
            <w:vAlign w:val="center"/>
          </w:tcPr>
          <w:p w14:paraId="79BB8B7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AE30950" w14:textId="77777777" w:rsidR="00F50AC2" w:rsidRPr="007E21CD" w:rsidRDefault="00F50AC2" w:rsidP="004D3221">
            <w:pPr>
              <w:rPr>
                <w:sz w:val="20"/>
                <w:szCs w:val="20"/>
                <w:lang w:val="en-US"/>
              </w:rPr>
            </w:pPr>
          </w:p>
        </w:tc>
      </w:tr>
      <w:tr w:rsidR="00F50AC2" w:rsidRPr="007E21CD" w14:paraId="14436349" w14:textId="77777777" w:rsidTr="004D3221">
        <w:trPr>
          <w:trHeight w:val="20"/>
          <w:jc w:val="center"/>
        </w:trPr>
        <w:tc>
          <w:tcPr>
            <w:tcW w:w="362" w:type="pct"/>
            <w:vAlign w:val="center"/>
          </w:tcPr>
          <w:p w14:paraId="1FAD2EF6" w14:textId="77777777" w:rsidR="00F50AC2" w:rsidRPr="00697DD9" w:rsidRDefault="00F50AC2" w:rsidP="004D3221">
            <w:pPr>
              <w:rPr>
                <w:rFonts w:ascii="Arial" w:hAnsi="Arial" w:cs="Arial"/>
                <w:sz w:val="20"/>
                <w:szCs w:val="20"/>
              </w:rPr>
            </w:pPr>
            <w:r w:rsidRPr="00697DD9">
              <w:rPr>
                <w:rFonts w:ascii="Arial" w:hAnsi="Arial" w:cs="Arial"/>
                <w:sz w:val="20"/>
                <w:szCs w:val="20"/>
              </w:rPr>
              <w:t>VV</w:t>
            </w:r>
          </w:p>
        </w:tc>
        <w:tc>
          <w:tcPr>
            <w:tcW w:w="2476" w:type="pct"/>
            <w:vAlign w:val="center"/>
          </w:tcPr>
          <w:p w14:paraId="51EF4D23"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46F1346" w14:textId="77777777" w:rsidR="00F50AC2" w:rsidRPr="007E21CD" w:rsidRDefault="00F50AC2" w:rsidP="004D3221">
            <w:pPr>
              <w:rPr>
                <w:sz w:val="20"/>
                <w:szCs w:val="20"/>
                <w:lang w:val="en-US"/>
              </w:rPr>
            </w:pPr>
          </w:p>
        </w:tc>
      </w:tr>
      <w:tr w:rsidR="00F50AC2" w:rsidRPr="007E21CD" w14:paraId="66CA6042" w14:textId="77777777" w:rsidTr="004D3221">
        <w:trPr>
          <w:trHeight w:val="20"/>
          <w:jc w:val="center"/>
        </w:trPr>
        <w:tc>
          <w:tcPr>
            <w:tcW w:w="362" w:type="pct"/>
            <w:vAlign w:val="center"/>
          </w:tcPr>
          <w:p w14:paraId="7844AED9" w14:textId="77777777" w:rsidR="00F50AC2" w:rsidRPr="00697DD9" w:rsidRDefault="00F50AC2" w:rsidP="004D3221">
            <w:pPr>
              <w:rPr>
                <w:rFonts w:ascii="Arial" w:hAnsi="Arial" w:cs="Arial"/>
                <w:sz w:val="20"/>
                <w:szCs w:val="20"/>
              </w:rPr>
            </w:pPr>
            <w:r w:rsidRPr="00697DD9">
              <w:rPr>
                <w:rFonts w:ascii="Arial" w:hAnsi="Arial" w:cs="Arial"/>
                <w:sz w:val="20"/>
                <w:szCs w:val="20"/>
              </w:rPr>
              <w:t>VW</w:t>
            </w:r>
          </w:p>
        </w:tc>
        <w:tc>
          <w:tcPr>
            <w:tcW w:w="2476" w:type="pct"/>
            <w:vAlign w:val="center"/>
          </w:tcPr>
          <w:p w14:paraId="7DF4B80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0451F31" w14:textId="77777777" w:rsidR="00F50AC2" w:rsidRPr="007E21CD" w:rsidRDefault="00F50AC2" w:rsidP="004D3221">
            <w:pPr>
              <w:rPr>
                <w:sz w:val="20"/>
                <w:szCs w:val="20"/>
                <w:lang w:val="en-US"/>
              </w:rPr>
            </w:pPr>
          </w:p>
        </w:tc>
      </w:tr>
      <w:tr w:rsidR="00F50AC2" w:rsidRPr="007E21CD" w14:paraId="3C299018" w14:textId="77777777" w:rsidTr="004D3221">
        <w:trPr>
          <w:trHeight w:val="20"/>
          <w:jc w:val="center"/>
        </w:trPr>
        <w:tc>
          <w:tcPr>
            <w:tcW w:w="362" w:type="pct"/>
            <w:vAlign w:val="center"/>
          </w:tcPr>
          <w:p w14:paraId="7CDBAC6C" w14:textId="77777777" w:rsidR="00F50AC2" w:rsidRPr="00697DD9" w:rsidRDefault="00F50AC2" w:rsidP="004D3221">
            <w:pPr>
              <w:rPr>
                <w:rFonts w:ascii="Arial" w:hAnsi="Arial" w:cs="Arial"/>
                <w:sz w:val="20"/>
                <w:szCs w:val="20"/>
              </w:rPr>
            </w:pPr>
            <w:r w:rsidRPr="00697DD9">
              <w:rPr>
                <w:rFonts w:ascii="Arial" w:hAnsi="Arial" w:cs="Arial"/>
                <w:sz w:val="20"/>
                <w:szCs w:val="20"/>
              </w:rPr>
              <w:t>VX</w:t>
            </w:r>
          </w:p>
        </w:tc>
        <w:tc>
          <w:tcPr>
            <w:tcW w:w="2476" w:type="pct"/>
            <w:vAlign w:val="center"/>
          </w:tcPr>
          <w:p w14:paraId="1272B36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5586BBA" w14:textId="77777777" w:rsidR="00F50AC2" w:rsidRPr="007E21CD" w:rsidRDefault="00F50AC2" w:rsidP="004D3221">
            <w:pPr>
              <w:rPr>
                <w:sz w:val="20"/>
                <w:szCs w:val="20"/>
                <w:lang w:val="en-US"/>
              </w:rPr>
            </w:pPr>
          </w:p>
        </w:tc>
      </w:tr>
      <w:tr w:rsidR="00F50AC2" w:rsidRPr="007E21CD" w14:paraId="347E9977" w14:textId="77777777" w:rsidTr="004D3221">
        <w:trPr>
          <w:trHeight w:val="20"/>
          <w:jc w:val="center"/>
        </w:trPr>
        <w:tc>
          <w:tcPr>
            <w:tcW w:w="362" w:type="pct"/>
            <w:vAlign w:val="center"/>
          </w:tcPr>
          <w:p w14:paraId="2189B42C" w14:textId="77777777" w:rsidR="00F50AC2" w:rsidRPr="00697DD9" w:rsidRDefault="00F50AC2" w:rsidP="004D3221">
            <w:pPr>
              <w:rPr>
                <w:rFonts w:ascii="Arial" w:hAnsi="Arial" w:cs="Arial"/>
                <w:sz w:val="20"/>
                <w:szCs w:val="20"/>
              </w:rPr>
            </w:pPr>
            <w:r w:rsidRPr="00697DD9">
              <w:rPr>
                <w:rFonts w:ascii="Arial" w:hAnsi="Arial" w:cs="Arial"/>
                <w:sz w:val="20"/>
                <w:szCs w:val="20"/>
              </w:rPr>
              <w:t>VY</w:t>
            </w:r>
          </w:p>
        </w:tc>
        <w:tc>
          <w:tcPr>
            <w:tcW w:w="2476" w:type="pct"/>
            <w:vAlign w:val="center"/>
          </w:tcPr>
          <w:p w14:paraId="3AD1D27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E837725" w14:textId="77777777" w:rsidR="00F50AC2" w:rsidRPr="007E21CD" w:rsidRDefault="00F50AC2" w:rsidP="004D3221">
            <w:pPr>
              <w:rPr>
                <w:sz w:val="20"/>
                <w:szCs w:val="20"/>
                <w:lang w:val="en-US"/>
              </w:rPr>
            </w:pPr>
          </w:p>
        </w:tc>
      </w:tr>
      <w:tr w:rsidR="00F50AC2" w:rsidRPr="007E21CD" w14:paraId="000B52A5" w14:textId="77777777" w:rsidTr="004D3221">
        <w:trPr>
          <w:trHeight w:val="20"/>
          <w:jc w:val="center"/>
        </w:trPr>
        <w:tc>
          <w:tcPr>
            <w:tcW w:w="362" w:type="pct"/>
            <w:vAlign w:val="center"/>
          </w:tcPr>
          <w:p w14:paraId="77D22798" w14:textId="77777777" w:rsidR="00F50AC2" w:rsidRPr="00697DD9" w:rsidRDefault="00F50AC2" w:rsidP="004D3221">
            <w:pPr>
              <w:rPr>
                <w:rFonts w:ascii="Arial" w:hAnsi="Arial" w:cs="Arial"/>
                <w:sz w:val="20"/>
                <w:szCs w:val="20"/>
              </w:rPr>
            </w:pPr>
            <w:r w:rsidRPr="00697DD9">
              <w:rPr>
                <w:rFonts w:ascii="Arial" w:hAnsi="Arial" w:cs="Arial"/>
                <w:sz w:val="20"/>
                <w:szCs w:val="20"/>
              </w:rPr>
              <w:t>VZ</w:t>
            </w:r>
          </w:p>
        </w:tc>
        <w:tc>
          <w:tcPr>
            <w:tcW w:w="2476" w:type="pct"/>
            <w:vAlign w:val="center"/>
          </w:tcPr>
          <w:p w14:paraId="5445E95B"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19161AB5" w14:textId="77777777" w:rsidR="00F50AC2" w:rsidRPr="007E21CD" w:rsidRDefault="00F50AC2" w:rsidP="004D3221">
            <w:pPr>
              <w:rPr>
                <w:sz w:val="20"/>
                <w:szCs w:val="20"/>
                <w:lang w:val="en-US"/>
              </w:rPr>
            </w:pPr>
          </w:p>
        </w:tc>
      </w:tr>
      <w:tr w:rsidR="00F50AC2" w:rsidRPr="007E21CD" w14:paraId="23C45061" w14:textId="77777777" w:rsidTr="004D3221">
        <w:trPr>
          <w:trHeight w:val="20"/>
          <w:jc w:val="center"/>
        </w:trPr>
        <w:tc>
          <w:tcPr>
            <w:tcW w:w="362" w:type="pct"/>
            <w:vAlign w:val="center"/>
          </w:tcPr>
          <w:p w14:paraId="4D6E42F5" w14:textId="77777777" w:rsidR="00F50AC2" w:rsidRPr="007E21CD" w:rsidRDefault="00F50AC2" w:rsidP="004D3221">
            <w:pPr>
              <w:rPr>
                <w:sz w:val="20"/>
                <w:szCs w:val="20"/>
                <w:lang w:val="en-US"/>
              </w:rPr>
            </w:pPr>
          </w:p>
        </w:tc>
        <w:tc>
          <w:tcPr>
            <w:tcW w:w="2476" w:type="pct"/>
            <w:vAlign w:val="center"/>
          </w:tcPr>
          <w:p w14:paraId="1A0B81A1" w14:textId="77777777" w:rsidR="00F50AC2" w:rsidRPr="007E21CD" w:rsidRDefault="00F50AC2" w:rsidP="004D3221">
            <w:pPr>
              <w:rPr>
                <w:sz w:val="20"/>
                <w:szCs w:val="20"/>
                <w:lang w:val="en-US"/>
              </w:rPr>
            </w:pPr>
          </w:p>
        </w:tc>
        <w:tc>
          <w:tcPr>
            <w:tcW w:w="2162" w:type="pct"/>
            <w:vAlign w:val="center"/>
          </w:tcPr>
          <w:p w14:paraId="4678CFAF" w14:textId="77777777" w:rsidR="00F50AC2" w:rsidRPr="007E21CD" w:rsidRDefault="00F50AC2" w:rsidP="004D3221">
            <w:pPr>
              <w:rPr>
                <w:sz w:val="20"/>
                <w:szCs w:val="20"/>
                <w:lang w:val="en-US"/>
              </w:rPr>
            </w:pPr>
          </w:p>
        </w:tc>
      </w:tr>
      <w:tr w:rsidR="00F50AC2" w:rsidRPr="00FD2611" w14:paraId="180916A4" w14:textId="77777777" w:rsidTr="004D3221">
        <w:trPr>
          <w:trHeight w:val="20"/>
          <w:jc w:val="center"/>
        </w:trPr>
        <w:tc>
          <w:tcPr>
            <w:tcW w:w="5000" w:type="pct"/>
            <w:gridSpan w:val="3"/>
            <w:vAlign w:val="center"/>
          </w:tcPr>
          <w:p w14:paraId="3D4C70FB" w14:textId="77777777" w:rsidR="00F50AC2" w:rsidRPr="007E21CD" w:rsidRDefault="00F50AC2" w:rsidP="004D3221">
            <w:pPr>
              <w:rPr>
                <w:rFonts w:ascii="Arial" w:hAnsi="Arial" w:cs="Arial"/>
                <w:b/>
                <w:sz w:val="20"/>
                <w:szCs w:val="20"/>
                <w:lang w:val="en-US"/>
              </w:rPr>
            </w:pPr>
            <w:r w:rsidRPr="007E21CD">
              <w:rPr>
                <w:rFonts w:ascii="Arial" w:hAnsi="Arial" w:cs="Arial"/>
                <w:b/>
                <w:sz w:val="20"/>
                <w:szCs w:val="20"/>
                <w:lang w:val="en-US"/>
              </w:rPr>
              <w:t>Main class W</w:t>
            </w:r>
          </w:p>
          <w:p w14:paraId="38971B8F" w14:textId="77777777" w:rsidR="00F50AC2" w:rsidRPr="007E21CD" w:rsidRDefault="00F50AC2" w:rsidP="004D3221">
            <w:pPr>
              <w:rPr>
                <w:b/>
                <w:sz w:val="20"/>
                <w:szCs w:val="20"/>
                <w:lang w:val="en-US"/>
              </w:rPr>
            </w:pPr>
            <w:r w:rsidRPr="007E21CD">
              <w:rPr>
                <w:rFonts w:ascii="Arial" w:hAnsi="Arial" w:cs="Arial"/>
                <w:b/>
                <w:sz w:val="20"/>
                <w:szCs w:val="20"/>
                <w:lang w:val="en-US"/>
              </w:rPr>
              <w:t>Guiding or transporting energy, signals, material or products from one place to another</w:t>
            </w:r>
          </w:p>
        </w:tc>
      </w:tr>
      <w:tr w:rsidR="00F50AC2" w:rsidRPr="00697DD9" w14:paraId="08E980E1" w14:textId="77777777" w:rsidTr="004D3221">
        <w:trPr>
          <w:trHeight w:val="20"/>
          <w:jc w:val="center"/>
        </w:trPr>
        <w:tc>
          <w:tcPr>
            <w:tcW w:w="362" w:type="pct"/>
            <w:vAlign w:val="center"/>
          </w:tcPr>
          <w:p w14:paraId="2FB65551"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00F3BFB3"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220DDD24"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FD2611" w14:paraId="22BEE07F" w14:textId="77777777" w:rsidTr="004D3221">
        <w:trPr>
          <w:trHeight w:val="20"/>
          <w:jc w:val="center"/>
        </w:trPr>
        <w:tc>
          <w:tcPr>
            <w:tcW w:w="362" w:type="pct"/>
            <w:vAlign w:val="center"/>
          </w:tcPr>
          <w:p w14:paraId="0101EBB5" w14:textId="77777777" w:rsidR="00F50AC2" w:rsidRPr="00697DD9" w:rsidRDefault="00F50AC2" w:rsidP="004D3221">
            <w:pPr>
              <w:rPr>
                <w:rFonts w:ascii="Arial" w:hAnsi="Arial" w:cs="Arial"/>
                <w:sz w:val="20"/>
                <w:szCs w:val="20"/>
              </w:rPr>
            </w:pPr>
            <w:r w:rsidRPr="00697DD9">
              <w:rPr>
                <w:rFonts w:ascii="Arial" w:hAnsi="Arial" w:cs="Arial"/>
                <w:sz w:val="20"/>
                <w:szCs w:val="20"/>
              </w:rPr>
              <w:t>WA</w:t>
            </w:r>
          </w:p>
        </w:tc>
        <w:tc>
          <w:tcPr>
            <w:tcW w:w="2476" w:type="pct"/>
            <w:vAlign w:val="center"/>
          </w:tcPr>
          <w:p w14:paraId="41BC1DD0"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Distributing high voltage electrical energy (&gt; 1 000 V a.c. or &gt; 1 500 V d.c.)</w:t>
            </w:r>
          </w:p>
        </w:tc>
        <w:tc>
          <w:tcPr>
            <w:tcW w:w="2162" w:type="pct"/>
            <w:vAlign w:val="center"/>
          </w:tcPr>
          <w:p w14:paraId="68D08659"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Busbar, motor control centre, switchgear assembly</w:t>
            </w:r>
          </w:p>
        </w:tc>
      </w:tr>
      <w:tr w:rsidR="00F50AC2" w:rsidRPr="00697DD9" w14:paraId="12857910" w14:textId="77777777" w:rsidTr="004D3221">
        <w:trPr>
          <w:trHeight w:val="20"/>
          <w:jc w:val="center"/>
        </w:trPr>
        <w:tc>
          <w:tcPr>
            <w:tcW w:w="362" w:type="pct"/>
            <w:vAlign w:val="center"/>
          </w:tcPr>
          <w:p w14:paraId="0FB72BA6" w14:textId="77777777" w:rsidR="00F50AC2" w:rsidRPr="00697DD9" w:rsidRDefault="00F50AC2" w:rsidP="004D3221">
            <w:pPr>
              <w:rPr>
                <w:rFonts w:ascii="Arial" w:hAnsi="Arial" w:cs="Arial"/>
                <w:sz w:val="20"/>
                <w:szCs w:val="20"/>
              </w:rPr>
            </w:pPr>
            <w:r w:rsidRPr="00697DD9">
              <w:rPr>
                <w:rFonts w:ascii="Arial" w:hAnsi="Arial" w:cs="Arial"/>
                <w:sz w:val="20"/>
                <w:szCs w:val="20"/>
              </w:rPr>
              <w:t>WB</w:t>
            </w:r>
          </w:p>
        </w:tc>
        <w:tc>
          <w:tcPr>
            <w:tcW w:w="2476" w:type="pct"/>
            <w:vAlign w:val="center"/>
          </w:tcPr>
          <w:p w14:paraId="01124C09"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Transporting high voltage electrical energy (&gt; 1 000 V a.c. or &gt; 1 500 V d.c.)</w:t>
            </w:r>
          </w:p>
        </w:tc>
        <w:tc>
          <w:tcPr>
            <w:tcW w:w="2162" w:type="pct"/>
            <w:vAlign w:val="center"/>
          </w:tcPr>
          <w:p w14:paraId="35FBA8BF" w14:textId="77777777" w:rsidR="00F50AC2" w:rsidRPr="00697DD9" w:rsidRDefault="00F50AC2" w:rsidP="004D3221">
            <w:pPr>
              <w:rPr>
                <w:rFonts w:ascii="Arial" w:hAnsi="Arial" w:cs="Arial"/>
                <w:sz w:val="20"/>
                <w:szCs w:val="20"/>
              </w:rPr>
            </w:pPr>
            <w:r w:rsidRPr="00697DD9">
              <w:rPr>
                <w:rFonts w:ascii="Arial" w:hAnsi="Arial" w:cs="Arial"/>
                <w:sz w:val="20"/>
                <w:szCs w:val="20"/>
              </w:rPr>
              <w:t>Bushing, cable, conductor</w:t>
            </w:r>
          </w:p>
        </w:tc>
      </w:tr>
      <w:tr w:rsidR="00F50AC2" w:rsidRPr="00FD2611" w14:paraId="50B160DA" w14:textId="77777777" w:rsidTr="004D3221">
        <w:trPr>
          <w:trHeight w:val="20"/>
          <w:jc w:val="center"/>
        </w:trPr>
        <w:tc>
          <w:tcPr>
            <w:tcW w:w="362" w:type="pct"/>
            <w:vAlign w:val="center"/>
          </w:tcPr>
          <w:p w14:paraId="2582194E" w14:textId="77777777" w:rsidR="00F50AC2" w:rsidRPr="00697DD9" w:rsidRDefault="00F50AC2" w:rsidP="004D3221">
            <w:pPr>
              <w:rPr>
                <w:rFonts w:ascii="Arial" w:hAnsi="Arial" w:cs="Arial"/>
                <w:sz w:val="20"/>
                <w:szCs w:val="20"/>
              </w:rPr>
            </w:pPr>
            <w:r w:rsidRPr="00697DD9">
              <w:rPr>
                <w:rFonts w:ascii="Arial" w:hAnsi="Arial" w:cs="Arial"/>
                <w:sz w:val="20"/>
                <w:szCs w:val="20"/>
              </w:rPr>
              <w:t>WC</w:t>
            </w:r>
          </w:p>
        </w:tc>
        <w:tc>
          <w:tcPr>
            <w:tcW w:w="2476" w:type="pct"/>
            <w:vAlign w:val="center"/>
          </w:tcPr>
          <w:p w14:paraId="0B118B8C"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Distributing low voltage electrical energy (≤ 1 000 V a.c. or ≤ 1 500 V d.c.)</w:t>
            </w:r>
          </w:p>
        </w:tc>
        <w:tc>
          <w:tcPr>
            <w:tcW w:w="2162" w:type="pct"/>
            <w:vAlign w:val="center"/>
          </w:tcPr>
          <w:p w14:paraId="3B2334E7"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Busbar, motor control centre, switchgear assembly</w:t>
            </w:r>
          </w:p>
        </w:tc>
      </w:tr>
      <w:tr w:rsidR="00F50AC2" w:rsidRPr="00697DD9" w14:paraId="29047B2D" w14:textId="77777777" w:rsidTr="004D3221">
        <w:trPr>
          <w:trHeight w:val="20"/>
          <w:jc w:val="center"/>
        </w:trPr>
        <w:tc>
          <w:tcPr>
            <w:tcW w:w="362" w:type="pct"/>
            <w:vAlign w:val="center"/>
          </w:tcPr>
          <w:p w14:paraId="3FDD6A5B" w14:textId="77777777" w:rsidR="00F50AC2" w:rsidRPr="00697DD9" w:rsidRDefault="00F50AC2" w:rsidP="004D3221">
            <w:pPr>
              <w:rPr>
                <w:rFonts w:ascii="Arial" w:hAnsi="Arial" w:cs="Arial"/>
                <w:sz w:val="20"/>
                <w:szCs w:val="20"/>
              </w:rPr>
            </w:pPr>
            <w:r w:rsidRPr="00697DD9">
              <w:rPr>
                <w:rFonts w:ascii="Arial" w:hAnsi="Arial" w:cs="Arial"/>
                <w:sz w:val="20"/>
                <w:szCs w:val="20"/>
              </w:rPr>
              <w:t>WD</w:t>
            </w:r>
          </w:p>
        </w:tc>
        <w:tc>
          <w:tcPr>
            <w:tcW w:w="2476" w:type="pct"/>
            <w:vAlign w:val="center"/>
          </w:tcPr>
          <w:p w14:paraId="2C45F2C3"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Transporting low voltage electrical energy (≤ 1 000 V a.c. or ≤ 1 500 V d.c.)</w:t>
            </w:r>
          </w:p>
        </w:tc>
        <w:tc>
          <w:tcPr>
            <w:tcW w:w="2162" w:type="pct"/>
            <w:vAlign w:val="center"/>
          </w:tcPr>
          <w:p w14:paraId="127EE42E" w14:textId="77777777" w:rsidR="00F50AC2" w:rsidRPr="00697DD9" w:rsidRDefault="00F50AC2" w:rsidP="004D3221">
            <w:pPr>
              <w:rPr>
                <w:rFonts w:ascii="Arial" w:hAnsi="Arial" w:cs="Arial"/>
                <w:sz w:val="20"/>
                <w:szCs w:val="20"/>
              </w:rPr>
            </w:pPr>
            <w:r w:rsidRPr="00697DD9">
              <w:rPr>
                <w:rFonts w:ascii="Arial" w:hAnsi="Arial" w:cs="Arial"/>
                <w:sz w:val="20"/>
                <w:szCs w:val="20"/>
              </w:rPr>
              <w:t>Bushing, cable, conductor</w:t>
            </w:r>
          </w:p>
        </w:tc>
      </w:tr>
      <w:tr w:rsidR="00F50AC2" w:rsidRPr="00FD2611" w14:paraId="302033B0" w14:textId="77777777" w:rsidTr="004D3221">
        <w:trPr>
          <w:trHeight w:val="20"/>
          <w:jc w:val="center"/>
        </w:trPr>
        <w:tc>
          <w:tcPr>
            <w:tcW w:w="362" w:type="pct"/>
            <w:vAlign w:val="center"/>
          </w:tcPr>
          <w:p w14:paraId="2BF6253F"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WE</w:t>
            </w:r>
          </w:p>
        </w:tc>
        <w:tc>
          <w:tcPr>
            <w:tcW w:w="2476" w:type="pct"/>
            <w:vAlign w:val="center"/>
          </w:tcPr>
          <w:p w14:paraId="1CFFA8B2"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Conducting earth potential or reference potential</w:t>
            </w:r>
          </w:p>
        </w:tc>
        <w:tc>
          <w:tcPr>
            <w:tcW w:w="2162" w:type="pct"/>
            <w:vAlign w:val="center"/>
          </w:tcPr>
          <w:p w14:paraId="16F78118"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Bonding conductor, earthing busbar, earthing conductor, earth rod</w:t>
            </w:r>
          </w:p>
        </w:tc>
      </w:tr>
      <w:tr w:rsidR="00F50AC2" w:rsidRPr="00697DD9" w14:paraId="6A5ED62D" w14:textId="77777777" w:rsidTr="004D3221">
        <w:trPr>
          <w:trHeight w:val="20"/>
          <w:jc w:val="center"/>
        </w:trPr>
        <w:tc>
          <w:tcPr>
            <w:tcW w:w="362" w:type="pct"/>
            <w:vAlign w:val="center"/>
          </w:tcPr>
          <w:p w14:paraId="5E6BA2BB" w14:textId="77777777" w:rsidR="00F50AC2" w:rsidRPr="00697DD9" w:rsidRDefault="00F50AC2" w:rsidP="004D3221">
            <w:pPr>
              <w:rPr>
                <w:rFonts w:ascii="Arial" w:hAnsi="Arial" w:cs="Arial"/>
                <w:sz w:val="20"/>
                <w:szCs w:val="20"/>
              </w:rPr>
            </w:pPr>
            <w:r w:rsidRPr="00697DD9">
              <w:rPr>
                <w:rFonts w:ascii="Arial" w:hAnsi="Arial" w:cs="Arial"/>
                <w:sz w:val="20"/>
                <w:szCs w:val="20"/>
              </w:rPr>
              <w:t>WF</w:t>
            </w:r>
          </w:p>
        </w:tc>
        <w:tc>
          <w:tcPr>
            <w:tcW w:w="2476" w:type="pct"/>
            <w:vAlign w:val="center"/>
          </w:tcPr>
          <w:p w14:paraId="624EB7D3"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Distributing electrical or electronic signal</w:t>
            </w:r>
          </w:p>
        </w:tc>
        <w:tc>
          <w:tcPr>
            <w:tcW w:w="2162" w:type="pct"/>
            <w:vAlign w:val="center"/>
          </w:tcPr>
          <w:p w14:paraId="00EEF5F8" w14:textId="77777777" w:rsidR="00F50AC2" w:rsidRPr="00697DD9" w:rsidRDefault="00F50AC2" w:rsidP="004D3221">
            <w:pPr>
              <w:rPr>
                <w:rFonts w:ascii="Arial" w:hAnsi="Arial" w:cs="Arial"/>
                <w:sz w:val="20"/>
                <w:szCs w:val="20"/>
              </w:rPr>
            </w:pPr>
            <w:r w:rsidRPr="00697DD9">
              <w:rPr>
                <w:rFonts w:ascii="Arial" w:hAnsi="Arial" w:cs="Arial"/>
                <w:sz w:val="20"/>
                <w:szCs w:val="20"/>
              </w:rPr>
              <w:t>Data bus, field bus</w:t>
            </w:r>
          </w:p>
        </w:tc>
      </w:tr>
      <w:tr w:rsidR="00F50AC2" w:rsidRPr="00FD2611" w14:paraId="704BD1D6" w14:textId="77777777" w:rsidTr="004D3221">
        <w:trPr>
          <w:trHeight w:val="20"/>
          <w:jc w:val="center"/>
        </w:trPr>
        <w:tc>
          <w:tcPr>
            <w:tcW w:w="362" w:type="pct"/>
            <w:vAlign w:val="center"/>
          </w:tcPr>
          <w:p w14:paraId="534B6732" w14:textId="77777777" w:rsidR="00F50AC2" w:rsidRPr="00697DD9" w:rsidRDefault="00F50AC2" w:rsidP="004D3221">
            <w:pPr>
              <w:rPr>
                <w:rFonts w:ascii="Arial" w:hAnsi="Arial" w:cs="Arial"/>
                <w:sz w:val="20"/>
                <w:szCs w:val="20"/>
              </w:rPr>
            </w:pPr>
            <w:r w:rsidRPr="00697DD9">
              <w:rPr>
                <w:rFonts w:ascii="Arial" w:hAnsi="Arial" w:cs="Arial"/>
                <w:sz w:val="20"/>
                <w:szCs w:val="20"/>
              </w:rPr>
              <w:t>WG</w:t>
            </w:r>
          </w:p>
        </w:tc>
        <w:tc>
          <w:tcPr>
            <w:tcW w:w="2476" w:type="pct"/>
            <w:vAlign w:val="center"/>
          </w:tcPr>
          <w:p w14:paraId="0EC2CF38"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Transporting electrical or electronic signal</w:t>
            </w:r>
          </w:p>
        </w:tc>
        <w:tc>
          <w:tcPr>
            <w:tcW w:w="2162" w:type="pct"/>
            <w:vAlign w:val="center"/>
          </w:tcPr>
          <w:p w14:paraId="629459F4"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Control cable, data line, measuring cable</w:t>
            </w:r>
          </w:p>
        </w:tc>
      </w:tr>
      <w:tr w:rsidR="00F50AC2" w:rsidRPr="00FD2611" w14:paraId="434AA669" w14:textId="77777777" w:rsidTr="004D3221">
        <w:trPr>
          <w:trHeight w:val="20"/>
          <w:jc w:val="center"/>
        </w:trPr>
        <w:tc>
          <w:tcPr>
            <w:tcW w:w="362" w:type="pct"/>
            <w:vAlign w:val="center"/>
          </w:tcPr>
          <w:p w14:paraId="27BDE3AC" w14:textId="77777777" w:rsidR="00F50AC2" w:rsidRPr="00697DD9" w:rsidRDefault="00F50AC2" w:rsidP="004D3221">
            <w:pPr>
              <w:rPr>
                <w:rFonts w:ascii="Arial" w:hAnsi="Arial" w:cs="Arial"/>
                <w:sz w:val="20"/>
                <w:szCs w:val="20"/>
              </w:rPr>
            </w:pPr>
            <w:r w:rsidRPr="00697DD9">
              <w:rPr>
                <w:rFonts w:ascii="Arial" w:hAnsi="Arial" w:cs="Arial"/>
                <w:sz w:val="20"/>
                <w:szCs w:val="20"/>
              </w:rPr>
              <w:t>WH</w:t>
            </w:r>
          </w:p>
        </w:tc>
        <w:tc>
          <w:tcPr>
            <w:tcW w:w="2476" w:type="pct"/>
            <w:vAlign w:val="center"/>
          </w:tcPr>
          <w:p w14:paraId="3AD40ABC" w14:textId="77777777" w:rsidR="00F50AC2" w:rsidRPr="007E21CD" w:rsidRDefault="00F50AC2" w:rsidP="004D3221">
            <w:pPr>
              <w:rPr>
                <w:rFonts w:ascii="Arial" w:hAnsi="Arial" w:cs="Arial"/>
                <w:sz w:val="20"/>
                <w:szCs w:val="20"/>
                <w:lang w:val="en-US"/>
              </w:rPr>
            </w:pPr>
            <w:r w:rsidRPr="007E21CD">
              <w:rPr>
                <w:rFonts w:ascii="Arial" w:hAnsi="Arial" w:cs="Arial"/>
                <w:sz w:val="20"/>
                <w:szCs w:val="20"/>
                <w:lang w:val="en-US"/>
              </w:rPr>
              <w:t>Transporting and routing optical signal</w:t>
            </w:r>
          </w:p>
        </w:tc>
        <w:tc>
          <w:tcPr>
            <w:tcW w:w="2162" w:type="pct"/>
            <w:vAlign w:val="center"/>
          </w:tcPr>
          <w:p w14:paraId="73ACB28C"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Optical fibre, optical fibre cable, optical wave guide</w:t>
            </w:r>
          </w:p>
        </w:tc>
      </w:tr>
      <w:tr w:rsidR="00F50AC2" w:rsidRPr="00697DD9" w14:paraId="3D49F5AE" w14:textId="77777777" w:rsidTr="004D3221">
        <w:trPr>
          <w:trHeight w:val="20"/>
          <w:jc w:val="center"/>
        </w:trPr>
        <w:tc>
          <w:tcPr>
            <w:tcW w:w="362" w:type="pct"/>
            <w:vAlign w:val="center"/>
          </w:tcPr>
          <w:p w14:paraId="21DEE63C" w14:textId="77777777" w:rsidR="00F50AC2" w:rsidRPr="00697DD9" w:rsidRDefault="00F50AC2" w:rsidP="004D3221">
            <w:pPr>
              <w:rPr>
                <w:rFonts w:ascii="Arial" w:hAnsi="Arial" w:cs="Arial"/>
                <w:sz w:val="20"/>
                <w:szCs w:val="20"/>
              </w:rPr>
            </w:pPr>
            <w:r w:rsidRPr="00697DD9">
              <w:rPr>
                <w:rFonts w:ascii="Arial" w:hAnsi="Arial" w:cs="Arial"/>
                <w:sz w:val="20"/>
                <w:szCs w:val="20"/>
              </w:rPr>
              <w:t>WJ</w:t>
            </w:r>
          </w:p>
        </w:tc>
        <w:tc>
          <w:tcPr>
            <w:tcW w:w="2476" w:type="pct"/>
            <w:vAlign w:val="center"/>
          </w:tcPr>
          <w:p w14:paraId="7F334856"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D6B0273" w14:textId="77777777" w:rsidR="00F50AC2" w:rsidRPr="00697DD9" w:rsidRDefault="00F50AC2" w:rsidP="004D3221">
            <w:pPr>
              <w:rPr>
                <w:rFonts w:ascii="Arial" w:hAnsi="Arial" w:cs="Arial"/>
                <w:sz w:val="20"/>
                <w:szCs w:val="20"/>
              </w:rPr>
            </w:pPr>
          </w:p>
        </w:tc>
      </w:tr>
      <w:tr w:rsidR="00F50AC2" w:rsidRPr="00697DD9" w14:paraId="19571058" w14:textId="77777777" w:rsidTr="004D3221">
        <w:trPr>
          <w:trHeight w:val="20"/>
          <w:jc w:val="center"/>
        </w:trPr>
        <w:tc>
          <w:tcPr>
            <w:tcW w:w="362" w:type="pct"/>
            <w:vAlign w:val="center"/>
          </w:tcPr>
          <w:p w14:paraId="5962F072" w14:textId="77777777" w:rsidR="00F50AC2" w:rsidRPr="00697DD9" w:rsidRDefault="00F50AC2" w:rsidP="004D3221">
            <w:pPr>
              <w:rPr>
                <w:rFonts w:ascii="Arial" w:hAnsi="Arial" w:cs="Arial"/>
                <w:sz w:val="20"/>
                <w:szCs w:val="20"/>
              </w:rPr>
            </w:pPr>
            <w:r w:rsidRPr="00697DD9">
              <w:rPr>
                <w:rFonts w:ascii="Arial" w:hAnsi="Arial" w:cs="Arial"/>
                <w:sz w:val="20"/>
                <w:szCs w:val="20"/>
              </w:rPr>
              <w:t>WK</w:t>
            </w:r>
          </w:p>
        </w:tc>
        <w:tc>
          <w:tcPr>
            <w:tcW w:w="2476" w:type="pct"/>
            <w:vAlign w:val="center"/>
          </w:tcPr>
          <w:p w14:paraId="43AF364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3C14A95" w14:textId="77777777" w:rsidR="00F50AC2" w:rsidRPr="00697DD9" w:rsidRDefault="00F50AC2" w:rsidP="004D3221">
            <w:pPr>
              <w:rPr>
                <w:rFonts w:ascii="Arial" w:hAnsi="Arial" w:cs="Arial"/>
                <w:sz w:val="20"/>
                <w:szCs w:val="20"/>
              </w:rPr>
            </w:pPr>
          </w:p>
        </w:tc>
      </w:tr>
      <w:tr w:rsidR="00F50AC2" w:rsidRPr="00FD2611" w14:paraId="33F95516" w14:textId="77777777" w:rsidTr="004D3221">
        <w:trPr>
          <w:trHeight w:val="20"/>
          <w:jc w:val="center"/>
        </w:trPr>
        <w:tc>
          <w:tcPr>
            <w:tcW w:w="362" w:type="pct"/>
            <w:vAlign w:val="center"/>
          </w:tcPr>
          <w:p w14:paraId="3C1ACE1F" w14:textId="77777777" w:rsidR="00F50AC2" w:rsidRPr="00697DD9" w:rsidRDefault="00F50AC2" w:rsidP="004D3221">
            <w:pPr>
              <w:rPr>
                <w:rFonts w:ascii="Arial" w:hAnsi="Arial" w:cs="Arial"/>
                <w:sz w:val="20"/>
                <w:szCs w:val="20"/>
              </w:rPr>
            </w:pPr>
            <w:r w:rsidRPr="00697DD9">
              <w:rPr>
                <w:rFonts w:ascii="Arial" w:hAnsi="Arial" w:cs="Arial"/>
                <w:sz w:val="20"/>
                <w:szCs w:val="20"/>
              </w:rPr>
              <w:t>WL</w:t>
            </w:r>
          </w:p>
        </w:tc>
        <w:tc>
          <w:tcPr>
            <w:tcW w:w="2476" w:type="pct"/>
            <w:vAlign w:val="center"/>
          </w:tcPr>
          <w:p w14:paraId="6B62400B"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Transporting material or product (not driven)</w:t>
            </w:r>
          </w:p>
        </w:tc>
        <w:tc>
          <w:tcPr>
            <w:tcW w:w="2162" w:type="pct"/>
            <w:vAlign w:val="center"/>
          </w:tcPr>
          <w:p w14:paraId="333FDC75"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Conductor, inclined plane, roller table</w:t>
            </w:r>
          </w:p>
        </w:tc>
      </w:tr>
      <w:tr w:rsidR="00F50AC2" w:rsidRPr="00697DD9" w14:paraId="68F1439F" w14:textId="77777777" w:rsidTr="004D3221">
        <w:trPr>
          <w:trHeight w:val="20"/>
          <w:jc w:val="center"/>
        </w:trPr>
        <w:tc>
          <w:tcPr>
            <w:tcW w:w="362" w:type="pct"/>
            <w:vAlign w:val="center"/>
          </w:tcPr>
          <w:p w14:paraId="7F420BFF" w14:textId="77777777" w:rsidR="00F50AC2" w:rsidRPr="00697DD9" w:rsidRDefault="00F50AC2" w:rsidP="004D3221">
            <w:pPr>
              <w:rPr>
                <w:rFonts w:ascii="Arial" w:hAnsi="Arial" w:cs="Arial"/>
                <w:sz w:val="20"/>
                <w:szCs w:val="20"/>
              </w:rPr>
            </w:pPr>
            <w:r w:rsidRPr="00697DD9">
              <w:rPr>
                <w:rFonts w:ascii="Arial" w:hAnsi="Arial" w:cs="Arial"/>
                <w:sz w:val="20"/>
                <w:szCs w:val="20"/>
              </w:rPr>
              <w:t>WM</w:t>
            </w:r>
          </w:p>
        </w:tc>
        <w:tc>
          <w:tcPr>
            <w:tcW w:w="2476" w:type="pct"/>
            <w:vAlign w:val="center"/>
          </w:tcPr>
          <w:p w14:paraId="23D3422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Conducting or guiding flow of substance in open enclosure</w:t>
            </w:r>
          </w:p>
        </w:tc>
        <w:tc>
          <w:tcPr>
            <w:tcW w:w="2162" w:type="pct"/>
            <w:vAlign w:val="center"/>
          </w:tcPr>
          <w:p w14:paraId="7A9CB5A4" w14:textId="77777777" w:rsidR="00F50AC2" w:rsidRPr="00697DD9" w:rsidRDefault="00F50AC2" w:rsidP="004D3221">
            <w:pPr>
              <w:rPr>
                <w:rFonts w:ascii="Arial" w:hAnsi="Arial" w:cs="Arial"/>
                <w:sz w:val="20"/>
                <w:szCs w:val="20"/>
              </w:rPr>
            </w:pPr>
            <w:r w:rsidRPr="00697DD9">
              <w:rPr>
                <w:rFonts w:ascii="Arial" w:hAnsi="Arial" w:cs="Arial"/>
                <w:sz w:val="20"/>
                <w:szCs w:val="20"/>
              </w:rPr>
              <w:t>Channel</w:t>
            </w:r>
          </w:p>
        </w:tc>
      </w:tr>
      <w:tr w:rsidR="00F50AC2" w:rsidRPr="00697DD9" w14:paraId="3C2EF6F6" w14:textId="77777777" w:rsidTr="004D3221">
        <w:trPr>
          <w:trHeight w:val="20"/>
          <w:jc w:val="center"/>
        </w:trPr>
        <w:tc>
          <w:tcPr>
            <w:tcW w:w="362" w:type="pct"/>
            <w:vAlign w:val="center"/>
          </w:tcPr>
          <w:p w14:paraId="0ABC0C19" w14:textId="77777777" w:rsidR="00F50AC2" w:rsidRPr="00697DD9" w:rsidRDefault="00F50AC2" w:rsidP="004D3221">
            <w:pPr>
              <w:rPr>
                <w:rFonts w:ascii="Arial" w:hAnsi="Arial" w:cs="Arial"/>
                <w:sz w:val="20"/>
                <w:szCs w:val="20"/>
              </w:rPr>
            </w:pPr>
            <w:r w:rsidRPr="00697DD9">
              <w:rPr>
                <w:rFonts w:ascii="Arial" w:hAnsi="Arial" w:cs="Arial"/>
                <w:sz w:val="20"/>
                <w:szCs w:val="20"/>
              </w:rPr>
              <w:t>WN</w:t>
            </w:r>
          </w:p>
        </w:tc>
        <w:tc>
          <w:tcPr>
            <w:tcW w:w="2476" w:type="pct"/>
            <w:vAlign w:val="center"/>
          </w:tcPr>
          <w:p w14:paraId="6B28CCAF"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Conducting or guiding flow of substance in flexible, closed enclosure</w:t>
            </w:r>
          </w:p>
        </w:tc>
        <w:tc>
          <w:tcPr>
            <w:tcW w:w="2162" w:type="pct"/>
            <w:vAlign w:val="center"/>
          </w:tcPr>
          <w:p w14:paraId="174138DB" w14:textId="77777777" w:rsidR="00F50AC2" w:rsidRPr="00697DD9" w:rsidRDefault="00F50AC2" w:rsidP="004D3221">
            <w:pPr>
              <w:rPr>
                <w:rFonts w:ascii="Arial" w:hAnsi="Arial" w:cs="Arial"/>
                <w:sz w:val="20"/>
                <w:szCs w:val="20"/>
              </w:rPr>
            </w:pPr>
            <w:r w:rsidRPr="00697DD9">
              <w:rPr>
                <w:rFonts w:ascii="Arial" w:hAnsi="Arial" w:cs="Arial"/>
                <w:sz w:val="20"/>
                <w:szCs w:val="20"/>
              </w:rPr>
              <w:t>Hose</w:t>
            </w:r>
          </w:p>
        </w:tc>
      </w:tr>
      <w:tr w:rsidR="00F50AC2" w:rsidRPr="00697DD9" w14:paraId="108B5798" w14:textId="77777777" w:rsidTr="004D3221">
        <w:trPr>
          <w:trHeight w:val="20"/>
          <w:jc w:val="center"/>
        </w:trPr>
        <w:tc>
          <w:tcPr>
            <w:tcW w:w="362" w:type="pct"/>
            <w:vAlign w:val="center"/>
          </w:tcPr>
          <w:p w14:paraId="70C50731" w14:textId="77777777" w:rsidR="00F50AC2" w:rsidRPr="00697DD9" w:rsidRDefault="00F50AC2" w:rsidP="004D3221">
            <w:pPr>
              <w:rPr>
                <w:rFonts w:ascii="Arial" w:hAnsi="Arial" w:cs="Arial"/>
                <w:sz w:val="20"/>
                <w:szCs w:val="20"/>
              </w:rPr>
            </w:pPr>
            <w:r w:rsidRPr="00697DD9">
              <w:rPr>
                <w:rFonts w:ascii="Arial" w:hAnsi="Arial" w:cs="Arial"/>
                <w:sz w:val="20"/>
                <w:szCs w:val="20"/>
              </w:rPr>
              <w:t>WP</w:t>
            </w:r>
          </w:p>
        </w:tc>
        <w:tc>
          <w:tcPr>
            <w:tcW w:w="2476" w:type="pct"/>
            <w:vAlign w:val="center"/>
          </w:tcPr>
          <w:p w14:paraId="51B1DC1C"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Conducting or guiding flow of substance in rigid, closed enclosure</w:t>
            </w:r>
          </w:p>
        </w:tc>
        <w:tc>
          <w:tcPr>
            <w:tcW w:w="2162" w:type="pct"/>
            <w:vAlign w:val="center"/>
          </w:tcPr>
          <w:p w14:paraId="2F55FB02" w14:textId="77777777" w:rsidR="00F50AC2" w:rsidRPr="00697DD9" w:rsidRDefault="00F50AC2" w:rsidP="004D3221">
            <w:pPr>
              <w:rPr>
                <w:rFonts w:ascii="Arial" w:hAnsi="Arial" w:cs="Arial"/>
                <w:sz w:val="20"/>
                <w:szCs w:val="20"/>
              </w:rPr>
            </w:pPr>
            <w:r w:rsidRPr="00697DD9">
              <w:rPr>
                <w:rFonts w:ascii="Arial" w:hAnsi="Arial" w:cs="Arial"/>
                <w:sz w:val="20"/>
                <w:szCs w:val="20"/>
              </w:rPr>
              <w:t>Air duct, pipe, stack</w:t>
            </w:r>
          </w:p>
        </w:tc>
      </w:tr>
      <w:tr w:rsidR="00F50AC2" w:rsidRPr="00FD2611" w14:paraId="7719381D" w14:textId="77777777" w:rsidTr="004D3221">
        <w:trPr>
          <w:trHeight w:val="20"/>
          <w:jc w:val="center"/>
        </w:trPr>
        <w:tc>
          <w:tcPr>
            <w:tcW w:w="362" w:type="pct"/>
            <w:vAlign w:val="center"/>
          </w:tcPr>
          <w:p w14:paraId="4CAC09DB" w14:textId="77777777" w:rsidR="00F50AC2" w:rsidRPr="00697DD9" w:rsidRDefault="00F50AC2" w:rsidP="004D3221">
            <w:pPr>
              <w:rPr>
                <w:rFonts w:ascii="Arial" w:hAnsi="Arial" w:cs="Arial"/>
                <w:sz w:val="20"/>
                <w:szCs w:val="20"/>
              </w:rPr>
            </w:pPr>
            <w:r w:rsidRPr="00697DD9">
              <w:rPr>
                <w:rFonts w:ascii="Arial" w:hAnsi="Arial" w:cs="Arial"/>
                <w:sz w:val="20"/>
                <w:szCs w:val="20"/>
              </w:rPr>
              <w:t>WQ</w:t>
            </w:r>
          </w:p>
        </w:tc>
        <w:tc>
          <w:tcPr>
            <w:tcW w:w="2476" w:type="pct"/>
            <w:vAlign w:val="center"/>
          </w:tcPr>
          <w:p w14:paraId="7F02F3C4" w14:textId="77777777" w:rsidR="00F50AC2" w:rsidRPr="00697DD9" w:rsidRDefault="00F50AC2" w:rsidP="004D3221">
            <w:pPr>
              <w:rPr>
                <w:rFonts w:ascii="Arial" w:hAnsi="Arial" w:cs="Arial"/>
                <w:sz w:val="20"/>
                <w:szCs w:val="20"/>
              </w:rPr>
            </w:pPr>
            <w:r w:rsidRPr="00697DD9">
              <w:rPr>
                <w:rFonts w:ascii="Arial" w:hAnsi="Arial" w:cs="Arial"/>
                <w:sz w:val="20"/>
                <w:szCs w:val="20"/>
              </w:rPr>
              <w:t>Transporting mechanical energy</w:t>
            </w:r>
          </w:p>
        </w:tc>
        <w:tc>
          <w:tcPr>
            <w:tcW w:w="2162" w:type="pct"/>
            <w:vAlign w:val="center"/>
          </w:tcPr>
          <w:p w14:paraId="2F4EA4E9"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chain, linkage, rotor, shaft, V-belt</w:t>
            </w:r>
          </w:p>
        </w:tc>
      </w:tr>
      <w:tr w:rsidR="00F50AC2" w:rsidRPr="00697DD9" w14:paraId="2940D44F" w14:textId="77777777" w:rsidTr="004D3221">
        <w:trPr>
          <w:trHeight w:val="20"/>
          <w:jc w:val="center"/>
        </w:trPr>
        <w:tc>
          <w:tcPr>
            <w:tcW w:w="362" w:type="pct"/>
            <w:vAlign w:val="center"/>
          </w:tcPr>
          <w:p w14:paraId="1D8A9697" w14:textId="77777777" w:rsidR="00F50AC2" w:rsidRPr="00697DD9" w:rsidRDefault="00F50AC2" w:rsidP="004D3221">
            <w:pPr>
              <w:rPr>
                <w:rFonts w:ascii="Arial" w:hAnsi="Arial" w:cs="Arial"/>
                <w:sz w:val="20"/>
                <w:szCs w:val="20"/>
              </w:rPr>
            </w:pPr>
            <w:r w:rsidRPr="00697DD9">
              <w:rPr>
                <w:rFonts w:ascii="Arial" w:hAnsi="Arial" w:cs="Arial"/>
                <w:sz w:val="20"/>
                <w:szCs w:val="20"/>
              </w:rPr>
              <w:t>WR</w:t>
            </w:r>
          </w:p>
        </w:tc>
        <w:tc>
          <w:tcPr>
            <w:tcW w:w="2476" w:type="pct"/>
            <w:vAlign w:val="center"/>
          </w:tcPr>
          <w:p w14:paraId="68BFE19D"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Conducting or guiding track-bound transport equipment</w:t>
            </w:r>
          </w:p>
        </w:tc>
        <w:tc>
          <w:tcPr>
            <w:tcW w:w="2162" w:type="pct"/>
            <w:vAlign w:val="center"/>
          </w:tcPr>
          <w:p w14:paraId="243F3E2C" w14:textId="77777777" w:rsidR="00F50AC2" w:rsidRPr="00697DD9" w:rsidRDefault="00F50AC2" w:rsidP="004D3221">
            <w:pPr>
              <w:rPr>
                <w:rFonts w:ascii="Arial" w:hAnsi="Arial" w:cs="Arial"/>
                <w:sz w:val="20"/>
                <w:szCs w:val="20"/>
              </w:rPr>
            </w:pPr>
            <w:r w:rsidRPr="00697DD9">
              <w:rPr>
                <w:rFonts w:ascii="Arial" w:hAnsi="Arial" w:cs="Arial"/>
                <w:sz w:val="20"/>
                <w:szCs w:val="20"/>
              </w:rPr>
              <w:t>Points, rails, railway, turntable</w:t>
            </w:r>
          </w:p>
        </w:tc>
      </w:tr>
      <w:tr w:rsidR="00F50AC2" w:rsidRPr="00697DD9" w14:paraId="5825C20E" w14:textId="77777777" w:rsidTr="004D3221">
        <w:trPr>
          <w:trHeight w:val="20"/>
          <w:jc w:val="center"/>
        </w:trPr>
        <w:tc>
          <w:tcPr>
            <w:tcW w:w="362" w:type="pct"/>
            <w:vAlign w:val="center"/>
          </w:tcPr>
          <w:p w14:paraId="371DA8A0" w14:textId="77777777" w:rsidR="00F50AC2" w:rsidRPr="00697DD9" w:rsidRDefault="00F50AC2" w:rsidP="004D3221">
            <w:pPr>
              <w:rPr>
                <w:rFonts w:ascii="Arial" w:hAnsi="Arial" w:cs="Arial"/>
                <w:sz w:val="20"/>
                <w:szCs w:val="20"/>
              </w:rPr>
            </w:pPr>
            <w:r w:rsidRPr="00697DD9">
              <w:rPr>
                <w:rFonts w:ascii="Arial" w:hAnsi="Arial" w:cs="Arial"/>
                <w:sz w:val="20"/>
                <w:szCs w:val="20"/>
              </w:rPr>
              <w:t>WS</w:t>
            </w:r>
          </w:p>
        </w:tc>
        <w:tc>
          <w:tcPr>
            <w:tcW w:w="2476" w:type="pct"/>
            <w:vAlign w:val="center"/>
          </w:tcPr>
          <w:p w14:paraId="07DAD85F"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Conducting or guiding persons (access equipment)</w:t>
            </w:r>
          </w:p>
        </w:tc>
        <w:tc>
          <w:tcPr>
            <w:tcW w:w="2162" w:type="pct"/>
            <w:vAlign w:val="center"/>
          </w:tcPr>
          <w:p w14:paraId="71AB6A9B" w14:textId="77777777" w:rsidR="00F50AC2" w:rsidRPr="00697DD9" w:rsidRDefault="00F50AC2" w:rsidP="004D3221">
            <w:pPr>
              <w:rPr>
                <w:rFonts w:ascii="Arial" w:hAnsi="Arial" w:cs="Arial"/>
                <w:sz w:val="20"/>
                <w:szCs w:val="20"/>
              </w:rPr>
            </w:pPr>
            <w:r w:rsidRPr="00697DD9">
              <w:rPr>
                <w:rFonts w:ascii="Arial" w:hAnsi="Arial" w:cs="Arial"/>
                <w:sz w:val="20"/>
                <w:szCs w:val="20"/>
              </w:rPr>
              <w:t>Catwalk, platform, stair</w:t>
            </w:r>
          </w:p>
        </w:tc>
      </w:tr>
      <w:tr w:rsidR="00F50AC2" w:rsidRPr="00697DD9" w14:paraId="4DA67C3B" w14:textId="77777777" w:rsidTr="004D3221">
        <w:trPr>
          <w:trHeight w:val="20"/>
          <w:jc w:val="center"/>
        </w:trPr>
        <w:tc>
          <w:tcPr>
            <w:tcW w:w="362" w:type="pct"/>
            <w:vAlign w:val="center"/>
          </w:tcPr>
          <w:p w14:paraId="3B9275C4" w14:textId="77777777" w:rsidR="00F50AC2" w:rsidRPr="00697DD9" w:rsidRDefault="00F50AC2" w:rsidP="004D3221">
            <w:pPr>
              <w:rPr>
                <w:rFonts w:ascii="Arial" w:hAnsi="Arial" w:cs="Arial"/>
                <w:sz w:val="20"/>
                <w:szCs w:val="20"/>
              </w:rPr>
            </w:pPr>
            <w:r w:rsidRPr="00697DD9">
              <w:rPr>
                <w:rFonts w:ascii="Arial" w:hAnsi="Arial" w:cs="Arial"/>
                <w:sz w:val="20"/>
                <w:szCs w:val="20"/>
              </w:rPr>
              <w:t>WT</w:t>
            </w:r>
          </w:p>
        </w:tc>
        <w:tc>
          <w:tcPr>
            <w:tcW w:w="2476" w:type="pct"/>
            <w:vAlign w:val="center"/>
          </w:tcPr>
          <w:p w14:paraId="7CBCC28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Conducting or guiding mobile transport equipment</w:t>
            </w:r>
          </w:p>
        </w:tc>
        <w:tc>
          <w:tcPr>
            <w:tcW w:w="2162" w:type="pct"/>
            <w:vAlign w:val="center"/>
          </w:tcPr>
          <w:p w14:paraId="707EDB0D" w14:textId="77777777" w:rsidR="00F50AC2" w:rsidRPr="00697DD9" w:rsidRDefault="00F50AC2" w:rsidP="004D3221">
            <w:pPr>
              <w:rPr>
                <w:rFonts w:ascii="Arial" w:hAnsi="Arial" w:cs="Arial"/>
                <w:sz w:val="20"/>
                <w:szCs w:val="20"/>
              </w:rPr>
            </w:pPr>
            <w:r w:rsidRPr="00697DD9">
              <w:rPr>
                <w:rFonts w:ascii="Arial" w:hAnsi="Arial" w:cs="Arial"/>
                <w:sz w:val="20"/>
                <w:szCs w:val="20"/>
              </w:rPr>
              <w:t>Path, road, shipping routes</w:t>
            </w:r>
          </w:p>
        </w:tc>
      </w:tr>
      <w:tr w:rsidR="00F50AC2" w:rsidRPr="00697DD9" w14:paraId="7B371C58" w14:textId="77777777" w:rsidTr="004D3221">
        <w:trPr>
          <w:trHeight w:val="20"/>
          <w:jc w:val="center"/>
        </w:trPr>
        <w:tc>
          <w:tcPr>
            <w:tcW w:w="362" w:type="pct"/>
            <w:vAlign w:val="center"/>
          </w:tcPr>
          <w:p w14:paraId="06F8BCAD" w14:textId="77777777" w:rsidR="00F50AC2" w:rsidRPr="00697DD9" w:rsidRDefault="00F50AC2" w:rsidP="004D3221">
            <w:pPr>
              <w:rPr>
                <w:rFonts w:ascii="Arial" w:hAnsi="Arial" w:cs="Arial"/>
                <w:sz w:val="20"/>
                <w:szCs w:val="20"/>
              </w:rPr>
            </w:pPr>
            <w:r w:rsidRPr="00697DD9">
              <w:rPr>
                <w:rFonts w:ascii="Arial" w:hAnsi="Arial" w:cs="Arial"/>
                <w:sz w:val="20"/>
                <w:szCs w:val="20"/>
              </w:rPr>
              <w:t>WU</w:t>
            </w:r>
          </w:p>
        </w:tc>
        <w:tc>
          <w:tcPr>
            <w:tcW w:w="2476" w:type="pct"/>
            <w:vAlign w:val="center"/>
          </w:tcPr>
          <w:p w14:paraId="0F6AF924"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5E487B6" w14:textId="77777777" w:rsidR="00F50AC2" w:rsidRPr="00697DD9" w:rsidRDefault="00F50AC2" w:rsidP="004D3221">
            <w:pPr>
              <w:rPr>
                <w:rFonts w:ascii="Arial" w:hAnsi="Arial" w:cs="Arial"/>
                <w:sz w:val="20"/>
                <w:szCs w:val="20"/>
              </w:rPr>
            </w:pPr>
          </w:p>
        </w:tc>
      </w:tr>
      <w:tr w:rsidR="00F50AC2" w:rsidRPr="00697DD9" w14:paraId="1D8950A8" w14:textId="77777777" w:rsidTr="004D3221">
        <w:trPr>
          <w:trHeight w:val="20"/>
          <w:jc w:val="center"/>
        </w:trPr>
        <w:tc>
          <w:tcPr>
            <w:tcW w:w="362" w:type="pct"/>
            <w:vAlign w:val="center"/>
          </w:tcPr>
          <w:p w14:paraId="0C4743E6" w14:textId="77777777" w:rsidR="00F50AC2" w:rsidRPr="00697DD9" w:rsidRDefault="00F50AC2" w:rsidP="004D3221">
            <w:pPr>
              <w:rPr>
                <w:rFonts w:ascii="Arial" w:hAnsi="Arial" w:cs="Arial"/>
                <w:sz w:val="20"/>
                <w:szCs w:val="20"/>
              </w:rPr>
            </w:pPr>
            <w:r w:rsidRPr="00697DD9">
              <w:rPr>
                <w:rFonts w:ascii="Arial" w:hAnsi="Arial" w:cs="Arial"/>
                <w:sz w:val="20"/>
                <w:szCs w:val="20"/>
              </w:rPr>
              <w:t>WV</w:t>
            </w:r>
          </w:p>
        </w:tc>
        <w:tc>
          <w:tcPr>
            <w:tcW w:w="2476" w:type="pct"/>
            <w:vAlign w:val="center"/>
          </w:tcPr>
          <w:p w14:paraId="25047FA2"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8A142B8" w14:textId="77777777" w:rsidR="00F50AC2" w:rsidRPr="00697DD9" w:rsidRDefault="00F50AC2" w:rsidP="004D3221">
            <w:pPr>
              <w:rPr>
                <w:rFonts w:ascii="Arial" w:hAnsi="Arial" w:cs="Arial"/>
                <w:sz w:val="20"/>
                <w:szCs w:val="20"/>
              </w:rPr>
            </w:pPr>
          </w:p>
        </w:tc>
      </w:tr>
      <w:tr w:rsidR="00F50AC2" w:rsidRPr="00697DD9" w14:paraId="7E7A3615" w14:textId="77777777" w:rsidTr="004D3221">
        <w:trPr>
          <w:trHeight w:val="20"/>
          <w:jc w:val="center"/>
        </w:trPr>
        <w:tc>
          <w:tcPr>
            <w:tcW w:w="362" w:type="pct"/>
            <w:vAlign w:val="center"/>
          </w:tcPr>
          <w:p w14:paraId="37E7FF45" w14:textId="77777777" w:rsidR="00F50AC2" w:rsidRPr="00697DD9" w:rsidRDefault="00F50AC2" w:rsidP="004D3221">
            <w:pPr>
              <w:rPr>
                <w:rFonts w:ascii="Arial" w:hAnsi="Arial" w:cs="Arial"/>
                <w:sz w:val="20"/>
                <w:szCs w:val="20"/>
              </w:rPr>
            </w:pPr>
            <w:r w:rsidRPr="00697DD9">
              <w:rPr>
                <w:rFonts w:ascii="Arial" w:hAnsi="Arial" w:cs="Arial"/>
                <w:sz w:val="20"/>
                <w:szCs w:val="20"/>
              </w:rPr>
              <w:t>WW</w:t>
            </w:r>
          </w:p>
        </w:tc>
        <w:tc>
          <w:tcPr>
            <w:tcW w:w="2476" w:type="pct"/>
            <w:vAlign w:val="center"/>
          </w:tcPr>
          <w:p w14:paraId="5A38C36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4EADD967" w14:textId="77777777" w:rsidR="00F50AC2" w:rsidRPr="00697DD9" w:rsidRDefault="00F50AC2" w:rsidP="004D3221">
            <w:pPr>
              <w:rPr>
                <w:rFonts w:ascii="Arial" w:hAnsi="Arial" w:cs="Arial"/>
                <w:sz w:val="20"/>
                <w:szCs w:val="20"/>
              </w:rPr>
            </w:pPr>
          </w:p>
        </w:tc>
      </w:tr>
      <w:tr w:rsidR="00F50AC2" w:rsidRPr="00697DD9" w14:paraId="593F17EC" w14:textId="77777777" w:rsidTr="004D3221">
        <w:trPr>
          <w:trHeight w:val="20"/>
          <w:jc w:val="center"/>
        </w:trPr>
        <w:tc>
          <w:tcPr>
            <w:tcW w:w="362" w:type="pct"/>
            <w:vAlign w:val="center"/>
          </w:tcPr>
          <w:p w14:paraId="3179B286" w14:textId="77777777" w:rsidR="00F50AC2" w:rsidRPr="00697DD9" w:rsidRDefault="00F50AC2" w:rsidP="004D3221">
            <w:pPr>
              <w:rPr>
                <w:rFonts w:ascii="Arial" w:hAnsi="Arial" w:cs="Arial"/>
                <w:sz w:val="20"/>
                <w:szCs w:val="20"/>
              </w:rPr>
            </w:pPr>
            <w:r w:rsidRPr="00697DD9">
              <w:rPr>
                <w:rFonts w:ascii="Arial" w:hAnsi="Arial" w:cs="Arial"/>
                <w:sz w:val="20"/>
                <w:szCs w:val="20"/>
              </w:rPr>
              <w:t>WX</w:t>
            </w:r>
          </w:p>
        </w:tc>
        <w:tc>
          <w:tcPr>
            <w:tcW w:w="2476" w:type="pct"/>
            <w:vAlign w:val="center"/>
          </w:tcPr>
          <w:p w14:paraId="24C291ED"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765035E" w14:textId="77777777" w:rsidR="00F50AC2" w:rsidRPr="00697DD9" w:rsidRDefault="00F50AC2" w:rsidP="004D3221">
            <w:pPr>
              <w:rPr>
                <w:rFonts w:ascii="Arial" w:hAnsi="Arial" w:cs="Arial"/>
                <w:sz w:val="20"/>
                <w:szCs w:val="20"/>
              </w:rPr>
            </w:pPr>
          </w:p>
        </w:tc>
      </w:tr>
      <w:tr w:rsidR="00F50AC2" w:rsidRPr="00697DD9" w14:paraId="48B6EFCB" w14:textId="77777777" w:rsidTr="004D3221">
        <w:trPr>
          <w:trHeight w:val="20"/>
          <w:jc w:val="center"/>
        </w:trPr>
        <w:tc>
          <w:tcPr>
            <w:tcW w:w="362" w:type="pct"/>
            <w:vAlign w:val="center"/>
          </w:tcPr>
          <w:p w14:paraId="64858C5A" w14:textId="77777777" w:rsidR="00F50AC2" w:rsidRPr="00697DD9" w:rsidRDefault="00F50AC2" w:rsidP="004D3221">
            <w:pPr>
              <w:rPr>
                <w:rFonts w:ascii="Arial" w:hAnsi="Arial" w:cs="Arial"/>
                <w:sz w:val="20"/>
                <w:szCs w:val="20"/>
              </w:rPr>
            </w:pPr>
            <w:r w:rsidRPr="00697DD9">
              <w:rPr>
                <w:rFonts w:ascii="Arial" w:hAnsi="Arial" w:cs="Arial"/>
                <w:sz w:val="20"/>
                <w:szCs w:val="20"/>
              </w:rPr>
              <w:t>WY</w:t>
            </w:r>
          </w:p>
        </w:tc>
        <w:tc>
          <w:tcPr>
            <w:tcW w:w="2476" w:type="pct"/>
            <w:vAlign w:val="center"/>
          </w:tcPr>
          <w:p w14:paraId="72664DC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9C3D45E" w14:textId="77777777" w:rsidR="00F50AC2" w:rsidRPr="00697DD9" w:rsidRDefault="00F50AC2" w:rsidP="004D3221">
            <w:pPr>
              <w:rPr>
                <w:rFonts w:ascii="Arial" w:hAnsi="Arial" w:cs="Arial"/>
                <w:sz w:val="20"/>
                <w:szCs w:val="20"/>
              </w:rPr>
            </w:pPr>
          </w:p>
        </w:tc>
      </w:tr>
      <w:tr w:rsidR="00F50AC2" w:rsidRPr="00697DD9" w14:paraId="5CCD2E95" w14:textId="77777777" w:rsidTr="004D3221">
        <w:trPr>
          <w:trHeight w:val="20"/>
          <w:jc w:val="center"/>
        </w:trPr>
        <w:tc>
          <w:tcPr>
            <w:tcW w:w="362" w:type="pct"/>
            <w:vAlign w:val="center"/>
          </w:tcPr>
          <w:p w14:paraId="2D1A09D3" w14:textId="77777777" w:rsidR="00F50AC2" w:rsidRPr="00697DD9" w:rsidRDefault="00F50AC2" w:rsidP="004D3221">
            <w:pPr>
              <w:rPr>
                <w:rFonts w:ascii="Arial" w:hAnsi="Arial" w:cs="Arial"/>
                <w:sz w:val="20"/>
                <w:szCs w:val="20"/>
              </w:rPr>
            </w:pPr>
            <w:r w:rsidRPr="00697DD9">
              <w:rPr>
                <w:rFonts w:ascii="Arial" w:hAnsi="Arial" w:cs="Arial"/>
                <w:sz w:val="20"/>
                <w:szCs w:val="20"/>
              </w:rPr>
              <w:t>WZ</w:t>
            </w:r>
          </w:p>
        </w:tc>
        <w:tc>
          <w:tcPr>
            <w:tcW w:w="2476" w:type="pct"/>
            <w:vAlign w:val="center"/>
          </w:tcPr>
          <w:p w14:paraId="5AF7BDA4"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6D331C2F" w14:textId="77777777" w:rsidR="00F50AC2" w:rsidRPr="00697DD9" w:rsidRDefault="00F50AC2" w:rsidP="004D3221">
            <w:pPr>
              <w:rPr>
                <w:rFonts w:ascii="Arial" w:hAnsi="Arial" w:cs="Arial"/>
                <w:sz w:val="20"/>
                <w:szCs w:val="20"/>
              </w:rPr>
            </w:pPr>
          </w:p>
        </w:tc>
      </w:tr>
      <w:tr w:rsidR="00F50AC2" w:rsidRPr="00FD2611" w14:paraId="4C95DA5B" w14:textId="77777777" w:rsidTr="004D3221">
        <w:trPr>
          <w:trHeight w:val="20"/>
          <w:jc w:val="center"/>
        </w:trPr>
        <w:tc>
          <w:tcPr>
            <w:tcW w:w="5000" w:type="pct"/>
            <w:gridSpan w:val="3"/>
            <w:vAlign w:val="center"/>
          </w:tcPr>
          <w:p w14:paraId="4680FF8B" w14:textId="77777777" w:rsidR="00F50AC2" w:rsidRPr="00264AF8" w:rsidRDefault="00F50AC2" w:rsidP="004D3221">
            <w:pPr>
              <w:rPr>
                <w:rFonts w:ascii="Arial" w:hAnsi="Arial" w:cs="Arial"/>
                <w:b/>
                <w:sz w:val="20"/>
                <w:szCs w:val="20"/>
                <w:lang w:val="en-US"/>
              </w:rPr>
            </w:pPr>
            <w:r w:rsidRPr="00264AF8">
              <w:rPr>
                <w:rFonts w:ascii="Arial" w:hAnsi="Arial" w:cs="Arial"/>
                <w:b/>
                <w:sz w:val="20"/>
                <w:szCs w:val="20"/>
                <w:lang w:val="en-US"/>
              </w:rPr>
              <w:t>Main class X</w:t>
            </w:r>
          </w:p>
          <w:p w14:paraId="5DD8432C" w14:textId="77777777" w:rsidR="00F50AC2" w:rsidRPr="00264AF8" w:rsidRDefault="00F50AC2" w:rsidP="004D3221">
            <w:pPr>
              <w:rPr>
                <w:b/>
                <w:sz w:val="20"/>
                <w:szCs w:val="20"/>
                <w:lang w:val="en-US"/>
              </w:rPr>
            </w:pPr>
            <w:r w:rsidRPr="00264AF8">
              <w:rPr>
                <w:rFonts w:ascii="Arial" w:hAnsi="Arial" w:cs="Arial"/>
                <w:b/>
                <w:sz w:val="20"/>
                <w:szCs w:val="20"/>
                <w:lang w:val="en-US"/>
              </w:rPr>
              <w:t>Connecting objects</w:t>
            </w:r>
          </w:p>
        </w:tc>
      </w:tr>
      <w:tr w:rsidR="00F50AC2" w:rsidRPr="00697DD9" w14:paraId="454F044E" w14:textId="77777777" w:rsidTr="004D3221">
        <w:trPr>
          <w:trHeight w:val="20"/>
          <w:jc w:val="center"/>
        </w:trPr>
        <w:tc>
          <w:tcPr>
            <w:tcW w:w="362" w:type="pct"/>
            <w:vAlign w:val="center"/>
          </w:tcPr>
          <w:p w14:paraId="2BE6BA10" w14:textId="77777777" w:rsidR="00F50AC2" w:rsidRPr="00697DD9" w:rsidRDefault="00F50AC2" w:rsidP="004D3221">
            <w:pPr>
              <w:rPr>
                <w:rFonts w:ascii="Arial" w:hAnsi="Arial" w:cs="Arial"/>
                <w:sz w:val="20"/>
                <w:szCs w:val="20"/>
              </w:rPr>
            </w:pPr>
            <w:r w:rsidRPr="00697DD9">
              <w:rPr>
                <w:rFonts w:ascii="Arial" w:hAnsi="Arial" w:cs="Arial"/>
                <w:sz w:val="20"/>
                <w:szCs w:val="20"/>
              </w:rPr>
              <w:t>Код</w:t>
            </w:r>
          </w:p>
        </w:tc>
        <w:tc>
          <w:tcPr>
            <w:tcW w:w="2476" w:type="pct"/>
            <w:vAlign w:val="center"/>
          </w:tcPr>
          <w:p w14:paraId="4D7CCBF5" w14:textId="77777777" w:rsidR="00F50AC2" w:rsidRPr="00697DD9" w:rsidRDefault="00F50AC2" w:rsidP="004D3221">
            <w:pPr>
              <w:rPr>
                <w:rFonts w:ascii="Arial" w:hAnsi="Arial" w:cs="Arial"/>
                <w:sz w:val="20"/>
                <w:szCs w:val="20"/>
              </w:rPr>
            </w:pPr>
            <w:r w:rsidRPr="00697DD9">
              <w:rPr>
                <w:rFonts w:ascii="Arial" w:hAnsi="Arial" w:cs="Arial"/>
                <w:sz w:val="20"/>
                <w:szCs w:val="20"/>
              </w:rPr>
              <w:t>Определение подкласса</w:t>
            </w:r>
          </w:p>
        </w:tc>
        <w:tc>
          <w:tcPr>
            <w:tcW w:w="2162" w:type="pct"/>
            <w:vAlign w:val="center"/>
          </w:tcPr>
          <w:p w14:paraId="47A94F2B" w14:textId="77777777" w:rsidR="00F50AC2" w:rsidRPr="00697DD9" w:rsidRDefault="00F50AC2" w:rsidP="004D3221">
            <w:pPr>
              <w:rPr>
                <w:rFonts w:ascii="Arial" w:hAnsi="Arial" w:cs="Arial"/>
                <w:sz w:val="20"/>
                <w:szCs w:val="20"/>
              </w:rPr>
            </w:pPr>
            <w:r w:rsidRPr="00697DD9">
              <w:rPr>
                <w:rFonts w:ascii="Arial" w:hAnsi="Arial" w:cs="Arial"/>
                <w:sz w:val="20"/>
                <w:szCs w:val="20"/>
              </w:rPr>
              <w:t>Примеры компонентов</w:t>
            </w:r>
          </w:p>
        </w:tc>
      </w:tr>
      <w:tr w:rsidR="00F50AC2" w:rsidRPr="00697DD9" w14:paraId="1CF525D1" w14:textId="77777777" w:rsidTr="004D3221">
        <w:trPr>
          <w:trHeight w:val="20"/>
          <w:jc w:val="center"/>
        </w:trPr>
        <w:tc>
          <w:tcPr>
            <w:tcW w:w="362" w:type="pct"/>
            <w:vAlign w:val="center"/>
          </w:tcPr>
          <w:p w14:paraId="0364FC75" w14:textId="77777777" w:rsidR="00F50AC2" w:rsidRPr="00697DD9" w:rsidRDefault="00F50AC2" w:rsidP="004D3221">
            <w:pPr>
              <w:rPr>
                <w:rFonts w:ascii="Arial" w:hAnsi="Arial" w:cs="Arial"/>
                <w:sz w:val="20"/>
                <w:szCs w:val="20"/>
              </w:rPr>
            </w:pPr>
            <w:r w:rsidRPr="00697DD9">
              <w:rPr>
                <w:rFonts w:ascii="Arial" w:hAnsi="Arial" w:cs="Arial"/>
                <w:sz w:val="20"/>
                <w:szCs w:val="20"/>
              </w:rPr>
              <w:t>XA</w:t>
            </w:r>
          </w:p>
        </w:tc>
        <w:tc>
          <w:tcPr>
            <w:tcW w:w="2476" w:type="pct"/>
            <w:vAlign w:val="center"/>
          </w:tcPr>
          <w:p w14:paraId="5435B8FE"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C06D3B9" w14:textId="77777777" w:rsidR="00F50AC2" w:rsidRPr="00697DD9" w:rsidRDefault="00F50AC2" w:rsidP="004D3221">
            <w:pPr>
              <w:rPr>
                <w:rFonts w:ascii="Arial" w:hAnsi="Arial" w:cs="Arial"/>
                <w:sz w:val="20"/>
                <w:szCs w:val="20"/>
              </w:rPr>
            </w:pPr>
          </w:p>
        </w:tc>
      </w:tr>
      <w:tr w:rsidR="00F50AC2" w:rsidRPr="00697DD9" w14:paraId="6750F15F" w14:textId="77777777" w:rsidTr="004D3221">
        <w:trPr>
          <w:trHeight w:val="20"/>
          <w:jc w:val="center"/>
        </w:trPr>
        <w:tc>
          <w:tcPr>
            <w:tcW w:w="362" w:type="pct"/>
            <w:vAlign w:val="center"/>
          </w:tcPr>
          <w:p w14:paraId="03B892F4" w14:textId="77777777" w:rsidR="00F50AC2" w:rsidRPr="00697DD9" w:rsidRDefault="00F50AC2" w:rsidP="004D3221">
            <w:pPr>
              <w:rPr>
                <w:rFonts w:ascii="Arial" w:hAnsi="Arial" w:cs="Arial"/>
                <w:sz w:val="20"/>
                <w:szCs w:val="20"/>
              </w:rPr>
            </w:pPr>
            <w:r w:rsidRPr="00697DD9">
              <w:rPr>
                <w:rFonts w:ascii="Arial" w:hAnsi="Arial" w:cs="Arial"/>
                <w:sz w:val="20"/>
                <w:szCs w:val="20"/>
              </w:rPr>
              <w:t>XB</w:t>
            </w:r>
          </w:p>
        </w:tc>
        <w:tc>
          <w:tcPr>
            <w:tcW w:w="2476" w:type="pct"/>
            <w:vAlign w:val="center"/>
          </w:tcPr>
          <w:p w14:paraId="5AEA4DD1"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Connecting high voltage objects</w:t>
            </w:r>
          </w:p>
          <w:p w14:paraId="69B82716"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 xml:space="preserve">(&gt; 1 000 V a.c. </w:t>
            </w:r>
            <w:proofErr w:type="gramStart"/>
            <w:r w:rsidRPr="00264AF8">
              <w:rPr>
                <w:rFonts w:ascii="Arial" w:hAnsi="Arial" w:cs="Arial"/>
                <w:sz w:val="20"/>
                <w:szCs w:val="20"/>
                <w:lang w:val="en-US"/>
              </w:rPr>
              <w:t>or  &gt;</w:t>
            </w:r>
            <w:proofErr w:type="gramEnd"/>
            <w:r w:rsidRPr="00264AF8">
              <w:rPr>
                <w:rFonts w:ascii="Arial" w:hAnsi="Arial" w:cs="Arial"/>
                <w:sz w:val="20"/>
                <w:szCs w:val="20"/>
                <w:lang w:val="en-US"/>
              </w:rPr>
              <w:t xml:space="preserve"> 1 500 V d.c.)</w:t>
            </w:r>
          </w:p>
        </w:tc>
        <w:tc>
          <w:tcPr>
            <w:tcW w:w="2162" w:type="pct"/>
            <w:vAlign w:val="center"/>
          </w:tcPr>
          <w:p w14:paraId="58C060DD" w14:textId="77777777" w:rsidR="00F50AC2" w:rsidRPr="00697DD9" w:rsidRDefault="00F50AC2" w:rsidP="004D3221">
            <w:pPr>
              <w:rPr>
                <w:rFonts w:ascii="Arial" w:hAnsi="Arial" w:cs="Arial"/>
                <w:sz w:val="20"/>
                <w:szCs w:val="20"/>
              </w:rPr>
            </w:pPr>
            <w:r w:rsidRPr="00697DD9">
              <w:rPr>
                <w:rFonts w:ascii="Arial" w:hAnsi="Arial" w:cs="Arial"/>
                <w:sz w:val="20"/>
                <w:szCs w:val="20"/>
              </w:rPr>
              <w:t>Terminal, junction box, socket</w:t>
            </w:r>
          </w:p>
        </w:tc>
      </w:tr>
      <w:tr w:rsidR="00F50AC2" w:rsidRPr="00697DD9" w14:paraId="4E05242C" w14:textId="77777777" w:rsidTr="004D3221">
        <w:trPr>
          <w:trHeight w:val="20"/>
          <w:jc w:val="center"/>
        </w:trPr>
        <w:tc>
          <w:tcPr>
            <w:tcW w:w="362" w:type="pct"/>
            <w:vAlign w:val="center"/>
          </w:tcPr>
          <w:p w14:paraId="2748C9B7" w14:textId="77777777" w:rsidR="00F50AC2" w:rsidRPr="00697DD9" w:rsidRDefault="00F50AC2" w:rsidP="004D3221">
            <w:pPr>
              <w:rPr>
                <w:rFonts w:ascii="Arial" w:hAnsi="Arial" w:cs="Arial"/>
                <w:sz w:val="20"/>
                <w:szCs w:val="20"/>
              </w:rPr>
            </w:pPr>
            <w:r w:rsidRPr="00697DD9">
              <w:rPr>
                <w:rFonts w:ascii="Arial" w:hAnsi="Arial" w:cs="Arial"/>
                <w:sz w:val="20"/>
                <w:szCs w:val="20"/>
              </w:rPr>
              <w:t>XC</w:t>
            </w:r>
          </w:p>
        </w:tc>
        <w:tc>
          <w:tcPr>
            <w:tcW w:w="2476" w:type="pct"/>
            <w:vAlign w:val="center"/>
          </w:tcPr>
          <w:p w14:paraId="2E6F432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7D70088E" w14:textId="77777777" w:rsidR="00F50AC2" w:rsidRPr="00697DD9" w:rsidRDefault="00F50AC2" w:rsidP="004D3221">
            <w:pPr>
              <w:rPr>
                <w:rFonts w:ascii="Arial" w:hAnsi="Arial" w:cs="Arial"/>
                <w:sz w:val="20"/>
                <w:szCs w:val="20"/>
              </w:rPr>
            </w:pPr>
          </w:p>
        </w:tc>
      </w:tr>
      <w:tr w:rsidR="00F50AC2" w:rsidRPr="00FD2611" w14:paraId="33A8326B" w14:textId="77777777" w:rsidTr="004D3221">
        <w:trPr>
          <w:trHeight w:val="20"/>
          <w:jc w:val="center"/>
        </w:trPr>
        <w:tc>
          <w:tcPr>
            <w:tcW w:w="362" w:type="pct"/>
            <w:vAlign w:val="center"/>
          </w:tcPr>
          <w:p w14:paraId="36499E1A" w14:textId="77777777" w:rsidR="00F50AC2" w:rsidRPr="00697DD9" w:rsidRDefault="00F50AC2" w:rsidP="004D3221">
            <w:pPr>
              <w:rPr>
                <w:rFonts w:ascii="Arial" w:hAnsi="Arial" w:cs="Arial"/>
                <w:sz w:val="20"/>
                <w:szCs w:val="20"/>
              </w:rPr>
            </w:pPr>
            <w:r w:rsidRPr="00697DD9">
              <w:rPr>
                <w:rFonts w:ascii="Arial" w:hAnsi="Arial" w:cs="Arial"/>
                <w:sz w:val="20"/>
                <w:szCs w:val="20"/>
              </w:rPr>
              <w:t>XD</w:t>
            </w:r>
          </w:p>
        </w:tc>
        <w:tc>
          <w:tcPr>
            <w:tcW w:w="2476" w:type="pct"/>
            <w:vAlign w:val="center"/>
          </w:tcPr>
          <w:p w14:paraId="4143176C"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 xml:space="preserve">Connecting low voltage </w:t>
            </w:r>
            <w:proofErr w:type="gramStart"/>
            <w:r w:rsidRPr="00264AF8">
              <w:rPr>
                <w:rFonts w:ascii="Arial" w:hAnsi="Arial" w:cs="Arial"/>
                <w:sz w:val="20"/>
                <w:szCs w:val="20"/>
                <w:lang w:val="en-US"/>
              </w:rPr>
              <w:t>objects  (</w:t>
            </w:r>
            <w:proofErr w:type="gramEnd"/>
            <w:r w:rsidRPr="00264AF8">
              <w:rPr>
                <w:rFonts w:ascii="Arial" w:hAnsi="Arial" w:cs="Arial"/>
                <w:sz w:val="20"/>
                <w:szCs w:val="20"/>
                <w:lang w:val="en-US"/>
              </w:rPr>
              <w:t>≤ 1 000 V a.c. or  ≤ 1 500 V d.c.)</w:t>
            </w:r>
          </w:p>
        </w:tc>
        <w:tc>
          <w:tcPr>
            <w:tcW w:w="2162" w:type="pct"/>
            <w:vAlign w:val="center"/>
          </w:tcPr>
          <w:p w14:paraId="45E66B1E"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Connector, junction box, plug connector, socket-outlet, terminal, terminal block, terminal strip</w:t>
            </w:r>
          </w:p>
        </w:tc>
      </w:tr>
      <w:tr w:rsidR="00F50AC2" w:rsidRPr="00FD2611" w14:paraId="329B1FCD" w14:textId="77777777" w:rsidTr="004D3221">
        <w:trPr>
          <w:trHeight w:val="20"/>
          <w:jc w:val="center"/>
        </w:trPr>
        <w:tc>
          <w:tcPr>
            <w:tcW w:w="362" w:type="pct"/>
            <w:vAlign w:val="center"/>
          </w:tcPr>
          <w:p w14:paraId="56A30883" w14:textId="77777777" w:rsidR="00F50AC2" w:rsidRPr="00697DD9" w:rsidRDefault="00F50AC2" w:rsidP="004D3221">
            <w:pPr>
              <w:rPr>
                <w:rFonts w:ascii="Arial" w:hAnsi="Arial" w:cs="Arial"/>
                <w:sz w:val="20"/>
                <w:szCs w:val="20"/>
              </w:rPr>
            </w:pPr>
            <w:r w:rsidRPr="00697DD9">
              <w:rPr>
                <w:rFonts w:ascii="Arial" w:hAnsi="Arial" w:cs="Arial"/>
                <w:sz w:val="20"/>
                <w:szCs w:val="20"/>
              </w:rPr>
              <w:t>XE</w:t>
            </w:r>
          </w:p>
        </w:tc>
        <w:tc>
          <w:tcPr>
            <w:tcW w:w="2476" w:type="pct"/>
            <w:vAlign w:val="center"/>
          </w:tcPr>
          <w:p w14:paraId="478A7B08"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Connecting to earth potential or reference potential</w:t>
            </w:r>
          </w:p>
        </w:tc>
        <w:tc>
          <w:tcPr>
            <w:tcW w:w="2162" w:type="pct"/>
            <w:vAlign w:val="center"/>
          </w:tcPr>
          <w:p w14:paraId="269EBBE6"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Bonding terminal, earthing terminal, shield connection terminal</w:t>
            </w:r>
          </w:p>
        </w:tc>
      </w:tr>
      <w:tr w:rsidR="00F50AC2" w:rsidRPr="00697DD9" w14:paraId="5BCE8EA4" w14:textId="77777777" w:rsidTr="004D3221">
        <w:trPr>
          <w:trHeight w:val="20"/>
          <w:jc w:val="center"/>
        </w:trPr>
        <w:tc>
          <w:tcPr>
            <w:tcW w:w="362" w:type="pct"/>
            <w:vAlign w:val="center"/>
          </w:tcPr>
          <w:p w14:paraId="041FCCA0" w14:textId="77777777" w:rsidR="00F50AC2" w:rsidRPr="00697DD9" w:rsidRDefault="00F50AC2" w:rsidP="004D3221">
            <w:pPr>
              <w:rPr>
                <w:rFonts w:ascii="Arial" w:hAnsi="Arial" w:cs="Arial"/>
                <w:sz w:val="20"/>
                <w:szCs w:val="20"/>
              </w:rPr>
            </w:pPr>
            <w:r w:rsidRPr="00697DD9">
              <w:rPr>
                <w:rFonts w:ascii="Arial" w:hAnsi="Arial" w:cs="Arial"/>
                <w:sz w:val="20"/>
                <w:szCs w:val="20"/>
              </w:rPr>
              <w:t>XF</w:t>
            </w:r>
          </w:p>
        </w:tc>
        <w:tc>
          <w:tcPr>
            <w:tcW w:w="2476" w:type="pct"/>
            <w:vAlign w:val="center"/>
          </w:tcPr>
          <w:p w14:paraId="52F9BEBC" w14:textId="77777777" w:rsidR="00F50AC2" w:rsidRPr="00697DD9" w:rsidRDefault="00F50AC2" w:rsidP="004D3221">
            <w:pPr>
              <w:rPr>
                <w:rFonts w:ascii="Arial" w:hAnsi="Arial" w:cs="Arial"/>
                <w:sz w:val="20"/>
                <w:szCs w:val="20"/>
              </w:rPr>
            </w:pPr>
            <w:r w:rsidRPr="00697DD9">
              <w:rPr>
                <w:rFonts w:ascii="Arial" w:hAnsi="Arial" w:cs="Arial"/>
                <w:sz w:val="20"/>
                <w:szCs w:val="20"/>
              </w:rPr>
              <w:t>Connecting data network carriers</w:t>
            </w:r>
          </w:p>
        </w:tc>
        <w:tc>
          <w:tcPr>
            <w:tcW w:w="2162" w:type="pct"/>
            <w:vAlign w:val="center"/>
          </w:tcPr>
          <w:p w14:paraId="52171D5E" w14:textId="77777777" w:rsidR="00F50AC2" w:rsidRPr="00697DD9" w:rsidRDefault="00F50AC2" w:rsidP="004D3221">
            <w:pPr>
              <w:rPr>
                <w:rFonts w:ascii="Arial" w:hAnsi="Arial" w:cs="Arial"/>
                <w:sz w:val="20"/>
                <w:szCs w:val="20"/>
              </w:rPr>
            </w:pPr>
            <w:r w:rsidRPr="00697DD9">
              <w:rPr>
                <w:rFonts w:ascii="Arial" w:hAnsi="Arial" w:cs="Arial"/>
                <w:sz w:val="20"/>
                <w:szCs w:val="20"/>
              </w:rPr>
              <w:t>Hub</w:t>
            </w:r>
          </w:p>
        </w:tc>
      </w:tr>
      <w:tr w:rsidR="00F50AC2" w:rsidRPr="00FD2611" w14:paraId="784601E3" w14:textId="77777777" w:rsidTr="004D3221">
        <w:trPr>
          <w:trHeight w:val="20"/>
          <w:jc w:val="center"/>
        </w:trPr>
        <w:tc>
          <w:tcPr>
            <w:tcW w:w="362" w:type="pct"/>
            <w:vAlign w:val="center"/>
          </w:tcPr>
          <w:p w14:paraId="1E430E36" w14:textId="77777777" w:rsidR="00F50AC2" w:rsidRPr="00697DD9" w:rsidRDefault="00F50AC2" w:rsidP="004D3221">
            <w:pPr>
              <w:rPr>
                <w:rFonts w:ascii="Arial" w:hAnsi="Arial" w:cs="Arial"/>
                <w:sz w:val="20"/>
                <w:szCs w:val="20"/>
              </w:rPr>
            </w:pPr>
            <w:r w:rsidRPr="00697DD9">
              <w:rPr>
                <w:rFonts w:ascii="Arial" w:hAnsi="Arial" w:cs="Arial"/>
                <w:sz w:val="20"/>
                <w:szCs w:val="20"/>
              </w:rPr>
              <w:t>XG</w:t>
            </w:r>
          </w:p>
        </w:tc>
        <w:tc>
          <w:tcPr>
            <w:tcW w:w="2476" w:type="pct"/>
            <w:vAlign w:val="center"/>
          </w:tcPr>
          <w:p w14:paraId="0D84DEEC" w14:textId="77777777" w:rsidR="00F50AC2" w:rsidRPr="00697DD9" w:rsidRDefault="00F50AC2" w:rsidP="004D3221">
            <w:pPr>
              <w:rPr>
                <w:rFonts w:ascii="Arial" w:hAnsi="Arial" w:cs="Arial"/>
                <w:sz w:val="20"/>
                <w:szCs w:val="20"/>
              </w:rPr>
            </w:pPr>
            <w:r w:rsidRPr="00697DD9">
              <w:rPr>
                <w:rFonts w:ascii="Arial" w:hAnsi="Arial" w:cs="Arial"/>
                <w:sz w:val="20"/>
                <w:szCs w:val="20"/>
              </w:rPr>
              <w:t>Connecting electrical signal carriers</w:t>
            </w:r>
          </w:p>
        </w:tc>
        <w:tc>
          <w:tcPr>
            <w:tcW w:w="2162" w:type="pct"/>
            <w:vAlign w:val="center"/>
          </w:tcPr>
          <w:p w14:paraId="3D68CB24"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Connection element, plug connector, signal distributor</w:t>
            </w:r>
          </w:p>
        </w:tc>
      </w:tr>
      <w:tr w:rsidR="00F50AC2" w:rsidRPr="00697DD9" w14:paraId="03152901" w14:textId="77777777" w:rsidTr="004D3221">
        <w:trPr>
          <w:trHeight w:val="20"/>
          <w:jc w:val="center"/>
        </w:trPr>
        <w:tc>
          <w:tcPr>
            <w:tcW w:w="362" w:type="pct"/>
            <w:vAlign w:val="center"/>
          </w:tcPr>
          <w:p w14:paraId="30C34B31" w14:textId="77777777" w:rsidR="00F50AC2" w:rsidRPr="00697DD9" w:rsidRDefault="00F50AC2" w:rsidP="004D3221">
            <w:pPr>
              <w:rPr>
                <w:rFonts w:ascii="Arial" w:hAnsi="Arial" w:cs="Arial"/>
                <w:sz w:val="20"/>
                <w:szCs w:val="20"/>
              </w:rPr>
            </w:pPr>
            <w:r w:rsidRPr="00697DD9">
              <w:rPr>
                <w:rFonts w:ascii="Arial" w:hAnsi="Arial" w:cs="Arial"/>
                <w:sz w:val="20"/>
                <w:szCs w:val="20"/>
              </w:rPr>
              <w:t>XH</w:t>
            </w:r>
          </w:p>
        </w:tc>
        <w:tc>
          <w:tcPr>
            <w:tcW w:w="2476" w:type="pct"/>
            <w:vAlign w:val="center"/>
          </w:tcPr>
          <w:p w14:paraId="4F2855AA" w14:textId="77777777" w:rsidR="00F50AC2" w:rsidRPr="00697DD9" w:rsidRDefault="00F50AC2" w:rsidP="004D3221">
            <w:pPr>
              <w:rPr>
                <w:rFonts w:ascii="Arial" w:hAnsi="Arial" w:cs="Arial"/>
                <w:sz w:val="20"/>
                <w:szCs w:val="20"/>
              </w:rPr>
            </w:pPr>
            <w:r w:rsidRPr="00697DD9">
              <w:rPr>
                <w:rFonts w:ascii="Arial" w:hAnsi="Arial" w:cs="Arial"/>
                <w:sz w:val="20"/>
                <w:szCs w:val="20"/>
              </w:rPr>
              <w:t>Connecting optical signal carriers</w:t>
            </w:r>
          </w:p>
        </w:tc>
        <w:tc>
          <w:tcPr>
            <w:tcW w:w="2162" w:type="pct"/>
            <w:vAlign w:val="center"/>
          </w:tcPr>
          <w:p w14:paraId="596B43CE" w14:textId="77777777" w:rsidR="00F50AC2" w:rsidRPr="00697DD9" w:rsidRDefault="00F50AC2" w:rsidP="004D3221">
            <w:pPr>
              <w:rPr>
                <w:rFonts w:ascii="Arial" w:hAnsi="Arial" w:cs="Arial"/>
                <w:sz w:val="20"/>
                <w:szCs w:val="20"/>
              </w:rPr>
            </w:pPr>
            <w:r w:rsidRPr="00697DD9">
              <w:rPr>
                <w:rFonts w:ascii="Arial" w:hAnsi="Arial" w:cs="Arial"/>
                <w:sz w:val="20"/>
                <w:szCs w:val="20"/>
              </w:rPr>
              <w:t>Optical connection</w:t>
            </w:r>
          </w:p>
        </w:tc>
      </w:tr>
      <w:tr w:rsidR="00F50AC2" w:rsidRPr="00697DD9" w14:paraId="65C38907" w14:textId="77777777" w:rsidTr="004D3221">
        <w:trPr>
          <w:trHeight w:val="20"/>
          <w:jc w:val="center"/>
        </w:trPr>
        <w:tc>
          <w:tcPr>
            <w:tcW w:w="362" w:type="pct"/>
            <w:vAlign w:val="center"/>
          </w:tcPr>
          <w:p w14:paraId="5DD2C5CE" w14:textId="77777777" w:rsidR="00F50AC2" w:rsidRPr="00697DD9" w:rsidRDefault="00F50AC2" w:rsidP="004D3221">
            <w:pPr>
              <w:rPr>
                <w:rFonts w:ascii="Arial" w:hAnsi="Arial" w:cs="Arial"/>
                <w:sz w:val="20"/>
                <w:szCs w:val="20"/>
              </w:rPr>
            </w:pPr>
            <w:r w:rsidRPr="00697DD9">
              <w:rPr>
                <w:rFonts w:ascii="Arial" w:hAnsi="Arial" w:cs="Arial"/>
                <w:sz w:val="20"/>
                <w:szCs w:val="20"/>
              </w:rPr>
              <w:t>XJ</w:t>
            </w:r>
          </w:p>
        </w:tc>
        <w:tc>
          <w:tcPr>
            <w:tcW w:w="2476" w:type="pct"/>
            <w:vAlign w:val="center"/>
          </w:tcPr>
          <w:p w14:paraId="79FB63C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C2EAD85" w14:textId="77777777" w:rsidR="00F50AC2" w:rsidRPr="00697DD9" w:rsidRDefault="00F50AC2" w:rsidP="004D3221">
            <w:pPr>
              <w:rPr>
                <w:rFonts w:ascii="Arial" w:hAnsi="Arial" w:cs="Arial"/>
                <w:sz w:val="20"/>
                <w:szCs w:val="20"/>
              </w:rPr>
            </w:pPr>
          </w:p>
        </w:tc>
      </w:tr>
      <w:tr w:rsidR="00F50AC2" w:rsidRPr="00697DD9" w14:paraId="0D9313B1" w14:textId="77777777" w:rsidTr="004D3221">
        <w:trPr>
          <w:trHeight w:val="20"/>
          <w:jc w:val="center"/>
        </w:trPr>
        <w:tc>
          <w:tcPr>
            <w:tcW w:w="362" w:type="pct"/>
            <w:vAlign w:val="center"/>
          </w:tcPr>
          <w:p w14:paraId="196CB6D9" w14:textId="77777777" w:rsidR="00F50AC2" w:rsidRPr="00697DD9" w:rsidRDefault="00F50AC2" w:rsidP="004D3221">
            <w:pPr>
              <w:rPr>
                <w:rFonts w:ascii="Arial" w:hAnsi="Arial" w:cs="Arial"/>
                <w:sz w:val="20"/>
                <w:szCs w:val="20"/>
              </w:rPr>
            </w:pPr>
            <w:r w:rsidRPr="00697DD9">
              <w:rPr>
                <w:rFonts w:ascii="Arial" w:hAnsi="Arial" w:cs="Arial"/>
                <w:sz w:val="20"/>
                <w:szCs w:val="20"/>
              </w:rPr>
              <w:t>XK</w:t>
            </w:r>
          </w:p>
        </w:tc>
        <w:tc>
          <w:tcPr>
            <w:tcW w:w="2476" w:type="pct"/>
            <w:vAlign w:val="center"/>
          </w:tcPr>
          <w:p w14:paraId="7AAF6C7C"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6E1C017" w14:textId="77777777" w:rsidR="00F50AC2" w:rsidRPr="00697DD9" w:rsidRDefault="00F50AC2" w:rsidP="004D3221">
            <w:pPr>
              <w:rPr>
                <w:rFonts w:ascii="Arial" w:hAnsi="Arial" w:cs="Arial"/>
                <w:sz w:val="20"/>
                <w:szCs w:val="20"/>
              </w:rPr>
            </w:pPr>
          </w:p>
        </w:tc>
      </w:tr>
      <w:tr w:rsidR="00F50AC2" w:rsidRPr="00FD2611" w14:paraId="455D826B" w14:textId="77777777" w:rsidTr="004D3221">
        <w:trPr>
          <w:trHeight w:val="20"/>
          <w:jc w:val="center"/>
        </w:trPr>
        <w:tc>
          <w:tcPr>
            <w:tcW w:w="362" w:type="pct"/>
            <w:vAlign w:val="center"/>
          </w:tcPr>
          <w:p w14:paraId="5E671EE7" w14:textId="77777777" w:rsidR="00F50AC2" w:rsidRPr="00697DD9" w:rsidRDefault="00F50AC2" w:rsidP="004D3221">
            <w:pPr>
              <w:rPr>
                <w:rFonts w:ascii="Arial" w:hAnsi="Arial" w:cs="Arial"/>
                <w:sz w:val="20"/>
                <w:szCs w:val="20"/>
              </w:rPr>
            </w:pPr>
            <w:r w:rsidRPr="00697DD9">
              <w:rPr>
                <w:rFonts w:ascii="Arial" w:hAnsi="Arial" w:cs="Arial"/>
                <w:sz w:val="20"/>
                <w:szCs w:val="20"/>
              </w:rPr>
              <w:t>XL</w:t>
            </w:r>
          </w:p>
        </w:tc>
        <w:tc>
          <w:tcPr>
            <w:tcW w:w="2476" w:type="pct"/>
            <w:vAlign w:val="center"/>
          </w:tcPr>
          <w:p w14:paraId="35196733"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Connecting rigid enclosures for flows of substances</w:t>
            </w:r>
          </w:p>
        </w:tc>
        <w:tc>
          <w:tcPr>
            <w:tcW w:w="2162" w:type="pct"/>
            <w:vAlign w:val="center"/>
          </w:tcPr>
          <w:p w14:paraId="2A98DCDB"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Piping fitting, piping flange, piping coupling</w:t>
            </w:r>
          </w:p>
        </w:tc>
      </w:tr>
      <w:tr w:rsidR="00F50AC2" w:rsidRPr="00697DD9" w14:paraId="597B63A7" w14:textId="77777777" w:rsidTr="004D3221">
        <w:trPr>
          <w:trHeight w:val="20"/>
          <w:jc w:val="center"/>
        </w:trPr>
        <w:tc>
          <w:tcPr>
            <w:tcW w:w="362" w:type="pct"/>
            <w:vAlign w:val="center"/>
          </w:tcPr>
          <w:p w14:paraId="2F6119F0" w14:textId="77777777" w:rsidR="00F50AC2" w:rsidRPr="00697DD9" w:rsidRDefault="00F50AC2" w:rsidP="004D3221">
            <w:pPr>
              <w:rPr>
                <w:rFonts w:ascii="Arial" w:hAnsi="Arial" w:cs="Arial"/>
                <w:sz w:val="20"/>
                <w:szCs w:val="20"/>
              </w:rPr>
            </w:pPr>
            <w:r w:rsidRPr="00697DD9">
              <w:rPr>
                <w:rFonts w:ascii="Arial" w:hAnsi="Arial" w:cs="Arial"/>
                <w:sz w:val="20"/>
                <w:szCs w:val="20"/>
              </w:rPr>
              <w:t>XM</w:t>
            </w:r>
          </w:p>
        </w:tc>
        <w:tc>
          <w:tcPr>
            <w:tcW w:w="2476" w:type="pct"/>
            <w:vAlign w:val="center"/>
          </w:tcPr>
          <w:p w14:paraId="3B2CE893"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Connecting flexible enclosures for flows of substances</w:t>
            </w:r>
          </w:p>
        </w:tc>
        <w:tc>
          <w:tcPr>
            <w:tcW w:w="2162" w:type="pct"/>
            <w:vAlign w:val="center"/>
          </w:tcPr>
          <w:p w14:paraId="44E327D1" w14:textId="77777777" w:rsidR="00F50AC2" w:rsidRPr="00697DD9" w:rsidRDefault="00F50AC2" w:rsidP="004D3221">
            <w:pPr>
              <w:rPr>
                <w:rFonts w:ascii="Arial" w:hAnsi="Arial" w:cs="Arial"/>
                <w:sz w:val="20"/>
                <w:szCs w:val="20"/>
              </w:rPr>
            </w:pPr>
            <w:r w:rsidRPr="00697DD9">
              <w:rPr>
                <w:rFonts w:ascii="Arial" w:hAnsi="Arial" w:cs="Arial"/>
                <w:sz w:val="20"/>
                <w:szCs w:val="20"/>
              </w:rPr>
              <w:t>Hose connection, hose coupling</w:t>
            </w:r>
          </w:p>
        </w:tc>
      </w:tr>
      <w:tr w:rsidR="00F50AC2" w:rsidRPr="00697DD9" w14:paraId="5C82940D" w14:textId="77777777" w:rsidTr="004D3221">
        <w:trPr>
          <w:trHeight w:val="20"/>
          <w:jc w:val="center"/>
        </w:trPr>
        <w:tc>
          <w:tcPr>
            <w:tcW w:w="362" w:type="pct"/>
            <w:vAlign w:val="center"/>
          </w:tcPr>
          <w:p w14:paraId="6DAAD8A1" w14:textId="77777777" w:rsidR="00F50AC2" w:rsidRPr="00697DD9" w:rsidRDefault="00F50AC2" w:rsidP="004D3221">
            <w:pPr>
              <w:rPr>
                <w:rFonts w:ascii="Arial" w:hAnsi="Arial" w:cs="Arial"/>
                <w:sz w:val="20"/>
                <w:szCs w:val="20"/>
              </w:rPr>
            </w:pPr>
            <w:r w:rsidRPr="00697DD9">
              <w:rPr>
                <w:rFonts w:ascii="Arial" w:hAnsi="Arial" w:cs="Arial"/>
                <w:sz w:val="20"/>
                <w:szCs w:val="20"/>
              </w:rPr>
              <w:t>XN</w:t>
            </w:r>
          </w:p>
        </w:tc>
        <w:tc>
          <w:tcPr>
            <w:tcW w:w="2476" w:type="pct"/>
            <w:vAlign w:val="center"/>
          </w:tcPr>
          <w:p w14:paraId="4E4585F5"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Connecting objects for transport of mechanical energy, non-detachable</w:t>
            </w:r>
          </w:p>
        </w:tc>
        <w:tc>
          <w:tcPr>
            <w:tcW w:w="2162" w:type="pct"/>
            <w:vAlign w:val="center"/>
          </w:tcPr>
          <w:p w14:paraId="5C30F061" w14:textId="77777777" w:rsidR="00F50AC2" w:rsidRPr="00697DD9" w:rsidRDefault="00F50AC2" w:rsidP="004D3221">
            <w:pPr>
              <w:rPr>
                <w:rFonts w:ascii="Arial" w:hAnsi="Arial" w:cs="Arial"/>
                <w:sz w:val="20"/>
                <w:szCs w:val="20"/>
              </w:rPr>
            </w:pPr>
            <w:r w:rsidRPr="00697DD9">
              <w:rPr>
                <w:rFonts w:ascii="Arial" w:hAnsi="Arial" w:cs="Arial"/>
                <w:sz w:val="20"/>
                <w:szCs w:val="20"/>
              </w:rPr>
              <w:t>Rigid coupling</w:t>
            </w:r>
          </w:p>
        </w:tc>
      </w:tr>
      <w:tr w:rsidR="00F50AC2" w:rsidRPr="00697DD9" w14:paraId="52C65DD2" w14:textId="77777777" w:rsidTr="004D3221">
        <w:trPr>
          <w:trHeight w:val="20"/>
          <w:jc w:val="center"/>
        </w:trPr>
        <w:tc>
          <w:tcPr>
            <w:tcW w:w="362" w:type="pct"/>
            <w:vAlign w:val="center"/>
          </w:tcPr>
          <w:p w14:paraId="18769642" w14:textId="77777777" w:rsidR="00F50AC2" w:rsidRPr="00697DD9" w:rsidRDefault="00F50AC2" w:rsidP="004D3221">
            <w:pPr>
              <w:rPr>
                <w:rFonts w:ascii="Arial" w:hAnsi="Arial" w:cs="Arial"/>
                <w:sz w:val="20"/>
                <w:szCs w:val="20"/>
              </w:rPr>
            </w:pPr>
            <w:r w:rsidRPr="00697DD9">
              <w:rPr>
                <w:rFonts w:ascii="Arial" w:hAnsi="Arial" w:cs="Arial"/>
                <w:sz w:val="20"/>
                <w:szCs w:val="20"/>
              </w:rPr>
              <w:t>XP</w:t>
            </w:r>
          </w:p>
        </w:tc>
        <w:tc>
          <w:tcPr>
            <w:tcW w:w="2476" w:type="pct"/>
            <w:vAlign w:val="center"/>
          </w:tcPr>
          <w:p w14:paraId="186F2C29"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Connecting objects for transport of mechanical energy, detachable</w:t>
            </w:r>
          </w:p>
        </w:tc>
        <w:tc>
          <w:tcPr>
            <w:tcW w:w="2162" w:type="pct"/>
            <w:vAlign w:val="center"/>
          </w:tcPr>
          <w:p w14:paraId="7BFDCDA0" w14:textId="77777777" w:rsidR="00F50AC2" w:rsidRPr="00697DD9" w:rsidRDefault="00F50AC2" w:rsidP="004D3221">
            <w:pPr>
              <w:rPr>
                <w:rFonts w:ascii="Arial" w:hAnsi="Arial" w:cs="Arial"/>
                <w:sz w:val="20"/>
                <w:szCs w:val="20"/>
              </w:rPr>
            </w:pPr>
            <w:r w:rsidRPr="00697DD9">
              <w:rPr>
                <w:rFonts w:ascii="Arial" w:hAnsi="Arial" w:cs="Arial"/>
                <w:sz w:val="20"/>
                <w:szCs w:val="20"/>
              </w:rPr>
              <w:t>Control coupling, disengaging coupling</w:t>
            </w:r>
          </w:p>
        </w:tc>
      </w:tr>
      <w:tr w:rsidR="00F50AC2" w:rsidRPr="00FD2611" w14:paraId="12EDCF61" w14:textId="77777777" w:rsidTr="004D3221">
        <w:trPr>
          <w:trHeight w:val="20"/>
          <w:jc w:val="center"/>
        </w:trPr>
        <w:tc>
          <w:tcPr>
            <w:tcW w:w="362" w:type="pct"/>
            <w:vAlign w:val="center"/>
          </w:tcPr>
          <w:p w14:paraId="1F0A344E" w14:textId="77777777" w:rsidR="00F50AC2" w:rsidRPr="00697DD9" w:rsidRDefault="00F50AC2" w:rsidP="004D3221">
            <w:pPr>
              <w:rPr>
                <w:rFonts w:ascii="Arial" w:hAnsi="Arial" w:cs="Arial"/>
                <w:sz w:val="20"/>
                <w:szCs w:val="20"/>
              </w:rPr>
            </w:pPr>
            <w:r w:rsidRPr="00697DD9">
              <w:rPr>
                <w:rFonts w:ascii="Arial" w:hAnsi="Arial" w:cs="Arial"/>
                <w:sz w:val="20"/>
                <w:szCs w:val="20"/>
              </w:rPr>
              <w:t>XQ</w:t>
            </w:r>
          </w:p>
        </w:tc>
        <w:tc>
          <w:tcPr>
            <w:tcW w:w="2476" w:type="pct"/>
            <w:vAlign w:val="center"/>
          </w:tcPr>
          <w:p w14:paraId="65856734" w14:textId="77777777" w:rsidR="00F50AC2" w:rsidRPr="00697DD9" w:rsidRDefault="00F50AC2" w:rsidP="004D3221">
            <w:pPr>
              <w:rPr>
                <w:rFonts w:ascii="Arial" w:hAnsi="Arial" w:cs="Arial"/>
                <w:sz w:val="20"/>
                <w:szCs w:val="20"/>
              </w:rPr>
            </w:pPr>
            <w:r w:rsidRPr="00697DD9">
              <w:rPr>
                <w:rFonts w:ascii="Arial" w:hAnsi="Arial" w:cs="Arial"/>
                <w:sz w:val="20"/>
                <w:szCs w:val="20"/>
              </w:rPr>
              <w:t>Connecting objects irreversible</w:t>
            </w:r>
          </w:p>
        </w:tc>
        <w:tc>
          <w:tcPr>
            <w:tcW w:w="2162" w:type="pct"/>
            <w:vAlign w:val="center"/>
          </w:tcPr>
          <w:p w14:paraId="49D5320C" w14:textId="77777777" w:rsidR="00F50AC2" w:rsidRPr="00264AF8" w:rsidRDefault="00F50AC2" w:rsidP="004D3221">
            <w:pPr>
              <w:rPr>
                <w:rFonts w:ascii="Arial" w:hAnsi="Arial" w:cs="Arial"/>
                <w:sz w:val="20"/>
                <w:szCs w:val="20"/>
                <w:lang w:val="en-US"/>
              </w:rPr>
            </w:pPr>
            <w:r w:rsidRPr="00264AF8">
              <w:rPr>
                <w:rFonts w:ascii="Arial" w:hAnsi="Arial" w:cs="Arial"/>
                <w:sz w:val="20"/>
                <w:szCs w:val="20"/>
                <w:lang w:val="en-US"/>
              </w:rPr>
              <w:t>Bonded connection, soldered connection, welded connection</w:t>
            </w:r>
          </w:p>
        </w:tc>
      </w:tr>
      <w:tr w:rsidR="00F50AC2" w:rsidRPr="00697DD9" w14:paraId="62368C46" w14:textId="77777777" w:rsidTr="004D3221">
        <w:trPr>
          <w:trHeight w:val="20"/>
          <w:jc w:val="center"/>
        </w:trPr>
        <w:tc>
          <w:tcPr>
            <w:tcW w:w="362" w:type="pct"/>
            <w:vAlign w:val="center"/>
          </w:tcPr>
          <w:p w14:paraId="4839679F" w14:textId="77777777" w:rsidR="00F50AC2" w:rsidRPr="00697DD9" w:rsidRDefault="00F50AC2" w:rsidP="004D3221">
            <w:pPr>
              <w:rPr>
                <w:rFonts w:ascii="Arial" w:hAnsi="Arial" w:cs="Arial"/>
                <w:sz w:val="20"/>
                <w:szCs w:val="20"/>
              </w:rPr>
            </w:pPr>
            <w:r w:rsidRPr="00697DD9">
              <w:rPr>
                <w:rFonts w:ascii="Arial" w:hAnsi="Arial" w:cs="Arial"/>
                <w:sz w:val="20"/>
                <w:szCs w:val="20"/>
              </w:rPr>
              <w:t>XR</w:t>
            </w:r>
          </w:p>
        </w:tc>
        <w:tc>
          <w:tcPr>
            <w:tcW w:w="2476" w:type="pct"/>
            <w:vAlign w:val="center"/>
          </w:tcPr>
          <w:p w14:paraId="5D491F1E" w14:textId="77777777" w:rsidR="00F50AC2" w:rsidRPr="00697DD9" w:rsidRDefault="00F50AC2" w:rsidP="004D3221">
            <w:pPr>
              <w:rPr>
                <w:rFonts w:ascii="Arial" w:hAnsi="Arial" w:cs="Arial"/>
                <w:sz w:val="20"/>
                <w:szCs w:val="20"/>
              </w:rPr>
            </w:pPr>
            <w:r w:rsidRPr="00697DD9">
              <w:rPr>
                <w:rFonts w:ascii="Arial" w:hAnsi="Arial" w:cs="Arial"/>
                <w:sz w:val="20"/>
                <w:szCs w:val="20"/>
              </w:rPr>
              <w:t>Connecting objects reversible</w:t>
            </w:r>
          </w:p>
        </w:tc>
        <w:tc>
          <w:tcPr>
            <w:tcW w:w="2162" w:type="pct"/>
            <w:vAlign w:val="center"/>
          </w:tcPr>
          <w:p w14:paraId="593BB25D" w14:textId="77777777" w:rsidR="00F50AC2" w:rsidRPr="00697DD9" w:rsidRDefault="00F50AC2" w:rsidP="004D3221">
            <w:pPr>
              <w:rPr>
                <w:rFonts w:ascii="Arial" w:hAnsi="Arial" w:cs="Arial"/>
                <w:sz w:val="20"/>
                <w:szCs w:val="20"/>
              </w:rPr>
            </w:pPr>
            <w:r w:rsidRPr="00697DD9">
              <w:rPr>
                <w:rFonts w:ascii="Arial" w:hAnsi="Arial" w:cs="Arial"/>
                <w:sz w:val="20"/>
                <w:szCs w:val="20"/>
              </w:rPr>
              <w:t>Hook, lug</w:t>
            </w:r>
          </w:p>
        </w:tc>
      </w:tr>
      <w:tr w:rsidR="00F50AC2" w:rsidRPr="00697DD9" w14:paraId="0002DCBA" w14:textId="77777777" w:rsidTr="004D3221">
        <w:trPr>
          <w:trHeight w:val="20"/>
          <w:jc w:val="center"/>
        </w:trPr>
        <w:tc>
          <w:tcPr>
            <w:tcW w:w="362" w:type="pct"/>
            <w:vAlign w:val="center"/>
          </w:tcPr>
          <w:p w14:paraId="61B0483F" w14:textId="77777777" w:rsidR="00F50AC2" w:rsidRPr="00697DD9" w:rsidRDefault="00F50AC2" w:rsidP="004D3221">
            <w:pPr>
              <w:rPr>
                <w:rFonts w:ascii="Arial" w:hAnsi="Arial" w:cs="Arial"/>
                <w:sz w:val="20"/>
                <w:szCs w:val="20"/>
              </w:rPr>
            </w:pPr>
            <w:r w:rsidRPr="00697DD9">
              <w:rPr>
                <w:rFonts w:ascii="Arial" w:hAnsi="Arial" w:cs="Arial"/>
                <w:sz w:val="20"/>
                <w:szCs w:val="20"/>
              </w:rPr>
              <w:t>XS</w:t>
            </w:r>
          </w:p>
        </w:tc>
        <w:tc>
          <w:tcPr>
            <w:tcW w:w="2476" w:type="pct"/>
            <w:vAlign w:val="center"/>
          </w:tcPr>
          <w:p w14:paraId="42D08B87"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5585906F" w14:textId="77777777" w:rsidR="00F50AC2" w:rsidRPr="00697DD9" w:rsidRDefault="00F50AC2" w:rsidP="004D3221">
            <w:pPr>
              <w:rPr>
                <w:rFonts w:ascii="Arial" w:hAnsi="Arial" w:cs="Arial"/>
                <w:sz w:val="20"/>
                <w:szCs w:val="20"/>
              </w:rPr>
            </w:pPr>
          </w:p>
        </w:tc>
      </w:tr>
      <w:tr w:rsidR="00F50AC2" w:rsidRPr="00697DD9" w14:paraId="07EE83A7" w14:textId="77777777" w:rsidTr="004D3221">
        <w:trPr>
          <w:trHeight w:val="20"/>
          <w:jc w:val="center"/>
        </w:trPr>
        <w:tc>
          <w:tcPr>
            <w:tcW w:w="362" w:type="pct"/>
            <w:vAlign w:val="center"/>
          </w:tcPr>
          <w:p w14:paraId="08DA7C5A" w14:textId="77777777" w:rsidR="00F50AC2" w:rsidRPr="00697DD9" w:rsidRDefault="00F50AC2" w:rsidP="004D3221">
            <w:pPr>
              <w:rPr>
                <w:rFonts w:ascii="Arial" w:hAnsi="Arial" w:cs="Arial"/>
                <w:sz w:val="20"/>
                <w:szCs w:val="20"/>
              </w:rPr>
            </w:pPr>
            <w:r w:rsidRPr="00697DD9">
              <w:rPr>
                <w:rFonts w:ascii="Arial" w:hAnsi="Arial" w:cs="Arial"/>
                <w:sz w:val="20"/>
                <w:szCs w:val="20"/>
              </w:rPr>
              <w:t>XT</w:t>
            </w:r>
          </w:p>
        </w:tc>
        <w:tc>
          <w:tcPr>
            <w:tcW w:w="2476" w:type="pct"/>
            <w:vAlign w:val="center"/>
          </w:tcPr>
          <w:p w14:paraId="40E145B0"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D3B5311" w14:textId="77777777" w:rsidR="00F50AC2" w:rsidRPr="00697DD9" w:rsidRDefault="00F50AC2" w:rsidP="004D3221">
            <w:pPr>
              <w:rPr>
                <w:rFonts w:ascii="Arial" w:hAnsi="Arial" w:cs="Arial"/>
                <w:sz w:val="20"/>
                <w:szCs w:val="20"/>
              </w:rPr>
            </w:pPr>
          </w:p>
        </w:tc>
      </w:tr>
      <w:tr w:rsidR="00F50AC2" w:rsidRPr="00697DD9" w14:paraId="5AC8E1D6" w14:textId="77777777" w:rsidTr="004D3221">
        <w:trPr>
          <w:trHeight w:val="20"/>
          <w:jc w:val="center"/>
        </w:trPr>
        <w:tc>
          <w:tcPr>
            <w:tcW w:w="362" w:type="pct"/>
            <w:vAlign w:val="center"/>
          </w:tcPr>
          <w:p w14:paraId="643D544A" w14:textId="77777777" w:rsidR="00F50AC2" w:rsidRPr="00697DD9" w:rsidRDefault="00F50AC2" w:rsidP="004D3221">
            <w:pPr>
              <w:rPr>
                <w:rFonts w:ascii="Arial" w:hAnsi="Arial" w:cs="Arial"/>
                <w:sz w:val="20"/>
                <w:szCs w:val="20"/>
              </w:rPr>
            </w:pPr>
            <w:r w:rsidRPr="00697DD9">
              <w:rPr>
                <w:rFonts w:ascii="Arial" w:hAnsi="Arial" w:cs="Arial"/>
                <w:sz w:val="20"/>
                <w:szCs w:val="20"/>
              </w:rPr>
              <w:t>XU</w:t>
            </w:r>
          </w:p>
        </w:tc>
        <w:tc>
          <w:tcPr>
            <w:tcW w:w="2476" w:type="pct"/>
            <w:vAlign w:val="center"/>
          </w:tcPr>
          <w:p w14:paraId="1FD784AF"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2A09F356" w14:textId="77777777" w:rsidR="00F50AC2" w:rsidRPr="00697DD9" w:rsidRDefault="00F50AC2" w:rsidP="004D3221">
            <w:pPr>
              <w:rPr>
                <w:rFonts w:ascii="Arial" w:hAnsi="Arial" w:cs="Arial"/>
                <w:sz w:val="20"/>
                <w:szCs w:val="20"/>
              </w:rPr>
            </w:pPr>
          </w:p>
        </w:tc>
      </w:tr>
      <w:tr w:rsidR="00F50AC2" w:rsidRPr="00697DD9" w14:paraId="4F149F36" w14:textId="77777777" w:rsidTr="004D3221">
        <w:trPr>
          <w:trHeight w:val="20"/>
          <w:jc w:val="center"/>
        </w:trPr>
        <w:tc>
          <w:tcPr>
            <w:tcW w:w="362" w:type="pct"/>
            <w:vAlign w:val="center"/>
          </w:tcPr>
          <w:p w14:paraId="678CC667" w14:textId="77777777" w:rsidR="00F50AC2" w:rsidRPr="00697DD9" w:rsidRDefault="00F50AC2" w:rsidP="004D3221">
            <w:pPr>
              <w:rPr>
                <w:rFonts w:ascii="Arial" w:hAnsi="Arial" w:cs="Arial"/>
                <w:sz w:val="20"/>
                <w:szCs w:val="20"/>
              </w:rPr>
            </w:pPr>
            <w:r w:rsidRPr="00697DD9">
              <w:rPr>
                <w:rFonts w:ascii="Arial" w:hAnsi="Arial" w:cs="Arial"/>
                <w:sz w:val="20"/>
                <w:szCs w:val="20"/>
              </w:rPr>
              <w:t>XV</w:t>
            </w:r>
          </w:p>
        </w:tc>
        <w:tc>
          <w:tcPr>
            <w:tcW w:w="2476" w:type="pct"/>
            <w:vAlign w:val="center"/>
          </w:tcPr>
          <w:p w14:paraId="1EA43A5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1D5E8B59" w14:textId="77777777" w:rsidR="00F50AC2" w:rsidRPr="00697DD9" w:rsidRDefault="00F50AC2" w:rsidP="004D3221">
            <w:pPr>
              <w:rPr>
                <w:rFonts w:ascii="Arial" w:hAnsi="Arial" w:cs="Arial"/>
                <w:sz w:val="20"/>
                <w:szCs w:val="20"/>
              </w:rPr>
            </w:pPr>
          </w:p>
        </w:tc>
      </w:tr>
      <w:tr w:rsidR="00F50AC2" w:rsidRPr="00697DD9" w14:paraId="1A5ED41A" w14:textId="77777777" w:rsidTr="004D3221">
        <w:trPr>
          <w:trHeight w:val="20"/>
          <w:jc w:val="center"/>
        </w:trPr>
        <w:tc>
          <w:tcPr>
            <w:tcW w:w="362" w:type="pct"/>
            <w:vAlign w:val="center"/>
          </w:tcPr>
          <w:p w14:paraId="652CB833" w14:textId="77777777" w:rsidR="00F50AC2" w:rsidRPr="00697DD9" w:rsidRDefault="00F50AC2" w:rsidP="004D3221">
            <w:pPr>
              <w:rPr>
                <w:rFonts w:ascii="Arial" w:hAnsi="Arial" w:cs="Arial"/>
                <w:sz w:val="20"/>
                <w:szCs w:val="20"/>
              </w:rPr>
            </w:pPr>
            <w:r w:rsidRPr="00697DD9">
              <w:rPr>
                <w:rFonts w:ascii="Arial" w:hAnsi="Arial" w:cs="Arial"/>
                <w:sz w:val="20"/>
                <w:szCs w:val="20"/>
              </w:rPr>
              <w:t>XW</w:t>
            </w:r>
          </w:p>
        </w:tc>
        <w:tc>
          <w:tcPr>
            <w:tcW w:w="2476" w:type="pct"/>
            <w:vAlign w:val="center"/>
          </w:tcPr>
          <w:p w14:paraId="7FA377B5"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3D344C45" w14:textId="77777777" w:rsidR="00F50AC2" w:rsidRPr="00697DD9" w:rsidRDefault="00F50AC2" w:rsidP="004D3221">
            <w:pPr>
              <w:rPr>
                <w:rFonts w:ascii="Arial" w:hAnsi="Arial" w:cs="Arial"/>
                <w:sz w:val="20"/>
                <w:szCs w:val="20"/>
              </w:rPr>
            </w:pPr>
          </w:p>
        </w:tc>
      </w:tr>
      <w:tr w:rsidR="00F50AC2" w:rsidRPr="00697DD9" w14:paraId="197BB388" w14:textId="77777777" w:rsidTr="004D3221">
        <w:trPr>
          <w:trHeight w:val="20"/>
          <w:jc w:val="center"/>
        </w:trPr>
        <w:tc>
          <w:tcPr>
            <w:tcW w:w="362" w:type="pct"/>
            <w:vAlign w:val="center"/>
          </w:tcPr>
          <w:p w14:paraId="42FBA58A" w14:textId="77777777" w:rsidR="00F50AC2" w:rsidRPr="00697DD9" w:rsidRDefault="00F50AC2" w:rsidP="004D3221">
            <w:pPr>
              <w:rPr>
                <w:rFonts w:ascii="Arial" w:hAnsi="Arial" w:cs="Arial"/>
                <w:sz w:val="20"/>
                <w:szCs w:val="20"/>
              </w:rPr>
            </w:pPr>
            <w:r w:rsidRPr="00697DD9">
              <w:rPr>
                <w:rFonts w:ascii="Arial" w:hAnsi="Arial" w:cs="Arial"/>
                <w:sz w:val="20"/>
                <w:szCs w:val="20"/>
              </w:rPr>
              <w:lastRenderedPageBreak/>
              <w:t>XX</w:t>
            </w:r>
          </w:p>
        </w:tc>
        <w:tc>
          <w:tcPr>
            <w:tcW w:w="2476" w:type="pct"/>
            <w:vAlign w:val="center"/>
          </w:tcPr>
          <w:p w14:paraId="4B0A6C89"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69F28F98" w14:textId="77777777" w:rsidR="00F50AC2" w:rsidRPr="00697DD9" w:rsidRDefault="00F50AC2" w:rsidP="004D3221">
            <w:pPr>
              <w:rPr>
                <w:rFonts w:ascii="Arial" w:hAnsi="Arial" w:cs="Arial"/>
                <w:sz w:val="20"/>
                <w:szCs w:val="20"/>
              </w:rPr>
            </w:pPr>
          </w:p>
        </w:tc>
      </w:tr>
      <w:tr w:rsidR="00F50AC2" w:rsidRPr="00697DD9" w14:paraId="780B8EEB" w14:textId="77777777" w:rsidTr="004D3221">
        <w:trPr>
          <w:trHeight w:val="20"/>
          <w:jc w:val="center"/>
        </w:trPr>
        <w:tc>
          <w:tcPr>
            <w:tcW w:w="362" w:type="pct"/>
            <w:vAlign w:val="center"/>
          </w:tcPr>
          <w:p w14:paraId="39A31ECE" w14:textId="77777777" w:rsidR="00F50AC2" w:rsidRPr="00697DD9" w:rsidRDefault="00F50AC2" w:rsidP="004D3221">
            <w:pPr>
              <w:rPr>
                <w:rFonts w:ascii="Arial" w:hAnsi="Arial" w:cs="Arial"/>
                <w:sz w:val="20"/>
                <w:szCs w:val="20"/>
              </w:rPr>
            </w:pPr>
            <w:r w:rsidRPr="00697DD9">
              <w:rPr>
                <w:rFonts w:ascii="Arial" w:hAnsi="Arial" w:cs="Arial"/>
                <w:sz w:val="20"/>
                <w:szCs w:val="20"/>
              </w:rPr>
              <w:t>XY</w:t>
            </w:r>
          </w:p>
        </w:tc>
        <w:tc>
          <w:tcPr>
            <w:tcW w:w="2476" w:type="pct"/>
            <w:vAlign w:val="center"/>
          </w:tcPr>
          <w:p w14:paraId="41E199BB" w14:textId="77777777" w:rsidR="00F50AC2" w:rsidRPr="00697DD9" w:rsidRDefault="00F50AC2" w:rsidP="004D3221">
            <w:pPr>
              <w:rPr>
                <w:rFonts w:ascii="Arial" w:hAnsi="Arial" w:cs="Arial"/>
                <w:sz w:val="20"/>
                <w:szCs w:val="20"/>
              </w:rPr>
            </w:pPr>
            <w:r w:rsidRPr="00697DD9">
              <w:rPr>
                <w:rFonts w:ascii="Arial" w:hAnsi="Arial" w:cs="Arial"/>
                <w:sz w:val="20"/>
                <w:szCs w:val="20"/>
              </w:rPr>
              <w:t>Не используется</w:t>
            </w:r>
          </w:p>
        </w:tc>
        <w:tc>
          <w:tcPr>
            <w:tcW w:w="2162" w:type="pct"/>
            <w:vAlign w:val="center"/>
          </w:tcPr>
          <w:p w14:paraId="06D36D0F" w14:textId="77777777" w:rsidR="00F50AC2" w:rsidRPr="00697DD9" w:rsidRDefault="00F50AC2" w:rsidP="004D3221">
            <w:pPr>
              <w:rPr>
                <w:rFonts w:ascii="Arial" w:hAnsi="Arial" w:cs="Arial"/>
                <w:sz w:val="20"/>
                <w:szCs w:val="20"/>
              </w:rPr>
            </w:pPr>
          </w:p>
        </w:tc>
      </w:tr>
      <w:tr w:rsidR="00F50AC2" w:rsidRPr="00697DD9" w14:paraId="58DF4099" w14:textId="77777777" w:rsidTr="004D3221">
        <w:trPr>
          <w:trHeight w:val="20"/>
          <w:jc w:val="center"/>
        </w:trPr>
        <w:tc>
          <w:tcPr>
            <w:tcW w:w="362" w:type="pct"/>
            <w:vAlign w:val="center"/>
          </w:tcPr>
          <w:p w14:paraId="6E76CF98" w14:textId="77777777" w:rsidR="00F50AC2" w:rsidRPr="00697DD9" w:rsidRDefault="00F50AC2" w:rsidP="004D3221">
            <w:pPr>
              <w:rPr>
                <w:rFonts w:ascii="Arial" w:hAnsi="Arial" w:cs="Arial"/>
                <w:sz w:val="20"/>
                <w:szCs w:val="20"/>
              </w:rPr>
            </w:pPr>
            <w:r w:rsidRPr="00697DD9">
              <w:rPr>
                <w:rFonts w:ascii="Arial" w:hAnsi="Arial" w:cs="Arial"/>
                <w:sz w:val="20"/>
                <w:szCs w:val="20"/>
              </w:rPr>
              <w:t>XZ</w:t>
            </w:r>
          </w:p>
        </w:tc>
        <w:tc>
          <w:tcPr>
            <w:tcW w:w="2476" w:type="pct"/>
            <w:vAlign w:val="center"/>
          </w:tcPr>
          <w:p w14:paraId="5F06EEBB" w14:textId="77777777" w:rsidR="00F50AC2" w:rsidRPr="00697DD9" w:rsidRDefault="00F50AC2" w:rsidP="004D3221">
            <w:pPr>
              <w:rPr>
                <w:rFonts w:ascii="Arial" w:hAnsi="Arial" w:cs="Arial"/>
                <w:sz w:val="20"/>
                <w:szCs w:val="20"/>
              </w:rPr>
            </w:pPr>
            <w:r w:rsidRPr="00697DD9">
              <w:rPr>
                <w:rFonts w:ascii="Arial" w:hAnsi="Arial" w:cs="Arial"/>
                <w:sz w:val="20"/>
                <w:szCs w:val="20"/>
              </w:rPr>
              <w:t>Combined tasks</w:t>
            </w:r>
          </w:p>
        </w:tc>
        <w:tc>
          <w:tcPr>
            <w:tcW w:w="2162" w:type="pct"/>
            <w:vAlign w:val="center"/>
          </w:tcPr>
          <w:p w14:paraId="28016728" w14:textId="77777777" w:rsidR="00F50AC2" w:rsidRPr="00697DD9" w:rsidRDefault="00F50AC2" w:rsidP="004D3221">
            <w:pPr>
              <w:rPr>
                <w:rFonts w:ascii="Arial" w:hAnsi="Arial" w:cs="Arial"/>
                <w:sz w:val="20"/>
                <w:szCs w:val="20"/>
              </w:rPr>
            </w:pPr>
          </w:p>
        </w:tc>
      </w:tr>
    </w:tbl>
    <w:p w14:paraId="07BE09F9" w14:textId="77777777" w:rsidR="00264AF8" w:rsidRDefault="00264AF8" w:rsidP="00264AF8">
      <w:pPr>
        <w:tabs>
          <w:tab w:val="left" w:pos="8308"/>
        </w:tabs>
      </w:pPr>
    </w:p>
    <w:p w14:paraId="20914783" w14:textId="77777777" w:rsidR="00264AF8" w:rsidRDefault="00264AF8" w:rsidP="00264AF8"/>
    <w:p w14:paraId="00712CF5" w14:textId="77777777" w:rsidR="00911DAF" w:rsidRPr="00264AF8" w:rsidRDefault="00911DAF" w:rsidP="00264AF8">
      <w:pPr>
        <w:sectPr w:rsidR="00911DAF" w:rsidRPr="00264AF8">
          <w:headerReference w:type="even" r:id="rId53"/>
          <w:headerReference w:type="default" r:id="rId54"/>
          <w:pgSz w:w="11910" w:h="16840"/>
          <w:pgMar w:top="1360" w:right="1300" w:bottom="1240" w:left="1300" w:header="1173" w:footer="1046" w:gutter="0"/>
          <w:cols w:space="720"/>
        </w:sectPr>
      </w:pPr>
    </w:p>
    <w:p w14:paraId="10D6679B" w14:textId="77777777" w:rsidR="00911DAF" w:rsidRPr="007E21CD" w:rsidRDefault="00911DAF" w:rsidP="007E21CD">
      <w:pPr>
        <w:pStyle w:val="3"/>
      </w:pPr>
      <w:bookmarkStart w:id="1017" w:name="Table_3_–_Classes_of_infrastructure_obje"/>
      <w:bookmarkStart w:id="1018" w:name="_Toc508698271"/>
      <w:bookmarkEnd w:id="1017"/>
      <w:r w:rsidRPr="007E21CD">
        <w:lastRenderedPageBreak/>
        <w:t>Таблица 3 – Классы объектов инфраструктуры</w:t>
      </w:r>
      <w:bookmarkEnd w:id="1018"/>
    </w:p>
    <w:tbl>
      <w:tblPr>
        <w:tblStyle w:val="aff5"/>
        <w:tblW w:w="5000" w:type="pct"/>
        <w:tblLayout w:type="fixed"/>
        <w:tblLook w:val="0420" w:firstRow="1" w:lastRow="0" w:firstColumn="0" w:lastColumn="0" w:noHBand="0" w:noVBand="1"/>
      </w:tblPr>
      <w:tblGrid>
        <w:gridCol w:w="2133"/>
        <w:gridCol w:w="719"/>
        <w:gridCol w:w="3596"/>
        <w:gridCol w:w="3019"/>
      </w:tblGrid>
      <w:tr w:rsidR="00911DAF" w:rsidRPr="00C84A98" w14:paraId="41F52B99" w14:textId="77777777" w:rsidTr="00C84A98">
        <w:trPr>
          <w:trHeight w:val="20"/>
        </w:trPr>
        <w:tc>
          <w:tcPr>
            <w:tcW w:w="2132" w:type="dxa"/>
            <w:vAlign w:val="center"/>
          </w:tcPr>
          <w:p w14:paraId="0C516C6C" w14:textId="77777777" w:rsidR="00911DAF" w:rsidRPr="00C84A98" w:rsidRDefault="00911DAF" w:rsidP="00C84A98">
            <w:pPr>
              <w:rPr>
                <w:b/>
                <w:sz w:val="20"/>
                <w:szCs w:val="20"/>
              </w:rPr>
            </w:pPr>
            <w:r w:rsidRPr="00C84A98">
              <w:rPr>
                <w:b/>
                <w:sz w:val="20"/>
                <w:szCs w:val="20"/>
              </w:rPr>
              <w:t>Класс</w:t>
            </w:r>
          </w:p>
        </w:tc>
        <w:tc>
          <w:tcPr>
            <w:tcW w:w="718" w:type="dxa"/>
            <w:vAlign w:val="center"/>
          </w:tcPr>
          <w:p w14:paraId="2AB91250" w14:textId="77777777" w:rsidR="00911DAF" w:rsidRPr="00C84A98" w:rsidRDefault="00911DAF" w:rsidP="00C84A98">
            <w:pPr>
              <w:rPr>
                <w:b/>
                <w:sz w:val="20"/>
                <w:szCs w:val="20"/>
              </w:rPr>
            </w:pPr>
            <w:r w:rsidRPr="00C84A98">
              <w:rPr>
                <w:b/>
                <w:sz w:val="20"/>
                <w:szCs w:val="20"/>
              </w:rPr>
              <w:t>Код</w:t>
            </w:r>
          </w:p>
        </w:tc>
        <w:tc>
          <w:tcPr>
            <w:tcW w:w="3593" w:type="dxa"/>
            <w:vAlign w:val="center"/>
          </w:tcPr>
          <w:p w14:paraId="19004332" w14:textId="77777777" w:rsidR="00911DAF" w:rsidRPr="00C84A98" w:rsidRDefault="00911DAF" w:rsidP="00C84A98">
            <w:pPr>
              <w:rPr>
                <w:b/>
                <w:sz w:val="20"/>
                <w:szCs w:val="20"/>
              </w:rPr>
            </w:pPr>
            <w:r w:rsidRPr="00C84A98">
              <w:rPr>
                <w:b/>
                <w:sz w:val="20"/>
                <w:szCs w:val="20"/>
              </w:rPr>
              <w:t>Определение класса объекта</w:t>
            </w:r>
          </w:p>
        </w:tc>
        <w:tc>
          <w:tcPr>
            <w:tcW w:w="3016" w:type="dxa"/>
            <w:vAlign w:val="center"/>
          </w:tcPr>
          <w:p w14:paraId="3A1E92DE" w14:textId="77777777" w:rsidR="00911DAF" w:rsidRPr="00C84A98" w:rsidRDefault="00911DAF" w:rsidP="00C84A98">
            <w:pPr>
              <w:rPr>
                <w:b/>
                <w:sz w:val="20"/>
                <w:szCs w:val="20"/>
              </w:rPr>
            </w:pPr>
            <w:r w:rsidRPr="00C84A98">
              <w:rPr>
                <w:b/>
                <w:sz w:val="20"/>
                <w:szCs w:val="20"/>
              </w:rPr>
              <w:t>Примеры</w:t>
            </w:r>
          </w:p>
        </w:tc>
      </w:tr>
      <w:tr w:rsidR="00911DAF" w:rsidRPr="007E21CD" w14:paraId="672EEAEB" w14:textId="77777777" w:rsidTr="00C84A98">
        <w:trPr>
          <w:trHeight w:val="20"/>
        </w:trPr>
        <w:tc>
          <w:tcPr>
            <w:tcW w:w="2132" w:type="dxa"/>
            <w:vAlign w:val="center"/>
          </w:tcPr>
          <w:p w14:paraId="75965FC0" w14:textId="77777777" w:rsidR="00911DAF" w:rsidRPr="007E21CD" w:rsidRDefault="00911DAF" w:rsidP="00C84A98">
            <w:pPr>
              <w:rPr>
                <w:sz w:val="20"/>
                <w:szCs w:val="20"/>
              </w:rPr>
            </w:pPr>
            <w:r w:rsidRPr="007E21CD">
              <w:rPr>
                <w:sz w:val="20"/>
                <w:szCs w:val="20"/>
              </w:rPr>
              <w:t>Объекты для общих задач</w:t>
            </w:r>
          </w:p>
        </w:tc>
        <w:tc>
          <w:tcPr>
            <w:tcW w:w="718" w:type="dxa"/>
            <w:vAlign w:val="center"/>
          </w:tcPr>
          <w:p w14:paraId="24E43A6B" w14:textId="77777777" w:rsidR="00911DAF" w:rsidRPr="007E21CD" w:rsidRDefault="00911DAF" w:rsidP="00C84A98">
            <w:pPr>
              <w:rPr>
                <w:sz w:val="20"/>
                <w:szCs w:val="20"/>
              </w:rPr>
            </w:pPr>
            <w:r w:rsidRPr="007E21CD">
              <w:rPr>
                <w:sz w:val="20"/>
                <w:szCs w:val="20"/>
              </w:rPr>
              <w:t>A</w:t>
            </w:r>
          </w:p>
        </w:tc>
        <w:tc>
          <w:tcPr>
            <w:tcW w:w="3593" w:type="dxa"/>
            <w:vAlign w:val="center"/>
          </w:tcPr>
          <w:p w14:paraId="62A1E37A" w14:textId="77777777" w:rsidR="00911DAF" w:rsidRPr="007E21CD" w:rsidRDefault="00911DAF" w:rsidP="00C84A98">
            <w:pPr>
              <w:rPr>
                <w:sz w:val="20"/>
                <w:szCs w:val="20"/>
              </w:rPr>
            </w:pPr>
            <w:r w:rsidRPr="007E21CD">
              <w:rPr>
                <w:sz w:val="20"/>
                <w:szCs w:val="20"/>
              </w:rPr>
              <w:t>Объекты для общего управления другими объектами инфраструктуры</w:t>
            </w:r>
          </w:p>
        </w:tc>
        <w:tc>
          <w:tcPr>
            <w:tcW w:w="3016" w:type="dxa"/>
            <w:vAlign w:val="center"/>
          </w:tcPr>
          <w:p w14:paraId="77A09988" w14:textId="77777777" w:rsidR="00911DAF" w:rsidRPr="007E21CD" w:rsidRDefault="00911DAF" w:rsidP="00C84A98">
            <w:pPr>
              <w:rPr>
                <w:sz w:val="20"/>
                <w:szCs w:val="20"/>
              </w:rPr>
            </w:pPr>
            <w:r w:rsidRPr="007E21CD">
              <w:rPr>
                <w:sz w:val="20"/>
                <w:szCs w:val="20"/>
              </w:rPr>
              <w:t>Система надзора</w:t>
            </w:r>
          </w:p>
        </w:tc>
      </w:tr>
      <w:tr w:rsidR="00911DAF" w:rsidRPr="007E21CD" w14:paraId="566ECC3A" w14:textId="77777777" w:rsidTr="00C84A98">
        <w:trPr>
          <w:trHeight w:val="20"/>
        </w:trPr>
        <w:tc>
          <w:tcPr>
            <w:tcW w:w="2132" w:type="dxa"/>
            <w:vAlign w:val="center"/>
          </w:tcPr>
          <w:p w14:paraId="0DF72499" w14:textId="77777777" w:rsidR="00911DAF" w:rsidRPr="007E21CD" w:rsidRDefault="00911DAF" w:rsidP="00C84A98">
            <w:pPr>
              <w:rPr>
                <w:sz w:val="20"/>
                <w:szCs w:val="20"/>
              </w:rPr>
            </w:pPr>
            <w:r w:rsidRPr="007E21CD">
              <w:rPr>
                <w:sz w:val="20"/>
                <w:szCs w:val="20"/>
              </w:rPr>
              <w:t>Объекты для объектов основного процесса</w:t>
            </w:r>
          </w:p>
        </w:tc>
        <w:tc>
          <w:tcPr>
            <w:tcW w:w="718" w:type="dxa"/>
            <w:vAlign w:val="center"/>
          </w:tcPr>
          <w:p w14:paraId="5D43B249" w14:textId="77777777" w:rsidR="00911DAF" w:rsidRPr="007E21CD" w:rsidRDefault="00911DAF" w:rsidP="00C84A98">
            <w:pPr>
              <w:rPr>
                <w:sz w:val="20"/>
                <w:szCs w:val="20"/>
              </w:rPr>
            </w:pPr>
            <w:r w:rsidRPr="007E21CD">
              <w:rPr>
                <w:sz w:val="20"/>
                <w:szCs w:val="20"/>
              </w:rPr>
              <w:t>B... U</w:t>
            </w:r>
          </w:p>
        </w:tc>
        <w:tc>
          <w:tcPr>
            <w:tcW w:w="3593" w:type="dxa"/>
            <w:vAlign w:val="center"/>
          </w:tcPr>
          <w:p w14:paraId="091B76E9" w14:textId="77777777" w:rsidR="00911DAF" w:rsidRPr="007E21CD" w:rsidRDefault="00911DAF" w:rsidP="00C84A98">
            <w:pPr>
              <w:rPr>
                <w:sz w:val="20"/>
                <w:szCs w:val="20"/>
              </w:rPr>
            </w:pPr>
            <w:r w:rsidRPr="007E21CD">
              <w:rPr>
                <w:sz w:val="20"/>
                <w:szCs w:val="20"/>
              </w:rPr>
              <w:t>Зарезервировано для определений классов, связанных с веткой</w:t>
            </w:r>
          </w:p>
          <w:p w14:paraId="7DAD7AB1" w14:textId="77777777" w:rsidR="00911DAF" w:rsidRPr="007E21CD" w:rsidRDefault="00911DAF" w:rsidP="00C84A98">
            <w:pPr>
              <w:rPr>
                <w:sz w:val="20"/>
                <w:szCs w:val="20"/>
              </w:rPr>
            </w:pPr>
          </w:p>
          <w:p w14:paraId="0348E565" w14:textId="77777777" w:rsidR="00911DAF" w:rsidRPr="007E21CD" w:rsidRDefault="00911DAF" w:rsidP="00C84A98">
            <w:pPr>
              <w:rPr>
                <w:sz w:val="20"/>
                <w:szCs w:val="20"/>
              </w:rPr>
            </w:pPr>
            <w:r w:rsidRPr="007E21CD">
              <w:rPr>
                <w:sz w:val="20"/>
                <w:szCs w:val="20"/>
              </w:rPr>
              <w:t>ПРИМЕЧАНИЕ. Буквы I и O не должны использоваться.</w:t>
            </w:r>
          </w:p>
        </w:tc>
        <w:tc>
          <w:tcPr>
            <w:tcW w:w="3016" w:type="dxa"/>
            <w:vAlign w:val="center"/>
          </w:tcPr>
          <w:p w14:paraId="1E95085E" w14:textId="77777777" w:rsidR="00911DAF" w:rsidRPr="007E21CD" w:rsidRDefault="00911DAF" w:rsidP="00C84A98">
            <w:pPr>
              <w:rPr>
                <w:sz w:val="20"/>
                <w:szCs w:val="20"/>
              </w:rPr>
            </w:pPr>
            <w:r w:rsidRPr="007E21CD">
              <w:rPr>
                <w:sz w:val="20"/>
                <w:szCs w:val="20"/>
              </w:rPr>
              <w:t>См. Примеры в Таблице 4</w:t>
            </w:r>
          </w:p>
        </w:tc>
      </w:tr>
      <w:tr w:rsidR="00911DAF" w:rsidRPr="007E21CD" w14:paraId="77EBA81D" w14:textId="77777777" w:rsidTr="00C84A98">
        <w:trPr>
          <w:trHeight w:val="20"/>
        </w:trPr>
        <w:tc>
          <w:tcPr>
            <w:tcW w:w="2132" w:type="dxa"/>
            <w:vMerge w:val="restart"/>
            <w:vAlign w:val="center"/>
          </w:tcPr>
          <w:p w14:paraId="739DA1E3" w14:textId="77777777" w:rsidR="00911DAF" w:rsidRPr="007E21CD" w:rsidRDefault="00911DAF" w:rsidP="00C84A98">
            <w:pPr>
              <w:rPr>
                <w:sz w:val="20"/>
                <w:szCs w:val="20"/>
              </w:rPr>
            </w:pPr>
            <w:r w:rsidRPr="007E21CD">
              <w:rPr>
                <w:sz w:val="20"/>
                <w:szCs w:val="20"/>
              </w:rPr>
              <w:t>Объекты, не связанные с основным процессом</w:t>
            </w:r>
          </w:p>
        </w:tc>
        <w:tc>
          <w:tcPr>
            <w:tcW w:w="718" w:type="dxa"/>
            <w:vAlign w:val="center"/>
          </w:tcPr>
          <w:p w14:paraId="015872FC" w14:textId="77777777" w:rsidR="00911DAF" w:rsidRPr="007E21CD" w:rsidRDefault="00911DAF" w:rsidP="00C84A98">
            <w:pPr>
              <w:rPr>
                <w:sz w:val="20"/>
                <w:szCs w:val="20"/>
              </w:rPr>
            </w:pPr>
            <w:r w:rsidRPr="007E21CD">
              <w:rPr>
                <w:sz w:val="20"/>
                <w:szCs w:val="20"/>
              </w:rPr>
              <w:t>V</w:t>
            </w:r>
          </w:p>
        </w:tc>
        <w:tc>
          <w:tcPr>
            <w:tcW w:w="3593" w:type="dxa"/>
            <w:vAlign w:val="center"/>
          </w:tcPr>
          <w:p w14:paraId="393FE837" w14:textId="77777777" w:rsidR="00911DAF" w:rsidRPr="007E21CD" w:rsidRDefault="00911DAF" w:rsidP="00C84A98">
            <w:pPr>
              <w:rPr>
                <w:sz w:val="20"/>
                <w:szCs w:val="20"/>
              </w:rPr>
            </w:pPr>
            <w:r w:rsidRPr="007E21CD">
              <w:rPr>
                <w:sz w:val="20"/>
                <w:szCs w:val="20"/>
              </w:rPr>
              <w:t>Объекты для хранения материала или товаров</w:t>
            </w:r>
          </w:p>
        </w:tc>
        <w:tc>
          <w:tcPr>
            <w:tcW w:w="3016" w:type="dxa"/>
            <w:vAlign w:val="center"/>
          </w:tcPr>
          <w:p w14:paraId="63BC6870" w14:textId="77777777" w:rsidR="00911DAF" w:rsidRPr="007E21CD" w:rsidRDefault="00911DAF" w:rsidP="00C84A98">
            <w:pPr>
              <w:rPr>
                <w:sz w:val="20"/>
                <w:szCs w:val="20"/>
              </w:rPr>
            </w:pPr>
            <w:r w:rsidRPr="007E21CD">
              <w:rPr>
                <w:sz w:val="20"/>
                <w:szCs w:val="20"/>
              </w:rPr>
              <w:t>Торговый магазин</w:t>
            </w:r>
          </w:p>
          <w:p w14:paraId="4DFF698D" w14:textId="77777777" w:rsidR="00911DAF" w:rsidRPr="007E21CD" w:rsidRDefault="00911DAF" w:rsidP="00C84A98">
            <w:pPr>
              <w:rPr>
                <w:sz w:val="20"/>
                <w:szCs w:val="20"/>
              </w:rPr>
            </w:pPr>
            <w:r w:rsidRPr="007E21CD">
              <w:rPr>
                <w:sz w:val="20"/>
                <w:szCs w:val="20"/>
              </w:rPr>
              <w:t>Пресноводный резервуарный завод</w:t>
            </w:r>
          </w:p>
          <w:p w14:paraId="5A813065" w14:textId="77777777" w:rsidR="00911DAF" w:rsidRPr="007E21CD" w:rsidRDefault="00911DAF" w:rsidP="00C84A98">
            <w:pPr>
              <w:rPr>
                <w:sz w:val="20"/>
                <w:szCs w:val="20"/>
              </w:rPr>
            </w:pPr>
            <w:r w:rsidRPr="007E21CD">
              <w:rPr>
                <w:sz w:val="20"/>
                <w:szCs w:val="20"/>
              </w:rPr>
              <w:t>Мусорный магазин</w:t>
            </w:r>
          </w:p>
          <w:p w14:paraId="292A7B4B" w14:textId="77777777" w:rsidR="00911DAF" w:rsidRPr="007E21CD" w:rsidRDefault="00911DAF" w:rsidP="00C84A98">
            <w:pPr>
              <w:rPr>
                <w:sz w:val="20"/>
                <w:szCs w:val="20"/>
              </w:rPr>
            </w:pPr>
            <w:r w:rsidRPr="007E21CD">
              <w:rPr>
                <w:sz w:val="20"/>
                <w:szCs w:val="20"/>
              </w:rPr>
              <w:t>Нефтяной танк</w:t>
            </w:r>
          </w:p>
          <w:p w14:paraId="5DC8B599" w14:textId="77777777" w:rsidR="00911DAF" w:rsidRPr="007E21CD" w:rsidRDefault="00911DAF" w:rsidP="00C84A98">
            <w:pPr>
              <w:rPr>
                <w:sz w:val="20"/>
                <w:szCs w:val="20"/>
              </w:rPr>
            </w:pPr>
            <w:r w:rsidRPr="007E21CD">
              <w:rPr>
                <w:sz w:val="20"/>
                <w:szCs w:val="20"/>
              </w:rPr>
              <w:t>Магазин сырья</w:t>
            </w:r>
          </w:p>
        </w:tc>
      </w:tr>
      <w:tr w:rsidR="00911DAF" w:rsidRPr="007E21CD" w14:paraId="5A029B6E" w14:textId="77777777" w:rsidTr="00C84A98">
        <w:trPr>
          <w:trHeight w:val="20"/>
        </w:trPr>
        <w:tc>
          <w:tcPr>
            <w:tcW w:w="2132" w:type="dxa"/>
            <w:vMerge/>
            <w:vAlign w:val="center"/>
          </w:tcPr>
          <w:p w14:paraId="269D5234" w14:textId="77777777" w:rsidR="00911DAF" w:rsidRPr="007E21CD" w:rsidRDefault="00911DAF" w:rsidP="00C84A98">
            <w:pPr>
              <w:rPr>
                <w:sz w:val="20"/>
                <w:szCs w:val="20"/>
              </w:rPr>
            </w:pPr>
          </w:p>
        </w:tc>
        <w:tc>
          <w:tcPr>
            <w:tcW w:w="718" w:type="dxa"/>
            <w:vAlign w:val="center"/>
          </w:tcPr>
          <w:p w14:paraId="7C675D7E" w14:textId="77777777" w:rsidR="00911DAF" w:rsidRPr="007E21CD" w:rsidRDefault="00911DAF" w:rsidP="00C84A98">
            <w:pPr>
              <w:rPr>
                <w:sz w:val="20"/>
                <w:szCs w:val="20"/>
              </w:rPr>
            </w:pPr>
            <w:r w:rsidRPr="007E21CD">
              <w:rPr>
                <w:sz w:val="20"/>
                <w:szCs w:val="20"/>
              </w:rPr>
              <w:t>W</w:t>
            </w:r>
          </w:p>
        </w:tc>
        <w:tc>
          <w:tcPr>
            <w:tcW w:w="3593" w:type="dxa"/>
            <w:vAlign w:val="center"/>
          </w:tcPr>
          <w:p w14:paraId="247AAB5A" w14:textId="77777777" w:rsidR="00911DAF" w:rsidRPr="007E21CD" w:rsidRDefault="00911DAF" w:rsidP="00C84A98">
            <w:pPr>
              <w:rPr>
                <w:sz w:val="20"/>
                <w:szCs w:val="20"/>
              </w:rPr>
            </w:pPr>
            <w:r w:rsidRPr="007E21CD">
              <w:rPr>
                <w:sz w:val="20"/>
                <w:szCs w:val="20"/>
              </w:rPr>
              <w:t xml:space="preserve">Объекты для административных или социальных целей </w:t>
            </w:r>
            <w:r w:rsidR="00C84A98">
              <w:rPr>
                <w:sz w:val="20"/>
                <w:szCs w:val="20"/>
              </w:rPr>
              <w:t>и/</w:t>
            </w:r>
            <w:r w:rsidRPr="007E21CD">
              <w:rPr>
                <w:sz w:val="20"/>
                <w:szCs w:val="20"/>
              </w:rPr>
              <w:t>или задач</w:t>
            </w:r>
          </w:p>
        </w:tc>
        <w:tc>
          <w:tcPr>
            <w:tcW w:w="3016" w:type="dxa"/>
            <w:vAlign w:val="center"/>
          </w:tcPr>
          <w:p w14:paraId="110C69D9" w14:textId="77777777" w:rsidR="00911DAF" w:rsidRPr="007E21CD" w:rsidRDefault="00911DAF" w:rsidP="00C84A98">
            <w:pPr>
              <w:rPr>
                <w:sz w:val="20"/>
                <w:szCs w:val="20"/>
              </w:rPr>
            </w:pPr>
            <w:r w:rsidRPr="007E21CD">
              <w:rPr>
                <w:sz w:val="20"/>
                <w:szCs w:val="20"/>
              </w:rPr>
              <w:t>Столовая</w:t>
            </w:r>
          </w:p>
          <w:p w14:paraId="24456E9E" w14:textId="77777777" w:rsidR="00911DAF" w:rsidRPr="007E21CD" w:rsidRDefault="00911DAF" w:rsidP="00C84A98">
            <w:pPr>
              <w:rPr>
                <w:sz w:val="20"/>
                <w:szCs w:val="20"/>
              </w:rPr>
            </w:pPr>
            <w:r w:rsidRPr="007E21CD">
              <w:rPr>
                <w:sz w:val="20"/>
                <w:szCs w:val="20"/>
              </w:rPr>
              <w:t>Выставочный зал</w:t>
            </w:r>
          </w:p>
          <w:p w14:paraId="16B17380" w14:textId="77777777" w:rsidR="00911DAF" w:rsidRPr="007E21CD" w:rsidRDefault="00911DAF" w:rsidP="00C84A98">
            <w:pPr>
              <w:rPr>
                <w:sz w:val="20"/>
                <w:szCs w:val="20"/>
              </w:rPr>
            </w:pPr>
            <w:r w:rsidRPr="007E21CD">
              <w:rPr>
                <w:sz w:val="20"/>
                <w:szCs w:val="20"/>
              </w:rPr>
              <w:t>Гараж</w:t>
            </w:r>
          </w:p>
          <w:p w14:paraId="30A8AFA5" w14:textId="77777777" w:rsidR="00911DAF" w:rsidRPr="007E21CD" w:rsidRDefault="00911DAF" w:rsidP="00C84A98">
            <w:pPr>
              <w:rPr>
                <w:sz w:val="20"/>
                <w:szCs w:val="20"/>
              </w:rPr>
            </w:pPr>
            <w:r w:rsidRPr="007E21CD">
              <w:rPr>
                <w:sz w:val="20"/>
                <w:szCs w:val="20"/>
              </w:rPr>
              <w:t>Офис</w:t>
            </w:r>
          </w:p>
          <w:p w14:paraId="526724FB" w14:textId="77777777" w:rsidR="00911DAF" w:rsidRPr="007E21CD" w:rsidRDefault="00911DAF" w:rsidP="00C84A98">
            <w:pPr>
              <w:rPr>
                <w:sz w:val="20"/>
                <w:szCs w:val="20"/>
              </w:rPr>
            </w:pPr>
            <w:r w:rsidRPr="007E21CD">
              <w:rPr>
                <w:sz w:val="20"/>
                <w:szCs w:val="20"/>
              </w:rPr>
              <w:t>Зона отдыха</w:t>
            </w:r>
          </w:p>
        </w:tc>
      </w:tr>
      <w:tr w:rsidR="00911DAF" w:rsidRPr="007E21CD" w14:paraId="6C9B2416" w14:textId="77777777" w:rsidTr="00C84A98">
        <w:trPr>
          <w:trHeight w:val="20"/>
        </w:trPr>
        <w:tc>
          <w:tcPr>
            <w:tcW w:w="2132" w:type="dxa"/>
            <w:vMerge/>
            <w:vAlign w:val="center"/>
          </w:tcPr>
          <w:p w14:paraId="3111BA88" w14:textId="77777777" w:rsidR="00911DAF" w:rsidRPr="007E21CD" w:rsidRDefault="00911DAF" w:rsidP="00C84A98">
            <w:pPr>
              <w:rPr>
                <w:sz w:val="20"/>
                <w:szCs w:val="20"/>
              </w:rPr>
            </w:pPr>
          </w:p>
        </w:tc>
        <w:tc>
          <w:tcPr>
            <w:tcW w:w="718" w:type="dxa"/>
            <w:vAlign w:val="center"/>
          </w:tcPr>
          <w:p w14:paraId="102DB8A5" w14:textId="77777777" w:rsidR="00911DAF" w:rsidRPr="007E21CD" w:rsidRDefault="00911DAF" w:rsidP="00C84A98">
            <w:pPr>
              <w:rPr>
                <w:sz w:val="20"/>
                <w:szCs w:val="20"/>
              </w:rPr>
            </w:pPr>
            <w:r w:rsidRPr="007E21CD">
              <w:rPr>
                <w:sz w:val="20"/>
                <w:szCs w:val="20"/>
              </w:rPr>
              <w:t>X</w:t>
            </w:r>
          </w:p>
        </w:tc>
        <w:tc>
          <w:tcPr>
            <w:tcW w:w="3593" w:type="dxa"/>
            <w:vAlign w:val="center"/>
          </w:tcPr>
          <w:p w14:paraId="45113F20" w14:textId="77777777" w:rsidR="00911DAF" w:rsidRPr="007E21CD" w:rsidRDefault="00911DAF" w:rsidP="00C84A98">
            <w:pPr>
              <w:rPr>
                <w:sz w:val="20"/>
                <w:szCs w:val="20"/>
              </w:rPr>
            </w:pPr>
            <w:r w:rsidRPr="007E21CD">
              <w:rPr>
                <w:sz w:val="20"/>
                <w:szCs w:val="20"/>
              </w:rPr>
              <w:t>Объекты для выполнения вспомогательных целей или задач без процесса (например, на сайте, на заводе или в здании)</w:t>
            </w:r>
          </w:p>
        </w:tc>
        <w:tc>
          <w:tcPr>
            <w:tcW w:w="3016" w:type="dxa"/>
            <w:vAlign w:val="center"/>
          </w:tcPr>
          <w:p w14:paraId="41AF7668" w14:textId="77777777" w:rsidR="00911DAF" w:rsidRPr="007E21CD" w:rsidRDefault="00911DAF" w:rsidP="00C84A98">
            <w:pPr>
              <w:rPr>
                <w:sz w:val="20"/>
                <w:szCs w:val="20"/>
              </w:rPr>
            </w:pPr>
            <w:r w:rsidRPr="007E21CD">
              <w:rPr>
                <w:sz w:val="20"/>
                <w:szCs w:val="20"/>
              </w:rPr>
              <w:t>Кондиционер</w:t>
            </w:r>
          </w:p>
          <w:p w14:paraId="035E4E13" w14:textId="77777777" w:rsidR="00911DAF" w:rsidRPr="007E21CD" w:rsidRDefault="00911DAF" w:rsidP="00C84A98">
            <w:pPr>
              <w:rPr>
                <w:sz w:val="20"/>
                <w:szCs w:val="20"/>
              </w:rPr>
            </w:pPr>
            <w:r w:rsidRPr="007E21CD">
              <w:rPr>
                <w:sz w:val="20"/>
                <w:szCs w:val="20"/>
              </w:rPr>
              <w:t>Аварийная система</w:t>
            </w:r>
          </w:p>
          <w:p w14:paraId="53E5DDA8" w14:textId="77777777" w:rsidR="00911DAF" w:rsidRPr="007E21CD" w:rsidRDefault="00911DAF" w:rsidP="00C84A98">
            <w:pPr>
              <w:rPr>
                <w:sz w:val="20"/>
                <w:szCs w:val="20"/>
              </w:rPr>
            </w:pPr>
            <w:r w:rsidRPr="007E21CD">
              <w:rPr>
                <w:sz w:val="20"/>
                <w:szCs w:val="20"/>
              </w:rPr>
              <w:t>Система часов</w:t>
            </w:r>
          </w:p>
          <w:p w14:paraId="34755D0F" w14:textId="77777777" w:rsidR="00911DAF" w:rsidRPr="007E21CD" w:rsidRDefault="00911DAF" w:rsidP="00C84A98">
            <w:pPr>
              <w:rPr>
                <w:sz w:val="20"/>
                <w:szCs w:val="20"/>
              </w:rPr>
            </w:pPr>
            <w:r w:rsidRPr="007E21CD">
              <w:rPr>
                <w:sz w:val="20"/>
                <w:szCs w:val="20"/>
              </w:rPr>
              <w:t>Кран-система</w:t>
            </w:r>
          </w:p>
          <w:p w14:paraId="157FD8ED" w14:textId="77777777" w:rsidR="00911DAF" w:rsidRPr="007E21CD" w:rsidRDefault="00911DAF" w:rsidP="00C84A98">
            <w:pPr>
              <w:rPr>
                <w:sz w:val="20"/>
                <w:szCs w:val="20"/>
              </w:rPr>
            </w:pPr>
            <w:r w:rsidRPr="007E21CD">
              <w:rPr>
                <w:sz w:val="20"/>
                <w:szCs w:val="20"/>
              </w:rPr>
              <w:t>Распределение электроэнергии</w:t>
            </w:r>
          </w:p>
          <w:p w14:paraId="64B1B2B8" w14:textId="77777777" w:rsidR="00911DAF" w:rsidRPr="007E21CD" w:rsidRDefault="00911DAF" w:rsidP="00C84A98">
            <w:pPr>
              <w:rPr>
                <w:sz w:val="20"/>
                <w:szCs w:val="20"/>
              </w:rPr>
            </w:pPr>
            <w:r w:rsidRPr="007E21CD">
              <w:rPr>
                <w:sz w:val="20"/>
                <w:szCs w:val="20"/>
              </w:rPr>
              <w:t>Система противопожарной защиты</w:t>
            </w:r>
          </w:p>
          <w:p w14:paraId="102226A5" w14:textId="77777777" w:rsidR="00911DAF" w:rsidRPr="007E21CD" w:rsidRDefault="00911DAF" w:rsidP="00C84A98">
            <w:pPr>
              <w:rPr>
                <w:sz w:val="20"/>
                <w:szCs w:val="20"/>
              </w:rPr>
            </w:pPr>
            <w:r w:rsidRPr="007E21CD">
              <w:rPr>
                <w:sz w:val="20"/>
                <w:szCs w:val="20"/>
              </w:rPr>
              <w:t>Газоснабжение</w:t>
            </w:r>
          </w:p>
          <w:p w14:paraId="09314DB4" w14:textId="77777777" w:rsidR="00911DAF" w:rsidRPr="007E21CD" w:rsidRDefault="00911DAF" w:rsidP="00C84A98">
            <w:pPr>
              <w:rPr>
                <w:sz w:val="20"/>
                <w:szCs w:val="20"/>
              </w:rPr>
            </w:pPr>
            <w:r w:rsidRPr="007E21CD">
              <w:rPr>
                <w:sz w:val="20"/>
                <w:szCs w:val="20"/>
              </w:rPr>
              <w:t>Осветительная установка</w:t>
            </w:r>
          </w:p>
          <w:p w14:paraId="437EA9FD" w14:textId="77777777" w:rsidR="00911DAF" w:rsidRPr="007E21CD" w:rsidRDefault="00911DAF" w:rsidP="00C84A98">
            <w:pPr>
              <w:rPr>
                <w:sz w:val="20"/>
                <w:szCs w:val="20"/>
              </w:rPr>
            </w:pPr>
            <w:r w:rsidRPr="007E21CD">
              <w:rPr>
                <w:sz w:val="20"/>
                <w:szCs w:val="20"/>
              </w:rPr>
              <w:t>Система безопасности</w:t>
            </w:r>
          </w:p>
          <w:p w14:paraId="6D4C2034" w14:textId="77777777" w:rsidR="00911DAF" w:rsidRPr="007E21CD" w:rsidRDefault="00911DAF" w:rsidP="00C84A98">
            <w:pPr>
              <w:rPr>
                <w:sz w:val="20"/>
                <w:szCs w:val="20"/>
              </w:rPr>
            </w:pPr>
            <w:r w:rsidRPr="007E21CD">
              <w:rPr>
                <w:sz w:val="20"/>
                <w:szCs w:val="20"/>
              </w:rPr>
              <w:t>Очистка сточных вод</w:t>
            </w:r>
          </w:p>
          <w:p w14:paraId="1C7C6E2B" w14:textId="77777777" w:rsidR="00911DAF" w:rsidRPr="007E21CD" w:rsidRDefault="00911DAF" w:rsidP="00C84A98">
            <w:pPr>
              <w:rPr>
                <w:sz w:val="20"/>
                <w:szCs w:val="20"/>
              </w:rPr>
            </w:pPr>
            <w:r w:rsidRPr="007E21CD">
              <w:rPr>
                <w:sz w:val="20"/>
                <w:szCs w:val="20"/>
              </w:rPr>
              <w:t>Водоснабжение</w:t>
            </w:r>
          </w:p>
        </w:tc>
      </w:tr>
      <w:tr w:rsidR="00911DAF" w:rsidRPr="007E21CD" w14:paraId="0ED1827D" w14:textId="77777777" w:rsidTr="00C84A98">
        <w:trPr>
          <w:trHeight w:val="20"/>
        </w:trPr>
        <w:tc>
          <w:tcPr>
            <w:tcW w:w="2132" w:type="dxa"/>
            <w:vMerge/>
            <w:vAlign w:val="center"/>
          </w:tcPr>
          <w:p w14:paraId="16C4503D" w14:textId="77777777" w:rsidR="00911DAF" w:rsidRPr="007E21CD" w:rsidRDefault="00911DAF" w:rsidP="00C84A98">
            <w:pPr>
              <w:rPr>
                <w:sz w:val="20"/>
                <w:szCs w:val="20"/>
              </w:rPr>
            </w:pPr>
          </w:p>
        </w:tc>
        <w:tc>
          <w:tcPr>
            <w:tcW w:w="718" w:type="dxa"/>
            <w:vAlign w:val="center"/>
          </w:tcPr>
          <w:p w14:paraId="0446EB89" w14:textId="77777777" w:rsidR="00911DAF" w:rsidRPr="007E21CD" w:rsidRDefault="00911DAF" w:rsidP="00C84A98">
            <w:pPr>
              <w:rPr>
                <w:sz w:val="20"/>
                <w:szCs w:val="20"/>
              </w:rPr>
            </w:pPr>
            <w:r w:rsidRPr="007E21CD">
              <w:rPr>
                <w:sz w:val="20"/>
                <w:szCs w:val="20"/>
              </w:rPr>
              <w:t>Y</w:t>
            </w:r>
          </w:p>
        </w:tc>
        <w:tc>
          <w:tcPr>
            <w:tcW w:w="3593" w:type="dxa"/>
            <w:vAlign w:val="center"/>
          </w:tcPr>
          <w:p w14:paraId="2FC6A32A" w14:textId="77777777" w:rsidR="00911DAF" w:rsidRPr="007E21CD" w:rsidRDefault="00911DAF" w:rsidP="00C84A98">
            <w:pPr>
              <w:rPr>
                <w:sz w:val="20"/>
                <w:szCs w:val="20"/>
              </w:rPr>
            </w:pPr>
            <w:r w:rsidRPr="007E21CD">
              <w:rPr>
                <w:sz w:val="20"/>
                <w:szCs w:val="20"/>
              </w:rPr>
              <w:t>Объекты для коммуникационных и информационных задач</w:t>
            </w:r>
          </w:p>
        </w:tc>
        <w:tc>
          <w:tcPr>
            <w:tcW w:w="3016" w:type="dxa"/>
            <w:vAlign w:val="center"/>
          </w:tcPr>
          <w:p w14:paraId="726E452B" w14:textId="77777777" w:rsidR="00911DAF" w:rsidRPr="007E21CD" w:rsidRDefault="00911DAF" w:rsidP="00C84A98">
            <w:pPr>
              <w:rPr>
                <w:sz w:val="20"/>
                <w:szCs w:val="20"/>
              </w:rPr>
            </w:pPr>
            <w:r w:rsidRPr="007E21CD">
              <w:rPr>
                <w:sz w:val="20"/>
                <w:szCs w:val="20"/>
              </w:rPr>
              <w:t>Антенная система</w:t>
            </w:r>
          </w:p>
          <w:p w14:paraId="0B606455" w14:textId="77777777" w:rsidR="00911DAF" w:rsidRPr="007E21CD" w:rsidRDefault="00911DAF" w:rsidP="00C84A98">
            <w:pPr>
              <w:rPr>
                <w:sz w:val="20"/>
                <w:szCs w:val="20"/>
              </w:rPr>
            </w:pPr>
            <w:r w:rsidRPr="007E21CD">
              <w:rPr>
                <w:sz w:val="20"/>
                <w:szCs w:val="20"/>
              </w:rPr>
              <w:t>Компьютерная сеть</w:t>
            </w:r>
          </w:p>
          <w:p w14:paraId="0BF5BEF7" w14:textId="77777777" w:rsidR="00911DAF" w:rsidRPr="007E21CD" w:rsidRDefault="00911DAF" w:rsidP="00C84A98">
            <w:pPr>
              <w:rPr>
                <w:sz w:val="20"/>
                <w:szCs w:val="20"/>
              </w:rPr>
            </w:pPr>
            <w:r w:rsidRPr="007E21CD">
              <w:rPr>
                <w:sz w:val="20"/>
                <w:szCs w:val="20"/>
              </w:rPr>
              <w:t>Система громкоговорителей</w:t>
            </w:r>
          </w:p>
          <w:p w14:paraId="6DABB20A" w14:textId="77777777" w:rsidR="00911DAF" w:rsidRPr="007E21CD" w:rsidRDefault="00911DAF" w:rsidP="00C84A98">
            <w:pPr>
              <w:rPr>
                <w:sz w:val="20"/>
                <w:szCs w:val="20"/>
              </w:rPr>
            </w:pPr>
            <w:r w:rsidRPr="007E21CD">
              <w:rPr>
                <w:sz w:val="20"/>
                <w:szCs w:val="20"/>
              </w:rPr>
              <w:t>Пейджинговая система</w:t>
            </w:r>
          </w:p>
          <w:p w14:paraId="6EDA1F31" w14:textId="77777777" w:rsidR="00911DAF" w:rsidRPr="007E21CD" w:rsidRDefault="00911DAF" w:rsidP="00C84A98">
            <w:pPr>
              <w:rPr>
                <w:sz w:val="20"/>
                <w:szCs w:val="20"/>
              </w:rPr>
            </w:pPr>
            <w:r w:rsidRPr="007E21CD">
              <w:rPr>
                <w:sz w:val="20"/>
                <w:szCs w:val="20"/>
              </w:rPr>
              <w:t>Железнодорожная сигнальная система</w:t>
            </w:r>
          </w:p>
          <w:p w14:paraId="40EB9ADA" w14:textId="77777777" w:rsidR="00911DAF" w:rsidRPr="007E21CD" w:rsidRDefault="00911DAF" w:rsidP="00C84A98">
            <w:pPr>
              <w:rPr>
                <w:sz w:val="20"/>
                <w:szCs w:val="20"/>
              </w:rPr>
            </w:pPr>
            <w:r w:rsidRPr="007E21CD">
              <w:rPr>
                <w:sz w:val="20"/>
                <w:szCs w:val="20"/>
              </w:rPr>
              <w:t>Система размещения персонала</w:t>
            </w:r>
          </w:p>
          <w:p w14:paraId="29A0875F" w14:textId="77777777" w:rsidR="00911DAF" w:rsidRPr="007E21CD" w:rsidRDefault="00911DAF" w:rsidP="00C84A98">
            <w:pPr>
              <w:rPr>
                <w:sz w:val="20"/>
                <w:szCs w:val="20"/>
              </w:rPr>
            </w:pPr>
            <w:r w:rsidRPr="007E21CD">
              <w:rPr>
                <w:sz w:val="20"/>
                <w:szCs w:val="20"/>
              </w:rPr>
              <w:t>Телефонная система</w:t>
            </w:r>
          </w:p>
          <w:p w14:paraId="0E7609C0" w14:textId="77777777" w:rsidR="00911DAF" w:rsidRPr="007E21CD" w:rsidRDefault="00911DAF" w:rsidP="00C84A98">
            <w:pPr>
              <w:rPr>
                <w:sz w:val="20"/>
                <w:szCs w:val="20"/>
              </w:rPr>
            </w:pPr>
            <w:r w:rsidRPr="007E21CD">
              <w:rPr>
                <w:sz w:val="20"/>
                <w:szCs w:val="20"/>
              </w:rPr>
              <w:t>Телевизионная система</w:t>
            </w:r>
          </w:p>
          <w:p w14:paraId="6160D41A" w14:textId="77777777" w:rsidR="00911DAF" w:rsidRPr="007E21CD" w:rsidRDefault="00911DAF" w:rsidP="00C84A98">
            <w:pPr>
              <w:rPr>
                <w:sz w:val="20"/>
                <w:szCs w:val="20"/>
              </w:rPr>
            </w:pPr>
            <w:r w:rsidRPr="007E21CD">
              <w:rPr>
                <w:sz w:val="20"/>
                <w:szCs w:val="20"/>
              </w:rPr>
              <w:t>Светофоры</w:t>
            </w:r>
          </w:p>
          <w:p w14:paraId="5AB5E2FA" w14:textId="77777777" w:rsidR="00911DAF" w:rsidRPr="007E21CD" w:rsidRDefault="00911DAF" w:rsidP="00C84A98">
            <w:pPr>
              <w:rPr>
                <w:sz w:val="20"/>
                <w:szCs w:val="20"/>
              </w:rPr>
            </w:pPr>
            <w:r w:rsidRPr="007E21CD">
              <w:rPr>
                <w:sz w:val="20"/>
                <w:szCs w:val="20"/>
              </w:rPr>
              <w:t>Система видеонаблюдения</w:t>
            </w:r>
          </w:p>
        </w:tc>
      </w:tr>
      <w:tr w:rsidR="00911DAF" w:rsidRPr="007E21CD" w14:paraId="08DB1585" w14:textId="77777777" w:rsidTr="00C84A98">
        <w:trPr>
          <w:trHeight w:val="20"/>
        </w:trPr>
        <w:tc>
          <w:tcPr>
            <w:tcW w:w="2132" w:type="dxa"/>
            <w:vMerge/>
            <w:vAlign w:val="center"/>
          </w:tcPr>
          <w:p w14:paraId="1687BDF2" w14:textId="77777777" w:rsidR="00911DAF" w:rsidRPr="007E21CD" w:rsidRDefault="00911DAF" w:rsidP="00C84A98">
            <w:pPr>
              <w:rPr>
                <w:sz w:val="20"/>
                <w:szCs w:val="20"/>
              </w:rPr>
            </w:pPr>
          </w:p>
        </w:tc>
        <w:tc>
          <w:tcPr>
            <w:tcW w:w="718" w:type="dxa"/>
            <w:vAlign w:val="center"/>
          </w:tcPr>
          <w:p w14:paraId="708E99CB" w14:textId="77777777" w:rsidR="00911DAF" w:rsidRPr="007E21CD" w:rsidRDefault="00911DAF" w:rsidP="00C84A98">
            <w:pPr>
              <w:rPr>
                <w:sz w:val="20"/>
                <w:szCs w:val="20"/>
              </w:rPr>
            </w:pPr>
            <w:r w:rsidRPr="007E21CD">
              <w:rPr>
                <w:sz w:val="20"/>
                <w:szCs w:val="20"/>
              </w:rPr>
              <w:t>Z</w:t>
            </w:r>
          </w:p>
        </w:tc>
        <w:tc>
          <w:tcPr>
            <w:tcW w:w="3593" w:type="dxa"/>
            <w:vAlign w:val="center"/>
          </w:tcPr>
          <w:p w14:paraId="29AEF962" w14:textId="77777777" w:rsidR="00911DAF" w:rsidRPr="007E21CD" w:rsidRDefault="00911DAF" w:rsidP="00C84A98">
            <w:pPr>
              <w:rPr>
                <w:sz w:val="20"/>
                <w:szCs w:val="20"/>
              </w:rPr>
            </w:pPr>
            <w:r w:rsidRPr="007E21CD">
              <w:rPr>
                <w:sz w:val="20"/>
                <w:szCs w:val="20"/>
              </w:rPr>
              <w:t>Объекты для жилья, замкнутых технических системы или сооружения, такие как площади и здания</w:t>
            </w:r>
          </w:p>
        </w:tc>
        <w:tc>
          <w:tcPr>
            <w:tcW w:w="3016" w:type="dxa"/>
            <w:vAlign w:val="center"/>
          </w:tcPr>
          <w:p w14:paraId="38A1E929" w14:textId="77777777" w:rsidR="00911DAF" w:rsidRPr="007E21CD" w:rsidRDefault="00911DAF" w:rsidP="00C84A98">
            <w:pPr>
              <w:rPr>
                <w:sz w:val="20"/>
                <w:szCs w:val="20"/>
              </w:rPr>
            </w:pPr>
            <w:r w:rsidRPr="007E21CD">
              <w:rPr>
                <w:sz w:val="20"/>
                <w:szCs w:val="20"/>
              </w:rPr>
              <w:t>Здание</w:t>
            </w:r>
          </w:p>
          <w:p w14:paraId="367AAB74" w14:textId="77777777" w:rsidR="00911DAF" w:rsidRPr="007E21CD" w:rsidRDefault="00911DAF" w:rsidP="00C84A98">
            <w:pPr>
              <w:rPr>
                <w:sz w:val="20"/>
                <w:szCs w:val="20"/>
              </w:rPr>
            </w:pPr>
            <w:r w:rsidRPr="007E21CD">
              <w:rPr>
                <w:sz w:val="20"/>
                <w:szCs w:val="20"/>
              </w:rPr>
              <w:t>Конструктивные сооружения</w:t>
            </w:r>
          </w:p>
          <w:p w14:paraId="1B1047A7" w14:textId="77777777" w:rsidR="00911DAF" w:rsidRPr="007E21CD" w:rsidRDefault="00911DAF" w:rsidP="00C84A98">
            <w:pPr>
              <w:rPr>
                <w:sz w:val="20"/>
                <w:szCs w:val="20"/>
              </w:rPr>
            </w:pPr>
            <w:r w:rsidRPr="007E21CD">
              <w:rPr>
                <w:sz w:val="20"/>
                <w:szCs w:val="20"/>
              </w:rPr>
              <w:t>Фабричный сайт</w:t>
            </w:r>
          </w:p>
          <w:p w14:paraId="5A998238" w14:textId="77777777" w:rsidR="00911DAF" w:rsidRPr="007E21CD" w:rsidRDefault="00911DAF" w:rsidP="00C84A98">
            <w:pPr>
              <w:rPr>
                <w:sz w:val="20"/>
                <w:szCs w:val="20"/>
              </w:rPr>
            </w:pPr>
            <w:r w:rsidRPr="007E21CD">
              <w:rPr>
                <w:sz w:val="20"/>
                <w:szCs w:val="20"/>
              </w:rPr>
              <w:t>Ограда</w:t>
            </w:r>
          </w:p>
          <w:p w14:paraId="4E259328" w14:textId="77777777" w:rsidR="00911DAF" w:rsidRPr="007E21CD" w:rsidRDefault="00911DAF" w:rsidP="00C84A98">
            <w:pPr>
              <w:rPr>
                <w:sz w:val="20"/>
                <w:szCs w:val="20"/>
              </w:rPr>
            </w:pPr>
            <w:r w:rsidRPr="007E21CD">
              <w:rPr>
                <w:sz w:val="20"/>
                <w:szCs w:val="20"/>
              </w:rPr>
              <w:t>Железнодорожная линия</w:t>
            </w:r>
          </w:p>
          <w:p w14:paraId="128B4631" w14:textId="77777777" w:rsidR="00911DAF" w:rsidRPr="007E21CD" w:rsidRDefault="00911DAF" w:rsidP="00C84A98">
            <w:pPr>
              <w:rPr>
                <w:sz w:val="20"/>
                <w:szCs w:val="20"/>
              </w:rPr>
            </w:pPr>
            <w:r w:rsidRPr="007E21CD">
              <w:rPr>
                <w:sz w:val="20"/>
                <w:szCs w:val="20"/>
              </w:rPr>
              <w:t>Дорога</w:t>
            </w:r>
          </w:p>
          <w:p w14:paraId="0410856B" w14:textId="77777777" w:rsidR="00911DAF" w:rsidRPr="007E21CD" w:rsidRDefault="00911DAF" w:rsidP="00C84A98">
            <w:pPr>
              <w:rPr>
                <w:sz w:val="20"/>
                <w:szCs w:val="20"/>
              </w:rPr>
            </w:pPr>
            <w:r w:rsidRPr="007E21CD">
              <w:rPr>
                <w:sz w:val="20"/>
                <w:szCs w:val="20"/>
              </w:rPr>
              <w:t>Стена</w:t>
            </w:r>
          </w:p>
        </w:tc>
      </w:tr>
    </w:tbl>
    <w:p w14:paraId="57D532E8" w14:textId="77777777" w:rsidR="007B27A7" w:rsidRPr="00D53134" w:rsidRDefault="007B27A7" w:rsidP="00264AF8">
      <w:pPr>
        <w:ind w:right="-1013"/>
        <w:jc w:val="both"/>
        <w:rPr>
          <w:rFonts w:asciiTheme="minorBidi" w:hAnsiTheme="minorBidi" w:cstheme="minorBidi"/>
          <w:sz w:val="24"/>
          <w:szCs w:val="24"/>
        </w:rPr>
      </w:pPr>
    </w:p>
    <w:sectPr w:rsidR="007B27A7" w:rsidRPr="00D53134" w:rsidSect="00264AF8">
      <w:pgSz w:w="11909" w:h="16834"/>
      <w:pgMar w:top="1440" w:right="1440" w:bottom="1440" w:left="992" w:header="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7" w:author="Volkov Sergey" w:date="2018-08-25T23:57:00Z" w:initials="VS">
    <w:p w14:paraId="069C2BC5" w14:textId="08530F19" w:rsidR="00516A47" w:rsidRDefault="00516A47">
      <w:pPr>
        <w:pStyle w:val="afd"/>
      </w:pPr>
      <w:r>
        <w:rPr>
          <w:rStyle w:val="aff"/>
        </w:rPr>
        <w:annotationRef/>
      </w:r>
      <w:r>
        <w:t>ссылка</w:t>
      </w:r>
    </w:p>
  </w:comment>
  <w:comment w:id="63" w:author="Volkov Sergey" w:date="2018-08-25T23:37:00Z" w:initials="VS">
    <w:p w14:paraId="585FA257" w14:textId="0BAB27D1" w:rsidR="00516A47" w:rsidRDefault="00516A47">
      <w:pPr>
        <w:pStyle w:val="afd"/>
      </w:pPr>
      <w:r>
        <w:rPr>
          <w:rStyle w:val="aff"/>
        </w:rPr>
        <w:annotationRef/>
      </w:r>
      <w:r>
        <w:t>Вставить рисунок</w:t>
      </w:r>
    </w:p>
  </w:comment>
  <w:comment w:id="64" w:author="Volkov Sergey" w:date="2018-08-25T23:57:00Z" w:initials="VS">
    <w:p w14:paraId="2EDE620B" w14:textId="4675F283" w:rsidR="00516A47" w:rsidRDefault="00516A47">
      <w:pPr>
        <w:pStyle w:val="afd"/>
      </w:pPr>
      <w:r>
        <w:rPr>
          <w:rStyle w:val="aff"/>
        </w:rPr>
        <w:annotationRef/>
      </w:r>
      <w:r>
        <w:t>ссылка</w:t>
      </w:r>
    </w:p>
  </w:comment>
  <w:comment w:id="65" w:author="Volkov Sergey" w:date="2018-08-25T23:57:00Z" w:initials="VS">
    <w:p w14:paraId="0B3EFCD5" w14:textId="4AD9DD27" w:rsidR="00516A47" w:rsidRDefault="00516A47">
      <w:pPr>
        <w:pStyle w:val="afd"/>
      </w:pPr>
      <w:r>
        <w:rPr>
          <w:rStyle w:val="aff"/>
        </w:rPr>
        <w:annotationRef/>
      </w:r>
      <w:r>
        <w:t>ссылка</w:t>
      </w:r>
    </w:p>
  </w:comment>
  <w:comment w:id="66" w:author="Volkov Sergey" w:date="2018-08-25T23:56:00Z" w:initials="VS">
    <w:p w14:paraId="383766C7" w14:textId="2072D6DE" w:rsidR="00516A47" w:rsidRDefault="00516A47">
      <w:pPr>
        <w:pStyle w:val="afd"/>
      </w:pPr>
      <w:r>
        <w:rPr>
          <w:rStyle w:val="aff"/>
        </w:rPr>
        <w:annotationRef/>
      </w:r>
      <w:r>
        <w:t>ссылка</w:t>
      </w:r>
    </w:p>
  </w:comment>
  <w:comment w:id="67" w:author="Volkov Sergey" w:date="2018-08-25T23:56:00Z" w:initials="VS">
    <w:p w14:paraId="3509D96C" w14:textId="7C06E793" w:rsidR="00516A47" w:rsidRDefault="00516A47">
      <w:pPr>
        <w:pStyle w:val="afd"/>
      </w:pPr>
      <w:r>
        <w:rPr>
          <w:rStyle w:val="aff"/>
        </w:rPr>
        <w:annotationRef/>
      </w:r>
      <w:r>
        <w:t>ссылка</w:t>
      </w:r>
    </w:p>
  </w:comment>
  <w:comment w:id="69" w:author="Volkov Sergey" w:date="2018-08-25T23:56:00Z" w:initials="VS">
    <w:p w14:paraId="6370C88A" w14:textId="323B01E7" w:rsidR="00516A47" w:rsidRDefault="00516A47">
      <w:pPr>
        <w:pStyle w:val="afd"/>
      </w:pPr>
      <w:r>
        <w:rPr>
          <w:rStyle w:val="aff"/>
        </w:rPr>
        <w:annotationRef/>
      </w:r>
      <w:r>
        <w:t>ссылка</w:t>
      </w:r>
    </w:p>
  </w:comment>
  <w:comment w:id="103" w:author="Volkov Sergey" w:date="2018-08-25T23:56:00Z" w:initials="VS">
    <w:p w14:paraId="24FE48F8" w14:textId="06662944" w:rsidR="00516A47" w:rsidRDefault="00516A47">
      <w:pPr>
        <w:pStyle w:val="afd"/>
      </w:pPr>
      <w:r>
        <w:rPr>
          <w:rStyle w:val="aff"/>
        </w:rPr>
        <w:annotationRef/>
      </w:r>
      <w:r>
        <w:t>ссылка</w:t>
      </w:r>
    </w:p>
  </w:comment>
  <w:comment w:id="104" w:author="Volkov Sergey" w:date="2018-08-25T23:56:00Z" w:initials="VS">
    <w:p w14:paraId="7B23DE52" w14:textId="6C8705E1" w:rsidR="00516A47" w:rsidRDefault="00516A47">
      <w:pPr>
        <w:pStyle w:val="afd"/>
      </w:pPr>
      <w:r>
        <w:rPr>
          <w:rStyle w:val="aff"/>
        </w:rPr>
        <w:annotationRef/>
      </w:r>
      <w:r>
        <w:t>ссылка</w:t>
      </w:r>
    </w:p>
  </w:comment>
  <w:comment w:id="107" w:author="Volkov Sergey" w:date="2018-08-25T23:58:00Z" w:initials="VS">
    <w:p w14:paraId="1B399EF9" w14:textId="08DE5524" w:rsidR="00516A47" w:rsidRDefault="00516A47">
      <w:pPr>
        <w:pStyle w:val="afd"/>
      </w:pPr>
      <w:r>
        <w:rPr>
          <w:rStyle w:val="aff"/>
        </w:rPr>
        <w:annotationRef/>
      </w:r>
      <w:r>
        <w:t>Заменить на текст, картинку вставить отдельно</w:t>
      </w:r>
    </w:p>
  </w:comment>
  <w:comment w:id="119" w:author="Volkov Sergey" w:date="2018-08-25T23:59:00Z" w:initials="VS">
    <w:p w14:paraId="12E73975" w14:textId="4BF9CCB9" w:rsidR="00516A47" w:rsidRDefault="00516A47">
      <w:pPr>
        <w:pStyle w:val="afd"/>
      </w:pPr>
      <w:r>
        <w:rPr>
          <w:rStyle w:val="aff"/>
        </w:rPr>
        <w:annotationRef/>
      </w:r>
      <w:r>
        <w:t>Вставить рисунок</w:t>
      </w:r>
    </w:p>
  </w:comment>
  <w:comment w:id="143" w:author="Volkov Sergey" w:date="2018-08-26T00:01:00Z" w:initials="VS">
    <w:p w14:paraId="6CDA762A" w14:textId="2C07D4B5" w:rsidR="00516A47" w:rsidRDefault="00516A47">
      <w:pPr>
        <w:pStyle w:val="afd"/>
      </w:pPr>
      <w:r>
        <w:rPr>
          <w:rStyle w:val="aff"/>
        </w:rPr>
        <w:annotationRef/>
      </w:r>
      <w:r>
        <w:t>ссылка</w:t>
      </w:r>
    </w:p>
  </w:comment>
  <w:comment w:id="163" w:author="Volkov Sergey" w:date="2018-08-26T00:02:00Z" w:initials="VS">
    <w:p w14:paraId="53134E24" w14:textId="0089F17B" w:rsidR="00516A47" w:rsidRDefault="00516A47">
      <w:pPr>
        <w:pStyle w:val="afd"/>
      </w:pPr>
      <w:r>
        <w:rPr>
          <w:rStyle w:val="aff"/>
        </w:rPr>
        <w:annotationRef/>
      </w:r>
      <w:r>
        <w:t>ссылка</w:t>
      </w:r>
    </w:p>
  </w:comment>
  <w:comment w:id="166" w:author="Volkov Sergey" w:date="2018-08-26T00:03:00Z" w:initials="VS">
    <w:p w14:paraId="41E616EE" w14:textId="2A302B57" w:rsidR="00516A47" w:rsidRDefault="00516A47">
      <w:pPr>
        <w:pStyle w:val="afd"/>
      </w:pPr>
      <w:r>
        <w:rPr>
          <w:rStyle w:val="aff"/>
        </w:rPr>
        <w:annotationRef/>
      </w:r>
      <w:r>
        <w:t>Ссылки</w:t>
      </w:r>
    </w:p>
  </w:comment>
  <w:comment w:id="169" w:author="Volkov Sergey" w:date="2018-08-26T00:03:00Z" w:initials="VS">
    <w:p w14:paraId="12AA35C9" w14:textId="7990EB62" w:rsidR="00516A47" w:rsidRDefault="00516A47">
      <w:pPr>
        <w:pStyle w:val="afd"/>
      </w:pPr>
      <w:r>
        <w:rPr>
          <w:rStyle w:val="aff"/>
        </w:rPr>
        <w:annotationRef/>
      </w:r>
      <w:r>
        <w:t>Ссылки</w:t>
      </w:r>
    </w:p>
  </w:comment>
  <w:comment w:id="171" w:author="Volkov Sergey" w:date="2018-08-26T00:03:00Z" w:initials="VS">
    <w:p w14:paraId="103456AA" w14:textId="558B1369" w:rsidR="00516A47" w:rsidRDefault="00516A47">
      <w:pPr>
        <w:pStyle w:val="afd"/>
      </w:pPr>
      <w:r>
        <w:rPr>
          <w:rStyle w:val="aff"/>
        </w:rPr>
        <w:annotationRef/>
      </w:r>
      <w:r>
        <w:t>Ссылка на часть ИП</w:t>
      </w:r>
    </w:p>
  </w:comment>
  <w:comment w:id="173" w:author="Volkov Sergey" w:date="2018-08-26T00:03:00Z" w:initials="VS">
    <w:p w14:paraId="14E884A9" w14:textId="5FFAC310" w:rsidR="00516A47" w:rsidRDefault="00516A47">
      <w:pPr>
        <w:pStyle w:val="afd"/>
      </w:pPr>
      <w:r>
        <w:rPr>
          <w:rStyle w:val="aff"/>
        </w:rPr>
        <w:annotationRef/>
      </w:r>
      <w:r>
        <w:t>ссылка</w:t>
      </w:r>
    </w:p>
  </w:comment>
  <w:comment w:id="196" w:author="Volkov Sergey" w:date="2018-08-26T00:05:00Z" w:initials="VS">
    <w:p w14:paraId="53107E8D" w14:textId="0EAF3647" w:rsidR="00516A47" w:rsidRDefault="00516A47">
      <w:pPr>
        <w:pStyle w:val="afd"/>
      </w:pPr>
      <w:r>
        <w:rPr>
          <w:rStyle w:val="aff"/>
        </w:rPr>
        <w:annotationRef/>
      </w:r>
      <w:r>
        <w:t>ссылка</w:t>
      </w:r>
    </w:p>
  </w:comment>
  <w:comment w:id="246" w:author="Volkov Sergey" w:date="2018-08-26T00:14:00Z" w:initials="VS">
    <w:p w14:paraId="0D061A73" w14:textId="04A0C560" w:rsidR="00516A47" w:rsidRDefault="00516A47">
      <w:pPr>
        <w:pStyle w:val="afd"/>
      </w:pPr>
      <w:r>
        <w:rPr>
          <w:rStyle w:val="aff"/>
        </w:rPr>
        <w:annotationRef/>
      </w:r>
      <w:r>
        <w:t>вставить ссылку</w:t>
      </w:r>
    </w:p>
  </w:comment>
  <w:comment w:id="268" w:author="Volkov Sergey" w:date="2018-08-26T00:18:00Z" w:initials="VS">
    <w:p w14:paraId="7A0F7C9D" w14:textId="5CD64DF2" w:rsidR="00516A47" w:rsidRPr="00AF2CA4" w:rsidRDefault="00516A47">
      <w:pPr>
        <w:pStyle w:val="afd"/>
      </w:pPr>
      <w:r>
        <w:rPr>
          <w:rStyle w:val="aff"/>
        </w:rPr>
        <w:annotationRef/>
      </w:r>
      <w:r>
        <w:t>вставить картинку</w:t>
      </w:r>
    </w:p>
  </w:comment>
  <w:comment w:id="269" w:author="Volkov Sergey" w:date="2018-08-27T10:06:00Z" w:initials="VS">
    <w:p w14:paraId="2FDCA47D" w14:textId="37514BE1" w:rsidR="00516A47" w:rsidRPr="003A66AD" w:rsidRDefault="00516A47">
      <w:pPr>
        <w:pStyle w:val="afd"/>
      </w:pPr>
      <w:r>
        <w:rPr>
          <w:rStyle w:val="aff"/>
        </w:rPr>
        <w:annotationRef/>
      </w:r>
      <w:r>
        <w:t xml:space="preserve">Добавить ссылку на обновленную спецификацию </w:t>
      </w:r>
      <w:r>
        <w:rPr>
          <w:lang w:val="en-US"/>
        </w:rPr>
        <w:t>BIMForum</w:t>
      </w:r>
      <w:r w:rsidRPr="003A66AD">
        <w:t xml:space="preserve"> 2018</w:t>
      </w:r>
    </w:p>
    <w:p w14:paraId="44D8BFF1" w14:textId="77777777" w:rsidR="00516A47" w:rsidRPr="003A66AD" w:rsidRDefault="00516A47">
      <w:pPr>
        <w:pStyle w:val="afd"/>
      </w:pPr>
    </w:p>
  </w:comment>
  <w:comment w:id="270" w:author="Volkov Sergey" w:date="2018-08-26T00:19:00Z" w:initials="VS">
    <w:p w14:paraId="694239EA" w14:textId="6011A8F2" w:rsidR="00516A47" w:rsidRDefault="00516A47">
      <w:pPr>
        <w:pStyle w:val="afd"/>
      </w:pPr>
      <w:r>
        <w:rPr>
          <w:rStyle w:val="aff"/>
        </w:rPr>
        <w:annotationRef/>
      </w:r>
      <w:r>
        <w:t>Вставить корректный номер таблицы в соответствии с разделом</w:t>
      </w:r>
    </w:p>
  </w:comment>
  <w:comment w:id="283" w:author="Volkov Sergey" w:date="2018-08-26T00:22:00Z" w:initials="VS">
    <w:p w14:paraId="3798B7F4" w14:textId="5328A1A3" w:rsidR="00516A47" w:rsidRDefault="00516A47">
      <w:pPr>
        <w:pStyle w:val="afd"/>
      </w:pPr>
      <w:r>
        <w:rPr>
          <w:rStyle w:val="aff"/>
        </w:rPr>
        <w:annotationRef/>
      </w:r>
      <w:r>
        <w:t>Дополнить раздел</w:t>
      </w:r>
    </w:p>
  </w:comment>
  <w:comment w:id="285" w:author="Volkov Sergey" w:date="2018-08-26T00:22:00Z" w:initials="VS">
    <w:p w14:paraId="4B202524" w14:textId="6129F51B" w:rsidR="00516A47" w:rsidRDefault="00516A47">
      <w:pPr>
        <w:pStyle w:val="afd"/>
      </w:pPr>
      <w:r>
        <w:rPr>
          <w:rStyle w:val="aff"/>
        </w:rPr>
        <w:annotationRef/>
      </w:r>
      <w:r>
        <w:t>Дополнить раздел</w:t>
      </w:r>
    </w:p>
  </w:comment>
  <w:comment w:id="287" w:author="Volkov Sergey" w:date="2018-08-26T00:23:00Z" w:initials="VS">
    <w:p w14:paraId="291D19F8" w14:textId="3A32FB75" w:rsidR="00516A47" w:rsidRDefault="00516A47">
      <w:pPr>
        <w:pStyle w:val="afd"/>
      </w:pPr>
      <w:r>
        <w:rPr>
          <w:rStyle w:val="aff"/>
        </w:rPr>
        <w:annotationRef/>
      </w:r>
      <w:r>
        <w:t>Дополнить разделы</w:t>
      </w:r>
    </w:p>
  </w:comment>
  <w:comment w:id="310" w:author="Volkov Sergey" w:date="2018-08-26T00:24:00Z" w:initials="VS">
    <w:p w14:paraId="3C58400C" w14:textId="4B164DAB" w:rsidR="00516A47" w:rsidRDefault="00516A47">
      <w:pPr>
        <w:pStyle w:val="afd"/>
      </w:pPr>
      <w:r>
        <w:rPr>
          <w:rStyle w:val="aff"/>
        </w:rPr>
        <w:annotationRef/>
      </w:r>
      <w:r>
        <w:t>Откорректировать таблицу</w:t>
      </w:r>
    </w:p>
  </w:comment>
  <w:comment w:id="401" w:author="Volkov Sergey" w:date="2018-08-26T00:33:00Z" w:initials="VS">
    <w:p w14:paraId="61BDB6F8" w14:textId="4CA71880" w:rsidR="00516A47" w:rsidRDefault="00516A47">
      <w:pPr>
        <w:pStyle w:val="afd"/>
      </w:pPr>
      <w:r>
        <w:rPr>
          <w:rStyle w:val="aff"/>
        </w:rPr>
        <w:annotationRef/>
      </w:r>
      <w:r>
        <w:t>дополнить</w:t>
      </w:r>
    </w:p>
  </w:comment>
  <w:comment w:id="425" w:author="Volkov Sergey" w:date="2018-08-27T13:46:00Z" w:initials="VS">
    <w:p w14:paraId="1BC4B233" w14:textId="425CD566" w:rsidR="00516A47" w:rsidRDefault="00516A47">
      <w:pPr>
        <w:pStyle w:val="afd"/>
      </w:pPr>
      <w:r>
        <w:rPr>
          <w:rStyle w:val="aff"/>
        </w:rPr>
        <w:annotationRef/>
      </w:r>
      <w:r>
        <w:t>Участь линейные объекты</w:t>
      </w:r>
    </w:p>
  </w:comment>
  <w:comment w:id="430" w:author="Volkov Sergey" w:date="2018-08-27T13:46:00Z" w:initials="VS">
    <w:p w14:paraId="2C70ED23" w14:textId="34939A5E" w:rsidR="00516A47" w:rsidRDefault="00516A47">
      <w:pPr>
        <w:pStyle w:val="afd"/>
      </w:pPr>
      <w:r>
        <w:rPr>
          <w:rStyle w:val="aff"/>
        </w:rPr>
        <w:annotationRef/>
      </w:r>
      <w:r>
        <w:t>Учесть вертикальную и горизонтальную координаты</w:t>
      </w:r>
    </w:p>
  </w:comment>
  <w:comment w:id="762" w:author="Volkov Sergey" w:date="2018-08-27T12:28:00Z" w:initials="VS">
    <w:p w14:paraId="076EF3FF" w14:textId="66399934" w:rsidR="00516A47" w:rsidRDefault="00516A47">
      <w:pPr>
        <w:pStyle w:val="afd"/>
      </w:pPr>
      <w:r>
        <w:rPr>
          <w:rStyle w:val="aff"/>
        </w:rPr>
        <w:annotationRef/>
      </w:r>
      <w:r>
        <w:t>Дополнить таблицу с зарубежными этапами реализации ИСП</w:t>
      </w:r>
    </w:p>
  </w:comment>
  <w:comment w:id="983" w:author="Volkov Sergey" w:date="2018-08-27T10:38:00Z" w:initials="VS">
    <w:p w14:paraId="7E9DB3FF" w14:textId="7ACA8994" w:rsidR="00516A47" w:rsidRDefault="00516A47">
      <w:pPr>
        <w:pStyle w:val="afd"/>
      </w:pPr>
      <w:r>
        <w:rPr>
          <w:rStyle w:val="aff"/>
        </w:rPr>
        <w:annotationRef/>
      </w:r>
      <w:r>
        <w:t>убрать пустые страницы</w:t>
      </w:r>
    </w:p>
  </w:comment>
  <w:comment w:id="994" w:author="Сергей Волков" w:date="2018-06-07T07:12:00Z" w:initials="СВ">
    <w:p w14:paraId="31D52AC5" w14:textId="56F46E5C" w:rsidR="00516A47" w:rsidRDefault="00516A47">
      <w:pPr>
        <w:pStyle w:val="afd"/>
      </w:pPr>
      <w:r>
        <w:rPr>
          <w:rStyle w:val="aff"/>
        </w:rPr>
        <w:annotationRef/>
      </w:r>
      <w:r>
        <w:t xml:space="preserve">Нужно согласовать с наименованиями и шифрами разделов и подразделов чертежей в соответствии с ГОСТР </w:t>
      </w:r>
      <w:proofErr w:type="gramStart"/>
      <w:r>
        <w:t>21.ххх</w:t>
      </w:r>
      <w:proofErr w:type="gramEnd"/>
      <w:r>
        <w:t xml:space="preserve"> (СПДС)</w:t>
      </w:r>
    </w:p>
  </w:comment>
  <w:comment w:id="995" w:author="Сергей Волков" w:date="2018-06-07T07:02:00Z" w:initials="СВ">
    <w:p w14:paraId="4859EF1D" w14:textId="77777777" w:rsidR="00516A47" w:rsidRDefault="00516A47">
      <w:pPr>
        <w:pStyle w:val="afd"/>
      </w:pPr>
      <w:r>
        <w:rPr>
          <w:rStyle w:val="aff"/>
        </w:rPr>
        <w:annotationRef/>
      </w:r>
      <w:r>
        <w:t>Вставить номер рисунка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9C2BC5" w15:done="0"/>
  <w15:commentEx w15:paraId="585FA257" w15:done="0"/>
  <w15:commentEx w15:paraId="2EDE620B" w15:done="0"/>
  <w15:commentEx w15:paraId="0B3EFCD5" w15:done="0"/>
  <w15:commentEx w15:paraId="383766C7" w15:done="0"/>
  <w15:commentEx w15:paraId="3509D96C" w15:done="0"/>
  <w15:commentEx w15:paraId="6370C88A" w15:done="0"/>
  <w15:commentEx w15:paraId="24FE48F8" w15:done="0"/>
  <w15:commentEx w15:paraId="7B23DE52" w15:done="0"/>
  <w15:commentEx w15:paraId="1B399EF9" w15:done="0"/>
  <w15:commentEx w15:paraId="12E73975" w15:done="0"/>
  <w15:commentEx w15:paraId="6CDA762A" w15:done="0"/>
  <w15:commentEx w15:paraId="53134E24" w15:done="0"/>
  <w15:commentEx w15:paraId="41E616EE" w15:done="0"/>
  <w15:commentEx w15:paraId="12AA35C9" w15:done="0"/>
  <w15:commentEx w15:paraId="103456AA" w15:done="0"/>
  <w15:commentEx w15:paraId="14E884A9" w15:done="0"/>
  <w15:commentEx w15:paraId="53107E8D" w15:done="0"/>
  <w15:commentEx w15:paraId="0D061A73" w15:done="0"/>
  <w15:commentEx w15:paraId="7A0F7C9D" w15:done="0"/>
  <w15:commentEx w15:paraId="44D8BFF1" w15:done="0"/>
  <w15:commentEx w15:paraId="694239EA" w15:done="0"/>
  <w15:commentEx w15:paraId="3798B7F4" w15:done="0"/>
  <w15:commentEx w15:paraId="4B202524" w15:done="0"/>
  <w15:commentEx w15:paraId="291D19F8" w15:done="0"/>
  <w15:commentEx w15:paraId="3C58400C" w15:done="0"/>
  <w15:commentEx w15:paraId="61BDB6F8" w15:done="0"/>
  <w15:commentEx w15:paraId="1BC4B233" w15:done="0"/>
  <w15:commentEx w15:paraId="2C70ED23" w15:done="0"/>
  <w15:commentEx w15:paraId="076EF3FF" w15:done="0"/>
  <w15:commentEx w15:paraId="7E9DB3FF" w15:done="0"/>
  <w15:commentEx w15:paraId="31D52AC5" w15:done="0"/>
  <w15:commentEx w15:paraId="4859EF1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9C2BC5" w16cid:durableId="1FA191AD"/>
  <w16cid:commentId w16cid:paraId="585FA257" w16cid:durableId="1FA191B0"/>
  <w16cid:commentId w16cid:paraId="2EDE620B" w16cid:durableId="1FA191B1"/>
  <w16cid:commentId w16cid:paraId="0B3EFCD5" w16cid:durableId="1FA191B2"/>
  <w16cid:commentId w16cid:paraId="383766C7" w16cid:durableId="1FA191B3"/>
  <w16cid:commentId w16cid:paraId="3509D96C" w16cid:durableId="1FA191B4"/>
  <w16cid:commentId w16cid:paraId="6370C88A" w16cid:durableId="1FA191B5"/>
  <w16cid:commentId w16cid:paraId="24FE48F8" w16cid:durableId="1FA191B6"/>
  <w16cid:commentId w16cid:paraId="7B23DE52" w16cid:durableId="1FA191B7"/>
  <w16cid:commentId w16cid:paraId="1B399EF9" w16cid:durableId="1FA191B8"/>
  <w16cid:commentId w16cid:paraId="12E73975" w16cid:durableId="1FA191B9"/>
  <w16cid:commentId w16cid:paraId="6CDA762A" w16cid:durableId="1FA191BA"/>
  <w16cid:commentId w16cid:paraId="53134E24" w16cid:durableId="1FA191BB"/>
  <w16cid:commentId w16cid:paraId="41E616EE" w16cid:durableId="1FA191BC"/>
  <w16cid:commentId w16cid:paraId="12AA35C9" w16cid:durableId="1FA191BD"/>
  <w16cid:commentId w16cid:paraId="103456AA" w16cid:durableId="1FA191BE"/>
  <w16cid:commentId w16cid:paraId="14E884A9" w16cid:durableId="1FA191BF"/>
  <w16cid:commentId w16cid:paraId="53107E8D" w16cid:durableId="1FA191C0"/>
  <w16cid:commentId w16cid:paraId="0D061A73" w16cid:durableId="1FA191C1"/>
  <w16cid:commentId w16cid:paraId="7A0F7C9D" w16cid:durableId="1FA191C2"/>
  <w16cid:commentId w16cid:paraId="44D8BFF1" w16cid:durableId="1FA191C3"/>
  <w16cid:commentId w16cid:paraId="694239EA" w16cid:durableId="1FA191C4"/>
  <w16cid:commentId w16cid:paraId="3798B7F4" w16cid:durableId="1FA191C5"/>
  <w16cid:commentId w16cid:paraId="4B202524" w16cid:durableId="1FA191C6"/>
  <w16cid:commentId w16cid:paraId="291D19F8" w16cid:durableId="1FA191C7"/>
  <w16cid:commentId w16cid:paraId="3C58400C" w16cid:durableId="1FA191C8"/>
  <w16cid:commentId w16cid:paraId="61BDB6F8" w16cid:durableId="1FA191C9"/>
  <w16cid:commentId w16cid:paraId="1BC4B233" w16cid:durableId="1FA191CA"/>
  <w16cid:commentId w16cid:paraId="2C70ED23" w16cid:durableId="1FA191CB"/>
  <w16cid:commentId w16cid:paraId="076EF3FF" w16cid:durableId="1FA191CC"/>
  <w16cid:commentId w16cid:paraId="7E9DB3FF" w16cid:durableId="1FA191CD"/>
  <w16cid:commentId w16cid:paraId="31D52AC5" w16cid:durableId="1EC3594A"/>
  <w16cid:commentId w16cid:paraId="4859EF1D" w16cid:durableId="1EC356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054B0" w14:textId="77777777" w:rsidR="008B1886" w:rsidRDefault="008B1886">
      <w:pPr>
        <w:spacing w:line="240" w:lineRule="auto"/>
      </w:pPr>
      <w:r>
        <w:separator/>
      </w:r>
    </w:p>
  </w:endnote>
  <w:endnote w:type="continuationSeparator" w:id="0">
    <w:p w14:paraId="0F727457" w14:textId="77777777" w:rsidR="008B1886" w:rsidRDefault="008B18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Roboto Mono">
    <w:altName w:val="Arial"/>
    <w:panose1 w:val="020B0604020202020204"/>
    <w:charset w:val="00"/>
    <w:family w:val="auto"/>
    <w:pitch w:val="default"/>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fe"/>
      </w:rPr>
      <w:id w:val="-466276089"/>
      <w:docPartObj>
        <w:docPartGallery w:val="Page Numbers (Bottom of Page)"/>
        <w:docPartUnique/>
      </w:docPartObj>
    </w:sdtPr>
    <w:sdtEndPr>
      <w:rPr>
        <w:rStyle w:val="affe"/>
      </w:rPr>
    </w:sdtEndPr>
    <w:sdtContent>
      <w:p w14:paraId="25D8EC8E" w14:textId="77777777" w:rsidR="00516A47" w:rsidRDefault="00516A47" w:rsidP="000A0E78">
        <w:pPr>
          <w:pStyle w:val="affb"/>
          <w:framePr w:wrap="none" w:vAnchor="text" w:hAnchor="margin" w:xAlign="right" w:y="1"/>
          <w:rPr>
            <w:rStyle w:val="affe"/>
          </w:rPr>
        </w:pPr>
        <w:r>
          <w:rPr>
            <w:rStyle w:val="affe"/>
          </w:rPr>
          <w:fldChar w:fldCharType="begin"/>
        </w:r>
        <w:r>
          <w:rPr>
            <w:rStyle w:val="affe"/>
          </w:rPr>
          <w:instrText xml:space="preserve"> PAGE </w:instrText>
        </w:r>
        <w:r>
          <w:rPr>
            <w:rStyle w:val="affe"/>
          </w:rPr>
          <w:fldChar w:fldCharType="end"/>
        </w:r>
      </w:p>
    </w:sdtContent>
  </w:sdt>
  <w:sdt>
    <w:sdtPr>
      <w:rPr>
        <w:rStyle w:val="affe"/>
      </w:rPr>
      <w:id w:val="1267961425"/>
      <w:docPartObj>
        <w:docPartGallery w:val="Page Numbers (Bottom of Page)"/>
        <w:docPartUnique/>
      </w:docPartObj>
    </w:sdtPr>
    <w:sdtEndPr>
      <w:rPr>
        <w:rStyle w:val="affe"/>
      </w:rPr>
    </w:sdtEndPr>
    <w:sdtContent>
      <w:p w14:paraId="0DF7B7B2" w14:textId="77777777" w:rsidR="00516A47" w:rsidRDefault="00516A47" w:rsidP="00A3475D">
        <w:pPr>
          <w:pStyle w:val="affb"/>
          <w:framePr w:wrap="none" w:vAnchor="text" w:hAnchor="margin" w:xAlign="right" w:y="1"/>
          <w:ind w:right="360"/>
          <w:rPr>
            <w:rStyle w:val="affe"/>
          </w:rPr>
        </w:pPr>
        <w:r>
          <w:rPr>
            <w:rStyle w:val="affe"/>
          </w:rPr>
          <w:fldChar w:fldCharType="begin"/>
        </w:r>
        <w:r>
          <w:rPr>
            <w:rStyle w:val="affe"/>
          </w:rPr>
          <w:instrText xml:space="preserve"> PAGE </w:instrText>
        </w:r>
        <w:r>
          <w:rPr>
            <w:rStyle w:val="affe"/>
          </w:rPr>
          <w:fldChar w:fldCharType="end"/>
        </w:r>
      </w:p>
    </w:sdtContent>
  </w:sdt>
  <w:p w14:paraId="734EF360" w14:textId="77777777" w:rsidR="00516A47" w:rsidRDefault="00516A47" w:rsidP="00A3475D">
    <w:pPr>
      <w:pStyle w:val="aff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EFFCF" w14:textId="4204A0C0" w:rsidR="00516A47" w:rsidRPr="00A3475D" w:rsidRDefault="008B1886" w:rsidP="00A3475D">
    <w:pPr>
      <w:pStyle w:val="affb"/>
      <w:framePr w:wrap="none" w:vAnchor="text" w:hAnchor="margin" w:xAlign="right" w:y="1"/>
      <w:rPr>
        <w:rStyle w:val="affe"/>
        <w:lang w:val="ru-RU"/>
      </w:rPr>
    </w:pPr>
    <w:sdt>
      <w:sdtPr>
        <w:rPr>
          <w:rStyle w:val="affe"/>
        </w:rPr>
        <w:id w:val="543094129"/>
        <w:docPartObj>
          <w:docPartGallery w:val="Page Numbers (Bottom of Page)"/>
          <w:docPartUnique/>
        </w:docPartObj>
      </w:sdtPr>
      <w:sdtEndPr>
        <w:rPr>
          <w:rStyle w:val="affe"/>
        </w:rPr>
      </w:sdtEndPr>
      <w:sdtContent>
        <w:r w:rsidR="00516A47">
          <w:rPr>
            <w:rStyle w:val="affe"/>
          </w:rPr>
          <w:fldChar w:fldCharType="begin"/>
        </w:r>
        <w:r w:rsidR="00516A47" w:rsidRPr="008B72A2">
          <w:rPr>
            <w:rStyle w:val="affe"/>
            <w:lang w:val="ru-RU"/>
          </w:rPr>
          <w:instrText xml:space="preserve"> </w:instrText>
        </w:r>
        <w:r w:rsidR="00516A47">
          <w:rPr>
            <w:rStyle w:val="affe"/>
          </w:rPr>
          <w:instrText>PAGE</w:instrText>
        </w:r>
        <w:r w:rsidR="00516A47" w:rsidRPr="008B72A2">
          <w:rPr>
            <w:rStyle w:val="affe"/>
            <w:lang w:val="ru-RU"/>
          </w:rPr>
          <w:instrText xml:space="preserve"> </w:instrText>
        </w:r>
        <w:r w:rsidR="00516A47">
          <w:rPr>
            <w:rStyle w:val="affe"/>
          </w:rPr>
          <w:fldChar w:fldCharType="separate"/>
        </w:r>
        <w:r w:rsidR="00156799">
          <w:rPr>
            <w:rStyle w:val="affe"/>
            <w:noProof/>
          </w:rPr>
          <w:t>9</w:t>
        </w:r>
        <w:r w:rsidR="00156799" w:rsidRPr="00FD2611">
          <w:rPr>
            <w:rStyle w:val="affe"/>
            <w:noProof/>
            <w:lang w:val="ru-RU"/>
            <w:rPrChange w:id="1003" w:author="Сергей Волков" w:date="2018-11-23T06:07:00Z">
              <w:rPr>
                <w:rStyle w:val="affe"/>
                <w:noProof/>
              </w:rPr>
            </w:rPrChange>
          </w:rPr>
          <w:t>5</w:t>
        </w:r>
        <w:r w:rsidR="00516A47">
          <w:rPr>
            <w:rStyle w:val="affe"/>
          </w:rPr>
          <w:fldChar w:fldCharType="end"/>
        </w:r>
      </w:sdtContent>
    </w:sdt>
    <w:r w:rsidR="00516A47">
      <w:rPr>
        <w:rStyle w:val="affe"/>
        <w:lang w:val="ru-RU"/>
      </w:rPr>
      <w:t xml:space="preserve"> </w:t>
    </w:r>
    <w:r w:rsidR="00516A47" w:rsidRPr="008B72A2">
      <w:rPr>
        <w:lang w:val="ru-RU"/>
      </w:rPr>
      <w:t xml:space="preserve">из </w:t>
    </w:r>
    <w:r w:rsidR="00516A47">
      <w:fldChar w:fldCharType="begin"/>
    </w:r>
    <w:r w:rsidR="00516A47" w:rsidRPr="00A3475D">
      <w:instrText>NUMPAGES</w:instrText>
    </w:r>
    <w:r w:rsidR="00516A47">
      <w:fldChar w:fldCharType="separate"/>
    </w:r>
    <w:r w:rsidR="00156799" w:rsidRPr="00FD2611">
      <w:rPr>
        <w:noProof/>
        <w:lang w:val="ru-RU"/>
        <w:rPrChange w:id="1004" w:author="Сергей Волков" w:date="2018-11-23T06:07:00Z">
          <w:rPr>
            <w:noProof/>
          </w:rPr>
        </w:rPrChange>
      </w:rPr>
      <w:t>254</w:t>
    </w:r>
    <w:r w:rsidR="00516A47">
      <w:fldChar w:fldCharType="end"/>
    </w:r>
  </w:p>
  <w:p w14:paraId="6B886CD5" w14:textId="77777777" w:rsidR="00516A47" w:rsidRDefault="00516A47" w:rsidP="00A3475D">
    <w:pPr>
      <w:ind w:right="360"/>
    </w:pPr>
    <w:r>
      <w:t>Конфиденциально. Разработано ООО «Системотехника строительства»</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2F9BE" w14:textId="77777777" w:rsidR="00516A47" w:rsidRDefault="00516A47" w:rsidP="00A3475D">
    <w:pPr>
      <w:pStyle w:val="affb"/>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3B333" w14:textId="452B10D4" w:rsidR="00516A47" w:rsidRPr="00264AF8" w:rsidRDefault="008B1886" w:rsidP="00264AF8">
    <w:pPr>
      <w:pStyle w:val="affb"/>
      <w:framePr w:wrap="none" w:vAnchor="text" w:hAnchor="page" w:x="14290" w:y="165"/>
      <w:rPr>
        <w:rStyle w:val="affe"/>
        <w:lang w:val="ru-RU"/>
      </w:rPr>
    </w:pPr>
    <w:sdt>
      <w:sdtPr>
        <w:rPr>
          <w:rStyle w:val="affe"/>
        </w:rPr>
        <w:id w:val="-2042808660"/>
        <w:docPartObj>
          <w:docPartGallery w:val="Page Numbers (Bottom of Page)"/>
          <w:docPartUnique/>
        </w:docPartObj>
      </w:sdtPr>
      <w:sdtEndPr>
        <w:rPr>
          <w:rStyle w:val="affe"/>
        </w:rPr>
      </w:sdtEndPr>
      <w:sdtContent>
        <w:r w:rsidR="00516A47">
          <w:rPr>
            <w:rStyle w:val="affe"/>
          </w:rPr>
          <w:fldChar w:fldCharType="begin"/>
        </w:r>
        <w:r w:rsidR="00516A47" w:rsidRPr="00264AF8">
          <w:rPr>
            <w:rStyle w:val="affe"/>
          </w:rPr>
          <w:instrText xml:space="preserve"> PAGE </w:instrText>
        </w:r>
        <w:r w:rsidR="00516A47">
          <w:rPr>
            <w:rStyle w:val="affe"/>
          </w:rPr>
          <w:fldChar w:fldCharType="separate"/>
        </w:r>
        <w:r w:rsidR="00AF5074">
          <w:rPr>
            <w:rStyle w:val="affe"/>
            <w:noProof/>
          </w:rPr>
          <w:t>253</w:t>
        </w:r>
        <w:r w:rsidR="00516A47">
          <w:rPr>
            <w:rStyle w:val="affe"/>
          </w:rPr>
          <w:fldChar w:fldCharType="end"/>
        </w:r>
      </w:sdtContent>
    </w:sdt>
    <w:r w:rsidR="00516A47">
      <w:rPr>
        <w:rStyle w:val="affe"/>
        <w:lang w:val="ru-RU"/>
      </w:rPr>
      <w:t xml:space="preserve"> </w:t>
    </w:r>
    <w:r w:rsidR="00516A47">
      <w:t xml:space="preserve">из </w:t>
    </w:r>
    <w:r w:rsidR="00516A47">
      <w:fldChar w:fldCharType="begin"/>
    </w:r>
    <w:r w:rsidR="00516A47" w:rsidRPr="00264AF8">
      <w:instrText>NUMPAGES</w:instrText>
    </w:r>
    <w:r w:rsidR="00516A47">
      <w:fldChar w:fldCharType="separate"/>
    </w:r>
    <w:r w:rsidR="00AF5074">
      <w:rPr>
        <w:noProof/>
      </w:rPr>
      <w:t>254</w:t>
    </w:r>
    <w:r w:rsidR="00516A47">
      <w:fldChar w:fldCharType="end"/>
    </w:r>
  </w:p>
  <w:p w14:paraId="7F8E73D4" w14:textId="648C38FE" w:rsidR="00516A47" w:rsidRDefault="00516A47" w:rsidP="00264AF8">
    <w:pPr>
      <w:jc w:val="right"/>
    </w:pPr>
    <w:r>
      <w:fldChar w:fldCharType="begin"/>
    </w:r>
    <w:r w:rsidRPr="00264AF8">
      <w:instrText>PAGE</w:instrText>
    </w:r>
    <w:r>
      <w:fldChar w:fldCharType="separate"/>
    </w:r>
    <w:r w:rsidR="00AF5074">
      <w:rPr>
        <w:noProof/>
      </w:rPr>
      <w:t>253</w:t>
    </w:r>
    <w:r>
      <w:fldChar w:fldCharType="end"/>
    </w:r>
    <w:r>
      <w:t xml:space="preserve"> из </w:t>
    </w:r>
    <w:r>
      <w:fldChar w:fldCharType="begin"/>
    </w:r>
    <w:r>
      <w:instrText>NUMPAGES</w:instrText>
    </w:r>
    <w:r>
      <w:fldChar w:fldCharType="separate"/>
    </w:r>
    <w:r w:rsidR="00AF5074">
      <w:rPr>
        <w:noProof/>
      </w:rPr>
      <w:t>254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32619" w14:textId="77777777" w:rsidR="00516A47" w:rsidRDefault="00516A47">
    <w:pPr>
      <w:spacing w:line="14"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63EB6" w14:textId="77777777" w:rsidR="008B1886" w:rsidRDefault="008B1886">
      <w:pPr>
        <w:spacing w:line="240" w:lineRule="auto"/>
      </w:pPr>
      <w:r>
        <w:separator/>
      </w:r>
    </w:p>
  </w:footnote>
  <w:footnote w:type="continuationSeparator" w:id="0">
    <w:p w14:paraId="74115892" w14:textId="77777777" w:rsidR="008B1886" w:rsidRDefault="008B1886">
      <w:pPr>
        <w:spacing w:line="240" w:lineRule="auto"/>
      </w:pPr>
      <w:r>
        <w:continuationSeparator/>
      </w:r>
    </w:p>
  </w:footnote>
  <w:footnote w:id="1">
    <w:p w14:paraId="578A4502" w14:textId="77777777" w:rsidR="00516A47" w:rsidRPr="00D53134" w:rsidRDefault="00516A47" w:rsidP="008179D9">
      <w:pPr>
        <w:widowControl w:val="0"/>
        <w:ind w:firstLine="700"/>
        <w:jc w:val="both"/>
        <w:rPr>
          <w:rFonts w:asciiTheme="minorBidi" w:hAnsiTheme="minorBidi" w:cstheme="minorBidi"/>
          <w:sz w:val="24"/>
          <w:szCs w:val="24"/>
        </w:rPr>
      </w:pPr>
      <w:r>
        <w:rPr>
          <w:rStyle w:val="afff1"/>
        </w:rPr>
        <w:footnoteRef/>
      </w:r>
      <w:r>
        <w:t xml:space="preserve"> </w:t>
      </w:r>
      <w:r w:rsidRPr="00D53134">
        <w:rPr>
          <w:rFonts w:asciiTheme="minorBidi" w:hAnsiTheme="minorBidi" w:cstheme="minorBidi"/>
          <w:sz w:val="24"/>
          <w:szCs w:val="24"/>
        </w:rPr>
        <w:t>Системотехникой назыв</w:t>
      </w:r>
      <w:r>
        <w:rPr>
          <w:rFonts w:asciiTheme="minorBidi" w:hAnsiTheme="minorBidi" w:cstheme="minorBidi"/>
          <w:sz w:val="24"/>
          <w:szCs w:val="24"/>
        </w:rPr>
        <w:t>ают дисциплину, которая исследуе</w:t>
      </w:r>
      <w:r w:rsidRPr="00D53134">
        <w:rPr>
          <w:rFonts w:asciiTheme="minorBidi" w:hAnsiTheme="minorBidi" w:cstheme="minorBidi"/>
          <w:sz w:val="24"/>
          <w:szCs w:val="24"/>
        </w:rPr>
        <w:t>т сложные технические системы, их проектирование и эксплуатацию</w:t>
      </w:r>
      <w:r>
        <w:rPr>
          <w:rFonts w:asciiTheme="minorBidi" w:hAnsiTheme="minorBidi" w:cstheme="minorBidi"/>
          <w:sz w:val="24"/>
          <w:szCs w:val="24"/>
        </w:rPr>
        <w:t>. Предметом системотехники являе</w:t>
      </w:r>
      <w:r w:rsidRPr="00D53134">
        <w:rPr>
          <w:rFonts w:asciiTheme="minorBidi" w:hAnsiTheme="minorBidi" w:cstheme="minorBidi"/>
          <w:sz w:val="24"/>
          <w:szCs w:val="24"/>
        </w:rPr>
        <w:t>тся, в первую очередь, организация процесса создания, использования и развития технических систем, во вторую очередь, методы и принципы их проектирования и исследования.</w:t>
      </w:r>
    </w:p>
    <w:p w14:paraId="6E864BF2" w14:textId="77777777" w:rsidR="00516A47" w:rsidRDefault="00516A47">
      <w:pPr>
        <w:pStyle w:val="afff"/>
      </w:pPr>
    </w:p>
  </w:footnote>
  <w:footnote w:id="2">
    <w:p w14:paraId="066C26EF" w14:textId="4BEFD430" w:rsidR="00516A47" w:rsidRDefault="00516A47" w:rsidP="008C5C79">
      <w:pPr>
        <w:pStyle w:val="afff"/>
      </w:pPr>
      <w:ins w:id="194" w:author="Volkov Sergey" w:date="2018-08-26T00:10:00Z">
        <w:r>
          <w:rPr>
            <w:rStyle w:val="afff1"/>
          </w:rPr>
          <w:footnoteRef/>
        </w:r>
        <w:r>
          <w:t xml:space="preserve"> </w:t>
        </w:r>
      </w:ins>
      <w:ins w:id="195" w:author="Volkov Sergey" w:date="2018-08-26T00:11:00Z">
        <w:r w:rsidRPr="00D53134">
          <w:rPr>
            <w:rFonts w:asciiTheme="minorBidi" w:hAnsiTheme="minorBidi" w:cstheme="minorBidi"/>
            <w:sz w:val="24"/>
            <w:szCs w:val="24"/>
          </w:rPr>
          <w:t>Под универсальной кодировкой понимается международный стандарт ИСО/МЭК 10646:2011.</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6DF43" w14:textId="77777777" w:rsidR="00516A47" w:rsidRDefault="00516A47">
    <w:pPr>
      <w:spacing w:line="14" w:lineRule="auto"/>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BAA28" w14:textId="77777777" w:rsidR="00516A47" w:rsidRDefault="008B1886">
    <w:pPr>
      <w:spacing w:line="14" w:lineRule="auto"/>
      <w:rPr>
        <w:sz w:val="20"/>
        <w:szCs w:val="20"/>
      </w:rPr>
    </w:pPr>
    <w:r>
      <w:rPr>
        <w:noProof/>
      </w:rPr>
      <w:pict w14:anchorId="33F265DE">
        <v:shapetype id="_x0000_t202" coordsize="21600,21600" o:spt="202" path="m,l,21600r21600,l21600,xe">
          <v:stroke joinstyle="miter"/>
          <v:path gradientshapeok="t" o:connecttype="rect"/>
        </v:shapetype>
        <v:shape id="Text Box 5" o:spid="_x0000_s2050" type="#_x0000_t202" alt="" style="position:absolute;margin-left:281.6pt;margin-top:57.65pt;width:31.8pt;height:12pt;z-index:-251649024;visibility:visible;mso-wrap-style:square;mso-wrap-edited:f;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filled="f" stroked="f">
          <o:lock v:ext="edit" aspectratio="t" verticies="t" text="t" shapetype="t"/>
          <v:textbox style="mso-next-textbox:#Text Box 5" inset="0,0,0,0">
            <w:txbxContent>
              <w:p w14:paraId="293BBD22" w14:textId="77777777" w:rsidR="00516A47" w:rsidRDefault="00516A47">
                <w:pPr>
                  <w:pStyle w:val="aff7"/>
                  <w:spacing w:line="224" w:lineRule="exact"/>
                </w:pPr>
                <w:r>
                  <w:t>–</w:t>
                </w:r>
                <w:r>
                  <w:rPr>
                    <w:spacing w:val="13"/>
                  </w:rPr>
                  <w:t xml:space="preserve"> </w:t>
                </w:r>
                <w:r>
                  <w:fldChar w:fldCharType="begin"/>
                </w:r>
                <w:r>
                  <w:instrText xml:space="preserve"> PAGE </w:instrText>
                </w:r>
                <w:r>
                  <w:fldChar w:fldCharType="separate"/>
                </w:r>
                <w:r>
                  <w:rPr>
                    <w:noProof/>
                  </w:rPr>
                  <w:t>32</w:t>
                </w:r>
                <w:r>
                  <w:fldChar w:fldCharType="end"/>
                </w:r>
                <w:r>
                  <w:rPr>
                    <w:spacing w:val="14"/>
                  </w:rPr>
                  <w:t xml:space="preserve"> </w:t>
                </w:r>
                <w:r>
                  <w:t>–</w:t>
                </w:r>
              </w:p>
            </w:txbxContent>
          </v:textbox>
          <w10:wrap anchorx="page" anchory="page"/>
        </v:shape>
      </w:pict>
    </w:r>
    <w:r>
      <w:rPr>
        <w:noProof/>
      </w:rPr>
      <w:pict w14:anchorId="603C5FEF">
        <v:shape id="Text Box 4" o:spid="_x0000_s2049" type="#_x0000_t202" alt="" style="position:absolute;margin-left:424.65pt;margin-top:57.65pt;width:100.55pt;height:12.35pt;z-index:-251646976;visibility:visible;mso-wrap-style:square;mso-wrap-edited:f;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filled="f" stroked="f">
          <o:lock v:ext="edit" aspectratio="t" verticies="t" text="t" shapetype="t"/>
          <v:textbox style="mso-next-textbox:#Text Box 4" inset="0,0,0,0">
            <w:txbxContent>
              <w:p w14:paraId="1654AB3A" w14:textId="77777777" w:rsidR="00516A47" w:rsidRDefault="00516A47">
                <w:pPr>
                  <w:pStyle w:val="aff7"/>
                  <w:spacing w:line="225" w:lineRule="exact"/>
                </w:pPr>
                <w:r>
                  <w:rPr>
                    <w:spacing w:val="6"/>
                    <w:w w:val="110"/>
                  </w:rPr>
                  <w:t>81346-2</w:t>
                </w:r>
                <w:r>
                  <w:rPr>
                    <w:spacing w:val="-28"/>
                    <w:w w:val="110"/>
                  </w:rPr>
                  <w:t xml:space="preserve"> </w:t>
                </w:r>
                <w:r>
                  <w:rPr>
                    <w:rFonts w:ascii="Symbol" w:hAnsi="Symbol"/>
                    <w:w w:val="285"/>
                  </w:rPr>
                  <w:t></w:t>
                </w:r>
                <w:r>
                  <w:rPr>
                    <w:rFonts w:ascii="Times New Roman" w:hAnsi="Times New Roman"/>
                    <w:spacing w:val="47"/>
                  </w:rPr>
                  <w:t xml:space="preserve"> </w:t>
                </w:r>
                <w:r>
                  <w:rPr>
                    <w:spacing w:val="6"/>
                    <w:w w:val="110"/>
                  </w:rPr>
                  <w:t>IEC:2009</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380D" w14:textId="77777777" w:rsidR="00516A47" w:rsidRDefault="00516A47">
    <w:pPr>
      <w:spacing w:line="14"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67442"/>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 w15:restartNumberingAfterBreak="0">
    <w:nsid w:val="06B46864"/>
    <w:multiLevelType w:val="hybridMultilevel"/>
    <w:tmpl w:val="38F2E4C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06B57B19"/>
    <w:multiLevelType w:val="hybridMultilevel"/>
    <w:tmpl w:val="6F20897E"/>
    <w:lvl w:ilvl="0" w:tplc="04190001">
      <w:start w:val="1"/>
      <w:numFmt w:val="bullet"/>
      <w:lvlText w:val=""/>
      <w:lvlJc w:val="left"/>
      <w:pPr>
        <w:ind w:left="1260" w:hanging="360"/>
      </w:pPr>
      <w:rPr>
        <w:rFonts w:ascii="Symbol" w:hAnsi="Symbol"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3" w15:restartNumberingAfterBreak="0">
    <w:nsid w:val="07EC0E86"/>
    <w:multiLevelType w:val="hybridMultilevel"/>
    <w:tmpl w:val="C61EF22E"/>
    <w:lvl w:ilvl="0" w:tplc="0419000F">
      <w:start w:val="1"/>
      <w:numFmt w:val="decimal"/>
      <w:lvlText w:val="%1."/>
      <w:lvlJc w:val="left"/>
      <w:pPr>
        <w:ind w:left="1420" w:hanging="360"/>
      </w:p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4" w15:restartNumberingAfterBreak="0">
    <w:nsid w:val="13862C76"/>
    <w:multiLevelType w:val="multilevel"/>
    <w:tmpl w:val="C83C3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0B7612"/>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6" w15:restartNumberingAfterBreak="0">
    <w:nsid w:val="1A6143A3"/>
    <w:multiLevelType w:val="hybridMultilevel"/>
    <w:tmpl w:val="869A2C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AD92946"/>
    <w:multiLevelType w:val="multilevel"/>
    <w:tmpl w:val="2CCE49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76B7F68"/>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9" w15:restartNumberingAfterBreak="0">
    <w:nsid w:val="283D655E"/>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0" w15:restartNumberingAfterBreak="0">
    <w:nsid w:val="286F74B2"/>
    <w:multiLevelType w:val="multilevel"/>
    <w:tmpl w:val="33745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D486A54"/>
    <w:multiLevelType w:val="hybridMultilevel"/>
    <w:tmpl w:val="CC16E8D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2" w15:restartNumberingAfterBreak="0">
    <w:nsid w:val="2DBD6EC3"/>
    <w:multiLevelType w:val="multilevel"/>
    <w:tmpl w:val="5B564F92"/>
    <w:lvl w:ilvl="0">
      <w:start w:val="5"/>
      <w:numFmt w:val="decimal"/>
      <w:lvlText w:val="%1"/>
      <w:lvlJc w:val="left"/>
      <w:pPr>
        <w:ind w:left="742" w:hanging="625"/>
      </w:pPr>
      <w:rPr>
        <w:rFonts w:hint="default"/>
      </w:rPr>
    </w:lvl>
    <w:lvl w:ilvl="1">
      <w:start w:val="2"/>
      <w:numFmt w:val="decimal"/>
      <w:lvlText w:val="%1.%2"/>
      <w:lvlJc w:val="left"/>
      <w:pPr>
        <w:ind w:left="742" w:hanging="625"/>
      </w:pPr>
      <w:rPr>
        <w:rFonts w:ascii="Arial" w:eastAsia="Arial" w:hAnsi="Arial" w:hint="default"/>
        <w:b/>
        <w:bCs/>
        <w:spacing w:val="6"/>
        <w:w w:val="99"/>
        <w:sz w:val="20"/>
        <w:szCs w:val="20"/>
      </w:rPr>
    </w:lvl>
    <w:lvl w:ilvl="2">
      <w:start w:val="1"/>
      <w:numFmt w:val="bullet"/>
      <w:lvlText w:val=""/>
      <w:lvlJc w:val="left"/>
      <w:pPr>
        <w:ind w:left="1308" w:hanging="339"/>
      </w:pPr>
      <w:rPr>
        <w:rFonts w:ascii="Symbol" w:eastAsia="Symbol" w:hAnsi="Symbol" w:hint="default"/>
        <w:w w:val="99"/>
        <w:sz w:val="20"/>
        <w:szCs w:val="20"/>
      </w:rPr>
    </w:lvl>
    <w:lvl w:ilvl="3">
      <w:start w:val="1"/>
      <w:numFmt w:val="bullet"/>
      <w:lvlText w:val="•"/>
      <w:lvlJc w:val="left"/>
      <w:pPr>
        <w:ind w:left="3085" w:hanging="339"/>
      </w:pPr>
      <w:rPr>
        <w:rFonts w:hint="default"/>
      </w:rPr>
    </w:lvl>
    <w:lvl w:ilvl="4">
      <w:start w:val="1"/>
      <w:numFmt w:val="bullet"/>
      <w:lvlText w:val="•"/>
      <w:lvlJc w:val="left"/>
      <w:pPr>
        <w:ind w:left="3974" w:hanging="339"/>
      </w:pPr>
      <w:rPr>
        <w:rFonts w:hint="default"/>
      </w:rPr>
    </w:lvl>
    <w:lvl w:ilvl="5">
      <w:start w:val="1"/>
      <w:numFmt w:val="bullet"/>
      <w:lvlText w:val="•"/>
      <w:lvlJc w:val="left"/>
      <w:pPr>
        <w:ind w:left="4862" w:hanging="339"/>
      </w:pPr>
      <w:rPr>
        <w:rFonts w:hint="default"/>
      </w:rPr>
    </w:lvl>
    <w:lvl w:ilvl="6">
      <w:start w:val="1"/>
      <w:numFmt w:val="bullet"/>
      <w:lvlText w:val="•"/>
      <w:lvlJc w:val="left"/>
      <w:pPr>
        <w:ind w:left="5750" w:hanging="339"/>
      </w:pPr>
      <w:rPr>
        <w:rFonts w:hint="default"/>
      </w:rPr>
    </w:lvl>
    <w:lvl w:ilvl="7">
      <w:start w:val="1"/>
      <w:numFmt w:val="bullet"/>
      <w:lvlText w:val="•"/>
      <w:lvlJc w:val="left"/>
      <w:pPr>
        <w:ind w:left="6639" w:hanging="339"/>
      </w:pPr>
      <w:rPr>
        <w:rFonts w:hint="default"/>
      </w:rPr>
    </w:lvl>
    <w:lvl w:ilvl="8">
      <w:start w:val="1"/>
      <w:numFmt w:val="bullet"/>
      <w:lvlText w:val="•"/>
      <w:lvlJc w:val="left"/>
      <w:pPr>
        <w:ind w:left="7527" w:hanging="339"/>
      </w:pPr>
      <w:rPr>
        <w:rFonts w:hint="default"/>
      </w:rPr>
    </w:lvl>
  </w:abstractNum>
  <w:abstractNum w:abstractNumId="13" w15:restartNumberingAfterBreak="0">
    <w:nsid w:val="375B64E8"/>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4" w15:restartNumberingAfterBreak="0">
    <w:nsid w:val="39EE27EE"/>
    <w:multiLevelType w:val="multilevel"/>
    <w:tmpl w:val="45924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AE9428B"/>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6" w15:restartNumberingAfterBreak="0">
    <w:nsid w:val="3BD35E9C"/>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7" w15:restartNumberingAfterBreak="0">
    <w:nsid w:val="3C0F5DF3"/>
    <w:multiLevelType w:val="hybridMultilevel"/>
    <w:tmpl w:val="B1F819D2"/>
    <w:lvl w:ilvl="0" w:tplc="0419000F">
      <w:start w:val="1"/>
      <w:numFmt w:val="decimal"/>
      <w:lvlText w:val="%1."/>
      <w:lvlJc w:val="left"/>
      <w:pPr>
        <w:ind w:left="1080" w:hanging="360"/>
      </w:pPr>
    </w:lvl>
    <w:lvl w:ilvl="1" w:tplc="E6A600E8">
      <w:start w:val="1"/>
      <w:numFmt w:val="decimal"/>
      <w:lvlText w:val="%2)"/>
      <w:lvlJc w:val="left"/>
      <w:pPr>
        <w:ind w:left="1800" w:hanging="360"/>
      </w:pPr>
      <w:rPr>
        <w:rFonts w:hint="default"/>
      </w:r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43612249"/>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9" w15:restartNumberingAfterBreak="0">
    <w:nsid w:val="4DBA133D"/>
    <w:multiLevelType w:val="hybridMultilevel"/>
    <w:tmpl w:val="73F2ABD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56DD2A2C"/>
    <w:multiLevelType w:val="hybridMultilevel"/>
    <w:tmpl w:val="193EC1A0"/>
    <w:lvl w:ilvl="0" w:tplc="0419000F">
      <w:start w:val="1"/>
      <w:numFmt w:val="decimal"/>
      <w:lvlText w:val="%1."/>
      <w:lvlJc w:val="left"/>
      <w:pPr>
        <w:ind w:left="1780" w:hanging="360"/>
      </w:pPr>
    </w:lvl>
    <w:lvl w:ilvl="1" w:tplc="04190019" w:tentative="1">
      <w:start w:val="1"/>
      <w:numFmt w:val="lowerLetter"/>
      <w:lvlText w:val="%2."/>
      <w:lvlJc w:val="left"/>
      <w:pPr>
        <w:ind w:left="2500" w:hanging="360"/>
      </w:pPr>
    </w:lvl>
    <w:lvl w:ilvl="2" w:tplc="0419001B" w:tentative="1">
      <w:start w:val="1"/>
      <w:numFmt w:val="lowerRoman"/>
      <w:lvlText w:val="%3."/>
      <w:lvlJc w:val="right"/>
      <w:pPr>
        <w:ind w:left="3220" w:hanging="180"/>
      </w:pPr>
    </w:lvl>
    <w:lvl w:ilvl="3" w:tplc="0419000F" w:tentative="1">
      <w:start w:val="1"/>
      <w:numFmt w:val="decimal"/>
      <w:lvlText w:val="%4."/>
      <w:lvlJc w:val="left"/>
      <w:pPr>
        <w:ind w:left="3940" w:hanging="360"/>
      </w:pPr>
    </w:lvl>
    <w:lvl w:ilvl="4" w:tplc="04190019" w:tentative="1">
      <w:start w:val="1"/>
      <w:numFmt w:val="lowerLetter"/>
      <w:lvlText w:val="%5."/>
      <w:lvlJc w:val="left"/>
      <w:pPr>
        <w:ind w:left="4660" w:hanging="360"/>
      </w:pPr>
    </w:lvl>
    <w:lvl w:ilvl="5" w:tplc="0419001B" w:tentative="1">
      <w:start w:val="1"/>
      <w:numFmt w:val="lowerRoman"/>
      <w:lvlText w:val="%6."/>
      <w:lvlJc w:val="right"/>
      <w:pPr>
        <w:ind w:left="5380" w:hanging="180"/>
      </w:pPr>
    </w:lvl>
    <w:lvl w:ilvl="6" w:tplc="0419000F" w:tentative="1">
      <w:start w:val="1"/>
      <w:numFmt w:val="decimal"/>
      <w:lvlText w:val="%7."/>
      <w:lvlJc w:val="left"/>
      <w:pPr>
        <w:ind w:left="6100" w:hanging="360"/>
      </w:pPr>
    </w:lvl>
    <w:lvl w:ilvl="7" w:tplc="04190019" w:tentative="1">
      <w:start w:val="1"/>
      <w:numFmt w:val="lowerLetter"/>
      <w:lvlText w:val="%8."/>
      <w:lvlJc w:val="left"/>
      <w:pPr>
        <w:ind w:left="6820" w:hanging="360"/>
      </w:pPr>
    </w:lvl>
    <w:lvl w:ilvl="8" w:tplc="0419001B" w:tentative="1">
      <w:start w:val="1"/>
      <w:numFmt w:val="lowerRoman"/>
      <w:lvlText w:val="%9."/>
      <w:lvlJc w:val="right"/>
      <w:pPr>
        <w:ind w:left="7540" w:hanging="180"/>
      </w:pPr>
    </w:lvl>
  </w:abstractNum>
  <w:abstractNum w:abstractNumId="21" w15:restartNumberingAfterBreak="0">
    <w:nsid w:val="583649B3"/>
    <w:multiLevelType w:val="hybridMultilevel"/>
    <w:tmpl w:val="869A2C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90E3F18"/>
    <w:multiLevelType w:val="hybridMultilevel"/>
    <w:tmpl w:val="84B6BB48"/>
    <w:lvl w:ilvl="0" w:tplc="5A283AA4">
      <w:start w:val="1"/>
      <w:numFmt w:val="bullet"/>
      <w:lvlText w:val=""/>
      <w:lvlJc w:val="left"/>
      <w:pPr>
        <w:ind w:left="459" w:hanging="341"/>
      </w:pPr>
      <w:rPr>
        <w:rFonts w:ascii="Symbol" w:eastAsia="Symbol" w:hAnsi="Symbol" w:hint="default"/>
        <w:w w:val="99"/>
        <w:sz w:val="20"/>
        <w:szCs w:val="20"/>
      </w:rPr>
    </w:lvl>
    <w:lvl w:ilvl="1" w:tplc="195E8F16">
      <w:start w:val="1"/>
      <w:numFmt w:val="bullet"/>
      <w:lvlText w:val="•"/>
      <w:lvlJc w:val="left"/>
      <w:pPr>
        <w:ind w:left="1343" w:hanging="341"/>
      </w:pPr>
      <w:rPr>
        <w:rFonts w:hint="default"/>
      </w:rPr>
    </w:lvl>
    <w:lvl w:ilvl="2" w:tplc="AE7200B8">
      <w:start w:val="1"/>
      <w:numFmt w:val="bullet"/>
      <w:lvlText w:val="•"/>
      <w:lvlJc w:val="left"/>
      <w:pPr>
        <w:ind w:left="2228" w:hanging="341"/>
      </w:pPr>
      <w:rPr>
        <w:rFonts w:hint="default"/>
      </w:rPr>
    </w:lvl>
    <w:lvl w:ilvl="3" w:tplc="F690962E">
      <w:start w:val="1"/>
      <w:numFmt w:val="bullet"/>
      <w:lvlText w:val="•"/>
      <w:lvlJc w:val="left"/>
      <w:pPr>
        <w:ind w:left="3112" w:hanging="341"/>
      </w:pPr>
      <w:rPr>
        <w:rFonts w:hint="default"/>
      </w:rPr>
    </w:lvl>
    <w:lvl w:ilvl="4" w:tplc="F37A43AA">
      <w:start w:val="1"/>
      <w:numFmt w:val="bullet"/>
      <w:lvlText w:val="•"/>
      <w:lvlJc w:val="left"/>
      <w:pPr>
        <w:ind w:left="3997" w:hanging="341"/>
      </w:pPr>
      <w:rPr>
        <w:rFonts w:hint="default"/>
      </w:rPr>
    </w:lvl>
    <w:lvl w:ilvl="5" w:tplc="2180B0A2">
      <w:start w:val="1"/>
      <w:numFmt w:val="bullet"/>
      <w:lvlText w:val="•"/>
      <w:lvlJc w:val="left"/>
      <w:pPr>
        <w:ind w:left="4881" w:hanging="341"/>
      </w:pPr>
      <w:rPr>
        <w:rFonts w:hint="default"/>
      </w:rPr>
    </w:lvl>
    <w:lvl w:ilvl="6" w:tplc="A1F4AD5E">
      <w:start w:val="1"/>
      <w:numFmt w:val="bullet"/>
      <w:lvlText w:val="•"/>
      <w:lvlJc w:val="left"/>
      <w:pPr>
        <w:ind w:left="5766" w:hanging="341"/>
      </w:pPr>
      <w:rPr>
        <w:rFonts w:hint="default"/>
      </w:rPr>
    </w:lvl>
    <w:lvl w:ilvl="7" w:tplc="8BA0E716">
      <w:start w:val="1"/>
      <w:numFmt w:val="bullet"/>
      <w:lvlText w:val="•"/>
      <w:lvlJc w:val="left"/>
      <w:pPr>
        <w:ind w:left="6650" w:hanging="341"/>
      </w:pPr>
      <w:rPr>
        <w:rFonts w:hint="default"/>
      </w:rPr>
    </w:lvl>
    <w:lvl w:ilvl="8" w:tplc="B32E5EC6">
      <w:start w:val="1"/>
      <w:numFmt w:val="bullet"/>
      <w:lvlText w:val="•"/>
      <w:lvlJc w:val="left"/>
      <w:pPr>
        <w:ind w:left="7535" w:hanging="341"/>
      </w:pPr>
      <w:rPr>
        <w:rFonts w:hint="default"/>
      </w:rPr>
    </w:lvl>
  </w:abstractNum>
  <w:abstractNum w:abstractNumId="23" w15:restartNumberingAfterBreak="0">
    <w:nsid w:val="59974BBA"/>
    <w:multiLevelType w:val="multilevel"/>
    <w:tmpl w:val="C08078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CCA7F2E"/>
    <w:multiLevelType w:val="hybridMultilevel"/>
    <w:tmpl w:val="99502DA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5DA5479D"/>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26" w15:restartNumberingAfterBreak="0">
    <w:nsid w:val="5E9F4124"/>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27" w15:restartNumberingAfterBreak="0">
    <w:nsid w:val="605F666A"/>
    <w:multiLevelType w:val="hybridMultilevel"/>
    <w:tmpl w:val="5AD2A3AA"/>
    <w:lvl w:ilvl="0" w:tplc="0419000F">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8" w15:restartNumberingAfterBreak="0">
    <w:nsid w:val="64334638"/>
    <w:multiLevelType w:val="hybridMultilevel"/>
    <w:tmpl w:val="44AA8E4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15:restartNumberingAfterBreak="0">
    <w:nsid w:val="64E27DB7"/>
    <w:multiLevelType w:val="hybridMultilevel"/>
    <w:tmpl w:val="7780D1D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67740E89"/>
    <w:multiLevelType w:val="hybridMultilevel"/>
    <w:tmpl w:val="A176952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15:restartNumberingAfterBreak="0">
    <w:nsid w:val="69B33D5F"/>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32" w15:restartNumberingAfterBreak="0">
    <w:nsid w:val="6DF47D15"/>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33" w15:restartNumberingAfterBreak="0">
    <w:nsid w:val="70320FB7"/>
    <w:multiLevelType w:val="multilevel"/>
    <w:tmpl w:val="054A2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70746CA6"/>
    <w:multiLevelType w:val="hybridMultilevel"/>
    <w:tmpl w:val="869A2C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52B4DB7"/>
    <w:multiLevelType w:val="hybridMultilevel"/>
    <w:tmpl w:val="776C0A6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15:restartNumberingAfterBreak="0">
    <w:nsid w:val="75312F88"/>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37" w15:restartNumberingAfterBreak="0">
    <w:nsid w:val="77695A66"/>
    <w:multiLevelType w:val="multilevel"/>
    <w:tmpl w:val="83FCD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8C90C04"/>
    <w:multiLevelType w:val="multilevel"/>
    <w:tmpl w:val="30E2B19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C4A7091"/>
    <w:multiLevelType w:val="hybridMultilevel"/>
    <w:tmpl w:val="39D031F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40" w15:restartNumberingAfterBreak="0">
    <w:nsid w:val="7E1D7B5F"/>
    <w:multiLevelType w:val="hybridMultilevel"/>
    <w:tmpl w:val="B1F819D2"/>
    <w:lvl w:ilvl="0" w:tplc="0419000F">
      <w:start w:val="1"/>
      <w:numFmt w:val="decimal"/>
      <w:lvlText w:val="%1."/>
      <w:lvlJc w:val="left"/>
      <w:pPr>
        <w:ind w:left="1080" w:hanging="360"/>
      </w:pPr>
    </w:lvl>
    <w:lvl w:ilvl="1" w:tplc="E6A600E8">
      <w:start w:val="1"/>
      <w:numFmt w:val="decimal"/>
      <w:lvlText w:val="%2)"/>
      <w:lvlJc w:val="left"/>
      <w:pPr>
        <w:ind w:left="1800" w:hanging="360"/>
      </w:pPr>
      <w:rPr>
        <w:rFonts w:hint="default"/>
      </w:r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15:restartNumberingAfterBreak="0">
    <w:nsid w:val="7F1E71BE"/>
    <w:multiLevelType w:val="hybridMultilevel"/>
    <w:tmpl w:val="BA20FA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F535C43"/>
    <w:multiLevelType w:val="hybridMultilevel"/>
    <w:tmpl w:val="93D26A80"/>
    <w:lvl w:ilvl="0" w:tplc="0419000F">
      <w:start w:val="1"/>
      <w:numFmt w:val="decimal"/>
      <w:lvlText w:val="%1."/>
      <w:lvlJc w:val="left"/>
      <w:pPr>
        <w:ind w:left="1420" w:hanging="360"/>
      </w:p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num w:numId="1">
    <w:abstractNumId w:val="4"/>
  </w:num>
  <w:num w:numId="2">
    <w:abstractNumId w:val="14"/>
  </w:num>
  <w:num w:numId="3">
    <w:abstractNumId w:val="37"/>
  </w:num>
  <w:num w:numId="4">
    <w:abstractNumId w:val="38"/>
  </w:num>
  <w:num w:numId="5">
    <w:abstractNumId w:val="33"/>
  </w:num>
  <w:num w:numId="6">
    <w:abstractNumId w:val="7"/>
  </w:num>
  <w:num w:numId="7">
    <w:abstractNumId w:val="10"/>
  </w:num>
  <w:num w:numId="8">
    <w:abstractNumId w:val="23"/>
  </w:num>
  <w:num w:numId="9">
    <w:abstractNumId w:val="28"/>
  </w:num>
  <w:num w:numId="10">
    <w:abstractNumId w:val="1"/>
  </w:num>
  <w:num w:numId="11">
    <w:abstractNumId w:val="19"/>
  </w:num>
  <w:num w:numId="12">
    <w:abstractNumId w:val="34"/>
  </w:num>
  <w:num w:numId="13">
    <w:abstractNumId w:val="6"/>
  </w:num>
  <w:num w:numId="14">
    <w:abstractNumId w:val="25"/>
  </w:num>
  <w:num w:numId="15">
    <w:abstractNumId w:val="2"/>
  </w:num>
  <w:num w:numId="16">
    <w:abstractNumId w:val="8"/>
  </w:num>
  <w:num w:numId="17">
    <w:abstractNumId w:val="13"/>
  </w:num>
  <w:num w:numId="18">
    <w:abstractNumId w:val="15"/>
  </w:num>
  <w:num w:numId="19">
    <w:abstractNumId w:val="5"/>
  </w:num>
  <w:num w:numId="20">
    <w:abstractNumId w:val="11"/>
  </w:num>
  <w:num w:numId="21">
    <w:abstractNumId w:val="36"/>
  </w:num>
  <w:num w:numId="22">
    <w:abstractNumId w:val="21"/>
  </w:num>
  <w:num w:numId="23">
    <w:abstractNumId w:val="16"/>
  </w:num>
  <w:num w:numId="24">
    <w:abstractNumId w:val="0"/>
  </w:num>
  <w:num w:numId="25">
    <w:abstractNumId w:val="26"/>
  </w:num>
  <w:num w:numId="26">
    <w:abstractNumId w:val="32"/>
  </w:num>
  <w:num w:numId="27">
    <w:abstractNumId w:val="9"/>
  </w:num>
  <w:num w:numId="28">
    <w:abstractNumId w:val="18"/>
  </w:num>
  <w:num w:numId="29">
    <w:abstractNumId w:val="39"/>
  </w:num>
  <w:num w:numId="30">
    <w:abstractNumId w:val="31"/>
  </w:num>
  <w:num w:numId="31">
    <w:abstractNumId w:val="41"/>
  </w:num>
  <w:num w:numId="32">
    <w:abstractNumId w:val="22"/>
  </w:num>
  <w:num w:numId="33">
    <w:abstractNumId w:val="12"/>
  </w:num>
  <w:num w:numId="34">
    <w:abstractNumId w:val="35"/>
  </w:num>
  <w:num w:numId="35">
    <w:abstractNumId w:val="30"/>
  </w:num>
  <w:num w:numId="36">
    <w:abstractNumId w:val="24"/>
  </w:num>
  <w:num w:numId="37">
    <w:abstractNumId w:val="29"/>
  </w:num>
  <w:num w:numId="38">
    <w:abstractNumId w:val="3"/>
  </w:num>
  <w:num w:numId="39">
    <w:abstractNumId w:val="42"/>
  </w:num>
  <w:num w:numId="40">
    <w:abstractNumId w:val="40"/>
  </w:num>
  <w:num w:numId="41">
    <w:abstractNumId w:val="20"/>
  </w:num>
  <w:num w:numId="42">
    <w:abstractNumId w:val="27"/>
  </w:num>
  <w:num w:numId="4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olkov Sergey">
    <w15:presenceInfo w15:providerId="AD" w15:userId="S-1-5-21-1535639670-2818335596-3742879777-141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trackRevision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7A7"/>
    <w:rsid w:val="00052712"/>
    <w:rsid w:val="000A0E78"/>
    <w:rsid w:val="000E3AC5"/>
    <w:rsid w:val="001143CC"/>
    <w:rsid w:val="0011588F"/>
    <w:rsid w:val="00136BEA"/>
    <w:rsid w:val="001377C2"/>
    <w:rsid w:val="00156799"/>
    <w:rsid w:val="001A3BE1"/>
    <w:rsid w:val="001C17F5"/>
    <w:rsid w:val="001F6406"/>
    <w:rsid w:val="00210F0F"/>
    <w:rsid w:val="00264AF8"/>
    <w:rsid w:val="00286AB0"/>
    <w:rsid w:val="00286ECA"/>
    <w:rsid w:val="002C3944"/>
    <w:rsid w:val="003073DE"/>
    <w:rsid w:val="00320777"/>
    <w:rsid w:val="0035596B"/>
    <w:rsid w:val="00357F99"/>
    <w:rsid w:val="003608CE"/>
    <w:rsid w:val="003625AD"/>
    <w:rsid w:val="00383907"/>
    <w:rsid w:val="003910A2"/>
    <w:rsid w:val="003A66AD"/>
    <w:rsid w:val="003B0296"/>
    <w:rsid w:val="003C27C1"/>
    <w:rsid w:val="003D6756"/>
    <w:rsid w:val="003E13D0"/>
    <w:rsid w:val="004234A4"/>
    <w:rsid w:val="00475F16"/>
    <w:rsid w:val="0047783C"/>
    <w:rsid w:val="004A6939"/>
    <w:rsid w:val="004B31C7"/>
    <w:rsid w:val="004C6ADA"/>
    <w:rsid w:val="004D3221"/>
    <w:rsid w:val="004D49A6"/>
    <w:rsid w:val="004E489F"/>
    <w:rsid w:val="004F19E8"/>
    <w:rsid w:val="004F5B5B"/>
    <w:rsid w:val="0051201B"/>
    <w:rsid w:val="00516A47"/>
    <w:rsid w:val="00565424"/>
    <w:rsid w:val="005D1557"/>
    <w:rsid w:val="005E1BCA"/>
    <w:rsid w:val="005F7990"/>
    <w:rsid w:val="00662A0C"/>
    <w:rsid w:val="00680030"/>
    <w:rsid w:val="00685001"/>
    <w:rsid w:val="0069088C"/>
    <w:rsid w:val="00697DD9"/>
    <w:rsid w:val="006C518F"/>
    <w:rsid w:val="006D480D"/>
    <w:rsid w:val="007001CA"/>
    <w:rsid w:val="00727575"/>
    <w:rsid w:val="007536D2"/>
    <w:rsid w:val="00763FFC"/>
    <w:rsid w:val="007B27A7"/>
    <w:rsid w:val="007B47C9"/>
    <w:rsid w:val="007E21CD"/>
    <w:rsid w:val="008179D9"/>
    <w:rsid w:val="00820078"/>
    <w:rsid w:val="0082051D"/>
    <w:rsid w:val="008A1868"/>
    <w:rsid w:val="008B1886"/>
    <w:rsid w:val="008B55A8"/>
    <w:rsid w:val="008B72A2"/>
    <w:rsid w:val="008C5C79"/>
    <w:rsid w:val="008F0A41"/>
    <w:rsid w:val="00911DAF"/>
    <w:rsid w:val="009B0CEC"/>
    <w:rsid w:val="009F7D9C"/>
    <w:rsid w:val="00A14311"/>
    <w:rsid w:val="00A3475D"/>
    <w:rsid w:val="00A717F8"/>
    <w:rsid w:val="00A87854"/>
    <w:rsid w:val="00A94FB5"/>
    <w:rsid w:val="00AC51B0"/>
    <w:rsid w:val="00AD5ACE"/>
    <w:rsid w:val="00AD5EA8"/>
    <w:rsid w:val="00AD62A7"/>
    <w:rsid w:val="00AE2B18"/>
    <w:rsid w:val="00AF2CA4"/>
    <w:rsid w:val="00AF376B"/>
    <w:rsid w:val="00AF5074"/>
    <w:rsid w:val="00B16F51"/>
    <w:rsid w:val="00B311AD"/>
    <w:rsid w:val="00B36831"/>
    <w:rsid w:val="00B37EED"/>
    <w:rsid w:val="00B82A7F"/>
    <w:rsid w:val="00B8438B"/>
    <w:rsid w:val="00BC5479"/>
    <w:rsid w:val="00BD7D8C"/>
    <w:rsid w:val="00BF379E"/>
    <w:rsid w:val="00C113EF"/>
    <w:rsid w:val="00C63653"/>
    <w:rsid w:val="00C64F4B"/>
    <w:rsid w:val="00C65369"/>
    <w:rsid w:val="00C84A98"/>
    <w:rsid w:val="00CF1767"/>
    <w:rsid w:val="00CF56A6"/>
    <w:rsid w:val="00D06867"/>
    <w:rsid w:val="00D342C1"/>
    <w:rsid w:val="00D53134"/>
    <w:rsid w:val="00D57514"/>
    <w:rsid w:val="00D57B5B"/>
    <w:rsid w:val="00D900B9"/>
    <w:rsid w:val="00DE0BCB"/>
    <w:rsid w:val="00E45A0F"/>
    <w:rsid w:val="00E72B19"/>
    <w:rsid w:val="00E91602"/>
    <w:rsid w:val="00E97A38"/>
    <w:rsid w:val="00E97F57"/>
    <w:rsid w:val="00EA24DA"/>
    <w:rsid w:val="00EE5A7B"/>
    <w:rsid w:val="00EF0B9B"/>
    <w:rsid w:val="00F17B7B"/>
    <w:rsid w:val="00F50AC2"/>
    <w:rsid w:val="00F52E3B"/>
    <w:rsid w:val="00F62C9E"/>
    <w:rsid w:val="00F856EB"/>
    <w:rsid w:val="00FB45C1"/>
    <w:rsid w:val="00FD2611"/>
    <w:rsid w:val="00FD4B74"/>
    <w:rsid w:val="00FF04AB"/>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BE90822"/>
  <w15:docId w15:val="{0B1AFAE7-28CF-5F41-B5DF-EBE932A9F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ru-RU"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uiPriority w:val="1"/>
    <w:qFormat/>
    <w:pPr>
      <w:keepNext/>
      <w:keepLines/>
      <w:spacing w:before="400" w:after="120"/>
      <w:outlineLvl w:val="0"/>
    </w:pPr>
    <w:rPr>
      <w:sz w:val="40"/>
      <w:szCs w:val="40"/>
    </w:rPr>
  </w:style>
  <w:style w:type="paragraph" w:styleId="2">
    <w:name w:val="heading 2"/>
    <w:basedOn w:val="a"/>
    <w:next w:val="a"/>
    <w:uiPriority w:val="1"/>
    <w:qFormat/>
    <w:pPr>
      <w:keepNext/>
      <w:keepLines/>
      <w:spacing w:before="360" w:after="120"/>
      <w:outlineLvl w:val="1"/>
    </w:pPr>
    <w:rPr>
      <w:sz w:val="32"/>
      <w:szCs w:val="32"/>
    </w:rPr>
  </w:style>
  <w:style w:type="paragraph" w:styleId="3">
    <w:name w:val="heading 3"/>
    <w:basedOn w:val="a"/>
    <w:next w:val="a"/>
    <w:pPr>
      <w:keepNext/>
      <w:keepLines/>
      <w:spacing w:before="320" w:after="80" w:line="216" w:lineRule="auto"/>
      <w:ind w:left="720" w:hanging="360"/>
      <w:contextualSpacing/>
      <w:outlineLvl w:val="2"/>
    </w:pPr>
    <w:rPr>
      <w:b/>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8">
    <w:basedOn w:val="TableNormal"/>
    <w:pPr>
      <w:spacing w:after="160" w:line="259" w:lineRule="auto"/>
    </w:pPr>
    <w:rPr>
      <w:rFonts w:ascii="Calibri" w:eastAsia="Calibri" w:hAnsi="Calibri" w:cs="Calibri"/>
    </w:rPr>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pPr>
      <w:spacing w:after="160" w:line="259" w:lineRule="auto"/>
    </w:pPr>
    <w:rPr>
      <w:rFonts w:ascii="Calibri" w:eastAsia="Calibri" w:hAnsi="Calibri" w:cs="Calibri"/>
    </w:rPr>
    <w:tblPr>
      <w:tblStyleRowBandSize w:val="1"/>
      <w:tblStyleColBandSize w:val="1"/>
      <w:tblCellMar>
        <w:left w:w="115" w:type="dxa"/>
        <w:right w:w="115" w:type="dxa"/>
      </w:tblCellMar>
    </w:tblPr>
  </w:style>
  <w:style w:type="table" w:customStyle="1" w:styleId="ab">
    <w:basedOn w:val="TableNormal"/>
    <w:pPr>
      <w:spacing w:after="160" w:line="259" w:lineRule="auto"/>
    </w:pPr>
    <w:rPr>
      <w:rFonts w:ascii="Calibri" w:eastAsia="Calibri" w:hAnsi="Calibri" w:cs="Calibri"/>
    </w:rPr>
    <w:tblPr>
      <w:tblStyleRowBandSize w:val="1"/>
      <w:tblStyleColBandSize w:val="1"/>
      <w:tblCellMar>
        <w:left w:w="115" w:type="dxa"/>
        <w:right w:w="115" w:type="dxa"/>
      </w:tblCellMar>
    </w:tblPr>
  </w:style>
  <w:style w:type="table" w:customStyle="1" w:styleId="ac">
    <w:basedOn w:val="TableNormal"/>
    <w:pPr>
      <w:spacing w:after="160" w:line="259" w:lineRule="auto"/>
    </w:pPr>
    <w:rPr>
      <w:rFonts w:ascii="Calibri" w:eastAsia="Calibri" w:hAnsi="Calibri" w:cs="Calibri"/>
    </w:rPr>
    <w:tblPr>
      <w:tblStyleRowBandSize w:val="1"/>
      <w:tblStyleColBandSize w:val="1"/>
      <w:tblCellMar>
        <w:left w:w="115" w:type="dxa"/>
        <w:right w:w="115" w:type="dxa"/>
      </w:tblCellMar>
    </w:tblPr>
  </w:style>
  <w:style w:type="table" w:customStyle="1" w:styleId="ad">
    <w:basedOn w:val="TableNormal"/>
    <w:pPr>
      <w:spacing w:after="160" w:line="259" w:lineRule="auto"/>
    </w:pPr>
    <w:rPr>
      <w:rFonts w:ascii="Calibri" w:eastAsia="Calibri" w:hAnsi="Calibri" w:cs="Calibri"/>
    </w:rPr>
    <w:tblPr>
      <w:tblStyleRowBandSize w:val="1"/>
      <w:tblStyleColBandSize w:val="1"/>
      <w:tblCellMar>
        <w:left w:w="115" w:type="dxa"/>
        <w:right w:w="115" w:type="dxa"/>
      </w:tblCellMar>
    </w:tblPr>
  </w:style>
  <w:style w:type="table" w:customStyle="1" w:styleId="ae">
    <w:basedOn w:val="TableNormal"/>
    <w:pPr>
      <w:spacing w:after="160" w:line="259" w:lineRule="auto"/>
    </w:pPr>
    <w:rPr>
      <w:rFonts w:ascii="Calibri" w:eastAsia="Calibri" w:hAnsi="Calibri" w:cs="Calibri"/>
    </w:rPr>
    <w:tblPr>
      <w:tblStyleRowBandSize w:val="1"/>
      <w:tblStyleColBandSize w:val="1"/>
      <w:tblCellMar>
        <w:left w:w="115" w:type="dxa"/>
        <w:right w:w="115" w:type="dxa"/>
      </w:tblCellMar>
    </w:tblPr>
  </w:style>
  <w:style w:type="table" w:customStyle="1" w:styleId="af">
    <w:basedOn w:val="TableNormal"/>
    <w:pPr>
      <w:spacing w:after="160" w:line="259" w:lineRule="auto"/>
    </w:pPr>
    <w:rPr>
      <w:rFonts w:ascii="Calibri" w:eastAsia="Calibri" w:hAnsi="Calibri" w:cs="Calibri"/>
    </w:rPr>
    <w:tblPr>
      <w:tblStyleRowBandSize w:val="1"/>
      <w:tblStyleColBandSize w:val="1"/>
      <w:tblCellMar>
        <w:left w:w="115" w:type="dxa"/>
        <w:right w:w="115" w:type="dxa"/>
      </w:tblCellMar>
    </w:tblPr>
  </w:style>
  <w:style w:type="table" w:customStyle="1" w:styleId="af0">
    <w:basedOn w:val="TableNormal"/>
    <w:pPr>
      <w:spacing w:after="160" w:line="259" w:lineRule="auto"/>
    </w:pPr>
    <w:rPr>
      <w:rFonts w:ascii="Calibri" w:eastAsia="Calibri" w:hAnsi="Calibri" w:cs="Calibri"/>
    </w:rPr>
    <w:tblPr>
      <w:tblStyleRowBandSize w:val="1"/>
      <w:tblStyleColBandSize w:val="1"/>
      <w:tblCellMar>
        <w:left w:w="115" w:type="dxa"/>
        <w:right w:w="115" w:type="dxa"/>
      </w:tblCellMar>
    </w:tblPr>
  </w:style>
  <w:style w:type="table" w:customStyle="1" w:styleId="af1">
    <w:basedOn w:val="TableNormal"/>
    <w:pPr>
      <w:spacing w:after="160" w:line="259" w:lineRule="auto"/>
    </w:pPr>
    <w:rPr>
      <w:rFonts w:ascii="Calibri" w:eastAsia="Calibri" w:hAnsi="Calibri" w:cs="Calibri"/>
    </w:rPr>
    <w:tblPr>
      <w:tblStyleRowBandSize w:val="1"/>
      <w:tblStyleColBandSize w:val="1"/>
      <w:tblCellMar>
        <w:left w:w="115" w:type="dxa"/>
        <w:right w:w="115" w:type="dxa"/>
      </w:tblCellMar>
    </w:tblPr>
  </w:style>
  <w:style w:type="table" w:customStyle="1" w:styleId="af2">
    <w:basedOn w:val="TableNormal"/>
    <w:pPr>
      <w:spacing w:after="160" w:line="259" w:lineRule="auto"/>
    </w:pPr>
    <w:rPr>
      <w:rFonts w:ascii="Calibri" w:eastAsia="Calibri" w:hAnsi="Calibri" w:cs="Calibri"/>
    </w:rPr>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paragraph" w:styleId="afd">
    <w:name w:val="annotation text"/>
    <w:basedOn w:val="a"/>
    <w:link w:val="afe"/>
    <w:uiPriority w:val="99"/>
    <w:semiHidden/>
    <w:unhideWhenUsed/>
    <w:pPr>
      <w:spacing w:line="240" w:lineRule="auto"/>
    </w:pPr>
    <w:rPr>
      <w:sz w:val="20"/>
      <w:szCs w:val="20"/>
    </w:rPr>
  </w:style>
  <w:style w:type="character" w:customStyle="1" w:styleId="afe">
    <w:name w:val="Текст примечания Знак"/>
    <w:basedOn w:val="a0"/>
    <w:link w:val="afd"/>
    <w:uiPriority w:val="99"/>
    <w:semiHidden/>
    <w:rPr>
      <w:sz w:val="20"/>
      <w:szCs w:val="20"/>
    </w:rPr>
  </w:style>
  <w:style w:type="character" w:styleId="aff">
    <w:name w:val="annotation reference"/>
    <w:basedOn w:val="a0"/>
    <w:uiPriority w:val="99"/>
    <w:semiHidden/>
    <w:unhideWhenUsed/>
    <w:rPr>
      <w:sz w:val="16"/>
      <w:szCs w:val="16"/>
    </w:rPr>
  </w:style>
  <w:style w:type="paragraph" w:styleId="aff0">
    <w:name w:val="Balloon Text"/>
    <w:basedOn w:val="a"/>
    <w:link w:val="aff1"/>
    <w:uiPriority w:val="99"/>
    <w:semiHidden/>
    <w:unhideWhenUsed/>
    <w:rsid w:val="00C64F4B"/>
    <w:pPr>
      <w:spacing w:line="240" w:lineRule="auto"/>
    </w:pPr>
    <w:rPr>
      <w:rFonts w:ascii="Times New Roman" w:hAnsi="Times New Roman" w:cs="Times New Roman"/>
      <w:sz w:val="18"/>
      <w:szCs w:val="18"/>
    </w:rPr>
  </w:style>
  <w:style w:type="character" w:customStyle="1" w:styleId="aff1">
    <w:name w:val="Текст выноски Знак"/>
    <w:basedOn w:val="a0"/>
    <w:link w:val="aff0"/>
    <w:uiPriority w:val="99"/>
    <w:semiHidden/>
    <w:rsid w:val="00C64F4B"/>
    <w:rPr>
      <w:rFonts w:ascii="Times New Roman" w:hAnsi="Times New Roman" w:cs="Times New Roman"/>
      <w:sz w:val="18"/>
      <w:szCs w:val="18"/>
    </w:rPr>
  </w:style>
  <w:style w:type="paragraph" w:styleId="aff2">
    <w:name w:val="annotation subject"/>
    <w:basedOn w:val="afd"/>
    <w:next w:val="afd"/>
    <w:link w:val="aff3"/>
    <w:uiPriority w:val="99"/>
    <w:semiHidden/>
    <w:unhideWhenUsed/>
    <w:rsid w:val="00C64F4B"/>
    <w:rPr>
      <w:b/>
      <w:bCs/>
    </w:rPr>
  </w:style>
  <w:style w:type="character" w:customStyle="1" w:styleId="aff3">
    <w:name w:val="Тема примечания Знак"/>
    <w:basedOn w:val="afe"/>
    <w:link w:val="aff2"/>
    <w:uiPriority w:val="99"/>
    <w:semiHidden/>
    <w:rsid w:val="00C64F4B"/>
    <w:rPr>
      <w:b/>
      <w:bCs/>
      <w:sz w:val="20"/>
      <w:szCs w:val="20"/>
    </w:rPr>
  </w:style>
  <w:style w:type="paragraph" w:styleId="aff4">
    <w:name w:val="List Paragraph"/>
    <w:basedOn w:val="a"/>
    <w:uiPriority w:val="1"/>
    <w:qFormat/>
    <w:rsid w:val="00D53134"/>
    <w:p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pPr>
    <w:rPr>
      <w:rFonts w:asciiTheme="minorHAnsi" w:eastAsiaTheme="minorEastAsia" w:hAnsiTheme="minorHAnsi" w:cstheme="minorBidi"/>
      <w:color w:val="auto"/>
      <w:sz w:val="24"/>
      <w:szCs w:val="24"/>
    </w:rPr>
  </w:style>
  <w:style w:type="table" w:styleId="aff5">
    <w:name w:val="Table Grid"/>
    <w:basedOn w:val="a1"/>
    <w:uiPriority w:val="39"/>
    <w:rsid w:val="00D53134"/>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
    <w:next w:val="a"/>
    <w:autoRedefine/>
    <w:uiPriority w:val="39"/>
    <w:unhideWhenUsed/>
    <w:rsid w:val="00D53134"/>
    <w:pPr>
      <w:spacing w:after="100"/>
      <w:ind w:left="440"/>
    </w:pPr>
  </w:style>
  <w:style w:type="paragraph" w:styleId="10">
    <w:name w:val="toc 1"/>
    <w:basedOn w:val="a"/>
    <w:next w:val="a"/>
    <w:autoRedefine/>
    <w:uiPriority w:val="39"/>
    <w:unhideWhenUsed/>
    <w:rsid w:val="00D53134"/>
    <w:pPr>
      <w:spacing w:after="100"/>
    </w:pPr>
  </w:style>
  <w:style w:type="character" w:styleId="aff6">
    <w:name w:val="Hyperlink"/>
    <w:basedOn w:val="a0"/>
    <w:uiPriority w:val="99"/>
    <w:unhideWhenUsed/>
    <w:rsid w:val="00D53134"/>
    <w:rPr>
      <w:color w:val="0000FF" w:themeColor="hyperlink"/>
      <w:u w:val="single"/>
    </w:rPr>
  </w:style>
  <w:style w:type="paragraph" w:styleId="aff7">
    <w:name w:val="Body Text"/>
    <w:basedOn w:val="a"/>
    <w:link w:val="aff8"/>
    <w:uiPriority w:val="1"/>
    <w:qFormat/>
    <w:rsid w:val="00911DAF"/>
    <w:pPr>
      <w:widowControl w:val="0"/>
      <w:pBdr>
        <w:top w:val="none" w:sz="0" w:space="0" w:color="auto"/>
        <w:left w:val="none" w:sz="0" w:space="0" w:color="auto"/>
        <w:bottom w:val="none" w:sz="0" w:space="0" w:color="auto"/>
        <w:right w:val="none" w:sz="0" w:space="0" w:color="auto"/>
        <w:between w:val="none" w:sz="0" w:space="0" w:color="auto"/>
      </w:pBdr>
      <w:spacing w:line="240" w:lineRule="auto"/>
      <w:ind w:left="20"/>
    </w:pPr>
    <w:rPr>
      <w:rFonts w:cstheme="minorBidi"/>
      <w:color w:val="auto"/>
      <w:sz w:val="20"/>
      <w:szCs w:val="20"/>
      <w:lang w:val="en-US" w:eastAsia="en-US"/>
    </w:rPr>
  </w:style>
  <w:style w:type="character" w:customStyle="1" w:styleId="aff8">
    <w:name w:val="Основной текст Знак"/>
    <w:basedOn w:val="a0"/>
    <w:link w:val="aff7"/>
    <w:uiPriority w:val="1"/>
    <w:rsid w:val="00911DAF"/>
    <w:rPr>
      <w:rFonts w:cstheme="minorBidi"/>
      <w:color w:val="auto"/>
      <w:sz w:val="20"/>
      <w:szCs w:val="20"/>
      <w:lang w:val="en-US" w:eastAsia="en-US"/>
    </w:rPr>
  </w:style>
  <w:style w:type="paragraph" w:customStyle="1" w:styleId="TableParagraph">
    <w:name w:val="Table Paragraph"/>
    <w:basedOn w:val="a"/>
    <w:uiPriority w:val="1"/>
    <w:qFormat/>
    <w:rsid w:val="00911DAF"/>
    <w:pPr>
      <w:widowControl w:val="0"/>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val="en-US" w:eastAsia="en-US"/>
    </w:rPr>
  </w:style>
  <w:style w:type="paragraph" w:styleId="aff9">
    <w:name w:val="header"/>
    <w:basedOn w:val="a"/>
    <w:link w:val="affa"/>
    <w:uiPriority w:val="99"/>
    <w:unhideWhenUsed/>
    <w:rsid w:val="00911DAF"/>
    <w:pPr>
      <w:widowControl w:val="0"/>
      <w:pBdr>
        <w:top w:val="none" w:sz="0" w:space="0" w:color="auto"/>
        <w:left w:val="none" w:sz="0" w:space="0" w:color="auto"/>
        <w:bottom w:val="none" w:sz="0" w:space="0" w:color="auto"/>
        <w:right w:val="none" w:sz="0" w:space="0" w:color="auto"/>
        <w:between w:val="none" w:sz="0" w:space="0" w:color="auto"/>
      </w:pBdr>
      <w:tabs>
        <w:tab w:val="center" w:pos="4677"/>
        <w:tab w:val="right" w:pos="9355"/>
      </w:tabs>
      <w:spacing w:line="240" w:lineRule="auto"/>
    </w:pPr>
    <w:rPr>
      <w:rFonts w:asciiTheme="minorHAnsi" w:eastAsiaTheme="minorHAnsi" w:hAnsiTheme="minorHAnsi" w:cstheme="minorBidi"/>
      <w:color w:val="auto"/>
      <w:lang w:val="en-US" w:eastAsia="en-US"/>
    </w:rPr>
  </w:style>
  <w:style w:type="character" w:customStyle="1" w:styleId="affa">
    <w:name w:val="Верхний колонтитул Знак"/>
    <w:basedOn w:val="a0"/>
    <w:link w:val="aff9"/>
    <w:uiPriority w:val="99"/>
    <w:rsid w:val="00911DAF"/>
    <w:rPr>
      <w:rFonts w:asciiTheme="minorHAnsi" w:eastAsiaTheme="minorHAnsi" w:hAnsiTheme="minorHAnsi" w:cstheme="minorBidi"/>
      <w:color w:val="auto"/>
      <w:lang w:val="en-US" w:eastAsia="en-US"/>
    </w:rPr>
  </w:style>
  <w:style w:type="paragraph" w:styleId="affb">
    <w:name w:val="footer"/>
    <w:basedOn w:val="a"/>
    <w:link w:val="affc"/>
    <w:uiPriority w:val="99"/>
    <w:unhideWhenUsed/>
    <w:rsid w:val="00911DAF"/>
    <w:pPr>
      <w:widowControl w:val="0"/>
      <w:pBdr>
        <w:top w:val="none" w:sz="0" w:space="0" w:color="auto"/>
        <w:left w:val="none" w:sz="0" w:space="0" w:color="auto"/>
        <w:bottom w:val="none" w:sz="0" w:space="0" w:color="auto"/>
        <w:right w:val="none" w:sz="0" w:space="0" w:color="auto"/>
        <w:between w:val="none" w:sz="0" w:space="0" w:color="auto"/>
      </w:pBdr>
      <w:tabs>
        <w:tab w:val="center" w:pos="4677"/>
        <w:tab w:val="right" w:pos="9355"/>
      </w:tabs>
      <w:spacing w:line="240" w:lineRule="auto"/>
    </w:pPr>
    <w:rPr>
      <w:rFonts w:asciiTheme="minorHAnsi" w:eastAsiaTheme="minorHAnsi" w:hAnsiTheme="minorHAnsi" w:cstheme="minorBidi"/>
      <w:color w:val="auto"/>
      <w:lang w:val="en-US" w:eastAsia="en-US"/>
    </w:rPr>
  </w:style>
  <w:style w:type="character" w:customStyle="1" w:styleId="affc">
    <w:name w:val="Нижний колонтитул Знак"/>
    <w:basedOn w:val="a0"/>
    <w:link w:val="affb"/>
    <w:uiPriority w:val="99"/>
    <w:rsid w:val="00911DAF"/>
    <w:rPr>
      <w:rFonts w:asciiTheme="minorHAnsi" w:eastAsiaTheme="minorHAnsi" w:hAnsiTheme="minorHAnsi" w:cstheme="minorBidi"/>
      <w:color w:val="auto"/>
      <w:lang w:val="en-US" w:eastAsia="en-US"/>
    </w:rPr>
  </w:style>
  <w:style w:type="paragraph" w:styleId="affd">
    <w:name w:val="caption"/>
    <w:basedOn w:val="a"/>
    <w:next w:val="a"/>
    <w:uiPriority w:val="35"/>
    <w:unhideWhenUsed/>
    <w:qFormat/>
    <w:rsid w:val="00727575"/>
    <w:pPr>
      <w:spacing w:after="200" w:line="240" w:lineRule="auto"/>
    </w:pPr>
    <w:rPr>
      <w:i/>
      <w:iCs/>
      <w:color w:val="1F497D" w:themeColor="text2"/>
      <w:sz w:val="18"/>
      <w:szCs w:val="18"/>
    </w:rPr>
  </w:style>
  <w:style w:type="character" w:styleId="affe">
    <w:name w:val="page number"/>
    <w:basedOn w:val="a0"/>
    <w:uiPriority w:val="99"/>
    <w:semiHidden/>
    <w:unhideWhenUsed/>
    <w:rsid w:val="00264AF8"/>
  </w:style>
  <w:style w:type="paragraph" w:styleId="20">
    <w:name w:val="toc 2"/>
    <w:basedOn w:val="a"/>
    <w:next w:val="a"/>
    <w:autoRedefine/>
    <w:uiPriority w:val="39"/>
    <w:unhideWhenUsed/>
    <w:rsid w:val="00A3475D"/>
    <w:pPr>
      <w:spacing w:after="100"/>
      <w:ind w:left="220"/>
    </w:pPr>
  </w:style>
  <w:style w:type="paragraph" w:styleId="afff">
    <w:name w:val="footnote text"/>
    <w:basedOn w:val="a"/>
    <w:link w:val="afff0"/>
    <w:uiPriority w:val="99"/>
    <w:semiHidden/>
    <w:unhideWhenUsed/>
    <w:rsid w:val="008179D9"/>
    <w:pPr>
      <w:spacing w:line="240" w:lineRule="auto"/>
    </w:pPr>
    <w:rPr>
      <w:sz w:val="20"/>
      <w:szCs w:val="20"/>
    </w:rPr>
  </w:style>
  <w:style w:type="character" w:customStyle="1" w:styleId="afff0">
    <w:name w:val="Текст сноски Знак"/>
    <w:basedOn w:val="a0"/>
    <w:link w:val="afff"/>
    <w:uiPriority w:val="99"/>
    <w:semiHidden/>
    <w:rsid w:val="008179D9"/>
    <w:rPr>
      <w:sz w:val="20"/>
      <w:szCs w:val="20"/>
    </w:rPr>
  </w:style>
  <w:style w:type="character" w:styleId="afff1">
    <w:name w:val="footnote reference"/>
    <w:basedOn w:val="a0"/>
    <w:uiPriority w:val="99"/>
    <w:semiHidden/>
    <w:unhideWhenUsed/>
    <w:rsid w:val="008179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512073">
      <w:bodyDiv w:val="1"/>
      <w:marLeft w:val="0"/>
      <w:marRight w:val="0"/>
      <w:marTop w:val="0"/>
      <w:marBottom w:val="0"/>
      <w:divBdr>
        <w:top w:val="none" w:sz="0" w:space="0" w:color="auto"/>
        <w:left w:val="none" w:sz="0" w:space="0" w:color="auto"/>
        <w:bottom w:val="none" w:sz="0" w:space="0" w:color="auto"/>
        <w:right w:val="none" w:sz="0" w:space="0" w:color="auto"/>
      </w:divBdr>
    </w:div>
    <w:div w:id="657074055">
      <w:bodyDiv w:val="1"/>
      <w:marLeft w:val="0"/>
      <w:marRight w:val="0"/>
      <w:marTop w:val="0"/>
      <w:marBottom w:val="0"/>
      <w:divBdr>
        <w:top w:val="none" w:sz="0" w:space="0" w:color="auto"/>
        <w:left w:val="none" w:sz="0" w:space="0" w:color="auto"/>
        <w:bottom w:val="none" w:sz="0" w:space="0" w:color="auto"/>
        <w:right w:val="none" w:sz="0" w:space="0" w:color="auto"/>
      </w:divBdr>
    </w:div>
    <w:div w:id="1890723394">
      <w:bodyDiv w:val="1"/>
      <w:marLeft w:val="0"/>
      <w:marRight w:val="0"/>
      <w:marTop w:val="0"/>
      <w:marBottom w:val="0"/>
      <w:divBdr>
        <w:top w:val="none" w:sz="0" w:space="0" w:color="auto"/>
        <w:left w:val="none" w:sz="0" w:space="0" w:color="auto"/>
        <w:bottom w:val="none" w:sz="0" w:space="0" w:color="auto"/>
        <w:right w:val="none" w:sz="0" w:space="0" w:color="auto"/>
      </w:divBdr>
      <w:divsChild>
        <w:div w:id="1165434885">
          <w:marLeft w:val="0"/>
          <w:marRight w:val="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footer" Target="footer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g"/><Relationship Id="rId41" Type="http://schemas.openxmlformats.org/officeDocument/2006/relationships/image" Target="media/image3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 Id="rId57"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081B61D3-093F-4041-9214-7AC0B6EBC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253</Pages>
  <Words>51959</Words>
  <Characters>296172</Characters>
  <Application>Microsoft Office Word</Application>
  <DocSecurity>0</DocSecurity>
  <Lines>2468</Lines>
  <Paragraphs>694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Volkov Sergey</dc:creator>
  <cp:lastModifiedBy>Сергей Волков</cp:lastModifiedBy>
  <cp:revision>2</cp:revision>
  <dcterms:created xsi:type="dcterms:W3CDTF">2018-11-23T03:39:00Z</dcterms:created>
  <dcterms:modified xsi:type="dcterms:W3CDTF">2018-11-23T03:39:00Z</dcterms:modified>
</cp:coreProperties>
</file>
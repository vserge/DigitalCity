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65A51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anchor distT="114300" distB="114300" distL="114300" distR="114300" simplePos="0" relativeHeight="251658240" behindDoc="0" locked="0" layoutInCell="1" hidden="0" allowOverlap="1" wp14:anchorId="290ED2D6" wp14:editId="38BB2C71">
            <wp:simplePos x="0" y="0"/>
            <wp:positionH relativeFrom="margin">
              <wp:posOffset>-304799</wp:posOffset>
            </wp:positionH>
            <wp:positionV relativeFrom="paragraph">
              <wp:posOffset>0</wp:posOffset>
            </wp:positionV>
            <wp:extent cx="2899013" cy="1090866"/>
            <wp:effectExtent l="0" t="0" r="0" b="0"/>
            <wp:wrapTopAndBottom distT="114300" distB="11430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2899013" cy="1090866"/>
                    </a:xfrm>
                    <a:prstGeom prst="rect">
                      <a:avLst/>
                    </a:prstGeom>
                    <a:ln/>
                  </pic:spPr>
                </pic:pic>
              </a:graphicData>
            </a:graphic>
          </wp:anchor>
        </w:drawing>
      </w:r>
      <w:r w:rsidRPr="00D53134">
        <w:rPr>
          <w:rFonts w:asciiTheme="minorBidi" w:hAnsiTheme="minorBidi" w:cstheme="minorBidi"/>
          <w:noProof/>
          <w:sz w:val="24"/>
          <w:szCs w:val="24"/>
          <w:lang w:eastAsia="ru-RU"/>
        </w:rPr>
        <w:drawing>
          <wp:anchor distT="114300" distB="114300" distL="114300" distR="114300" simplePos="0" relativeHeight="251659264" behindDoc="0" locked="0" layoutInCell="1" hidden="0" allowOverlap="1" wp14:anchorId="7FA4B693" wp14:editId="6CFD2933">
            <wp:simplePos x="0" y="0"/>
            <wp:positionH relativeFrom="margin">
              <wp:posOffset>5324475</wp:posOffset>
            </wp:positionH>
            <wp:positionV relativeFrom="paragraph">
              <wp:posOffset>0</wp:posOffset>
            </wp:positionV>
            <wp:extent cx="1057275" cy="762000"/>
            <wp:effectExtent l="0" t="0" r="0" b="0"/>
            <wp:wrapTopAndBottom distT="114300" distB="11430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1057275" cy="762000"/>
                    </a:xfrm>
                    <a:prstGeom prst="rect">
                      <a:avLst/>
                    </a:prstGeom>
                    <a:ln/>
                  </pic:spPr>
                </pic:pic>
              </a:graphicData>
            </a:graphic>
          </wp:anchor>
        </w:drawing>
      </w:r>
    </w:p>
    <w:p w14:paraId="477A9F52" w14:textId="77777777" w:rsidR="007B27A7" w:rsidRPr="00D53134" w:rsidRDefault="007B27A7" w:rsidP="00D53134">
      <w:pPr>
        <w:jc w:val="both"/>
        <w:rPr>
          <w:rFonts w:asciiTheme="minorBidi" w:hAnsiTheme="minorBidi" w:cstheme="minorBidi"/>
          <w:sz w:val="24"/>
          <w:szCs w:val="24"/>
        </w:rPr>
      </w:pPr>
    </w:p>
    <w:p w14:paraId="463EF7B6" w14:textId="77777777" w:rsidR="007B27A7" w:rsidRPr="00D53134" w:rsidRDefault="007B27A7" w:rsidP="00D53134">
      <w:pPr>
        <w:jc w:val="both"/>
        <w:rPr>
          <w:rFonts w:asciiTheme="minorBidi" w:hAnsiTheme="minorBidi" w:cstheme="minorBidi"/>
          <w:sz w:val="24"/>
          <w:szCs w:val="24"/>
        </w:rPr>
      </w:pPr>
    </w:p>
    <w:p w14:paraId="78B1E2AC" w14:textId="77777777" w:rsidR="007B27A7" w:rsidRPr="00D53134" w:rsidRDefault="007B27A7" w:rsidP="00D53134">
      <w:pPr>
        <w:jc w:val="both"/>
        <w:rPr>
          <w:rFonts w:asciiTheme="minorBidi" w:hAnsiTheme="minorBidi" w:cstheme="minorBidi"/>
          <w:sz w:val="24"/>
          <w:szCs w:val="24"/>
        </w:rPr>
      </w:pPr>
    </w:p>
    <w:p w14:paraId="5B51CD5B" w14:textId="77777777" w:rsidR="007B27A7" w:rsidRPr="00D53134" w:rsidRDefault="007B27A7" w:rsidP="00D53134">
      <w:pPr>
        <w:jc w:val="both"/>
        <w:rPr>
          <w:rFonts w:asciiTheme="minorBidi" w:hAnsiTheme="minorBidi" w:cstheme="minorBidi"/>
          <w:sz w:val="24"/>
          <w:szCs w:val="24"/>
        </w:rPr>
      </w:pPr>
    </w:p>
    <w:p w14:paraId="6C3FF30C" w14:textId="77777777" w:rsidR="007B27A7" w:rsidRPr="00D53134" w:rsidRDefault="007B27A7" w:rsidP="00D53134">
      <w:pPr>
        <w:jc w:val="both"/>
        <w:rPr>
          <w:rFonts w:asciiTheme="minorBidi" w:eastAsia="Roboto Mono" w:hAnsiTheme="minorBidi" w:cstheme="minorBidi"/>
          <w:b/>
          <w:color w:val="073763"/>
          <w:sz w:val="24"/>
          <w:szCs w:val="24"/>
        </w:rPr>
      </w:pPr>
    </w:p>
    <w:p w14:paraId="6C5C0F23" w14:textId="77777777" w:rsidR="007B27A7" w:rsidRPr="00DE6E76" w:rsidRDefault="007B27A7" w:rsidP="00D53134">
      <w:pPr>
        <w:jc w:val="both"/>
        <w:rPr>
          <w:rFonts w:asciiTheme="minorBidi" w:eastAsia="Roboto Mono" w:hAnsiTheme="minorBidi" w:cstheme="minorBidi"/>
          <w:b/>
          <w:color w:val="0B5394"/>
          <w:sz w:val="24"/>
          <w:szCs w:val="24"/>
          <w:lang w:val="en-US"/>
        </w:rPr>
      </w:pPr>
    </w:p>
    <w:p w14:paraId="22BDB49E" w14:textId="77777777" w:rsidR="007B27A7" w:rsidRPr="00D53134" w:rsidRDefault="007B27A7" w:rsidP="00D53134">
      <w:pPr>
        <w:jc w:val="both"/>
        <w:rPr>
          <w:rFonts w:asciiTheme="minorBidi" w:eastAsia="Roboto Mono" w:hAnsiTheme="minorBidi" w:cstheme="minorBidi"/>
          <w:b/>
          <w:color w:val="0B5394"/>
          <w:sz w:val="24"/>
          <w:szCs w:val="24"/>
        </w:rPr>
      </w:pPr>
    </w:p>
    <w:p w14:paraId="62C6D176" w14:textId="77777777" w:rsidR="007B27A7" w:rsidRPr="00D53134" w:rsidRDefault="007B27A7" w:rsidP="00D53134">
      <w:pPr>
        <w:jc w:val="both"/>
        <w:rPr>
          <w:rFonts w:asciiTheme="minorBidi" w:eastAsia="Roboto Mono" w:hAnsiTheme="minorBidi" w:cstheme="minorBidi"/>
          <w:b/>
          <w:color w:val="0B5394"/>
          <w:sz w:val="24"/>
          <w:szCs w:val="24"/>
        </w:rPr>
      </w:pPr>
    </w:p>
    <w:p w14:paraId="005E8153" w14:textId="77777777" w:rsidR="007B27A7" w:rsidRPr="00D53134" w:rsidRDefault="007B27A7" w:rsidP="00D53134">
      <w:pPr>
        <w:jc w:val="both"/>
        <w:rPr>
          <w:rFonts w:asciiTheme="minorBidi" w:eastAsia="Roboto Mono" w:hAnsiTheme="minorBidi" w:cstheme="minorBidi"/>
          <w:b/>
          <w:color w:val="0B5394"/>
          <w:sz w:val="24"/>
          <w:szCs w:val="24"/>
        </w:rPr>
      </w:pPr>
    </w:p>
    <w:p w14:paraId="4493FE61" w14:textId="071B0423" w:rsidR="007B27A7" w:rsidRPr="00D53134" w:rsidRDefault="00FF04AB" w:rsidP="00D53134">
      <w:pPr>
        <w:jc w:val="center"/>
        <w:rPr>
          <w:rFonts w:asciiTheme="minorBidi" w:eastAsia="Roboto Mono" w:hAnsiTheme="minorBidi" w:cstheme="minorBidi"/>
          <w:b/>
          <w:color w:val="0B5394"/>
          <w:sz w:val="36"/>
          <w:szCs w:val="36"/>
        </w:rPr>
      </w:pPr>
      <w:r w:rsidRPr="00D53134">
        <w:rPr>
          <w:rFonts w:asciiTheme="minorBidi" w:eastAsia="Roboto Mono" w:hAnsiTheme="minorBidi" w:cstheme="minorBidi"/>
          <w:b/>
          <w:color w:val="0B5394"/>
          <w:sz w:val="36"/>
          <w:szCs w:val="36"/>
        </w:rPr>
        <w:t>РЕГЛАМЕНТ ИНФОРМАЦИОННОГО МОДЕЛИРОВАНИЯ И ОЦЕНКИ КАЧЕСТВА ИНФОРМАЦИОННЫХ МОДЕЛЕЙ</w:t>
      </w:r>
    </w:p>
    <w:p w14:paraId="7C92B60A" w14:textId="77777777" w:rsidR="007B27A7" w:rsidRPr="00D53134" w:rsidRDefault="007B27A7" w:rsidP="00D53134">
      <w:pPr>
        <w:jc w:val="both"/>
        <w:rPr>
          <w:rFonts w:asciiTheme="minorBidi" w:hAnsiTheme="minorBidi" w:cstheme="minorBidi"/>
          <w:color w:val="1C4587"/>
          <w:sz w:val="36"/>
          <w:szCs w:val="36"/>
        </w:rPr>
      </w:pPr>
    </w:p>
    <w:p w14:paraId="235E8DF4" w14:textId="77777777" w:rsidR="007B27A7" w:rsidRPr="00D53134" w:rsidRDefault="007B27A7" w:rsidP="00D53134">
      <w:pPr>
        <w:jc w:val="both"/>
        <w:rPr>
          <w:rFonts w:asciiTheme="minorBidi" w:hAnsiTheme="minorBidi" w:cstheme="minorBidi"/>
          <w:color w:val="1C4587"/>
          <w:sz w:val="36"/>
          <w:szCs w:val="36"/>
        </w:rPr>
      </w:pPr>
    </w:p>
    <w:p w14:paraId="7D7887E7" w14:textId="77777777" w:rsidR="007B27A7" w:rsidRPr="00D53134" w:rsidRDefault="007B27A7" w:rsidP="00D53134">
      <w:pPr>
        <w:jc w:val="both"/>
        <w:rPr>
          <w:rFonts w:asciiTheme="minorBidi" w:hAnsiTheme="minorBidi" w:cstheme="minorBidi"/>
          <w:color w:val="1C4587"/>
          <w:sz w:val="36"/>
          <w:szCs w:val="36"/>
        </w:rPr>
      </w:pPr>
    </w:p>
    <w:p w14:paraId="1402A6F3" w14:textId="599674E5" w:rsidR="007B27A7" w:rsidRPr="00AC51B0" w:rsidRDefault="007B27A7" w:rsidP="00AC51B0">
      <w:pPr>
        <w:jc w:val="right"/>
        <w:rPr>
          <w:rFonts w:asciiTheme="minorBidi" w:hAnsiTheme="minorBidi" w:cstheme="minorBidi"/>
          <w:i/>
          <w:color w:val="1C4587"/>
          <w:sz w:val="36"/>
          <w:szCs w:val="36"/>
        </w:rPr>
      </w:pPr>
    </w:p>
    <w:p w14:paraId="44CB7FD5" w14:textId="77777777" w:rsidR="007B27A7" w:rsidRPr="00D53134" w:rsidRDefault="007B27A7" w:rsidP="00D53134">
      <w:pPr>
        <w:jc w:val="both"/>
        <w:rPr>
          <w:rFonts w:asciiTheme="minorBidi" w:eastAsia="Roboto Mono" w:hAnsiTheme="minorBidi" w:cstheme="minorBidi"/>
          <w:b/>
          <w:color w:val="0B5394"/>
          <w:sz w:val="36"/>
          <w:szCs w:val="36"/>
        </w:rPr>
      </w:pPr>
    </w:p>
    <w:p w14:paraId="4DF3FA20" w14:textId="77777777" w:rsidR="007B27A7" w:rsidRPr="00D53134" w:rsidRDefault="007B27A7" w:rsidP="00D53134">
      <w:pPr>
        <w:jc w:val="both"/>
        <w:rPr>
          <w:rFonts w:asciiTheme="minorBidi" w:eastAsia="Roboto Mono" w:hAnsiTheme="minorBidi" w:cstheme="minorBidi"/>
          <w:b/>
          <w:color w:val="0B5394"/>
          <w:sz w:val="36"/>
          <w:szCs w:val="36"/>
        </w:rPr>
      </w:pPr>
    </w:p>
    <w:p w14:paraId="23CF7F1C" w14:textId="77777777" w:rsidR="007B27A7" w:rsidRPr="00D53134" w:rsidRDefault="007B27A7" w:rsidP="00D53134">
      <w:pPr>
        <w:jc w:val="both"/>
        <w:rPr>
          <w:rFonts w:asciiTheme="minorBidi" w:eastAsia="Roboto Mono" w:hAnsiTheme="minorBidi" w:cstheme="minorBidi"/>
          <w:b/>
          <w:color w:val="0B5394"/>
          <w:sz w:val="36"/>
          <w:szCs w:val="36"/>
        </w:rPr>
      </w:pPr>
    </w:p>
    <w:p w14:paraId="6A4C14B5" w14:textId="77777777" w:rsidR="007B27A7" w:rsidRPr="00D53134" w:rsidRDefault="007B27A7" w:rsidP="00D53134">
      <w:pPr>
        <w:jc w:val="both"/>
        <w:rPr>
          <w:rFonts w:asciiTheme="minorBidi" w:eastAsia="Roboto Mono" w:hAnsiTheme="minorBidi" w:cstheme="minorBidi"/>
          <w:b/>
          <w:color w:val="0B5394"/>
          <w:sz w:val="36"/>
          <w:szCs w:val="36"/>
        </w:rPr>
      </w:pPr>
    </w:p>
    <w:p w14:paraId="03C36529" w14:textId="77777777" w:rsidR="007B27A7" w:rsidRPr="00D53134" w:rsidRDefault="007B27A7" w:rsidP="00D53134">
      <w:pPr>
        <w:jc w:val="both"/>
        <w:rPr>
          <w:rFonts w:asciiTheme="minorBidi" w:eastAsia="Roboto Mono" w:hAnsiTheme="minorBidi" w:cstheme="minorBidi"/>
          <w:b/>
          <w:color w:val="0B5394"/>
          <w:sz w:val="36"/>
          <w:szCs w:val="36"/>
        </w:rPr>
      </w:pPr>
    </w:p>
    <w:p w14:paraId="7A0C7D9A" w14:textId="77777777" w:rsidR="007B27A7" w:rsidRPr="00D53134" w:rsidRDefault="007B27A7" w:rsidP="00D53134">
      <w:pPr>
        <w:jc w:val="both"/>
        <w:rPr>
          <w:rFonts w:asciiTheme="minorBidi" w:eastAsia="Roboto Mono" w:hAnsiTheme="minorBidi" w:cstheme="minorBidi"/>
          <w:b/>
          <w:color w:val="0B5394"/>
          <w:sz w:val="36"/>
          <w:szCs w:val="36"/>
        </w:rPr>
      </w:pPr>
    </w:p>
    <w:p w14:paraId="4C3B877D" w14:textId="77777777" w:rsidR="007B27A7" w:rsidRPr="00D53134" w:rsidRDefault="007B27A7" w:rsidP="00D53134">
      <w:pPr>
        <w:jc w:val="both"/>
        <w:rPr>
          <w:rFonts w:asciiTheme="minorBidi" w:eastAsia="Roboto Mono" w:hAnsiTheme="minorBidi" w:cstheme="minorBidi"/>
          <w:b/>
          <w:color w:val="0B5394"/>
          <w:sz w:val="36"/>
          <w:szCs w:val="36"/>
        </w:rPr>
      </w:pPr>
    </w:p>
    <w:p w14:paraId="22C99AB5" w14:textId="77777777" w:rsidR="007B27A7" w:rsidRPr="00D53134" w:rsidRDefault="007B27A7" w:rsidP="00D53134">
      <w:pPr>
        <w:jc w:val="both"/>
        <w:rPr>
          <w:rFonts w:asciiTheme="minorBidi" w:eastAsia="Roboto Mono" w:hAnsiTheme="minorBidi" w:cstheme="minorBidi"/>
          <w:b/>
          <w:color w:val="0B5394"/>
          <w:sz w:val="36"/>
          <w:szCs w:val="36"/>
        </w:rPr>
      </w:pPr>
    </w:p>
    <w:p w14:paraId="2B40D27E" w14:textId="77777777" w:rsidR="007B27A7" w:rsidRDefault="007B27A7" w:rsidP="00D53134">
      <w:pPr>
        <w:jc w:val="both"/>
        <w:rPr>
          <w:rFonts w:asciiTheme="minorBidi" w:eastAsia="Roboto Mono" w:hAnsiTheme="minorBidi" w:cstheme="minorBidi"/>
          <w:b/>
          <w:color w:val="0B5394"/>
          <w:sz w:val="36"/>
          <w:szCs w:val="36"/>
        </w:rPr>
      </w:pPr>
    </w:p>
    <w:p w14:paraId="70D80336" w14:textId="77777777" w:rsidR="007B27A7" w:rsidRPr="00D53134" w:rsidRDefault="007B27A7" w:rsidP="00D53134">
      <w:pPr>
        <w:jc w:val="both"/>
        <w:rPr>
          <w:rFonts w:asciiTheme="minorBidi" w:eastAsia="Roboto Mono" w:hAnsiTheme="minorBidi" w:cstheme="minorBidi"/>
          <w:b/>
          <w:color w:val="0B5394"/>
          <w:sz w:val="36"/>
          <w:szCs w:val="36"/>
        </w:rPr>
      </w:pPr>
    </w:p>
    <w:p w14:paraId="2A002DD9" w14:textId="77777777" w:rsidR="007B27A7" w:rsidRPr="00D53134" w:rsidRDefault="00FF04AB" w:rsidP="00D53134">
      <w:pPr>
        <w:jc w:val="center"/>
        <w:rPr>
          <w:rFonts w:asciiTheme="minorBidi" w:hAnsiTheme="minorBidi" w:cstheme="minorBidi"/>
          <w:sz w:val="28"/>
          <w:szCs w:val="28"/>
        </w:rPr>
      </w:pPr>
      <w:r w:rsidRPr="00D53134">
        <w:rPr>
          <w:rFonts w:asciiTheme="minorBidi" w:eastAsia="Roboto Mono" w:hAnsiTheme="minorBidi" w:cstheme="minorBidi"/>
          <w:b/>
          <w:color w:val="0B5394"/>
          <w:sz w:val="28"/>
          <w:szCs w:val="28"/>
        </w:rPr>
        <w:t>МОСКВА 2018</w:t>
      </w:r>
    </w:p>
    <w:p w14:paraId="63EBA1CA" w14:textId="77777777" w:rsidR="007B27A7" w:rsidRPr="00D53134" w:rsidRDefault="00FF04AB" w:rsidP="00D53134">
      <w:pPr>
        <w:widowControl w:val="0"/>
        <w:jc w:val="both"/>
        <w:rPr>
          <w:rFonts w:asciiTheme="minorBidi" w:hAnsiTheme="minorBidi" w:cstheme="minorBidi"/>
          <w:sz w:val="36"/>
          <w:szCs w:val="36"/>
        </w:rPr>
      </w:pPr>
      <w:r w:rsidRPr="00D53134">
        <w:rPr>
          <w:rFonts w:asciiTheme="minorBidi" w:hAnsiTheme="minorBidi" w:cstheme="minorBidi"/>
          <w:sz w:val="36"/>
          <w:szCs w:val="36"/>
        </w:rPr>
        <w:br w:type="page"/>
      </w:r>
    </w:p>
    <w:p w14:paraId="0A3E6110" w14:textId="2E67DF2D" w:rsidR="00357F99" w:rsidRDefault="00357F99" w:rsidP="00DE6E76">
      <w:pPr>
        <w:jc w:val="center"/>
        <w:rPr>
          <w:rFonts w:asciiTheme="minorBidi" w:hAnsiTheme="minorBidi" w:cstheme="minorBidi"/>
          <w:b/>
          <w:sz w:val="24"/>
          <w:szCs w:val="24"/>
        </w:rPr>
      </w:pPr>
      <w:r>
        <w:rPr>
          <w:rFonts w:asciiTheme="minorBidi" w:hAnsiTheme="minorBidi" w:cstheme="minorBidi"/>
          <w:b/>
          <w:sz w:val="24"/>
          <w:szCs w:val="24"/>
        </w:rPr>
        <w:lastRenderedPageBreak/>
        <w:t>Реквизиты документа для машиночитаемой обработки</w:t>
      </w:r>
    </w:p>
    <w:p w14:paraId="74EAA90A" w14:textId="77777777" w:rsidR="00357F99" w:rsidRDefault="00357F99">
      <w:pPr>
        <w:rPr>
          <w:rFonts w:asciiTheme="minorBidi" w:hAnsiTheme="minorBidi" w:cstheme="minorBidi"/>
          <w:b/>
          <w:sz w:val="24"/>
          <w:szCs w:val="24"/>
        </w:rPr>
      </w:pPr>
    </w:p>
    <w:tbl>
      <w:tblPr>
        <w:tblStyle w:val="aff5"/>
        <w:tblW w:w="0" w:type="auto"/>
        <w:tblLook w:val="04A0" w:firstRow="1" w:lastRow="0" w:firstColumn="1" w:lastColumn="0" w:noHBand="0" w:noVBand="1"/>
      </w:tblPr>
      <w:tblGrid>
        <w:gridCol w:w="4733"/>
        <w:gridCol w:w="4734"/>
      </w:tblGrid>
      <w:tr w:rsidR="00357F99" w14:paraId="2DFD3A38" w14:textId="77777777" w:rsidTr="00357F99">
        <w:tc>
          <w:tcPr>
            <w:tcW w:w="4733" w:type="dxa"/>
          </w:tcPr>
          <w:p w14:paraId="02692ADE" w14:textId="6BCDAE5D" w:rsidR="00357F99" w:rsidRDefault="00357F99">
            <w:pPr>
              <w:rPr>
                <w:rFonts w:asciiTheme="minorBidi" w:hAnsiTheme="minorBidi"/>
                <w:b/>
              </w:rPr>
            </w:pPr>
            <w:r>
              <w:rPr>
                <w:rFonts w:asciiTheme="minorBidi" w:hAnsiTheme="minorBidi"/>
                <w:b/>
              </w:rPr>
              <w:t>Атрибуты документа</w:t>
            </w:r>
          </w:p>
        </w:tc>
        <w:tc>
          <w:tcPr>
            <w:tcW w:w="4734" w:type="dxa"/>
          </w:tcPr>
          <w:p w14:paraId="179E4657" w14:textId="0E73B3A6" w:rsidR="00357F99" w:rsidRDefault="00357F99">
            <w:pPr>
              <w:rPr>
                <w:rFonts w:asciiTheme="minorBidi" w:hAnsiTheme="minorBidi"/>
                <w:b/>
              </w:rPr>
            </w:pPr>
            <w:r>
              <w:rPr>
                <w:rFonts w:asciiTheme="minorBidi" w:hAnsiTheme="minorBidi"/>
                <w:b/>
              </w:rPr>
              <w:t>Значения атрибутов</w:t>
            </w:r>
          </w:p>
        </w:tc>
      </w:tr>
      <w:tr w:rsidR="00357F99" w14:paraId="5CBEC067" w14:textId="77777777" w:rsidTr="00357F99">
        <w:tc>
          <w:tcPr>
            <w:tcW w:w="4733" w:type="dxa"/>
          </w:tcPr>
          <w:p w14:paraId="66AF532E" w14:textId="5590FB8E" w:rsidR="00357F99" w:rsidRDefault="0047783C">
            <w:pPr>
              <w:rPr>
                <w:rFonts w:asciiTheme="minorBidi" w:hAnsiTheme="minorBidi"/>
                <w:b/>
              </w:rPr>
            </w:pPr>
            <w:r>
              <w:rPr>
                <w:rFonts w:asciiTheme="minorBidi" w:hAnsiTheme="minorBidi"/>
                <w:b/>
              </w:rPr>
              <w:t>Наименование</w:t>
            </w:r>
          </w:p>
        </w:tc>
        <w:tc>
          <w:tcPr>
            <w:tcW w:w="4734" w:type="dxa"/>
          </w:tcPr>
          <w:p w14:paraId="6F16E792" w14:textId="77777777" w:rsidR="00357F99" w:rsidRDefault="00357F99">
            <w:pPr>
              <w:rPr>
                <w:rFonts w:asciiTheme="minorBidi" w:hAnsiTheme="minorBidi"/>
                <w:b/>
              </w:rPr>
            </w:pPr>
          </w:p>
        </w:tc>
      </w:tr>
      <w:tr w:rsidR="00357F99" w14:paraId="59BE92AA" w14:textId="77777777" w:rsidTr="00357F99">
        <w:tc>
          <w:tcPr>
            <w:tcW w:w="4733" w:type="dxa"/>
          </w:tcPr>
          <w:p w14:paraId="1CE80CB5" w14:textId="061E25F8" w:rsidR="00357F99" w:rsidRDefault="0047783C">
            <w:pPr>
              <w:rPr>
                <w:rFonts w:asciiTheme="minorBidi" w:hAnsiTheme="minorBidi"/>
                <w:b/>
              </w:rPr>
            </w:pPr>
            <w:r>
              <w:rPr>
                <w:rFonts w:asciiTheme="minorBidi" w:hAnsiTheme="minorBidi"/>
                <w:b/>
              </w:rPr>
              <w:t>Автор(ы)</w:t>
            </w:r>
          </w:p>
        </w:tc>
        <w:tc>
          <w:tcPr>
            <w:tcW w:w="4734" w:type="dxa"/>
          </w:tcPr>
          <w:p w14:paraId="0D3C34B4" w14:textId="7A32C33B" w:rsidR="00357F99" w:rsidRDefault="004F5B5B">
            <w:pPr>
              <w:rPr>
                <w:rFonts w:asciiTheme="minorBidi" w:hAnsiTheme="minorBidi"/>
                <w:b/>
              </w:rPr>
            </w:pPr>
            <w:r>
              <w:rPr>
                <w:rFonts w:asciiTheme="minorBidi" w:hAnsiTheme="minorBidi"/>
                <w:b/>
              </w:rPr>
              <w:t>Челышков П.Д., Лысенко Д.А.</w:t>
            </w:r>
          </w:p>
        </w:tc>
      </w:tr>
      <w:tr w:rsidR="0047783C" w14:paraId="392C77C5" w14:textId="77777777" w:rsidTr="00357F99">
        <w:tc>
          <w:tcPr>
            <w:tcW w:w="4733" w:type="dxa"/>
          </w:tcPr>
          <w:p w14:paraId="334D6E6A" w14:textId="449C3215" w:rsidR="0047783C" w:rsidRDefault="00662A0C">
            <w:pPr>
              <w:rPr>
                <w:rFonts w:asciiTheme="minorBidi" w:hAnsiTheme="minorBidi"/>
                <w:b/>
              </w:rPr>
            </w:pPr>
            <w:r>
              <w:rPr>
                <w:rFonts w:asciiTheme="minorBidi" w:hAnsiTheme="minorBidi"/>
                <w:b/>
              </w:rPr>
              <w:t>Компания разработчик</w:t>
            </w:r>
          </w:p>
        </w:tc>
        <w:tc>
          <w:tcPr>
            <w:tcW w:w="4734" w:type="dxa"/>
          </w:tcPr>
          <w:p w14:paraId="3C919C78" w14:textId="074A1866" w:rsidR="0047783C" w:rsidRDefault="004F5B5B">
            <w:pPr>
              <w:rPr>
                <w:rFonts w:asciiTheme="minorBidi" w:hAnsiTheme="minorBidi"/>
                <w:b/>
              </w:rPr>
            </w:pPr>
            <w:r>
              <w:rPr>
                <w:rFonts w:asciiTheme="minorBidi" w:hAnsiTheme="minorBidi"/>
                <w:b/>
              </w:rPr>
              <w:t>Системотехника строительства</w:t>
            </w:r>
          </w:p>
        </w:tc>
      </w:tr>
      <w:tr w:rsidR="00662A0C" w14:paraId="7F693653" w14:textId="77777777" w:rsidTr="00357F99">
        <w:tc>
          <w:tcPr>
            <w:tcW w:w="4733" w:type="dxa"/>
          </w:tcPr>
          <w:p w14:paraId="675032C9" w14:textId="714DA603" w:rsidR="00662A0C" w:rsidRDefault="00662A0C">
            <w:pPr>
              <w:rPr>
                <w:rFonts w:asciiTheme="minorBidi" w:hAnsiTheme="minorBidi"/>
                <w:b/>
              </w:rPr>
            </w:pPr>
            <w:r>
              <w:rPr>
                <w:rFonts w:asciiTheme="minorBidi" w:hAnsiTheme="minorBidi"/>
                <w:b/>
              </w:rPr>
              <w:t>Версия документа</w:t>
            </w:r>
          </w:p>
        </w:tc>
        <w:tc>
          <w:tcPr>
            <w:tcW w:w="4734" w:type="dxa"/>
          </w:tcPr>
          <w:p w14:paraId="0AB93D16" w14:textId="3B484F8B" w:rsidR="00662A0C" w:rsidRDefault="00AD62A7">
            <w:pPr>
              <w:rPr>
                <w:rFonts w:asciiTheme="minorBidi" w:hAnsiTheme="minorBidi"/>
                <w:b/>
              </w:rPr>
            </w:pPr>
            <w:r>
              <w:rPr>
                <w:rFonts w:asciiTheme="minorBidi" w:hAnsiTheme="minorBidi"/>
                <w:b/>
              </w:rPr>
              <w:t>2018.08.26.01</w:t>
            </w:r>
          </w:p>
        </w:tc>
      </w:tr>
      <w:tr w:rsidR="00662A0C" w14:paraId="31F072C0" w14:textId="77777777" w:rsidTr="00357F99">
        <w:tc>
          <w:tcPr>
            <w:tcW w:w="4733" w:type="dxa"/>
          </w:tcPr>
          <w:p w14:paraId="00B0597A" w14:textId="7AB166C0" w:rsidR="00662A0C" w:rsidRPr="00DE6E76" w:rsidRDefault="00662A0C">
            <w:pPr>
              <w:rPr>
                <w:rFonts w:asciiTheme="minorBidi" w:hAnsiTheme="minorBidi"/>
                <w:b/>
                <w:lang w:val="en-US"/>
              </w:rPr>
            </w:pPr>
            <w:r>
              <w:rPr>
                <w:rFonts w:asciiTheme="minorBidi" w:hAnsiTheme="minorBidi"/>
                <w:b/>
              </w:rPr>
              <w:t>Статус</w:t>
            </w:r>
          </w:p>
        </w:tc>
        <w:tc>
          <w:tcPr>
            <w:tcW w:w="4734" w:type="dxa"/>
          </w:tcPr>
          <w:p w14:paraId="08655166" w14:textId="5E517CDD" w:rsidR="00662A0C" w:rsidRPr="00AD62A7" w:rsidRDefault="00AD62A7">
            <w:pPr>
              <w:rPr>
                <w:rFonts w:asciiTheme="minorBidi" w:hAnsiTheme="minorBidi"/>
                <w:b/>
              </w:rPr>
            </w:pPr>
            <w:r>
              <w:rPr>
                <w:rFonts w:asciiTheme="minorBidi" w:hAnsiTheme="minorBidi"/>
                <w:b/>
              </w:rPr>
              <w:t>Обсуждение</w:t>
            </w:r>
          </w:p>
        </w:tc>
      </w:tr>
    </w:tbl>
    <w:p w14:paraId="4690B382" w14:textId="6DA1D80F" w:rsidR="00357F99" w:rsidRDefault="00357F99">
      <w:pPr>
        <w:rPr>
          <w:rFonts w:asciiTheme="minorBidi" w:hAnsiTheme="minorBidi" w:cstheme="minorBidi"/>
          <w:b/>
          <w:sz w:val="24"/>
          <w:szCs w:val="24"/>
        </w:rPr>
      </w:pPr>
      <w:r>
        <w:rPr>
          <w:rFonts w:asciiTheme="minorBidi" w:hAnsiTheme="minorBidi" w:cstheme="minorBidi"/>
          <w:b/>
          <w:sz w:val="24"/>
          <w:szCs w:val="24"/>
        </w:rPr>
        <w:br w:type="page"/>
      </w:r>
    </w:p>
    <w:p w14:paraId="61AAB8EB" w14:textId="387A4AB4"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lastRenderedPageBreak/>
        <w:t>ОГЛАВЛЕНИЕ</w:t>
      </w:r>
    </w:p>
    <w:sdt>
      <w:sdtPr>
        <w:rPr>
          <w:rFonts w:asciiTheme="minorBidi" w:hAnsiTheme="minorBidi" w:cstheme="minorBidi"/>
          <w:sz w:val="24"/>
          <w:szCs w:val="24"/>
        </w:rPr>
        <w:id w:val="-1950159886"/>
        <w:docPartObj>
          <w:docPartGallery w:val="Table of Contents"/>
          <w:docPartUnique/>
        </w:docPartObj>
      </w:sdtPr>
      <w:sdtContent>
        <w:p w14:paraId="5CEDB1DB" w14:textId="1915D264" w:rsidR="00DE6E76" w:rsidRDefault="00FF04AB">
          <w:pPr>
            <w:pStyle w:val="30"/>
            <w:tabs>
              <w:tab w:val="right" w:pos="9467"/>
            </w:tabs>
            <w:rPr>
              <w:rFonts w:asciiTheme="minorHAnsi" w:eastAsiaTheme="minorEastAsia" w:hAnsiTheme="minorHAnsi" w:cstheme="minorBidi"/>
              <w:noProof/>
              <w:color w:val="auto"/>
              <w:lang w:eastAsia="ru-RU"/>
            </w:rPr>
          </w:pPr>
          <w:r w:rsidRPr="00D53134">
            <w:rPr>
              <w:rFonts w:asciiTheme="minorBidi" w:hAnsiTheme="minorBidi" w:cstheme="minorBidi"/>
              <w:sz w:val="24"/>
              <w:szCs w:val="24"/>
            </w:rPr>
            <w:fldChar w:fldCharType="begin"/>
          </w:r>
          <w:r w:rsidRPr="00D53134">
            <w:rPr>
              <w:rFonts w:asciiTheme="minorBidi" w:hAnsiTheme="minorBidi" w:cstheme="minorBidi"/>
              <w:sz w:val="24"/>
              <w:szCs w:val="24"/>
            </w:rPr>
            <w:instrText xml:space="preserve"> TOC \h \u \z </w:instrText>
          </w:r>
          <w:r w:rsidRPr="00D53134">
            <w:rPr>
              <w:rFonts w:asciiTheme="minorBidi" w:hAnsiTheme="minorBidi" w:cstheme="minorBidi"/>
              <w:sz w:val="24"/>
              <w:szCs w:val="24"/>
            </w:rPr>
            <w:fldChar w:fldCharType="separate"/>
          </w:r>
          <w:r w:rsidR="00DE6E76" w:rsidRPr="00F42A20">
            <w:rPr>
              <w:rStyle w:val="aff6"/>
              <w:noProof/>
            </w:rPr>
            <w:fldChar w:fldCharType="begin"/>
          </w:r>
          <w:r w:rsidR="00DE6E76" w:rsidRPr="00F42A20">
            <w:rPr>
              <w:rStyle w:val="aff6"/>
              <w:noProof/>
            </w:rPr>
            <w:instrText xml:space="preserve"> </w:instrText>
          </w:r>
          <w:r w:rsidR="00DE6E76">
            <w:rPr>
              <w:noProof/>
            </w:rPr>
            <w:instrText>HYPERLINK \l "_Toc531614364"</w:instrText>
          </w:r>
          <w:r w:rsidR="00DE6E76" w:rsidRPr="00F42A20">
            <w:rPr>
              <w:rStyle w:val="aff6"/>
              <w:noProof/>
            </w:rPr>
            <w:instrText xml:space="preserve"> </w:instrText>
          </w:r>
          <w:r w:rsidR="00DE6E76" w:rsidRPr="00F42A20">
            <w:rPr>
              <w:rStyle w:val="aff6"/>
              <w:noProof/>
            </w:rPr>
          </w:r>
          <w:r w:rsidR="00DE6E76" w:rsidRPr="00F42A20">
            <w:rPr>
              <w:rStyle w:val="aff6"/>
              <w:noProof/>
            </w:rPr>
            <w:fldChar w:fldCharType="separate"/>
          </w:r>
          <w:r w:rsidR="00DE6E76" w:rsidRPr="00F42A20">
            <w:rPr>
              <w:rStyle w:val="aff6"/>
              <w:rFonts w:asciiTheme="minorBidi" w:hAnsiTheme="minorBidi"/>
              <w:noProof/>
            </w:rPr>
            <w:t>1. Введение</w:t>
          </w:r>
          <w:r w:rsidR="00DE6E76">
            <w:rPr>
              <w:noProof/>
              <w:webHidden/>
            </w:rPr>
            <w:tab/>
          </w:r>
          <w:r w:rsidR="00DE6E76">
            <w:rPr>
              <w:noProof/>
              <w:webHidden/>
            </w:rPr>
            <w:fldChar w:fldCharType="begin"/>
          </w:r>
          <w:r w:rsidR="00DE6E76">
            <w:rPr>
              <w:noProof/>
              <w:webHidden/>
            </w:rPr>
            <w:instrText xml:space="preserve"> PAGEREF _Toc531614364 \h </w:instrText>
          </w:r>
          <w:r w:rsidR="00DE6E76">
            <w:rPr>
              <w:noProof/>
              <w:webHidden/>
            </w:rPr>
          </w:r>
          <w:r w:rsidR="00DE6E76">
            <w:rPr>
              <w:noProof/>
              <w:webHidden/>
            </w:rPr>
            <w:fldChar w:fldCharType="separate"/>
          </w:r>
          <w:ins w:id="0" w:author="Volkov Sergey" w:date="2018-12-03T15:38:00Z">
            <w:r w:rsidR="009E45AC">
              <w:rPr>
                <w:noProof/>
                <w:webHidden/>
              </w:rPr>
              <w:t>4</w:t>
            </w:r>
          </w:ins>
          <w:del w:id="1" w:author="Volkov Sergey" w:date="2018-12-03T15:38:00Z">
            <w:r w:rsidR="00DE6E76" w:rsidDel="009E45AC">
              <w:rPr>
                <w:noProof/>
                <w:webHidden/>
              </w:rPr>
              <w:delText>4</w:delText>
            </w:r>
          </w:del>
          <w:r w:rsidR="00DE6E76">
            <w:rPr>
              <w:noProof/>
              <w:webHidden/>
            </w:rPr>
            <w:fldChar w:fldCharType="end"/>
          </w:r>
          <w:r w:rsidR="00DE6E76" w:rsidRPr="00F42A20">
            <w:rPr>
              <w:rStyle w:val="aff6"/>
              <w:noProof/>
            </w:rPr>
            <w:fldChar w:fldCharType="end"/>
          </w:r>
        </w:p>
        <w:p w14:paraId="25CD0AD5" w14:textId="044F5737"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"_Toc531614365"</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2. Область применения</w:t>
          </w:r>
          <w:r>
            <w:rPr>
              <w:noProof/>
              <w:webHidden/>
            </w:rPr>
            <w:tab/>
          </w:r>
          <w:r>
            <w:rPr>
              <w:noProof/>
              <w:webHidden/>
            </w:rPr>
            <w:fldChar w:fldCharType="begin"/>
          </w:r>
          <w:r>
            <w:rPr>
              <w:noProof/>
              <w:webHidden/>
            </w:rPr>
            <w:instrText xml:space="preserve"> PAGEREF _Toc531614365 \h </w:instrText>
          </w:r>
          <w:r>
            <w:rPr>
              <w:noProof/>
              <w:webHidden/>
            </w:rPr>
          </w:r>
          <w:r>
            <w:rPr>
              <w:noProof/>
              <w:webHidden/>
            </w:rPr>
            <w:fldChar w:fldCharType="separate"/>
          </w:r>
          <w:ins w:id="2" w:author="Volkov Sergey" w:date="2018-12-03T15:38:00Z">
            <w:r w:rsidR="009E45AC">
              <w:rPr>
                <w:noProof/>
                <w:webHidden/>
              </w:rPr>
              <w:t>4</w:t>
            </w:r>
          </w:ins>
          <w:del w:id="3" w:author="Volkov Sergey" w:date="2018-12-03T15:38:00Z">
            <w:r w:rsidDel="009E45AC">
              <w:rPr>
                <w:noProof/>
                <w:webHidden/>
              </w:rPr>
              <w:delText>4</w:delText>
            </w:r>
          </w:del>
          <w:r>
            <w:rPr>
              <w:noProof/>
              <w:webHidden/>
            </w:rPr>
            <w:fldChar w:fldCharType="end"/>
          </w:r>
          <w:r w:rsidRPr="00F42A20">
            <w:rPr>
              <w:rStyle w:val="aff6"/>
              <w:noProof/>
            </w:rPr>
            <w:fldChar w:fldCharType="end"/>
          </w:r>
        </w:p>
        <w:p w14:paraId="462552EA" w14:textId="695FD4B2"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"_Toc531614366"</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3. Нормативные ссылки</w:t>
          </w:r>
          <w:r>
            <w:rPr>
              <w:noProof/>
              <w:webHidden/>
            </w:rPr>
            <w:tab/>
          </w:r>
          <w:r>
            <w:rPr>
              <w:noProof/>
              <w:webHidden/>
            </w:rPr>
            <w:fldChar w:fldCharType="begin"/>
          </w:r>
          <w:r>
            <w:rPr>
              <w:noProof/>
              <w:webHidden/>
            </w:rPr>
            <w:instrText xml:space="preserve"> PAGEREF _Toc531614366 \h </w:instrText>
          </w:r>
          <w:r>
            <w:rPr>
              <w:noProof/>
              <w:webHidden/>
            </w:rPr>
          </w:r>
          <w:r>
            <w:rPr>
              <w:noProof/>
              <w:webHidden/>
            </w:rPr>
            <w:fldChar w:fldCharType="separate"/>
          </w:r>
          <w:ins w:id="4" w:author="Volkov Sergey" w:date="2018-12-03T15:38:00Z">
            <w:r w:rsidR="009E45AC">
              <w:rPr>
                <w:noProof/>
                <w:webHidden/>
              </w:rPr>
              <w:t>5</w:t>
            </w:r>
          </w:ins>
          <w:del w:id="5" w:author="Volkov Sergey" w:date="2018-12-03T15:38:00Z">
            <w:r w:rsidDel="009E45AC">
              <w:rPr>
                <w:noProof/>
                <w:webHidden/>
              </w:rPr>
              <w:delText>5</w:delText>
            </w:r>
          </w:del>
          <w:r>
            <w:rPr>
              <w:noProof/>
              <w:webHidden/>
            </w:rPr>
            <w:fldChar w:fldCharType="end"/>
          </w:r>
          <w:r w:rsidRPr="00F42A20">
            <w:rPr>
              <w:rStyle w:val="aff6"/>
              <w:noProof/>
            </w:rPr>
            <w:fldChar w:fldCharType="end"/>
          </w:r>
        </w:p>
        <w:p w14:paraId="20EAA411" w14:textId="001B31C7"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"_Toc531614367"</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4. Термины и определения</w:t>
          </w:r>
          <w:r>
            <w:rPr>
              <w:noProof/>
              <w:webHidden/>
            </w:rPr>
            <w:tab/>
          </w:r>
          <w:r>
            <w:rPr>
              <w:noProof/>
              <w:webHidden/>
            </w:rPr>
            <w:fldChar w:fldCharType="begin"/>
          </w:r>
          <w:r>
            <w:rPr>
              <w:noProof/>
              <w:webHidden/>
            </w:rPr>
            <w:instrText xml:space="preserve"> PAGEREF _Toc531614367 \h </w:instrText>
          </w:r>
          <w:r>
            <w:rPr>
              <w:noProof/>
              <w:webHidden/>
            </w:rPr>
          </w:r>
          <w:r>
            <w:rPr>
              <w:noProof/>
              <w:webHidden/>
            </w:rPr>
            <w:fldChar w:fldCharType="separate"/>
          </w:r>
          <w:ins w:id="6" w:author="Volkov Sergey" w:date="2018-12-03T15:38:00Z">
            <w:r w:rsidR="009E45AC">
              <w:rPr>
                <w:noProof/>
                <w:webHidden/>
              </w:rPr>
              <w:t>8</w:t>
            </w:r>
          </w:ins>
          <w:del w:id="7" w:author="Volkov Sergey" w:date="2018-12-03T15:38:00Z">
            <w:r w:rsidDel="009E45AC">
              <w:rPr>
                <w:noProof/>
                <w:webHidden/>
              </w:rPr>
              <w:delText>8</w:delText>
            </w:r>
          </w:del>
          <w:r>
            <w:rPr>
              <w:noProof/>
              <w:webHidden/>
            </w:rPr>
            <w:fldChar w:fldCharType="end"/>
          </w:r>
          <w:r w:rsidRPr="00F42A20">
            <w:rPr>
              <w:rStyle w:val="aff6"/>
              <w:noProof/>
            </w:rPr>
            <w:fldChar w:fldCharType="end"/>
          </w:r>
        </w:p>
        <w:p w14:paraId="64A4D779" w14:textId="0159DBD0"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"_Toc531614368"</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5. Общие положения</w:t>
          </w:r>
          <w:r>
            <w:rPr>
              <w:noProof/>
              <w:webHidden/>
            </w:rPr>
            <w:tab/>
          </w:r>
          <w:r>
            <w:rPr>
              <w:noProof/>
              <w:webHidden/>
            </w:rPr>
            <w:fldChar w:fldCharType="begin"/>
          </w:r>
          <w:r>
            <w:rPr>
              <w:noProof/>
              <w:webHidden/>
            </w:rPr>
            <w:instrText xml:space="preserve"> PAGEREF _Toc531614368 \h </w:instrText>
          </w:r>
          <w:r>
            <w:rPr>
              <w:noProof/>
              <w:webHidden/>
            </w:rPr>
          </w:r>
          <w:r>
            <w:rPr>
              <w:noProof/>
              <w:webHidden/>
            </w:rPr>
            <w:fldChar w:fldCharType="separate"/>
          </w:r>
          <w:ins w:id="8" w:author="Volkov Sergey" w:date="2018-12-03T15:38:00Z">
            <w:r w:rsidR="009E45AC">
              <w:rPr>
                <w:noProof/>
                <w:webHidden/>
              </w:rPr>
              <w:t>9</w:t>
            </w:r>
          </w:ins>
          <w:del w:id="9" w:author="Volkov Sergey" w:date="2018-12-03T15:38:00Z">
            <w:r w:rsidDel="009E45AC">
              <w:rPr>
                <w:noProof/>
                <w:webHidden/>
              </w:rPr>
              <w:delText>9</w:delText>
            </w:r>
          </w:del>
          <w:r>
            <w:rPr>
              <w:noProof/>
              <w:webHidden/>
            </w:rPr>
            <w:fldChar w:fldCharType="end"/>
          </w:r>
          <w:r w:rsidRPr="00F42A20">
            <w:rPr>
              <w:rStyle w:val="aff6"/>
              <w:noProof/>
            </w:rPr>
            <w:fldChar w:fldCharType="end"/>
          </w:r>
        </w:p>
        <w:p w14:paraId="22EB18BF" w14:textId="4779D122"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"_Toc531614369"</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5.1. Основные принципы информационного моделирования.</w:t>
          </w:r>
          <w:r>
            <w:rPr>
              <w:noProof/>
              <w:webHidden/>
            </w:rPr>
            <w:tab/>
          </w:r>
          <w:r>
            <w:rPr>
              <w:noProof/>
              <w:webHidden/>
            </w:rPr>
            <w:fldChar w:fldCharType="begin"/>
          </w:r>
          <w:r>
            <w:rPr>
              <w:noProof/>
              <w:webHidden/>
            </w:rPr>
            <w:instrText xml:space="preserve"> PAGEREF _Toc531614369 \h </w:instrText>
          </w:r>
          <w:r>
            <w:rPr>
              <w:noProof/>
              <w:webHidden/>
            </w:rPr>
          </w:r>
          <w:r>
            <w:rPr>
              <w:noProof/>
              <w:webHidden/>
            </w:rPr>
            <w:fldChar w:fldCharType="separate"/>
          </w:r>
          <w:ins w:id="10" w:author="Volkov Sergey" w:date="2018-12-03T15:38:00Z">
            <w:r w:rsidR="009E45AC">
              <w:rPr>
                <w:noProof/>
                <w:webHidden/>
              </w:rPr>
              <w:t>9</w:t>
            </w:r>
          </w:ins>
          <w:del w:id="11" w:author="Volkov Sergey" w:date="2018-12-03T15:38:00Z">
            <w:r w:rsidDel="009E45AC">
              <w:rPr>
                <w:noProof/>
                <w:webHidden/>
              </w:rPr>
              <w:delText>9</w:delText>
            </w:r>
          </w:del>
          <w:r>
            <w:rPr>
              <w:noProof/>
              <w:webHidden/>
            </w:rPr>
            <w:fldChar w:fldCharType="end"/>
          </w:r>
          <w:r w:rsidRPr="00F42A20">
            <w:rPr>
              <w:rStyle w:val="aff6"/>
              <w:noProof/>
            </w:rPr>
            <w:fldChar w:fldCharType="end"/>
          </w:r>
        </w:p>
        <w:p w14:paraId="30211E6C" w14:textId="1A120E79"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"_Toc531614370"</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5.2. Основные принципы управления информацией на   стадиях жизненного цикла.</w:t>
          </w:r>
          <w:r>
            <w:rPr>
              <w:noProof/>
              <w:webHidden/>
            </w:rPr>
            <w:tab/>
          </w:r>
          <w:r>
            <w:rPr>
              <w:noProof/>
              <w:webHidden/>
            </w:rPr>
            <w:fldChar w:fldCharType="begin"/>
          </w:r>
          <w:r>
            <w:rPr>
              <w:noProof/>
              <w:webHidden/>
            </w:rPr>
            <w:instrText xml:space="preserve"> PAGEREF _Toc531614370 \h </w:instrText>
          </w:r>
          <w:r>
            <w:rPr>
              <w:noProof/>
              <w:webHidden/>
            </w:rPr>
          </w:r>
          <w:r>
            <w:rPr>
              <w:noProof/>
              <w:webHidden/>
            </w:rPr>
            <w:fldChar w:fldCharType="separate"/>
          </w:r>
          <w:ins w:id="12" w:author="Volkov Sergey" w:date="2018-12-03T15:38:00Z">
            <w:r w:rsidR="009E45AC">
              <w:rPr>
                <w:noProof/>
                <w:webHidden/>
              </w:rPr>
              <w:t>18</w:t>
            </w:r>
          </w:ins>
          <w:del w:id="13" w:author="Volkov Sergey" w:date="2018-12-03T15:38:00Z">
            <w:r w:rsidDel="009E45AC">
              <w:rPr>
                <w:noProof/>
                <w:webHidden/>
              </w:rPr>
              <w:delText>18</w:delText>
            </w:r>
          </w:del>
          <w:r>
            <w:rPr>
              <w:noProof/>
              <w:webHidden/>
            </w:rPr>
            <w:fldChar w:fldCharType="end"/>
          </w:r>
          <w:r w:rsidRPr="00F42A20">
            <w:rPr>
              <w:rStyle w:val="aff6"/>
              <w:noProof/>
            </w:rPr>
            <w:fldChar w:fldCharType="end"/>
          </w:r>
        </w:p>
        <w:p w14:paraId="0198D035" w14:textId="47D38E99"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"_Toc531614371"</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5.3. Основные принципы интеграции и внедрения технологий информационного моделирования</w:t>
          </w:r>
          <w:r>
            <w:rPr>
              <w:noProof/>
              <w:webHidden/>
            </w:rPr>
            <w:tab/>
          </w:r>
          <w:r>
            <w:rPr>
              <w:noProof/>
              <w:webHidden/>
            </w:rPr>
            <w:fldChar w:fldCharType="begin"/>
          </w:r>
          <w:r>
            <w:rPr>
              <w:noProof/>
              <w:webHidden/>
            </w:rPr>
            <w:instrText xml:space="preserve"> PAGEREF _Toc531614371 \h </w:instrText>
          </w:r>
          <w:r>
            <w:rPr>
              <w:noProof/>
              <w:webHidden/>
            </w:rPr>
          </w:r>
          <w:r>
            <w:rPr>
              <w:noProof/>
              <w:webHidden/>
            </w:rPr>
            <w:fldChar w:fldCharType="separate"/>
          </w:r>
          <w:ins w:id="14" w:author="Volkov Sergey" w:date="2018-12-03T15:38:00Z">
            <w:r w:rsidR="009E45AC">
              <w:rPr>
                <w:noProof/>
                <w:webHidden/>
              </w:rPr>
              <w:t>22</w:t>
            </w:r>
          </w:ins>
          <w:del w:id="15" w:author="Volkov Sergey" w:date="2018-12-03T15:38:00Z">
            <w:r w:rsidDel="009E45AC">
              <w:rPr>
                <w:noProof/>
                <w:webHidden/>
              </w:rPr>
              <w:delText>21</w:delText>
            </w:r>
          </w:del>
          <w:r>
            <w:rPr>
              <w:noProof/>
              <w:webHidden/>
            </w:rPr>
            <w:fldChar w:fldCharType="end"/>
          </w:r>
          <w:r w:rsidRPr="00F42A20">
            <w:rPr>
              <w:rStyle w:val="aff6"/>
              <w:noProof/>
            </w:rPr>
            <w:fldChar w:fldCharType="end"/>
          </w:r>
        </w:p>
        <w:p w14:paraId="5E7832DB" w14:textId="4F8533A9" w:rsidR="00DE6E76" w:rsidRDefault="00DE6E76">
          <w:pPr>
            <w:pStyle w:val="2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"_Toc531614372"</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noProof/>
            </w:rPr>
            <w:t>Результат работ</w:t>
          </w:r>
          <w:r>
            <w:rPr>
              <w:noProof/>
              <w:webHidden/>
            </w:rPr>
            <w:tab/>
          </w:r>
          <w:r>
            <w:rPr>
              <w:noProof/>
              <w:webHidden/>
            </w:rPr>
            <w:fldChar w:fldCharType="begin"/>
          </w:r>
          <w:r>
            <w:rPr>
              <w:noProof/>
              <w:webHidden/>
            </w:rPr>
            <w:instrText xml:space="preserve"> PAGEREF _Toc531614372 \h </w:instrText>
          </w:r>
          <w:r>
            <w:rPr>
              <w:noProof/>
              <w:webHidden/>
            </w:rPr>
          </w:r>
          <w:r>
            <w:rPr>
              <w:noProof/>
              <w:webHidden/>
            </w:rPr>
            <w:fldChar w:fldCharType="separate"/>
          </w:r>
          <w:ins w:id="16" w:author="Volkov Sergey" w:date="2018-12-03T15:38:00Z">
            <w:r w:rsidR="009E45AC">
              <w:rPr>
                <w:noProof/>
                <w:webHidden/>
              </w:rPr>
              <w:t>31</w:t>
            </w:r>
          </w:ins>
          <w:del w:id="17" w:author="Volkov Sergey" w:date="2018-12-03T15:38:00Z">
            <w:r w:rsidDel="009E45AC">
              <w:rPr>
                <w:noProof/>
                <w:webHidden/>
              </w:rPr>
              <w:delText>30</w:delText>
            </w:r>
          </w:del>
          <w:r>
            <w:rPr>
              <w:noProof/>
              <w:webHidden/>
            </w:rPr>
            <w:fldChar w:fldCharType="end"/>
          </w:r>
          <w:r w:rsidRPr="00F42A20">
            <w:rPr>
              <w:rStyle w:val="aff6"/>
              <w:noProof/>
            </w:rPr>
            <w:fldChar w:fldCharType="end"/>
          </w:r>
        </w:p>
        <w:p w14:paraId="4443DED7" w14:textId="78CF5195" w:rsidR="00DE6E76" w:rsidRDefault="00DE6E76">
          <w:pPr>
            <w:pStyle w:val="1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"_Toc531614373"</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Правила проработки и детализации информационной модели (LOD)</w:t>
          </w:r>
          <w:r>
            <w:rPr>
              <w:noProof/>
              <w:webHidden/>
            </w:rPr>
            <w:tab/>
          </w:r>
          <w:r>
            <w:rPr>
              <w:noProof/>
              <w:webHidden/>
            </w:rPr>
            <w:fldChar w:fldCharType="begin"/>
          </w:r>
          <w:r>
            <w:rPr>
              <w:noProof/>
              <w:webHidden/>
            </w:rPr>
            <w:instrText xml:space="preserve"> PAGEREF _Toc531614373 \h </w:instrText>
          </w:r>
          <w:r>
            <w:rPr>
              <w:noProof/>
              <w:webHidden/>
            </w:rPr>
          </w:r>
          <w:r>
            <w:rPr>
              <w:noProof/>
              <w:webHidden/>
            </w:rPr>
            <w:fldChar w:fldCharType="separate"/>
          </w:r>
          <w:ins w:id="18" w:author="Volkov Sergey" w:date="2018-12-03T15:38:00Z">
            <w:r w:rsidR="009E45AC">
              <w:rPr>
                <w:noProof/>
                <w:webHidden/>
              </w:rPr>
              <w:t>32</w:t>
            </w:r>
          </w:ins>
          <w:del w:id="19" w:author="Volkov Sergey" w:date="2018-12-03T15:38:00Z">
            <w:r w:rsidDel="009E45AC">
              <w:rPr>
                <w:noProof/>
                <w:webHidden/>
              </w:rPr>
              <w:delText>31</w:delText>
            </w:r>
          </w:del>
          <w:r>
            <w:rPr>
              <w:noProof/>
              <w:webHidden/>
            </w:rPr>
            <w:fldChar w:fldCharType="end"/>
          </w:r>
          <w:r w:rsidRPr="00F42A20">
            <w:rPr>
              <w:rStyle w:val="aff6"/>
              <w:noProof/>
            </w:rPr>
            <w:fldChar w:fldCharType="end"/>
          </w:r>
        </w:p>
        <w:p w14:paraId="7AC8B6E4" w14:textId="0D14B5FA"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"_Toc531614374"</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Общая информация. Определение и состав</w:t>
          </w:r>
          <w:r>
            <w:rPr>
              <w:noProof/>
              <w:webHidden/>
            </w:rPr>
            <w:tab/>
          </w:r>
          <w:r>
            <w:rPr>
              <w:noProof/>
              <w:webHidden/>
            </w:rPr>
            <w:fldChar w:fldCharType="begin"/>
          </w:r>
          <w:r>
            <w:rPr>
              <w:noProof/>
              <w:webHidden/>
            </w:rPr>
            <w:instrText xml:space="preserve"> PAGEREF _Toc531614374 \h </w:instrText>
          </w:r>
          <w:r>
            <w:rPr>
              <w:noProof/>
              <w:webHidden/>
            </w:rPr>
          </w:r>
          <w:r>
            <w:rPr>
              <w:noProof/>
              <w:webHidden/>
            </w:rPr>
            <w:fldChar w:fldCharType="separate"/>
          </w:r>
          <w:ins w:id="20" w:author="Volkov Sergey" w:date="2018-12-03T15:38:00Z">
            <w:r w:rsidR="009E45AC">
              <w:rPr>
                <w:noProof/>
                <w:webHidden/>
              </w:rPr>
              <w:t>32</w:t>
            </w:r>
          </w:ins>
          <w:del w:id="21" w:author="Volkov Sergey" w:date="2018-12-03T15:38:00Z">
            <w:r w:rsidDel="009E45AC">
              <w:rPr>
                <w:noProof/>
                <w:webHidden/>
              </w:rPr>
              <w:delText>31</w:delText>
            </w:r>
          </w:del>
          <w:r>
            <w:rPr>
              <w:noProof/>
              <w:webHidden/>
            </w:rPr>
            <w:fldChar w:fldCharType="end"/>
          </w:r>
          <w:r w:rsidRPr="00F42A20">
            <w:rPr>
              <w:rStyle w:val="aff6"/>
              <w:noProof/>
            </w:rPr>
            <w:fldChar w:fldCharType="end"/>
          </w:r>
        </w:p>
        <w:p w14:paraId="011D5267" w14:textId="0714C3EF"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"_Toc531614375"</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Описание требований к графической информации LoG</w:t>
          </w:r>
          <w:r>
            <w:rPr>
              <w:noProof/>
              <w:webHidden/>
            </w:rPr>
            <w:tab/>
          </w:r>
          <w:r>
            <w:rPr>
              <w:noProof/>
              <w:webHidden/>
            </w:rPr>
            <w:fldChar w:fldCharType="begin"/>
          </w:r>
          <w:r>
            <w:rPr>
              <w:noProof/>
              <w:webHidden/>
            </w:rPr>
            <w:instrText xml:space="preserve"> PAGEREF _Toc531614375 \h </w:instrText>
          </w:r>
          <w:r>
            <w:rPr>
              <w:noProof/>
              <w:webHidden/>
            </w:rPr>
          </w:r>
          <w:r>
            <w:rPr>
              <w:noProof/>
              <w:webHidden/>
            </w:rPr>
            <w:fldChar w:fldCharType="separate"/>
          </w:r>
          <w:ins w:id="22" w:author="Volkov Sergey" w:date="2018-12-03T15:38:00Z">
            <w:r w:rsidR="009E45AC">
              <w:rPr>
                <w:noProof/>
                <w:webHidden/>
              </w:rPr>
              <w:t>38</w:t>
            </w:r>
          </w:ins>
          <w:del w:id="23" w:author="Volkov Sergey" w:date="2018-12-03T15:38:00Z">
            <w:r w:rsidDel="009E45AC">
              <w:rPr>
                <w:noProof/>
                <w:webHidden/>
              </w:rPr>
              <w:delText>37</w:delText>
            </w:r>
          </w:del>
          <w:r>
            <w:rPr>
              <w:noProof/>
              <w:webHidden/>
            </w:rPr>
            <w:fldChar w:fldCharType="end"/>
          </w:r>
          <w:r w:rsidRPr="00F42A20">
            <w:rPr>
              <w:rStyle w:val="aff6"/>
              <w:noProof/>
            </w:rPr>
            <w:fldChar w:fldCharType="end"/>
          </w:r>
        </w:p>
        <w:p w14:paraId="5CEED969" w14:textId="0F832B6C"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"_Toc531614376"</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6.3. Описание требований к неграфической информации LoI</w:t>
          </w:r>
          <w:r>
            <w:rPr>
              <w:noProof/>
              <w:webHidden/>
            </w:rPr>
            <w:tab/>
          </w:r>
          <w:r>
            <w:rPr>
              <w:noProof/>
              <w:webHidden/>
            </w:rPr>
            <w:fldChar w:fldCharType="begin"/>
          </w:r>
          <w:r>
            <w:rPr>
              <w:noProof/>
              <w:webHidden/>
            </w:rPr>
            <w:instrText xml:space="preserve"> PAGEREF _Toc531614376 \h </w:instrText>
          </w:r>
          <w:r>
            <w:rPr>
              <w:noProof/>
              <w:webHidden/>
            </w:rPr>
          </w:r>
          <w:r>
            <w:rPr>
              <w:noProof/>
              <w:webHidden/>
            </w:rPr>
            <w:fldChar w:fldCharType="separate"/>
          </w:r>
          <w:ins w:id="24" w:author="Volkov Sergey" w:date="2018-12-03T15:38:00Z">
            <w:r w:rsidR="009E45AC">
              <w:rPr>
                <w:noProof/>
                <w:webHidden/>
              </w:rPr>
              <w:t>38</w:t>
            </w:r>
          </w:ins>
          <w:del w:id="25" w:author="Volkov Sergey" w:date="2018-12-03T15:38:00Z">
            <w:r w:rsidDel="009E45AC">
              <w:rPr>
                <w:noProof/>
                <w:webHidden/>
              </w:rPr>
              <w:delText>37</w:delText>
            </w:r>
          </w:del>
          <w:r>
            <w:rPr>
              <w:noProof/>
              <w:webHidden/>
            </w:rPr>
            <w:fldChar w:fldCharType="end"/>
          </w:r>
          <w:r w:rsidRPr="00F42A20">
            <w:rPr>
              <w:rStyle w:val="aff6"/>
              <w:noProof/>
            </w:rPr>
            <w:fldChar w:fldCharType="end"/>
          </w:r>
        </w:p>
        <w:p w14:paraId="5217807D" w14:textId="5B914AE3"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"_Toc531614377"</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Описание требований к уровню точности LoA</w:t>
          </w:r>
          <w:r>
            <w:rPr>
              <w:noProof/>
              <w:webHidden/>
            </w:rPr>
            <w:tab/>
          </w:r>
          <w:r>
            <w:rPr>
              <w:noProof/>
              <w:webHidden/>
            </w:rPr>
            <w:fldChar w:fldCharType="begin"/>
          </w:r>
          <w:r>
            <w:rPr>
              <w:noProof/>
              <w:webHidden/>
            </w:rPr>
            <w:instrText xml:space="preserve"> PAGEREF _Toc531614377 \h </w:instrText>
          </w:r>
          <w:r>
            <w:rPr>
              <w:noProof/>
              <w:webHidden/>
            </w:rPr>
          </w:r>
          <w:r>
            <w:rPr>
              <w:noProof/>
              <w:webHidden/>
            </w:rPr>
            <w:fldChar w:fldCharType="separate"/>
          </w:r>
          <w:ins w:id="26" w:author="Volkov Sergey" w:date="2018-12-03T15:38:00Z">
            <w:r w:rsidR="009E45AC">
              <w:rPr>
                <w:noProof/>
                <w:webHidden/>
              </w:rPr>
              <w:t>54</w:t>
            </w:r>
          </w:ins>
          <w:del w:id="27" w:author="Volkov Sergey" w:date="2018-12-03T15:38:00Z">
            <w:r w:rsidDel="009E45AC">
              <w:rPr>
                <w:noProof/>
                <w:webHidden/>
              </w:rPr>
              <w:delText>53</w:delText>
            </w:r>
          </w:del>
          <w:r>
            <w:rPr>
              <w:noProof/>
              <w:webHidden/>
            </w:rPr>
            <w:fldChar w:fldCharType="end"/>
          </w:r>
          <w:r w:rsidRPr="00F42A20">
            <w:rPr>
              <w:rStyle w:val="aff6"/>
              <w:noProof/>
            </w:rPr>
            <w:fldChar w:fldCharType="end"/>
          </w:r>
        </w:p>
        <w:p w14:paraId="6AA91D90" w14:textId="4FD675DA"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"_Toc531614378"</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6.5. Описание требований к уровню качества/готовности услуги (сервиса) LoS</w:t>
          </w:r>
          <w:r>
            <w:rPr>
              <w:noProof/>
              <w:webHidden/>
            </w:rPr>
            <w:tab/>
          </w:r>
          <w:r>
            <w:rPr>
              <w:noProof/>
              <w:webHidden/>
            </w:rPr>
            <w:fldChar w:fldCharType="begin"/>
          </w:r>
          <w:r>
            <w:rPr>
              <w:noProof/>
              <w:webHidden/>
            </w:rPr>
            <w:instrText xml:space="preserve"> PAGEREF _Toc531614378 \h </w:instrText>
          </w:r>
          <w:r>
            <w:rPr>
              <w:noProof/>
              <w:webHidden/>
            </w:rPr>
          </w:r>
          <w:r>
            <w:rPr>
              <w:noProof/>
              <w:webHidden/>
            </w:rPr>
            <w:fldChar w:fldCharType="separate"/>
          </w:r>
          <w:ins w:id="28" w:author="Volkov Sergey" w:date="2018-12-03T15:38:00Z">
            <w:r w:rsidR="009E45AC">
              <w:rPr>
                <w:noProof/>
                <w:webHidden/>
              </w:rPr>
              <w:t>55</w:t>
            </w:r>
          </w:ins>
          <w:del w:id="29" w:author="Volkov Sergey" w:date="2018-12-03T15:38:00Z">
            <w:r w:rsidDel="009E45AC">
              <w:rPr>
                <w:noProof/>
                <w:webHidden/>
              </w:rPr>
              <w:delText>54</w:delText>
            </w:r>
          </w:del>
          <w:r>
            <w:rPr>
              <w:noProof/>
              <w:webHidden/>
            </w:rPr>
            <w:fldChar w:fldCharType="end"/>
          </w:r>
          <w:r w:rsidRPr="00F42A20">
            <w:rPr>
              <w:rStyle w:val="aff6"/>
              <w:noProof/>
            </w:rPr>
            <w:fldChar w:fldCharType="end"/>
          </w:r>
        </w:p>
        <w:p w14:paraId="74E01B90" w14:textId="0A776030"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"_Toc531614379"</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6.6. Методика использования уровней детализации при реализации проектов</w:t>
          </w:r>
          <w:r>
            <w:rPr>
              <w:noProof/>
              <w:webHidden/>
            </w:rPr>
            <w:tab/>
          </w:r>
          <w:r>
            <w:rPr>
              <w:noProof/>
              <w:webHidden/>
            </w:rPr>
            <w:fldChar w:fldCharType="begin"/>
          </w:r>
          <w:r>
            <w:rPr>
              <w:noProof/>
              <w:webHidden/>
            </w:rPr>
            <w:instrText xml:space="preserve"> PAGEREF _Toc531614379 \h </w:instrText>
          </w:r>
          <w:r>
            <w:rPr>
              <w:noProof/>
              <w:webHidden/>
            </w:rPr>
          </w:r>
          <w:r>
            <w:rPr>
              <w:noProof/>
              <w:webHidden/>
            </w:rPr>
            <w:fldChar w:fldCharType="separate"/>
          </w:r>
          <w:ins w:id="30" w:author="Volkov Sergey" w:date="2018-12-03T15:38:00Z">
            <w:r w:rsidR="009E45AC">
              <w:rPr>
                <w:noProof/>
                <w:webHidden/>
              </w:rPr>
              <w:t>56</w:t>
            </w:r>
          </w:ins>
          <w:del w:id="31" w:author="Volkov Sergey" w:date="2018-12-03T15:38:00Z">
            <w:r w:rsidDel="009E45AC">
              <w:rPr>
                <w:noProof/>
                <w:webHidden/>
              </w:rPr>
              <w:delText>55</w:delText>
            </w:r>
          </w:del>
          <w:r>
            <w:rPr>
              <w:noProof/>
              <w:webHidden/>
            </w:rPr>
            <w:fldChar w:fldCharType="end"/>
          </w:r>
          <w:r w:rsidRPr="00F42A20">
            <w:rPr>
              <w:rStyle w:val="aff6"/>
              <w:noProof/>
            </w:rPr>
            <w:fldChar w:fldCharType="end"/>
          </w:r>
        </w:p>
        <w:p w14:paraId="548E65FD" w14:textId="5EE79629"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"_Toc531614380"</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7. Правила организации единого информационного пространства</w:t>
          </w:r>
          <w:r>
            <w:rPr>
              <w:noProof/>
              <w:webHidden/>
            </w:rPr>
            <w:tab/>
          </w:r>
          <w:r>
            <w:rPr>
              <w:noProof/>
              <w:webHidden/>
            </w:rPr>
            <w:fldChar w:fldCharType="begin"/>
          </w:r>
          <w:r>
            <w:rPr>
              <w:noProof/>
              <w:webHidden/>
            </w:rPr>
            <w:instrText xml:space="preserve"> PAGEREF _Toc531614380 \h </w:instrText>
          </w:r>
          <w:r>
            <w:rPr>
              <w:noProof/>
              <w:webHidden/>
            </w:rPr>
          </w:r>
          <w:r>
            <w:rPr>
              <w:noProof/>
              <w:webHidden/>
            </w:rPr>
            <w:fldChar w:fldCharType="separate"/>
          </w:r>
          <w:ins w:id="32" w:author="Volkov Sergey" w:date="2018-12-03T15:38:00Z">
            <w:r w:rsidR="009E45AC">
              <w:rPr>
                <w:noProof/>
                <w:webHidden/>
              </w:rPr>
              <w:t>57</w:t>
            </w:r>
          </w:ins>
          <w:del w:id="33" w:author="Volkov Sergey" w:date="2018-12-03T15:38:00Z">
            <w:r w:rsidDel="009E45AC">
              <w:rPr>
                <w:noProof/>
                <w:webHidden/>
              </w:rPr>
              <w:delText>56</w:delText>
            </w:r>
          </w:del>
          <w:r>
            <w:rPr>
              <w:noProof/>
              <w:webHidden/>
            </w:rPr>
            <w:fldChar w:fldCharType="end"/>
          </w:r>
          <w:r w:rsidRPr="00F42A20">
            <w:rPr>
              <w:rStyle w:val="aff6"/>
              <w:noProof/>
            </w:rPr>
            <w:fldChar w:fldCharType="end"/>
          </w:r>
        </w:p>
        <w:p w14:paraId="75EB6C5B" w14:textId="2D8C24FC"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"_Toc531614381"</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7.1. Общая информация</w:t>
          </w:r>
          <w:r>
            <w:rPr>
              <w:noProof/>
              <w:webHidden/>
            </w:rPr>
            <w:tab/>
          </w:r>
          <w:r>
            <w:rPr>
              <w:noProof/>
              <w:webHidden/>
            </w:rPr>
            <w:fldChar w:fldCharType="begin"/>
          </w:r>
          <w:r>
            <w:rPr>
              <w:noProof/>
              <w:webHidden/>
            </w:rPr>
            <w:instrText xml:space="preserve"> PAGEREF _Toc531614381 \h </w:instrText>
          </w:r>
          <w:r>
            <w:rPr>
              <w:noProof/>
              <w:webHidden/>
            </w:rPr>
          </w:r>
          <w:r>
            <w:rPr>
              <w:noProof/>
              <w:webHidden/>
            </w:rPr>
            <w:fldChar w:fldCharType="separate"/>
          </w:r>
          <w:ins w:id="34" w:author="Volkov Sergey" w:date="2018-12-03T15:38:00Z">
            <w:r w:rsidR="009E45AC">
              <w:rPr>
                <w:noProof/>
                <w:webHidden/>
              </w:rPr>
              <w:t>57</w:t>
            </w:r>
          </w:ins>
          <w:del w:id="35" w:author="Volkov Sergey" w:date="2018-12-03T15:38:00Z">
            <w:r w:rsidDel="009E45AC">
              <w:rPr>
                <w:noProof/>
                <w:webHidden/>
              </w:rPr>
              <w:delText>56</w:delText>
            </w:r>
          </w:del>
          <w:r>
            <w:rPr>
              <w:noProof/>
              <w:webHidden/>
            </w:rPr>
            <w:fldChar w:fldCharType="end"/>
          </w:r>
          <w:r w:rsidRPr="00F42A20">
            <w:rPr>
              <w:rStyle w:val="aff6"/>
              <w:noProof/>
            </w:rPr>
            <w:fldChar w:fldCharType="end"/>
          </w:r>
        </w:p>
        <w:p w14:paraId="63A8C9E8" w14:textId="11302544"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"_Toc531614382"</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7.2. Перечень пользователей информационной модели</w:t>
          </w:r>
          <w:r>
            <w:rPr>
              <w:noProof/>
              <w:webHidden/>
            </w:rPr>
            <w:tab/>
          </w:r>
          <w:r>
            <w:rPr>
              <w:noProof/>
              <w:webHidden/>
            </w:rPr>
            <w:fldChar w:fldCharType="begin"/>
          </w:r>
          <w:r>
            <w:rPr>
              <w:noProof/>
              <w:webHidden/>
            </w:rPr>
            <w:instrText xml:space="preserve"> PAGEREF _Toc531614382 \h </w:instrText>
          </w:r>
          <w:r>
            <w:rPr>
              <w:noProof/>
              <w:webHidden/>
            </w:rPr>
          </w:r>
          <w:r>
            <w:rPr>
              <w:noProof/>
              <w:webHidden/>
            </w:rPr>
            <w:fldChar w:fldCharType="separate"/>
          </w:r>
          <w:ins w:id="36" w:author="Volkov Sergey" w:date="2018-12-03T15:38:00Z">
            <w:r w:rsidR="009E45AC">
              <w:rPr>
                <w:noProof/>
                <w:webHidden/>
              </w:rPr>
              <w:t>58</w:t>
            </w:r>
          </w:ins>
          <w:del w:id="37" w:author="Volkov Sergey" w:date="2018-12-03T15:38:00Z">
            <w:r w:rsidDel="009E45AC">
              <w:rPr>
                <w:noProof/>
                <w:webHidden/>
              </w:rPr>
              <w:delText>57</w:delText>
            </w:r>
          </w:del>
          <w:r>
            <w:rPr>
              <w:noProof/>
              <w:webHidden/>
            </w:rPr>
            <w:fldChar w:fldCharType="end"/>
          </w:r>
          <w:r w:rsidRPr="00F42A20">
            <w:rPr>
              <w:rStyle w:val="aff6"/>
              <w:noProof/>
            </w:rPr>
            <w:fldChar w:fldCharType="end"/>
          </w:r>
        </w:p>
        <w:p w14:paraId="5D56A405" w14:textId="7F8DFE08"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"_Toc531614383"</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7.3. Перечень стандартных процессов</w:t>
          </w:r>
          <w:r>
            <w:rPr>
              <w:noProof/>
              <w:webHidden/>
            </w:rPr>
            <w:tab/>
          </w:r>
          <w:r>
            <w:rPr>
              <w:noProof/>
              <w:webHidden/>
            </w:rPr>
            <w:fldChar w:fldCharType="begin"/>
          </w:r>
          <w:r>
            <w:rPr>
              <w:noProof/>
              <w:webHidden/>
            </w:rPr>
            <w:instrText xml:space="preserve"> PAGEREF _Toc531614383 \h </w:instrText>
          </w:r>
          <w:r>
            <w:rPr>
              <w:noProof/>
              <w:webHidden/>
            </w:rPr>
          </w:r>
          <w:r>
            <w:rPr>
              <w:noProof/>
              <w:webHidden/>
            </w:rPr>
            <w:fldChar w:fldCharType="separate"/>
          </w:r>
          <w:ins w:id="38" w:author="Volkov Sergey" w:date="2018-12-03T15:38:00Z">
            <w:r w:rsidR="009E45AC">
              <w:rPr>
                <w:noProof/>
                <w:webHidden/>
              </w:rPr>
              <w:t>64</w:t>
            </w:r>
          </w:ins>
          <w:del w:id="39" w:author="Volkov Sergey" w:date="2018-12-03T15:38:00Z">
            <w:r w:rsidDel="009E45AC">
              <w:rPr>
                <w:noProof/>
                <w:webHidden/>
              </w:rPr>
              <w:delText>63</w:delText>
            </w:r>
          </w:del>
          <w:r>
            <w:rPr>
              <w:noProof/>
              <w:webHidden/>
            </w:rPr>
            <w:fldChar w:fldCharType="end"/>
          </w:r>
          <w:r w:rsidRPr="00F42A20">
            <w:rPr>
              <w:rStyle w:val="aff6"/>
              <w:noProof/>
            </w:rPr>
            <w:fldChar w:fldCharType="end"/>
          </w:r>
        </w:p>
        <w:p w14:paraId="5FDF2C61" w14:textId="0771FD10"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"_Toc531614384"</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7.4. Перечень дополнительных процессов</w:t>
          </w:r>
          <w:r>
            <w:rPr>
              <w:noProof/>
              <w:webHidden/>
            </w:rPr>
            <w:tab/>
          </w:r>
          <w:r>
            <w:rPr>
              <w:noProof/>
              <w:webHidden/>
            </w:rPr>
            <w:fldChar w:fldCharType="begin"/>
          </w:r>
          <w:r>
            <w:rPr>
              <w:noProof/>
              <w:webHidden/>
            </w:rPr>
            <w:instrText xml:space="preserve"> PAGEREF _Toc531614384 \h </w:instrText>
          </w:r>
          <w:r>
            <w:rPr>
              <w:noProof/>
              <w:webHidden/>
            </w:rPr>
          </w:r>
          <w:r>
            <w:rPr>
              <w:noProof/>
              <w:webHidden/>
            </w:rPr>
            <w:fldChar w:fldCharType="separate"/>
          </w:r>
          <w:ins w:id="40" w:author="Volkov Sergey" w:date="2018-12-03T15:38:00Z">
            <w:r w:rsidR="009E45AC">
              <w:rPr>
                <w:noProof/>
                <w:webHidden/>
              </w:rPr>
              <w:t>66</w:t>
            </w:r>
          </w:ins>
          <w:del w:id="41" w:author="Volkov Sergey" w:date="2018-12-03T15:38:00Z">
            <w:r w:rsidDel="009E45AC">
              <w:rPr>
                <w:noProof/>
                <w:webHidden/>
              </w:rPr>
              <w:delText>65</w:delText>
            </w:r>
          </w:del>
          <w:r>
            <w:rPr>
              <w:noProof/>
              <w:webHidden/>
            </w:rPr>
            <w:fldChar w:fldCharType="end"/>
          </w:r>
          <w:r w:rsidRPr="00F42A20">
            <w:rPr>
              <w:rStyle w:val="aff6"/>
              <w:noProof/>
            </w:rPr>
            <w:fldChar w:fldCharType="end"/>
          </w:r>
        </w:p>
        <w:p w14:paraId="0FB679E8" w14:textId="6E50DC8C"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"_Toc531614385"</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7.5. Процессы обеспечения обмена информацией</w:t>
          </w:r>
          <w:r>
            <w:rPr>
              <w:noProof/>
              <w:webHidden/>
            </w:rPr>
            <w:tab/>
          </w:r>
          <w:r>
            <w:rPr>
              <w:noProof/>
              <w:webHidden/>
            </w:rPr>
            <w:fldChar w:fldCharType="begin"/>
          </w:r>
          <w:r>
            <w:rPr>
              <w:noProof/>
              <w:webHidden/>
            </w:rPr>
            <w:instrText xml:space="preserve"> PAGEREF _Toc531614385 \h </w:instrText>
          </w:r>
          <w:r>
            <w:rPr>
              <w:noProof/>
              <w:webHidden/>
            </w:rPr>
          </w:r>
          <w:r>
            <w:rPr>
              <w:noProof/>
              <w:webHidden/>
            </w:rPr>
            <w:fldChar w:fldCharType="separate"/>
          </w:r>
          <w:ins w:id="42" w:author="Volkov Sergey" w:date="2018-12-03T15:38:00Z">
            <w:r w:rsidR="009E45AC">
              <w:rPr>
                <w:noProof/>
                <w:webHidden/>
              </w:rPr>
              <w:t>67</w:t>
            </w:r>
          </w:ins>
          <w:del w:id="43" w:author="Volkov Sergey" w:date="2018-12-03T15:38:00Z">
            <w:r w:rsidDel="009E45AC">
              <w:rPr>
                <w:noProof/>
                <w:webHidden/>
              </w:rPr>
              <w:delText>66</w:delText>
            </w:r>
          </w:del>
          <w:r>
            <w:rPr>
              <w:noProof/>
              <w:webHidden/>
            </w:rPr>
            <w:fldChar w:fldCharType="end"/>
          </w:r>
          <w:r w:rsidRPr="00F42A20">
            <w:rPr>
              <w:rStyle w:val="aff6"/>
              <w:noProof/>
            </w:rPr>
            <w:fldChar w:fldCharType="end"/>
          </w:r>
        </w:p>
        <w:p w14:paraId="666F65A3" w14:textId="73281E49"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"_Toc531614386"</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7.6. Правила организации единого информационного пространства</w:t>
          </w:r>
          <w:r>
            <w:rPr>
              <w:noProof/>
              <w:webHidden/>
            </w:rPr>
            <w:tab/>
          </w:r>
          <w:r>
            <w:rPr>
              <w:noProof/>
              <w:webHidden/>
            </w:rPr>
            <w:fldChar w:fldCharType="begin"/>
          </w:r>
          <w:r>
            <w:rPr>
              <w:noProof/>
              <w:webHidden/>
            </w:rPr>
            <w:instrText xml:space="preserve"> PAGEREF _Toc531614386 \h </w:instrText>
          </w:r>
          <w:r>
            <w:rPr>
              <w:noProof/>
              <w:webHidden/>
            </w:rPr>
          </w:r>
          <w:r>
            <w:rPr>
              <w:noProof/>
              <w:webHidden/>
            </w:rPr>
            <w:fldChar w:fldCharType="separate"/>
          </w:r>
          <w:ins w:id="44" w:author="Volkov Sergey" w:date="2018-12-03T15:38:00Z">
            <w:r w:rsidR="009E45AC">
              <w:rPr>
                <w:noProof/>
                <w:webHidden/>
              </w:rPr>
              <w:t>68</w:t>
            </w:r>
          </w:ins>
          <w:del w:id="45" w:author="Volkov Sergey" w:date="2018-12-03T15:38:00Z">
            <w:r w:rsidDel="009E45AC">
              <w:rPr>
                <w:noProof/>
                <w:webHidden/>
              </w:rPr>
              <w:delText>67</w:delText>
            </w:r>
          </w:del>
          <w:r>
            <w:rPr>
              <w:noProof/>
              <w:webHidden/>
            </w:rPr>
            <w:fldChar w:fldCharType="end"/>
          </w:r>
          <w:r w:rsidRPr="00F42A20">
            <w:rPr>
              <w:rStyle w:val="aff6"/>
              <w:noProof/>
            </w:rPr>
            <w:fldChar w:fldCharType="end"/>
          </w:r>
        </w:p>
        <w:p w14:paraId="5A9B0C6F" w14:textId="6B9BE377"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"_Toc531614387"</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8. Правила именования объектов информационного моделирования</w:t>
          </w:r>
          <w:r>
            <w:rPr>
              <w:noProof/>
              <w:webHidden/>
            </w:rPr>
            <w:tab/>
          </w:r>
          <w:r>
            <w:rPr>
              <w:noProof/>
              <w:webHidden/>
            </w:rPr>
            <w:fldChar w:fldCharType="begin"/>
          </w:r>
          <w:r>
            <w:rPr>
              <w:noProof/>
              <w:webHidden/>
            </w:rPr>
            <w:instrText xml:space="preserve"> PAGEREF _Toc531614387 \h </w:instrText>
          </w:r>
          <w:r>
            <w:rPr>
              <w:noProof/>
              <w:webHidden/>
            </w:rPr>
          </w:r>
          <w:r>
            <w:rPr>
              <w:noProof/>
              <w:webHidden/>
            </w:rPr>
            <w:fldChar w:fldCharType="separate"/>
          </w:r>
          <w:ins w:id="46" w:author="Volkov Sergey" w:date="2018-12-03T15:38:00Z">
            <w:r w:rsidR="009E45AC">
              <w:rPr>
                <w:noProof/>
                <w:webHidden/>
              </w:rPr>
              <w:t>69</w:t>
            </w:r>
          </w:ins>
          <w:del w:id="47" w:author="Volkov Sergey" w:date="2018-12-03T15:38:00Z">
            <w:r w:rsidDel="009E45AC">
              <w:rPr>
                <w:noProof/>
                <w:webHidden/>
              </w:rPr>
              <w:delText>68</w:delText>
            </w:r>
          </w:del>
          <w:r>
            <w:rPr>
              <w:noProof/>
              <w:webHidden/>
            </w:rPr>
            <w:fldChar w:fldCharType="end"/>
          </w:r>
          <w:r w:rsidRPr="00F42A20">
            <w:rPr>
              <w:rStyle w:val="aff6"/>
              <w:noProof/>
            </w:rPr>
            <w:fldChar w:fldCharType="end"/>
          </w:r>
        </w:p>
        <w:p w14:paraId="0938DF96" w14:textId="786141DC"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"_Toc531614388"</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8.1. Принципы создания системы справочных именований (reference designation system, RDS). Обзор серии стандартов IEC/ISO 81346</w:t>
          </w:r>
          <w:r>
            <w:rPr>
              <w:noProof/>
              <w:webHidden/>
            </w:rPr>
            <w:tab/>
          </w:r>
          <w:r>
            <w:rPr>
              <w:noProof/>
              <w:webHidden/>
            </w:rPr>
            <w:fldChar w:fldCharType="begin"/>
          </w:r>
          <w:r>
            <w:rPr>
              <w:noProof/>
              <w:webHidden/>
            </w:rPr>
            <w:instrText xml:space="preserve"> PAGEREF _Toc531614388 \h </w:instrText>
          </w:r>
          <w:r>
            <w:rPr>
              <w:noProof/>
              <w:webHidden/>
            </w:rPr>
          </w:r>
          <w:r>
            <w:rPr>
              <w:noProof/>
              <w:webHidden/>
            </w:rPr>
            <w:fldChar w:fldCharType="separate"/>
          </w:r>
          <w:ins w:id="48" w:author="Volkov Sergey" w:date="2018-12-03T15:38:00Z">
            <w:r w:rsidR="009E45AC">
              <w:rPr>
                <w:noProof/>
                <w:webHidden/>
              </w:rPr>
              <w:t>69</w:t>
            </w:r>
          </w:ins>
          <w:del w:id="49" w:author="Volkov Sergey" w:date="2018-12-03T15:38:00Z">
            <w:r w:rsidDel="009E45AC">
              <w:rPr>
                <w:noProof/>
                <w:webHidden/>
              </w:rPr>
              <w:delText>68</w:delText>
            </w:r>
          </w:del>
          <w:r>
            <w:rPr>
              <w:noProof/>
              <w:webHidden/>
            </w:rPr>
            <w:fldChar w:fldCharType="end"/>
          </w:r>
          <w:r w:rsidRPr="00F42A20">
            <w:rPr>
              <w:rStyle w:val="aff6"/>
              <w:noProof/>
            </w:rPr>
            <w:fldChar w:fldCharType="end"/>
          </w:r>
        </w:p>
        <w:p w14:paraId="65E62820" w14:textId="1E5259EC"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"_Toc531614389"</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8.2. Принципы именования объектов/систем в строительстве по ISO/FDIS 81346-12:2018</w:t>
          </w:r>
          <w:r>
            <w:rPr>
              <w:noProof/>
              <w:webHidden/>
            </w:rPr>
            <w:tab/>
          </w:r>
          <w:r>
            <w:rPr>
              <w:noProof/>
              <w:webHidden/>
            </w:rPr>
            <w:fldChar w:fldCharType="begin"/>
          </w:r>
          <w:r>
            <w:rPr>
              <w:noProof/>
              <w:webHidden/>
            </w:rPr>
            <w:instrText xml:space="preserve"> PAGEREF _Toc531614389 \h </w:instrText>
          </w:r>
          <w:r>
            <w:rPr>
              <w:noProof/>
              <w:webHidden/>
            </w:rPr>
          </w:r>
          <w:r>
            <w:rPr>
              <w:noProof/>
              <w:webHidden/>
            </w:rPr>
            <w:fldChar w:fldCharType="separate"/>
          </w:r>
          <w:ins w:id="50" w:author="Volkov Sergey" w:date="2018-12-03T15:38:00Z">
            <w:r w:rsidR="009E45AC">
              <w:rPr>
                <w:noProof/>
                <w:webHidden/>
              </w:rPr>
              <w:t>70</w:t>
            </w:r>
          </w:ins>
          <w:del w:id="51" w:author="Volkov Sergey" w:date="2018-12-03T15:38:00Z">
            <w:r w:rsidDel="009E45AC">
              <w:rPr>
                <w:noProof/>
                <w:webHidden/>
              </w:rPr>
              <w:delText>69</w:delText>
            </w:r>
          </w:del>
          <w:r>
            <w:rPr>
              <w:noProof/>
              <w:webHidden/>
            </w:rPr>
            <w:fldChar w:fldCharType="end"/>
          </w:r>
          <w:r w:rsidRPr="00F42A20">
            <w:rPr>
              <w:rStyle w:val="aff6"/>
              <w:noProof/>
            </w:rPr>
            <w:fldChar w:fldCharType="end"/>
          </w:r>
        </w:p>
        <w:p w14:paraId="499E3B07" w14:textId="22D4F01B"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"_Toc531614390"</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8.3. Правила именования объектов/систем по IEC 81346-1:2009</w:t>
          </w:r>
          <w:r>
            <w:rPr>
              <w:noProof/>
              <w:webHidden/>
            </w:rPr>
            <w:tab/>
          </w:r>
          <w:r>
            <w:rPr>
              <w:noProof/>
              <w:webHidden/>
            </w:rPr>
            <w:fldChar w:fldCharType="begin"/>
          </w:r>
          <w:r>
            <w:rPr>
              <w:noProof/>
              <w:webHidden/>
            </w:rPr>
            <w:instrText xml:space="preserve"> PAGEREF _Toc531614390 \h </w:instrText>
          </w:r>
          <w:r>
            <w:rPr>
              <w:noProof/>
              <w:webHidden/>
            </w:rPr>
          </w:r>
          <w:r>
            <w:rPr>
              <w:noProof/>
              <w:webHidden/>
            </w:rPr>
            <w:fldChar w:fldCharType="separate"/>
          </w:r>
          <w:ins w:id="52" w:author="Volkov Sergey" w:date="2018-12-03T15:38:00Z">
            <w:r w:rsidR="009E45AC">
              <w:rPr>
                <w:noProof/>
                <w:webHidden/>
              </w:rPr>
              <w:t>74</w:t>
            </w:r>
          </w:ins>
          <w:del w:id="53" w:author="Volkov Sergey" w:date="2018-12-03T15:38:00Z">
            <w:r w:rsidDel="009E45AC">
              <w:rPr>
                <w:noProof/>
                <w:webHidden/>
              </w:rPr>
              <w:delText>73</w:delText>
            </w:r>
          </w:del>
          <w:r>
            <w:rPr>
              <w:noProof/>
              <w:webHidden/>
            </w:rPr>
            <w:fldChar w:fldCharType="end"/>
          </w:r>
          <w:r w:rsidRPr="00F42A20">
            <w:rPr>
              <w:rStyle w:val="aff6"/>
              <w:noProof/>
            </w:rPr>
            <w:fldChar w:fldCharType="end"/>
          </w:r>
        </w:p>
        <w:p w14:paraId="564B487E" w14:textId="0D6E5819"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"_Toc531614391"</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8.5 Правила именования файлов</w:t>
          </w:r>
          <w:r>
            <w:rPr>
              <w:noProof/>
              <w:webHidden/>
            </w:rPr>
            <w:tab/>
          </w:r>
          <w:r>
            <w:rPr>
              <w:noProof/>
              <w:webHidden/>
            </w:rPr>
            <w:fldChar w:fldCharType="begin"/>
          </w:r>
          <w:r>
            <w:rPr>
              <w:noProof/>
              <w:webHidden/>
            </w:rPr>
            <w:instrText xml:space="preserve"> PAGEREF _Toc531614391 \h </w:instrText>
          </w:r>
          <w:r>
            <w:rPr>
              <w:noProof/>
              <w:webHidden/>
            </w:rPr>
          </w:r>
          <w:r>
            <w:rPr>
              <w:noProof/>
              <w:webHidden/>
            </w:rPr>
            <w:fldChar w:fldCharType="separate"/>
          </w:r>
          <w:ins w:id="54" w:author="Volkov Sergey" w:date="2018-12-03T15:38:00Z">
            <w:r w:rsidR="009E45AC">
              <w:rPr>
                <w:noProof/>
                <w:webHidden/>
              </w:rPr>
              <w:t>90</w:t>
            </w:r>
          </w:ins>
          <w:del w:id="55" w:author="Volkov Sergey" w:date="2018-12-03T15:38:00Z">
            <w:r w:rsidDel="009E45AC">
              <w:rPr>
                <w:noProof/>
                <w:webHidden/>
              </w:rPr>
              <w:delText>89</w:delText>
            </w:r>
          </w:del>
          <w:r>
            <w:rPr>
              <w:noProof/>
              <w:webHidden/>
            </w:rPr>
            <w:fldChar w:fldCharType="end"/>
          </w:r>
          <w:r w:rsidRPr="00F42A20">
            <w:rPr>
              <w:rStyle w:val="aff6"/>
              <w:noProof/>
            </w:rPr>
            <w:fldChar w:fldCharType="end"/>
          </w:r>
        </w:p>
        <w:p w14:paraId="2128F885" w14:textId="0A976DA7"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"_Toc531614392"</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9. Правила применения библиотек информационных моделей</w:t>
          </w:r>
          <w:r>
            <w:rPr>
              <w:noProof/>
              <w:webHidden/>
            </w:rPr>
            <w:tab/>
          </w:r>
          <w:r>
            <w:rPr>
              <w:noProof/>
              <w:webHidden/>
            </w:rPr>
            <w:fldChar w:fldCharType="begin"/>
          </w:r>
          <w:r>
            <w:rPr>
              <w:noProof/>
              <w:webHidden/>
            </w:rPr>
            <w:instrText xml:space="preserve"> PAGEREF _Toc531614392 \h </w:instrText>
          </w:r>
          <w:r>
            <w:rPr>
              <w:noProof/>
              <w:webHidden/>
            </w:rPr>
          </w:r>
          <w:r>
            <w:rPr>
              <w:noProof/>
              <w:webHidden/>
            </w:rPr>
            <w:fldChar w:fldCharType="separate"/>
          </w:r>
          <w:ins w:id="56" w:author="Volkov Sergey" w:date="2018-12-03T15:38:00Z">
            <w:r w:rsidR="009E45AC">
              <w:rPr>
                <w:noProof/>
                <w:webHidden/>
              </w:rPr>
              <w:t>99</w:t>
            </w:r>
          </w:ins>
          <w:del w:id="57"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3BD2CBA0" w14:textId="00A0E58A"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"_Toc531614393"</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9.1. Основные принципы</w:t>
          </w:r>
          <w:r>
            <w:rPr>
              <w:noProof/>
              <w:webHidden/>
            </w:rPr>
            <w:tab/>
          </w:r>
          <w:r>
            <w:rPr>
              <w:noProof/>
              <w:webHidden/>
            </w:rPr>
            <w:fldChar w:fldCharType="begin"/>
          </w:r>
          <w:r>
            <w:rPr>
              <w:noProof/>
              <w:webHidden/>
            </w:rPr>
            <w:instrText xml:space="preserve"> PAGEREF _Toc531614393 \h </w:instrText>
          </w:r>
          <w:r>
            <w:rPr>
              <w:noProof/>
              <w:webHidden/>
            </w:rPr>
          </w:r>
          <w:r>
            <w:rPr>
              <w:noProof/>
              <w:webHidden/>
            </w:rPr>
            <w:fldChar w:fldCharType="separate"/>
          </w:r>
          <w:ins w:id="58" w:author="Volkov Sergey" w:date="2018-12-03T15:38:00Z">
            <w:r w:rsidR="009E45AC">
              <w:rPr>
                <w:noProof/>
                <w:webHidden/>
              </w:rPr>
              <w:t>99</w:t>
            </w:r>
          </w:ins>
          <w:del w:id="59"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20DA93A4" w14:textId="0E0C30F8"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"_Toc531614394"</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9.2. Правила именования библиотечных элементов</w:t>
          </w:r>
          <w:r>
            <w:rPr>
              <w:noProof/>
              <w:webHidden/>
            </w:rPr>
            <w:tab/>
          </w:r>
          <w:r>
            <w:rPr>
              <w:noProof/>
              <w:webHidden/>
            </w:rPr>
            <w:fldChar w:fldCharType="begin"/>
          </w:r>
          <w:r>
            <w:rPr>
              <w:noProof/>
              <w:webHidden/>
            </w:rPr>
            <w:instrText xml:space="preserve"> PAGEREF _Toc531614394 \h </w:instrText>
          </w:r>
          <w:r>
            <w:rPr>
              <w:noProof/>
              <w:webHidden/>
            </w:rPr>
          </w:r>
          <w:r>
            <w:rPr>
              <w:noProof/>
              <w:webHidden/>
            </w:rPr>
            <w:fldChar w:fldCharType="separate"/>
          </w:r>
          <w:ins w:id="60" w:author="Volkov Sergey" w:date="2018-12-03T15:38:00Z">
            <w:r w:rsidR="009E45AC">
              <w:rPr>
                <w:noProof/>
                <w:webHidden/>
              </w:rPr>
              <w:t>106</w:t>
            </w:r>
          </w:ins>
          <w:del w:id="61"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7C5EBE3C" w14:textId="391B56B4"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"_Toc531614395"</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10. Правила двухмерного моделирования графической информации</w:t>
          </w:r>
          <w:r>
            <w:rPr>
              <w:noProof/>
              <w:webHidden/>
            </w:rPr>
            <w:tab/>
          </w:r>
          <w:r>
            <w:rPr>
              <w:noProof/>
              <w:webHidden/>
            </w:rPr>
            <w:fldChar w:fldCharType="begin"/>
          </w:r>
          <w:r>
            <w:rPr>
              <w:noProof/>
              <w:webHidden/>
            </w:rPr>
            <w:instrText xml:space="preserve"> PAGEREF _Toc531614395 \h </w:instrText>
          </w:r>
          <w:r>
            <w:rPr>
              <w:noProof/>
              <w:webHidden/>
            </w:rPr>
          </w:r>
          <w:r>
            <w:rPr>
              <w:noProof/>
              <w:webHidden/>
            </w:rPr>
            <w:fldChar w:fldCharType="separate"/>
          </w:r>
          <w:ins w:id="62" w:author="Volkov Sergey" w:date="2018-12-03T15:38:00Z">
            <w:r w:rsidR="009E45AC">
              <w:rPr>
                <w:noProof/>
                <w:webHidden/>
              </w:rPr>
              <w:t>106</w:t>
            </w:r>
          </w:ins>
          <w:del w:id="63"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59B504D2" w14:textId="11832E38"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lastRenderedPageBreak/>
            <w:fldChar w:fldCharType="begin"/>
          </w:r>
          <w:r w:rsidRPr="00F42A20">
            <w:rPr>
              <w:rStyle w:val="aff6"/>
              <w:noProof/>
            </w:rPr>
            <w:instrText xml:space="preserve"> </w:instrText>
          </w:r>
          <w:r>
            <w:rPr>
              <w:noProof/>
            </w:rPr>
            <w:instrText>HYPERLINK \l "_Toc531614396"</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11. Правила трехмерного моделирования графической информации</w:t>
          </w:r>
          <w:r>
            <w:rPr>
              <w:noProof/>
              <w:webHidden/>
            </w:rPr>
            <w:tab/>
          </w:r>
          <w:r>
            <w:rPr>
              <w:noProof/>
              <w:webHidden/>
            </w:rPr>
            <w:fldChar w:fldCharType="begin"/>
          </w:r>
          <w:r>
            <w:rPr>
              <w:noProof/>
              <w:webHidden/>
            </w:rPr>
            <w:instrText xml:space="preserve"> PAGEREF _Toc531614396 \h </w:instrText>
          </w:r>
          <w:r>
            <w:rPr>
              <w:noProof/>
              <w:webHidden/>
            </w:rPr>
          </w:r>
          <w:r>
            <w:rPr>
              <w:noProof/>
              <w:webHidden/>
            </w:rPr>
            <w:fldChar w:fldCharType="separate"/>
          </w:r>
          <w:ins w:id="64" w:author="Volkov Sergey" w:date="2018-12-03T15:38:00Z">
            <w:r w:rsidR="009E45AC">
              <w:rPr>
                <w:noProof/>
                <w:webHidden/>
              </w:rPr>
              <w:t>111</w:t>
            </w:r>
          </w:ins>
          <w:del w:id="65"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1086E467" w14:textId="00B5C620"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"_Toc531614397"</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12. Правила разработки специальных информационных моделей</w:t>
          </w:r>
          <w:r>
            <w:rPr>
              <w:noProof/>
              <w:webHidden/>
            </w:rPr>
            <w:tab/>
          </w:r>
          <w:r>
            <w:rPr>
              <w:noProof/>
              <w:webHidden/>
            </w:rPr>
            <w:fldChar w:fldCharType="begin"/>
          </w:r>
          <w:r>
            <w:rPr>
              <w:noProof/>
              <w:webHidden/>
            </w:rPr>
            <w:instrText xml:space="preserve"> PAGEREF _Toc531614397 \h </w:instrText>
          </w:r>
          <w:r>
            <w:rPr>
              <w:noProof/>
              <w:webHidden/>
            </w:rPr>
          </w:r>
          <w:r>
            <w:rPr>
              <w:noProof/>
              <w:webHidden/>
            </w:rPr>
            <w:fldChar w:fldCharType="separate"/>
          </w:r>
          <w:ins w:id="66" w:author="Volkov Sergey" w:date="2018-12-03T15:38:00Z">
            <w:r w:rsidR="009E45AC">
              <w:rPr>
                <w:noProof/>
                <w:webHidden/>
              </w:rPr>
              <w:t>112</w:t>
            </w:r>
          </w:ins>
          <w:del w:id="67"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21F4FD6A" w14:textId="05600DCB"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"_Toc531614398"</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Приложение 1. Словарь терминов и определений</w:t>
          </w:r>
          <w:r>
            <w:rPr>
              <w:noProof/>
              <w:webHidden/>
            </w:rPr>
            <w:tab/>
          </w:r>
          <w:r>
            <w:rPr>
              <w:noProof/>
              <w:webHidden/>
            </w:rPr>
            <w:fldChar w:fldCharType="begin"/>
          </w:r>
          <w:r>
            <w:rPr>
              <w:noProof/>
              <w:webHidden/>
            </w:rPr>
            <w:instrText xml:space="preserve"> PAGEREF _Toc531614398 \h </w:instrText>
          </w:r>
          <w:r>
            <w:rPr>
              <w:noProof/>
              <w:webHidden/>
            </w:rPr>
          </w:r>
          <w:r>
            <w:rPr>
              <w:noProof/>
              <w:webHidden/>
            </w:rPr>
            <w:fldChar w:fldCharType="separate"/>
          </w:r>
          <w:ins w:id="68" w:author="Volkov Sergey" w:date="2018-12-03T15:38:00Z">
            <w:r w:rsidR="009E45AC">
              <w:rPr>
                <w:noProof/>
                <w:webHidden/>
              </w:rPr>
              <w:t>115</w:t>
            </w:r>
          </w:ins>
          <w:del w:id="69"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4EAA959C" w14:textId="37651CF9" w:rsidR="00DE6E76" w:rsidRDefault="00DE6E76">
          <w:pPr>
            <w:pStyle w:val="2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"_Toc531614399"</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noProof/>
            </w:rPr>
            <w:t>Алфавитный указатель терминов на русском языке</w:t>
          </w:r>
          <w:r>
            <w:rPr>
              <w:noProof/>
              <w:webHidden/>
            </w:rPr>
            <w:tab/>
          </w:r>
          <w:r>
            <w:rPr>
              <w:noProof/>
              <w:webHidden/>
            </w:rPr>
            <w:fldChar w:fldCharType="begin"/>
          </w:r>
          <w:r>
            <w:rPr>
              <w:noProof/>
              <w:webHidden/>
            </w:rPr>
            <w:instrText xml:space="preserve"> PAGEREF _Toc531614399 \h </w:instrText>
          </w:r>
          <w:r>
            <w:rPr>
              <w:noProof/>
              <w:webHidden/>
            </w:rPr>
          </w:r>
          <w:r>
            <w:rPr>
              <w:noProof/>
              <w:webHidden/>
            </w:rPr>
            <w:fldChar w:fldCharType="separate"/>
          </w:r>
          <w:ins w:id="70" w:author="Volkov Sergey" w:date="2018-12-03T15:38:00Z">
            <w:r w:rsidR="009E45AC">
              <w:rPr>
                <w:noProof/>
                <w:webHidden/>
              </w:rPr>
              <w:t>146</w:t>
            </w:r>
          </w:ins>
          <w:del w:id="71"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013A742B" w14:textId="73FEB169" w:rsidR="00DE6E76" w:rsidRDefault="00DE6E76">
          <w:pPr>
            <w:pStyle w:val="2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"_Toc531614400"</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noProof/>
            </w:rPr>
            <w:t>Алфавитный указатель терминов на английском языке</w:t>
          </w:r>
          <w:r>
            <w:rPr>
              <w:noProof/>
              <w:webHidden/>
            </w:rPr>
            <w:tab/>
          </w:r>
          <w:r>
            <w:rPr>
              <w:noProof/>
              <w:webHidden/>
            </w:rPr>
            <w:fldChar w:fldCharType="begin"/>
          </w:r>
          <w:r>
            <w:rPr>
              <w:noProof/>
              <w:webHidden/>
            </w:rPr>
            <w:instrText xml:space="preserve"> PAGEREF _Toc531614400 \h </w:instrText>
          </w:r>
          <w:r>
            <w:rPr>
              <w:noProof/>
              <w:webHidden/>
            </w:rPr>
          </w:r>
          <w:r>
            <w:rPr>
              <w:noProof/>
              <w:webHidden/>
            </w:rPr>
            <w:fldChar w:fldCharType="separate"/>
          </w:r>
          <w:ins w:id="72" w:author="Volkov Sergey" w:date="2018-12-03T15:38:00Z">
            <w:r w:rsidR="009E45AC">
              <w:rPr>
                <w:noProof/>
                <w:webHidden/>
              </w:rPr>
              <w:t>156</w:t>
            </w:r>
          </w:ins>
          <w:del w:id="73"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3A8737B7" w14:textId="63324BD7"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"_Toc531614401"</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Приложение 2 Требования к детализации элементов информационной модели по стадиям жизненного цикла зданий и сооружений</w:t>
          </w:r>
          <w:r>
            <w:rPr>
              <w:noProof/>
              <w:webHidden/>
            </w:rPr>
            <w:tab/>
          </w:r>
          <w:r>
            <w:rPr>
              <w:noProof/>
              <w:webHidden/>
            </w:rPr>
            <w:fldChar w:fldCharType="begin"/>
          </w:r>
          <w:r>
            <w:rPr>
              <w:noProof/>
              <w:webHidden/>
            </w:rPr>
            <w:instrText xml:space="preserve"> PAGEREF _Toc531614401 \h </w:instrText>
          </w:r>
          <w:r>
            <w:rPr>
              <w:noProof/>
              <w:webHidden/>
            </w:rPr>
          </w:r>
          <w:r>
            <w:rPr>
              <w:noProof/>
              <w:webHidden/>
            </w:rPr>
            <w:fldChar w:fldCharType="separate"/>
          </w:r>
          <w:ins w:id="74" w:author="Volkov Sergey" w:date="2018-12-03T15:38:00Z">
            <w:r w:rsidR="009E45AC">
              <w:rPr>
                <w:noProof/>
                <w:webHidden/>
              </w:rPr>
              <w:t>166</w:t>
            </w:r>
          </w:ins>
          <w:del w:id="75"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707133C2" w14:textId="2411C42A"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"_Toc531614402"</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rFonts w:asciiTheme="minorBidi" w:hAnsiTheme="minorBidi"/>
              <w:noProof/>
            </w:rPr>
            <w:t>Приложение 3. Требования к детализации элементов информационной модели по стадиям жизненного цикла линейных объектов</w:t>
          </w:r>
          <w:r>
            <w:rPr>
              <w:noProof/>
              <w:webHidden/>
            </w:rPr>
            <w:tab/>
          </w:r>
          <w:r>
            <w:rPr>
              <w:noProof/>
              <w:webHidden/>
            </w:rPr>
            <w:fldChar w:fldCharType="begin"/>
          </w:r>
          <w:r>
            <w:rPr>
              <w:noProof/>
              <w:webHidden/>
            </w:rPr>
            <w:instrText xml:space="preserve"> PAGEREF _Toc531614402 \h </w:instrText>
          </w:r>
          <w:r>
            <w:rPr>
              <w:noProof/>
              <w:webHidden/>
            </w:rPr>
          </w:r>
          <w:r>
            <w:rPr>
              <w:noProof/>
              <w:webHidden/>
            </w:rPr>
            <w:fldChar w:fldCharType="separate"/>
          </w:r>
          <w:ins w:id="76" w:author="Volkov Sergey" w:date="2018-12-03T15:38:00Z">
            <w:r w:rsidR="009E45AC">
              <w:rPr>
                <w:noProof/>
                <w:webHidden/>
              </w:rPr>
              <w:t>219</w:t>
            </w:r>
          </w:ins>
          <w:del w:id="77"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41DB7B55" w14:textId="730D528E" w:rsidR="00DE6E76" w:rsidRDefault="00DE6E76">
          <w:pPr>
            <w:pStyle w:val="1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"_Toc531614403"</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noProof/>
            </w:rPr>
            <w:t>Приложение 4. Таблицы классов и кодов</w:t>
          </w:r>
          <w:r>
            <w:rPr>
              <w:noProof/>
              <w:webHidden/>
            </w:rPr>
            <w:tab/>
          </w:r>
          <w:r>
            <w:rPr>
              <w:noProof/>
              <w:webHidden/>
            </w:rPr>
            <w:fldChar w:fldCharType="begin"/>
          </w:r>
          <w:r>
            <w:rPr>
              <w:noProof/>
              <w:webHidden/>
            </w:rPr>
            <w:instrText xml:space="preserve"> PAGEREF _Toc531614403 \h </w:instrText>
          </w:r>
          <w:r>
            <w:rPr>
              <w:noProof/>
              <w:webHidden/>
            </w:rPr>
          </w:r>
          <w:r>
            <w:rPr>
              <w:noProof/>
              <w:webHidden/>
            </w:rPr>
            <w:fldChar w:fldCharType="separate"/>
          </w:r>
          <w:ins w:id="78" w:author="Volkov Sergey" w:date="2018-12-03T15:38:00Z">
            <w:r w:rsidR="009E45AC">
              <w:rPr>
                <w:noProof/>
                <w:webHidden/>
              </w:rPr>
              <w:t>232</w:t>
            </w:r>
          </w:ins>
          <w:del w:id="79"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1C174E6A" w14:textId="63FD7D2A"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"_Toc531614404"</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noProof/>
            </w:rPr>
            <w:t>Таблица 1 – Классы объектов в соответствии с их назначением или задачей</w:t>
          </w:r>
          <w:r>
            <w:rPr>
              <w:noProof/>
              <w:webHidden/>
            </w:rPr>
            <w:tab/>
          </w:r>
          <w:r>
            <w:rPr>
              <w:noProof/>
              <w:webHidden/>
            </w:rPr>
            <w:fldChar w:fldCharType="begin"/>
          </w:r>
          <w:r>
            <w:rPr>
              <w:noProof/>
              <w:webHidden/>
            </w:rPr>
            <w:instrText xml:space="preserve"> PAGEREF _Toc531614404 \h </w:instrText>
          </w:r>
          <w:r>
            <w:rPr>
              <w:noProof/>
              <w:webHidden/>
            </w:rPr>
          </w:r>
          <w:r>
            <w:rPr>
              <w:noProof/>
              <w:webHidden/>
            </w:rPr>
            <w:fldChar w:fldCharType="separate"/>
          </w:r>
          <w:ins w:id="80" w:author="Volkov Sergey" w:date="2018-12-03T15:38:00Z">
            <w:r w:rsidR="009E45AC">
              <w:rPr>
                <w:noProof/>
                <w:webHidden/>
              </w:rPr>
              <w:t>232</w:t>
            </w:r>
          </w:ins>
          <w:del w:id="81"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4527E684" w14:textId="334EC132"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"_Toc531614405"</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noProof/>
            </w:rPr>
            <w:t>Таблица 2 – Определения и буквенные коды подклассов, относящиеся к основным классам (Класс A)</w:t>
          </w:r>
          <w:r>
            <w:rPr>
              <w:noProof/>
              <w:webHidden/>
            </w:rPr>
            <w:tab/>
          </w:r>
          <w:r>
            <w:rPr>
              <w:noProof/>
              <w:webHidden/>
            </w:rPr>
            <w:fldChar w:fldCharType="begin"/>
          </w:r>
          <w:r>
            <w:rPr>
              <w:noProof/>
              <w:webHidden/>
            </w:rPr>
            <w:instrText xml:space="preserve"> PAGEREF _Toc531614405 \h </w:instrText>
          </w:r>
          <w:r>
            <w:rPr>
              <w:noProof/>
              <w:webHidden/>
            </w:rPr>
          </w:r>
          <w:r>
            <w:rPr>
              <w:noProof/>
              <w:webHidden/>
            </w:rPr>
            <w:fldChar w:fldCharType="separate"/>
          </w:r>
          <w:ins w:id="82" w:author="Volkov Sergey" w:date="2018-12-03T15:38:00Z">
            <w:r w:rsidR="009E45AC">
              <w:rPr>
                <w:noProof/>
                <w:webHidden/>
              </w:rPr>
              <w:t>240</w:t>
            </w:r>
          </w:ins>
          <w:del w:id="83"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26C31DA9" w14:textId="5F3302CE" w:rsidR="00DE6E76" w:rsidRDefault="00DE6E76">
          <w:pPr>
            <w:pStyle w:val="30"/>
            <w:tabs>
              <w:tab w:val="right" w:pos="9467"/>
            </w:tabs>
            <w:rPr>
              <w:rFonts w:asciiTheme="minorHAnsi" w:eastAsiaTheme="minorEastAsia" w:hAnsiTheme="minorHAnsi" w:cstheme="minorBidi"/>
              <w:noProof/>
              <w:color w:val="auto"/>
              <w:lang w:eastAsia="ru-RU"/>
            </w:rPr>
          </w:pPr>
          <w:r w:rsidRPr="00F42A20">
            <w:rPr>
              <w:rStyle w:val="aff6"/>
              <w:noProof/>
            </w:rPr>
            <w:fldChar w:fldCharType="begin"/>
          </w:r>
          <w:r w:rsidRPr="00F42A20">
            <w:rPr>
              <w:rStyle w:val="aff6"/>
              <w:noProof/>
            </w:rPr>
            <w:instrText xml:space="preserve"> </w:instrText>
          </w:r>
          <w:r>
            <w:rPr>
              <w:noProof/>
            </w:rPr>
            <w:instrText>HYPERLINK \l "_Toc531614406"</w:instrText>
          </w:r>
          <w:r w:rsidRPr="00F42A20">
            <w:rPr>
              <w:rStyle w:val="aff6"/>
              <w:noProof/>
            </w:rPr>
            <w:instrText xml:space="preserve"> </w:instrText>
          </w:r>
          <w:r w:rsidRPr="00F42A20">
            <w:rPr>
              <w:rStyle w:val="aff6"/>
              <w:noProof/>
            </w:rPr>
          </w:r>
          <w:r w:rsidRPr="00F42A20">
            <w:rPr>
              <w:rStyle w:val="aff6"/>
              <w:noProof/>
            </w:rPr>
            <w:fldChar w:fldCharType="separate"/>
          </w:r>
          <w:r w:rsidRPr="00F42A20">
            <w:rPr>
              <w:rStyle w:val="aff6"/>
              <w:noProof/>
            </w:rPr>
            <w:t>Таблица 3 – Классы объектов инфраструктуры</w:t>
          </w:r>
          <w:r>
            <w:rPr>
              <w:noProof/>
              <w:webHidden/>
            </w:rPr>
            <w:tab/>
          </w:r>
          <w:r>
            <w:rPr>
              <w:noProof/>
              <w:webHidden/>
            </w:rPr>
            <w:fldChar w:fldCharType="begin"/>
          </w:r>
          <w:r>
            <w:rPr>
              <w:noProof/>
              <w:webHidden/>
            </w:rPr>
            <w:instrText xml:space="preserve"> PAGEREF _Toc531614406 \h </w:instrText>
          </w:r>
          <w:r>
            <w:rPr>
              <w:noProof/>
              <w:webHidden/>
            </w:rPr>
          </w:r>
          <w:r>
            <w:rPr>
              <w:noProof/>
              <w:webHidden/>
            </w:rPr>
            <w:fldChar w:fldCharType="separate"/>
          </w:r>
          <w:ins w:id="84" w:author="Volkov Sergey" w:date="2018-12-03T15:38:00Z">
            <w:r w:rsidR="009E45AC">
              <w:rPr>
                <w:noProof/>
                <w:webHidden/>
              </w:rPr>
              <w:t>253</w:t>
            </w:r>
          </w:ins>
          <w:del w:id="85" w:author="Volkov Sergey" w:date="2018-12-03T15:38:00Z">
            <w:r w:rsidDel="009E45AC">
              <w:rPr>
                <w:noProof/>
                <w:webHidden/>
              </w:rPr>
              <w:delText>93</w:delText>
            </w:r>
          </w:del>
          <w:r>
            <w:rPr>
              <w:noProof/>
              <w:webHidden/>
            </w:rPr>
            <w:fldChar w:fldCharType="end"/>
          </w:r>
          <w:r w:rsidRPr="00F42A20">
            <w:rPr>
              <w:rStyle w:val="aff6"/>
              <w:noProof/>
            </w:rPr>
            <w:fldChar w:fldCharType="end"/>
          </w:r>
        </w:p>
        <w:p w14:paraId="5A652565" w14:textId="77777777" w:rsidR="007B27A7" w:rsidRPr="00D53134" w:rsidRDefault="00FF04AB" w:rsidP="00D53134">
          <w:pPr>
            <w:tabs>
              <w:tab w:val="right" w:pos="9025"/>
            </w:tabs>
            <w:spacing w:before="200" w:after="80"/>
            <w:jc w:val="both"/>
            <w:rPr>
              <w:rFonts w:asciiTheme="minorBidi" w:hAnsiTheme="minorBidi" w:cstheme="minorBidi"/>
              <w:b/>
              <w:sz w:val="24"/>
              <w:szCs w:val="24"/>
            </w:rPr>
          </w:pPr>
          <w:r w:rsidRPr="00D53134">
            <w:rPr>
              <w:rFonts w:asciiTheme="minorBidi" w:hAnsiTheme="minorBidi" w:cstheme="minorBidi"/>
              <w:sz w:val="24"/>
              <w:szCs w:val="24"/>
            </w:rPr>
            <w:fldChar w:fldCharType="end"/>
          </w:r>
        </w:p>
      </w:sdtContent>
    </w:sdt>
    <w:p w14:paraId="75588C40"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86" w:name="_vrnhctignkew" w:colFirst="0" w:colLast="0"/>
      <w:bookmarkEnd w:id="86"/>
      <w:r w:rsidRPr="00D53134">
        <w:rPr>
          <w:rFonts w:asciiTheme="minorBidi" w:hAnsiTheme="minorBidi" w:cstheme="minorBidi"/>
          <w:sz w:val="24"/>
          <w:szCs w:val="24"/>
        </w:rPr>
        <w:br w:type="page"/>
      </w:r>
    </w:p>
    <w:p w14:paraId="6109570E"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87" w:name="_5rv40ik64ejh" w:colFirst="0" w:colLast="0"/>
      <w:bookmarkStart w:id="88" w:name="_Toc531614364"/>
      <w:bookmarkEnd w:id="87"/>
      <w:r w:rsidRPr="00D53134">
        <w:rPr>
          <w:rFonts w:asciiTheme="minorBidi" w:hAnsiTheme="minorBidi" w:cstheme="minorBidi"/>
          <w:sz w:val="24"/>
          <w:szCs w:val="24"/>
        </w:rPr>
        <w:lastRenderedPageBreak/>
        <w:t>1. Введение</w:t>
      </w:r>
      <w:bookmarkEnd w:id="88"/>
    </w:p>
    <w:p w14:paraId="3E5D8BD4" w14:textId="77777777" w:rsidR="007B27A7" w:rsidRPr="00D53134" w:rsidRDefault="007B27A7" w:rsidP="000A0E78">
      <w:pPr>
        <w:widowControl w:val="0"/>
        <w:ind w:firstLine="720"/>
        <w:jc w:val="both"/>
        <w:rPr>
          <w:rFonts w:asciiTheme="minorBidi" w:hAnsiTheme="minorBidi" w:cstheme="minorBidi"/>
          <w:sz w:val="24"/>
          <w:szCs w:val="24"/>
        </w:rPr>
      </w:pPr>
    </w:p>
    <w:p w14:paraId="25CA1264" w14:textId="77777777" w:rsidR="007B27A7" w:rsidRPr="00D53134" w:rsidRDefault="00FF04AB" w:rsidP="000A0E78">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Настоящий Регламент информационного моделирования и оценки качества информационных моделей (дал</w:t>
      </w:r>
      <w:r w:rsidR="00D900B9">
        <w:rPr>
          <w:rFonts w:asciiTheme="minorBidi" w:hAnsiTheme="minorBidi" w:cstheme="minorBidi"/>
          <w:sz w:val="24"/>
          <w:szCs w:val="24"/>
        </w:rPr>
        <w:t>ее - Регламент) разработан ООО «</w:t>
      </w:r>
      <w:r w:rsidRPr="00D53134">
        <w:rPr>
          <w:rFonts w:asciiTheme="minorBidi" w:hAnsiTheme="minorBidi" w:cstheme="minorBidi"/>
          <w:sz w:val="24"/>
          <w:szCs w:val="24"/>
        </w:rPr>
        <w:t>Системотехника стр</w:t>
      </w:r>
      <w:r w:rsidR="00D900B9">
        <w:rPr>
          <w:rFonts w:asciiTheme="minorBidi" w:hAnsiTheme="minorBidi" w:cstheme="minorBidi"/>
          <w:sz w:val="24"/>
          <w:szCs w:val="24"/>
        </w:rPr>
        <w:t>оительства» по заказу ООО «ОДАС «Сколково»</w:t>
      </w:r>
      <w:r w:rsidRPr="00D53134">
        <w:rPr>
          <w:rFonts w:asciiTheme="minorBidi" w:hAnsiTheme="minorBidi" w:cstheme="minorBidi"/>
          <w:sz w:val="24"/>
          <w:szCs w:val="24"/>
        </w:rPr>
        <w:t>.</w:t>
      </w:r>
    </w:p>
    <w:p w14:paraId="54306004" w14:textId="77777777" w:rsidR="007B27A7" w:rsidRPr="00D53134" w:rsidRDefault="00FF04AB" w:rsidP="000A0E78">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Регламент разработан на основе российских, международных и европейских нормативных документов в области информационного моделирования зданий, системной инженерии и стандартов построения открытой интегрированной производственной инфраструктуры.</w:t>
      </w:r>
    </w:p>
    <w:p w14:paraId="5EE0638D" w14:textId="77777777" w:rsidR="007B27A7" w:rsidRPr="00D53134" w:rsidRDefault="00FF04AB" w:rsidP="000A0E78">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Настоящий Регламент устанавливает требования к информационным моделям и процессам управления информацией на жизненном цикле объектов строительства в рамках области применения настоящего Регламент (по п.2 настоящего Регламента).</w:t>
      </w:r>
    </w:p>
    <w:p w14:paraId="6157F9DA" w14:textId="77777777" w:rsidR="007B27A7" w:rsidRPr="00D53134" w:rsidRDefault="007B27A7" w:rsidP="000A0E78">
      <w:pPr>
        <w:widowControl w:val="0"/>
        <w:ind w:firstLine="720"/>
        <w:jc w:val="both"/>
        <w:rPr>
          <w:rFonts w:asciiTheme="minorBidi" w:hAnsiTheme="minorBidi" w:cstheme="minorBidi"/>
          <w:sz w:val="24"/>
          <w:szCs w:val="24"/>
        </w:rPr>
      </w:pPr>
    </w:p>
    <w:p w14:paraId="0719140A"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89" w:name="_Toc531614365"/>
      <w:r w:rsidRPr="00D53134">
        <w:rPr>
          <w:rFonts w:asciiTheme="minorBidi" w:hAnsiTheme="minorBidi" w:cstheme="minorBidi"/>
          <w:sz w:val="24"/>
          <w:szCs w:val="24"/>
        </w:rPr>
        <w:t>2. Область применения</w:t>
      </w:r>
      <w:bookmarkEnd w:id="89"/>
    </w:p>
    <w:p w14:paraId="68227010" w14:textId="77777777" w:rsidR="007B27A7" w:rsidRPr="00D53134" w:rsidRDefault="007B27A7" w:rsidP="00D53134">
      <w:pPr>
        <w:widowControl w:val="0"/>
        <w:jc w:val="both"/>
        <w:rPr>
          <w:rFonts w:asciiTheme="minorBidi" w:hAnsiTheme="minorBidi" w:cstheme="minorBidi"/>
          <w:sz w:val="24"/>
          <w:szCs w:val="24"/>
        </w:rPr>
      </w:pPr>
    </w:p>
    <w:p w14:paraId="0C320B01" w14:textId="77777777" w:rsidR="007B27A7" w:rsidRPr="00D53134" w:rsidRDefault="00FF04AB" w:rsidP="00D53134">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Настоящий Регламент может распространяться на строительство новых, эксплуатацию, реконструкцию и снос существующих зданий и сооружений (включая линейные объекты и объекты транспортной инфраструктуры), а также на благоустройство и инженерную подготовку территорий.</w:t>
      </w:r>
    </w:p>
    <w:p w14:paraId="76DCDC22" w14:textId="77777777" w:rsidR="00286ECA" w:rsidRDefault="00D900B9" w:rsidP="00D53134">
      <w:pPr>
        <w:widowControl w:val="0"/>
        <w:ind w:firstLine="720"/>
        <w:jc w:val="both"/>
        <w:rPr>
          <w:rFonts w:asciiTheme="minorBidi" w:hAnsiTheme="minorBidi" w:cstheme="minorBidi"/>
          <w:sz w:val="24"/>
          <w:szCs w:val="24"/>
        </w:rPr>
      </w:pPr>
      <w:r>
        <w:rPr>
          <w:rFonts w:asciiTheme="minorBidi" w:hAnsiTheme="minorBidi" w:cstheme="minorBidi"/>
          <w:sz w:val="24"/>
          <w:szCs w:val="24"/>
        </w:rPr>
        <w:t>Настоящий</w:t>
      </w:r>
      <w:r w:rsidR="00FF04AB" w:rsidRPr="00D53134">
        <w:rPr>
          <w:rFonts w:asciiTheme="minorBidi" w:hAnsiTheme="minorBidi" w:cstheme="minorBidi"/>
          <w:sz w:val="24"/>
          <w:szCs w:val="24"/>
        </w:rPr>
        <w:t xml:space="preserve"> </w:t>
      </w:r>
      <w:r>
        <w:rPr>
          <w:rFonts w:asciiTheme="minorBidi" w:hAnsiTheme="minorBidi" w:cstheme="minorBidi"/>
          <w:sz w:val="24"/>
          <w:szCs w:val="24"/>
        </w:rPr>
        <w:t>Регламент устанавливает</w:t>
      </w:r>
      <w:r w:rsidR="00FF04AB" w:rsidRPr="00D53134">
        <w:rPr>
          <w:rFonts w:asciiTheme="minorBidi" w:hAnsiTheme="minorBidi" w:cstheme="minorBidi"/>
          <w:sz w:val="24"/>
          <w:szCs w:val="24"/>
        </w:rPr>
        <w:t xml:space="preserve"> общие принципы использования </w:t>
      </w:r>
      <w:r>
        <w:rPr>
          <w:rFonts w:asciiTheme="minorBidi" w:hAnsiTheme="minorBidi" w:cstheme="minorBidi"/>
          <w:sz w:val="24"/>
          <w:szCs w:val="24"/>
        </w:rPr>
        <w:t>технологии</w:t>
      </w:r>
      <w:r w:rsidR="00FF04AB" w:rsidRPr="00D53134">
        <w:rPr>
          <w:rFonts w:asciiTheme="minorBidi" w:hAnsiTheme="minorBidi" w:cstheme="minorBidi"/>
          <w:sz w:val="24"/>
          <w:szCs w:val="24"/>
        </w:rPr>
        <w:t xml:space="preserve"> информационного моделирования здания (BIM)</w:t>
      </w:r>
      <w:r>
        <w:rPr>
          <w:rFonts w:asciiTheme="minorBidi" w:hAnsiTheme="minorBidi" w:cstheme="minorBidi"/>
          <w:sz w:val="24"/>
          <w:szCs w:val="24"/>
        </w:rPr>
        <w:t xml:space="preserve"> на всех этапах жизненного цикла объекта строительства</w:t>
      </w:r>
      <w:r w:rsidR="00FF04AB" w:rsidRPr="00D53134">
        <w:rPr>
          <w:rFonts w:asciiTheme="minorBidi" w:hAnsiTheme="minorBidi" w:cstheme="minorBidi"/>
          <w:sz w:val="24"/>
          <w:szCs w:val="24"/>
        </w:rPr>
        <w:t>. В соответствии с требованиями объекты описывается составляющими компонентами и взаимосвязями между ними, а также необходимой атрибутивной инфор</w:t>
      </w:r>
      <w:r w:rsidR="000A0E78">
        <w:rPr>
          <w:rFonts w:asciiTheme="minorBidi" w:hAnsiTheme="minorBidi" w:cstheme="minorBidi"/>
          <w:sz w:val="24"/>
          <w:szCs w:val="24"/>
        </w:rPr>
        <w:t>мацией. Общие принципы настоящего</w:t>
      </w:r>
      <w:r w:rsidR="00FF04AB" w:rsidRPr="00D53134">
        <w:rPr>
          <w:rFonts w:asciiTheme="minorBidi" w:hAnsiTheme="minorBidi" w:cstheme="minorBidi"/>
          <w:sz w:val="24"/>
          <w:szCs w:val="24"/>
        </w:rPr>
        <w:t xml:space="preserve"> </w:t>
      </w:r>
      <w:r w:rsidR="000A0E78">
        <w:rPr>
          <w:rFonts w:asciiTheme="minorBidi" w:hAnsiTheme="minorBidi" w:cstheme="minorBidi"/>
          <w:sz w:val="24"/>
          <w:szCs w:val="24"/>
        </w:rPr>
        <w:t>Регламента</w:t>
      </w:r>
      <w:r w:rsidR="00FF04AB" w:rsidRPr="00D53134">
        <w:rPr>
          <w:rFonts w:asciiTheme="minorBidi" w:hAnsiTheme="minorBidi" w:cstheme="minorBidi"/>
          <w:sz w:val="24"/>
          <w:szCs w:val="24"/>
        </w:rPr>
        <w:t xml:space="preserve"> могут быть ад</w:t>
      </w:r>
      <w:r w:rsidR="00286ECA">
        <w:rPr>
          <w:rFonts w:asciiTheme="minorBidi" w:hAnsiTheme="minorBidi" w:cstheme="minorBidi"/>
          <w:sz w:val="24"/>
          <w:szCs w:val="24"/>
        </w:rPr>
        <w:t>аптированы под любой проект.</w:t>
      </w:r>
    </w:p>
    <w:p w14:paraId="11F5FC17" w14:textId="77777777" w:rsidR="007B27A7" w:rsidRPr="00D53134" w:rsidRDefault="000A0E78" w:rsidP="00D53134">
      <w:pPr>
        <w:widowControl w:val="0"/>
        <w:ind w:firstLine="720"/>
        <w:jc w:val="both"/>
        <w:rPr>
          <w:rFonts w:asciiTheme="minorBidi" w:hAnsiTheme="minorBidi" w:cstheme="minorBidi"/>
          <w:sz w:val="24"/>
          <w:szCs w:val="24"/>
        </w:rPr>
      </w:pPr>
      <w:r>
        <w:rPr>
          <w:rFonts w:asciiTheme="minorBidi" w:hAnsiTheme="minorBidi" w:cstheme="minorBidi"/>
          <w:sz w:val="24"/>
          <w:szCs w:val="24"/>
        </w:rPr>
        <w:t>Настоящий Регламент устанавливае</w:t>
      </w:r>
      <w:r w:rsidR="00FF04AB" w:rsidRPr="00D53134">
        <w:rPr>
          <w:rFonts w:asciiTheme="minorBidi" w:hAnsiTheme="minorBidi" w:cstheme="minorBidi"/>
          <w:sz w:val="24"/>
          <w:szCs w:val="24"/>
        </w:rPr>
        <w:t>т:</w:t>
      </w:r>
    </w:p>
    <w:p w14:paraId="24D4BC06" w14:textId="77777777" w:rsidR="007B27A7" w:rsidRPr="000A0E78" w:rsidRDefault="00FF04AB" w:rsidP="000A0E78">
      <w:pPr>
        <w:pStyle w:val="aff4"/>
        <w:widowControl w:val="0"/>
        <w:numPr>
          <w:ilvl w:val="0"/>
          <w:numId w:val="34"/>
        </w:numPr>
        <w:jc w:val="both"/>
        <w:rPr>
          <w:rFonts w:asciiTheme="minorBidi" w:hAnsiTheme="minorBidi"/>
        </w:rPr>
      </w:pPr>
      <w:r w:rsidRPr="000A0E78">
        <w:rPr>
          <w:rFonts w:asciiTheme="minorBidi" w:hAnsiTheme="minorBidi"/>
        </w:rPr>
        <w:t>требования к информационным моделям на всех стадиях жизненного цикла</w:t>
      </w:r>
      <w:r w:rsidR="00286ECA">
        <w:rPr>
          <w:rFonts w:asciiTheme="minorBidi" w:hAnsiTheme="minorBidi"/>
        </w:rPr>
        <w:t xml:space="preserve"> объекта строительства</w:t>
      </w:r>
      <w:r w:rsidRPr="000A0E78">
        <w:rPr>
          <w:rFonts w:asciiTheme="minorBidi" w:hAnsiTheme="minorBidi"/>
        </w:rPr>
        <w:t>;</w:t>
      </w:r>
    </w:p>
    <w:p w14:paraId="103DF877" w14:textId="77777777" w:rsidR="007B27A7" w:rsidRPr="000A0E78" w:rsidRDefault="00FF04AB" w:rsidP="000A0E78">
      <w:pPr>
        <w:pStyle w:val="aff4"/>
        <w:widowControl w:val="0"/>
        <w:numPr>
          <w:ilvl w:val="0"/>
          <w:numId w:val="34"/>
        </w:numPr>
        <w:jc w:val="both"/>
        <w:rPr>
          <w:rFonts w:asciiTheme="minorBidi" w:hAnsiTheme="minorBidi"/>
        </w:rPr>
      </w:pPr>
      <w:r w:rsidRPr="000A0E78">
        <w:rPr>
          <w:rFonts w:asciiTheme="minorBidi" w:hAnsiTheme="minorBidi"/>
        </w:rPr>
        <w:t>правила оценки качества информационных моделей</w:t>
      </w:r>
      <w:r w:rsidR="00286ECA">
        <w:rPr>
          <w:rFonts w:asciiTheme="minorBidi" w:hAnsiTheme="minorBidi"/>
        </w:rPr>
        <w:t xml:space="preserve"> объектов строительства на всех этапах жизненного цикла</w:t>
      </w:r>
      <w:r w:rsidRPr="000A0E78">
        <w:rPr>
          <w:rFonts w:asciiTheme="minorBidi" w:hAnsiTheme="minorBidi"/>
        </w:rPr>
        <w:t>;</w:t>
      </w:r>
    </w:p>
    <w:p w14:paraId="3471AF3E" w14:textId="77777777" w:rsidR="007B27A7" w:rsidRPr="000A0E78" w:rsidRDefault="00FF04AB" w:rsidP="000A0E78">
      <w:pPr>
        <w:pStyle w:val="aff4"/>
        <w:widowControl w:val="0"/>
        <w:numPr>
          <w:ilvl w:val="0"/>
          <w:numId w:val="34"/>
        </w:numPr>
        <w:jc w:val="both"/>
        <w:rPr>
          <w:rFonts w:asciiTheme="minorBidi" w:hAnsiTheme="minorBidi"/>
        </w:rPr>
      </w:pPr>
      <w:r w:rsidRPr="000A0E78">
        <w:rPr>
          <w:rFonts w:asciiTheme="minorBidi" w:hAnsiTheme="minorBidi"/>
        </w:rPr>
        <w:t>правила представления и обмена информационными моделями</w:t>
      </w:r>
      <w:r w:rsidR="00286ECA">
        <w:rPr>
          <w:rFonts w:asciiTheme="minorBidi" w:hAnsiTheme="minorBidi"/>
        </w:rPr>
        <w:t xml:space="preserve"> как между этапами жизненного цикла, так и в рамках одного этапа</w:t>
      </w:r>
      <w:r w:rsidRPr="000A0E78">
        <w:rPr>
          <w:rFonts w:asciiTheme="minorBidi" w:hAnsiTheme="minorBidi"/>
        </w:rPr>
        <w:t>.</w:t>
      </w:r>
    </w:p>
    <w:p w14:paraId="085CB857" w14:textId="77777777" w:rsidR="000A0E78" w:rsidRDefault="000A0E78" w:rsidP="00D53134">
      <w:pPr>
        <w:widowControl w:val="0"/>
        <w:ind w:left="360"/>
        <w:jc w:val="both"/>
        <w:rPr>
          <w:rFonts w:asciiTheme="minorBidi" w:hAnsiTheme="minorBidi" w:cstheme="minorBidi"/>
          <w:sz w:val="24"/>
          <w:szCs w:val="24"/>
        </w:rPr>
      </w:pPr>
    </w:p>
    <w:p w14:paraId="68189AC6"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Область применения настоящего стандарта распространяется на:</w:t>
      </w:r>
    </w:p>
    <w:p w14:paraId="12F68E7A" w14:textId="77777777" w:rsidR="00286ECA" w:rsidRDefault="00286ECA" w:rsidP="00286ECA">
      <w:pPr>
        <w:pStyle w:val="aff4"/>
        <w:widowControl w:val="0"/>
        <w:numPr>
          <w:ilvl w:val="0"/>
          <w:numId w:val="35"/>
        </w:numPr>
        <w:jc w:val="both"/>
        <w:rPr>
          <w:rFonts w:asciiTheme="minorBidi" w:hAnsiTheme="minorBidi"/>
        </w:rPr>
      </w:pPr>
      <w:r>
        <w:rPr>
          <w:rFonts w:asciiTheme="minorBidi" w:hAnsiTheme="minorBidi"/>
        </w:rPr>
        <w:t>Информационную модель объекта строительства на этапе предпроектных разработок, эскизного проектирования и детализированного архитектурного проекта;</w:t>
      </w:r>
    </w:p>
    <w:p w14:paraId="17C48B0E" w14:textId="77777777" w:rsidR="007B27A7" w:rsidRPr="00286ECA" w:rsidRDefault="00FF04AB" w:rsidP="00286ECA">
      <w:pPr>
        <w:pStyle w:val="aff4"/>
        <w:widowControl w:val="0"/>
        <w:numPr>
          <w:ilvl w:val="0"/>
          <w:numId w:val="35"/>
        </w:numPr>
        <w:jc w:val="both"/>
        <w:rPr>
          <w:rFonts w:asciiTheme="minorBidi" w:hAnsiTheme="minorBidi"/>
        </w:rPr>
      </w:pPr>
      <w:r w:rsidRPr="00286ECA">
        <w:rPr>
          <w:rFonts w:asciiTheme="minorBidi" w:hAnsiTheme="minorBidi"/>
        </w:rPr>
        <w:t xml:space="preserve">Информационную модель здания, разрабатываемую на стадии </w:t>
      </w:r>
      <w:r w:rsidR="00286ECA">
        <w:rPr>
          <w:rFonts w:asciiTheme="minorBidi" w:hAnsiTheme="minorBidi"/>
        </w:rPr>
        <w:t>Проект</w:t>
      </w:r>
      <w:r w:rsidRPr="00286ECA">
        <w:rPr>
          <w:rFonts w:asciiTheme="minorBidi" w:hAnsiTheme="minorBidi"/>
        </w:rPr>
        <w:t xml:space="preserve"> в соответствии с Постановлением Правительства РФ от 16.02.2008 № 87 (ред. от 12.11.2016, с изм. от 28.01.2017) "О составе разделов проектной документации и требованиях к их содержанию";</w:t>
      </w:r>
    </w:p>
    <w:p w14:paraId="6A175C6B" w14:textId="77777777" w:rsidR="007B27A7" w:rsidRPr="00286ECA" w:rsidRDefault="00FF04AB" w:rsidP="00286ECA">
      <w:pPr>
        <w:pStyle w:val="aff4"/>
        <w:widowControl w:val="0"/>
        <w:numPr>
          <w:ilvl w:val="0"/>
          <w:numId w:val="35"/>
        </w:numPr>
        <w:jc w:val="both"/>
        <w:rPr>
          <w:rFonts w:asciiTheme="minorBidi" w:hAnsiTheme="minorBidi"/>
        </w:rPr>
      </w:pPr>
      <w:r w:rsidRPr="00286ECA">
        <w:rPr>
          <w:rFonts w:asciiTheme="minorBidi" w:hAnsiTheme="minorBidi"/>
        </w:rPr>
        <w:t>Информационную модель здания, разрабатываемую на стадии Рабочая документация.</w:t>
      </w:r>
    </w:p>
    <w:p w14:paraId="1D4167E3" w14:textId="77777777" w:rsidR="007B27A7" w:rsidRPr="00D53134" w:rsidRDefault="007B27A7" w:rsidP="00D53134">
      <w:pPr>
        <w:widowControl w:val="0"/>
        <w:ind w:firstLine="720"/>
        <w:jc w:val="both"/>
        <w:rPr>
          <w:rFonts w:asciiTheme="minorBidi" w:hAnsiTheme="minorBidi" w:cstheme="minorBidi"/>
          <w:sz w:val="24"/>
          <w:szCs w:val="24"/>
        </w:rPr>
      </w:pPr>
    </w:p>
    <w:p w14:paraId="713B4255"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90" w:name="_c66uu9tpgob" w:colFirst="0" w:colLast="0"/>
      <w:bookmarkStart w:id="91" w:name="_Toc531614366"/>
      <w:bookmarkEnd w:id="90"/>
      <w:r w:rsidRPr="00D53134">
        <w:rPr>
          <w:rFonts w:asciiTheme="minorBidi" w:hAnsiTheme="minorBidi" w:cstheme="minorBidi"/>
          <w:sz w:val="24"/>
          <w:szCs w:val="24"/>
        </w:rPr>
        <w:t>3. Нормативные ссылки</w:t>
      </w:r>
      <w:bookmarkEnd w:id="91"/>
    </w:p>
    <w:p w14:paraId="096CB30A" w14:textId="77777777" w:rsidR="007B27A7" w:rsidRPr="00D53134" w:rsidRDefault="007B27A7" w:rsidP="00D53134">
      <w:pPr>
        <w:jc w:val="both"/>
        <w:rPr>
          <w:rFonts w:asciiTheme="minorBidi" w:hAnsiTheme="minorBidi" w:cstheme="minorBidi"/>
          <w:sz w:val="24"/>
          <w:szCs w:val="24"/>
        </w:rPr>
      </w:pPr>
    </w:p>
    <w:p w14:paraId="2A1D395C"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В настоящем Регламенте использованы нормативные ссылки на следующие стандарты и нормативные документы, которые необходимо учитывать при использовании настоящего Регламентаа. В случае ссылок на документы, у которых указана дата утверждения, необходимо пользоваться только указанной редакцией. В случае, когда дата утверждения не приведена, следует пользоваться последней редакцией ссылочных документов, включая любые поправки и изменения к ним.</w:t>
      </w:r>
    </w:p>
    <w:p w14:paraId="3E2E5723" w14:textId="77777777" w:rsidR="007B27A7" w:rsidRPr="00D53134" w:rsidRDefault="007B27A7" w:rsidP="00D53134">
      <w:pPr>
        <w:jc w:val="both"/>
        <w:rPr>
          <w:rFonts w:asciiTheme="minorBidi" w:hAnsiTheme="minorBidi" w:cstheme="minorBidi"/>
          <w:sz w:val="24"/>
          <w:szCs w:val="24"/>
        </w:rPr>
      </w:pPr>
    </w:p>
    <w:p w14:paraId="12D1B5F4" w14:textId="77777777" w:rsidR="007B27A7" w:rsidRPr="00D53134" w:rsidRDefault="00FF04AB" w:rsidP="00D53134">
      <w:pPr>
        <w:ind w:left="708"/>
        <w:jc w:val="both"/>
        <w:rPr>
          <w:rFonts w:asciiTheme="minorBidi" w:hAnsiTheme="minorBidi" w:cstheme="minorBidi"/>
          <w:sz w:val="24"/>
          <w:szCs w:val="24"/>
        </w:rPr>
      </w:pPr>
      <w:r w:rsidRPr="00D53134">
        <w:rPr>
          <w:rFonts w:asciiTheme="minorBidi" w:hAnsiTheme="minorBidi" w:cstheme="minorBidi"/>
          <w:sz w:val="24"/>
          <w:szCs w:val="24"/>
        </w:rPr>
        <w:t>Постановление Правительства РФ от 16.02.2008 N 87 (ред. от 12.05.2017) "О составе разделов проектной документации и требованиях к их содержанию"</w:t>
      </w:r>
    </w:p>
    <w:p w14:paraId="123E1C1F"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34.601-90 Автоматизированные системы. Стадии создания</w:t>
      </w:r>
      <w:r w:rsidRPr="00D53134">
        <w:rPr>
          <w:rFonts w:asciiTheme="minorBidi" w:hAnsiTheme="minorBidi" w:cstheme="minorBidi"/>
          <w:sz w:val="24"/>
          <w:szCs w:val="24"/>
        </w:rPr>
        <w:br/>
        <w:t>ГОСТ 34.602-89 Техническое задание на создание автоматизированной системы</w:t>
      </w:r>
      <w:r w:rsidRPr="00D53134">
        <w:rPr>
          <w:rFonts w:asciiTheme="minorBidi" w:hAnsiTheme="minorBidi" w:cstheme="minorBidi"/>
          <w:sz w:val="24"/>
          <w:szCs w:val="24"/>
        </w:rPr>
        <w:br/>
        <w:t>ГОСТ 34.201-89 Виды, комплектность и обозначение документов при</w:t>
      </w:r>
      <w:r w:rsidRPr="00D53134">
        <w:rPr>
          <w:rFonts w:asciiTheme="minorBidi" w:hAnsiTheme="minorBidi" w:cstheme="minorBidi"/>
          <w:sz w:val="24"/>
          <w:szCs w:val="24"/>
        </w:rPr>
        <w:br/>
        <w:t>создании автоматизированных систем (частичное использование)</w:t>
      </w:r>
      <w:r w:rsidRPr="00D53134">
        <w:rPr>
          <w:rFonts w:asciiTheme="minorBidi" w:hAnsiTheme="minorBidi" w:cstheme="minorBidi"/>
          <w:sz w:val="24"/>
          <w:szCs w:val="24"/>
        </w:rPr>
        <w:br/>
        <w:t>ГОСТ 24.104-85 Автоматизированные системы управления. Общие требования</w:t>
      </w:r>
    </w:p>
    <w:p w14:paraId="73C999DD"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21.614-88 Система проектной документации для строительства. Изображения условные графические электрооборудования и проводок на планах</w:t>
      </w:r>
    </w:p>
    <w:p w14:paraId="1820B3DD"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21.704-2011 Система проектной документации для строительства. Правила выполнения рабочей документации наружных сетей водоснабжения и канализации</w:t>
      </w:r>
    </w:p>
    <w:p w14:paraId="39A0F370"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28763-90 (МЭК 757-83) Код для обозначения цветов</w:t>
      </w:r>
    </w:p>
    <w:p w14:paraId="6EA7D478"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ГОСТ 20886-85</w:t>
      </w:r>
    </w:p>
    <w:p w14:paraId="378EF60E"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ИСО 704-2010 Терминологическая работа. Принципы и методы</w:t>
      </w:r>
    </w:p>
    <w:p w14:paraId="028257AC"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ИСО 22263-2017 Модель организации данных о строительных работах. Структура управления проектной информацией</w:t>
      </w:r>
    </w:p>
    <w:p w14:paraId="5D6A1A21"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21.1001-2009 Система проектной документации для строительства. Общие положения</w:t>
      </w:r>
      <w:r w:rsidRPr="00D53134">
        <w:rPr>
          <w:rFonts w:asciiTheme="minorBidi" w:hAnsiTheme="minorBidi" w:cstheme="minorBidi"/>
          <w:sz w:val="24"/>
          <w:szCs w:val="24"/>
        </w:rPr>
        <w:br/>
        <w:t>ГОСТ Р 21.1101-2009 Система проектной документации для строительства. Основные требования к проектной и рабочей документации</w:t>
      </w:r>
    </w:p>
    <w:p w14:paraId="4A794A1E"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43.0.10-2017 Информационное обеспечение техники и операторской деятельности. Информационные объекты, объектно-ориентированное проектирование в создании технической информации</w:t>
      </w:r>
    </w:p>
    <w:p w14:paraId="2A1D417C"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57269-2016 Интегрированный подход к управлению информацией жизненного цикла антропогенных объектов и сред. Термины и определения;</w:t>
      </w:r>
      <w:r w:rsidRPr="00D53134">
        <w:rPr>
          <w:rFonts w:asciiTheme="minorBidi" w:hAnsiTheme="minorBidi" w:cstheme="minorBidi"/>
          <w:sz w:val="24"/>
          <w:szCs w:val="24"/>
        </w:rPr>
        <w:br/>
        <w:t>ГОСТ Р 57310-2016 Моделирование информационное в строительстве. Руководство по доставке информации. Методология и формат;</w:t>
      </w:r>
      <w:r w:rsidRPr="00D53134">
        <w:rPr>
          <w:rFonts w:asciiTheme="minorBidi" w:hAnsiTheme="minorBidi" w:cstheme="minorBidi"/>
          <w:sz w:val="24"/>
          <w:szCs w:val="24"/>
        </w:rPr>
        <w:br/>
        <w:t xml:space="preserve">ГОСТ Р 57311-2016 Моделирование информационное в строительстве. </w:t>
      </w:r>
      <w:r w:rsidRPr="00D53134">
        <w:rPr>
          <w:rFonts w:asciiTheme="minorBidi" w:hAnsiTheme="minorBidi" w:cstheme="minorBidi"/>
          <w:sz w:val="24"/>
          <w:szCs w:val="24"/>
        </w:rPr>
        <w:lastRenderedPageBreak/>
        <w:t>Требования к эксплуатационной документации объектов завершенного строительства</w:t>
      </w:r>
      <w:r w:rsidRPr="00D53134">
        <w:rPr>
          <w:rFonts w:asciiTheme="minorBidi" w:hAnsiTheme="minorBidi" w:cstheme="minorBidi"/>
          <w:sz w:val="24"/>
          <w:szCs w:val="24"/>
        </w:rPr>
        <w:br/>
        <w:t>ГОСТ Р 57563-2017 Моделирование информационное в строительстве Основные положения по разработке стандартов информационного моделирования зданий и сооружений</w:t>
      </w:r>
    </w:p>
    <w:p w14:paraId="3F65EAB1"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56645.5-2015 Системы дизайн-менеджмента. Термины и определения</w:t>
      </w:r>
      <w:r w:rsidRPr="00D53134">
        <w:rPr>
          <w:rFonts w:asciiTheme="minorBidi" w:hAnsiTheme="minorBidi" w:cstheme="minorBidi"/>
          <w:sz w:val="24"/>
          <w:szCs w:val="24"/>
        </w:rPr>
        <w:br/>
        <w:t>ГОСТ Р 51794-2008 Глобальные навигационные спутниковые системы.Системы координат. Методы преобразований координат определяемых точек</w:t>
      </w:r>
    </w:p>
    <w:p w14:paraId="43E96E6E"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51605-2000 Карты цифровые топографические. Общие требования</w:t>
      </w:r>
    </w:p>
    <w:p w14:paraId="6D3E3B8A"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51606-2000 Карты цифровые топографические. Система классификации и кодирования цифровой картографической информации. Общие требования</w:t>
      </w:r>
    </w:p>
    <w:p w14:paraId="077F0536"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51607-2000 Карты цифровые топографические. Правила цифрового описания топографической информации</w:t>
      </w:r>
    </w:p>
    <w:p w14:paraId="2EF7A7A2"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51608-2000 Карты цифровые топографические. Требования к качеству</w:t>
      </w:r>
    </w:p>
    <w:p w14:paraId="6DE6C279"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52155-2003 Географические информационные системы федеральные, региональные, муниципальные. Общие технические требования</w:t>
      </w:r>
    </w:p>
    <w:p w14:paraId="48BF86E1"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СП 48.13330.2011 Организация строительства</w:t>
      </w:r>
    </w:p>
    <w:p w14:paraId="76A6475E"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СП 126.13330.2012 Геодезические работы в строительстве</w:t>
      </w:r>
    </w:p>
    <w:p w14:paraId="640CD4FC"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Методические указания по прохождению государственной экспертизы проектной документации и (или) результатов инженерных изысканий в электронной форме</w:t>
      </w:r>
    </w:p>
    <w:p w14:paraId="5B53C0DB" w14:textId="77777777" w:rsidR="007B27A7" w:rsidRPr="007E21CD" w:rsidRDefault="00FF04AB" w:rsidP="00D53134">
      <w:pPr>
        <w:ind w:left="720"/>
        <w:jc w:val="both"/>
        <w:rPr>
          <w:rFonts w:asciiTheme="minorBidi" w:hAnsiTheme="minorBidi" w:cstheme="minorBidi"/>
          <w:sz w:val="24"/>
          <w:szCs w:val="24"/>
          <w:lang w:val="en-US"/>
        </w:rPr>
      </w:pPr>
      <w:r w:rsidRPr="00911DAF">
        <w:rPr>
          <w:rFonts w:asciiTheme="minorBidi" w:hAnsiTheme="minorBidi" w:cstheme="minorBidi"/>
          <w:sz w:val="24"/>
          <w:szCs w:val="24"/>
          <w:lang w:val="en-US"/>
        </w:rPr>
        <w:t>IEC 81346-1:2009 Industrial systems, installations and equipment and industrial products –  Structuring principles and reference designations –  Part 1: Basic rules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системы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установки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оборудование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изделия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Принципы</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структурирования</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ссылочные</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именования</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Часть</w:t>
      </w:r>
      <w:r w:rsidRPr="007E21CD">
        <w:rPr>
          <w:rFonts w:asciiTheme="minorBidi" w:hAnsiTheme="minorBidi" w:cstheme="minorBidi"/>
          <w:sz w:val="24"/>
          <w:szCs w:val="24"/>
          <w:lang w:val="en-US"/>
        </w:rPr>
        <w:t xml:space="preserve"> 1. </w:t>
      </w:r>
      <w:r w:rsidRPr="00D53134">
        <w:rPr>
          <w:rFonts w:asciiTheme="minorBidi" w:hAnsiTheme="minorBidi" w:cstheme="minorBidi"/>
          <w:sz w:val="24"/>
          <w:szCs w:val="24"/>
        </w:rPr>
        <w:t>Основные</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правила</w:t>
      </w:r>
      <w:r w:rsidRPr="007E21CD">
        <w:rPr>
          <w:rFonts w:asciiTheme="minorBidi" w:hAnsiTheme="minorBidi" w:cstheme="minorBidi"/>
          <w:sz w:val="24"/>
          <w:szCs w:val="24"/>
          <w:lang w:val="en-US"/>
        </w:rPr>
        <w:t>)</w:t>
      </w:r>
    </w:p>
    <w:p w14:paraId="371A6E52" w14:textId="77777777" w:rsidR="007B27A7" w:rsidRPr="00911DAF" w:rsidRDefault="00FF04AB" w:rsidP="00D53134">
      <w:pPr>
        <w:ind w:left="720"/>
        <w:jc w:val="both"/>
        <w:rPr>
          <w:rFonts w:asciiTheme="minorBidi" w:hAnsiTheme="minorBidi" w:cstheme="minorBidi"/>
          <w:sz w:val="24"/>
          <w:szCs w:val="24"/>
          <w:lang w:val="en-US"/>
        </w:rPr>
      </w:pPr>
      <w:r w:rsidRPr="00911DAF">
        <w:rPr>
          <w:rFonts w:asciiTheme="minorBidi" w:hAnsiTheme="minorBidi" w:cstheme="minorBidi"/>
          <w:sz w:val="24"/>
          <w:szCs w:val="24"/>
          <w:lang w:val="en-US"/>
        </w:rPr>
        <w:t>IEC 81346-2:2009  Industrial systems, installations and equipment and industrial products -- Structuring principles and reference designations -- Part 2: Classification of objects and codes for classes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системы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установки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оборудование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изделия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Принципы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структурирования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ссылочные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именования</w:t>
      </w:r>
      <w:r w:rsidRPr="00911DAF">
        <w:rPr>
          <w:rFonts w:asciiTheme="minorBidi" w:hAnsiTheme="minorBidi" w:cstheme="minorBidi"/>
          <w:sz w:val="24"/>
          <w:szCs w:val="24"/>
          <w:lang w:val="en-US"/>
        </w:rPr>
        <w:t>.</w:t>
      </w:r>
    </w:p>
    <w:p w14:paraId="0C0714B0"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Часть</w:t>
      </w:r>
      <w:r w:rsidRPr="00911DAF">
        <w:rPr>
          <w:rFonts w:asciiTheme="minorBidi" w:hAnsiTheme="minorBidi" w:cstheme="minorBidi"/>
          <w:sz w:val="24"/>
          <w:szCs w:val="24"/>
          <w:lang w:val="en-US"/>
        </w:rPr>
        <w:t xml:space="preserve">  2. </w:t>
      </w:r>
      <w:r w:rsidRPr="00D53134">
        <w:rPr>
          <w:rFonts w:asciiTheme="minorBidi" w:hAnsiTheme="minorBidi" w:cstheme="minorBidi"/>
          <w:sz w:val="24"/>
          <w:szCs w:val="24"/>
        </w:rPr>
        <w:t>Классификация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объектов</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коды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классов</w:t>
      </w:r>
      <w:r w:rsidRPr="00911DAF">
        <w:rPr>
          <w:rFonts w:asciiTheme="minorBidi" w:hAnsiTheme="minorBidi" w:cstheme="minorBidi"/>
          <w:sz w:val="24"/>
          <w:szCs w:val="24"/>
          <w:lang w:val="en-US"/>
        </w:rPr>
        <w:t>)</w:t>
      </w:r>
      <w:r w:rsidRPr="00911DAF">
        <w:rPr>
          <w:rFonts w:asciiTheme="minorBidi" w:hAnsiTheme="minorBidi" w:cstheme="minorBidi"/>
          <w:sz w:val="24"/>
          <w:szCs w:val="24"/>
          <w:lang w:val="en-US"/>
        </w:rPr>
        <w:br/>
        <w:t>ISO/FDIS 81346:2018 Industrial systems, installations and equipment and industrial products —Structuring principles and reference designations — Part 12: Construction works and building services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системы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установки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оборудование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изделия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Принципы</w:t>
      </w:r>
      <w:r w:rsidRPr="00DE6E76">
        <w:rPr>
          <w:rFonts w:asciiTheme="minorBidi" w:hAnsiTheme="minorBidi" w:cstheme="minorBidi"/>
          <w:sz w:val="24"/>
          <w:szCs w:val="24"/>
        </w:rPr>
        <w:t xml:space="preserve"> </w:t>
      </w:r>
      <w:r w:rsidRPr="00D53134">
        <w:rPr>
          <w:rFonts w:asciiTheme="minorBidi" w:hAnsiTheme="minorBidi" w:cstheme="minorBidi"/>
          <w:sz w:val="24"/>
          <w:szCs w:val="24"/>
        </w:rPr>
        <w:t>построения</w:t>
      </w:r>
      <w:r w:rsidRPr="00DE6E76">
        <w:rPr>
          <w:rFonts w:asciiTheme="minorBidi" w:hAnsiTheme="minorBidi" w:cstheme="minorBidi"/>
          <w:sz w:val="24"/>
          <w:szCs w:val="24"/>
        </w:rPr>
        <w:t xml:space="preserve"> </w:t>
      </w:r>
      <w:r w:rsidRPr="00D53134">
        <w:rPr>
          <w:rFonts w:asciiTheme="minorBidi" w:hAnsiTheme="minorBidi" w:cstheme="minorBidi"/>
          <w:sz w:val="24"/>
          <w:szCs w:val="24"/>
        </w:rPr>
        <w:t>и</w:t>
      </w:r>
      <w:r w:rsidRPr="00DE6E76">
        <w:rPr>
          <w:rFonts w:asciiTheme="minorBidi" w:hAnsiTheme="minorBidi" w:cstheme="minorBidi"/>
          <w:sz w:val="24"/>
          <w:szCs w:val="24"/>
        </w:rPr>
        <w:t xml:space="preserve"> </w:t>
      </w:r>
      <w:r w:rsidRPr="00D53134">
        <w:rPr>
          <w:rFonts w:asciiTheme="minorBidi" w:hAnsiTheme="minorBidi" w:cstheme="minorBidi"/>
          <w:sz w:val="24"/>
          <w:szCs w:val="24"/>
        </w:rPr>
        <w:t>ссылочные</w:t>
      </w:r>
      <w:r w:rsidRPr="00DE6E76">
        <w:rPr>
          <w:rFonts w:asciiTheme="minorBidi" w:hAnsiTheme="minorBidi" w:cstheme="minorBidi"/>
          <w:sz w:val="24"/>
          <w:szCs w:val="24"/>
        </w:rPr>
        <w:t xml:space="preserve"> </w:t>
      </w:r>
      <w:r w:rsidRPr="00D53134">
        <w:rPr>
          <w:rFonts w:asciiTheme="minorBidi" w:hAnsiTheme="minorBidi" w:cstheme="minorBidi"/>
          <w:sz w:val="24"/>
          <w:szCs w:val="24"/>
        </w:rPr>
        <w:t>именования</w:t>
      </w:r>
      <w:r w:rsidRPr="00DE6E76">
        <w:rPr>
          <w:rFonts w:asciiTheme="minorBidi" w:hAnsiTheme="minorBidi" w:cstheme="minorBidi"/>
          <w:sz w:val="24"/>
          <w:szCs w:val="24"/>
        </w:rPr>
        <w:t xml:space="preserve">. </w:t>
      </w:r>
      <w:r w:rsidRPr="00D53134">
        <w:rPr>
          <w:rFonts w:asciiTheme="minorBidi" w:hAnsiTheme="minorBidi" w:cstheme="minorBidi"/>
          <w:sz w:val="24"/>
          <w:szCs w:val="24"/>
        </w:rPr>
        <w:t>Часть</w:t>
      </w:r>
      <w:r w:rsidRPr="00DE6E76">
        <w:rPr>
          <w:rFonts w:asciiTheme="minorBidi" w:hAnsiTheme="minorBidi" w:cstheme="minorBidi"/>
          <w:sz w:val="24"/>
          <w:szCs w:val="24"/>
        </w:rPr>
        <w:t xml:space="preserve"> 12. </w:t>
      </w:r>
      <w:r w:rsidRPr="00D53134">
        <w:rPr>
          <w:rFonts w:asciiTheme="minorBidi" w:hAnsiTheme="minorBidi" w:cstheme="minorBidi"/>
          <w:sz w:val="24"/>
          <w:szCs w:val="24"/>
        </w:rPr>
        <w:t>Строительные работы и строительные услуги)</w:t>
      </w:r>
    </w:p>
    <w:p w14:paraId="06B14FB3" w14:textId="77777777" w:rsidR="007B27A7" w:rsidRPr="00D53134" w:rsidRDefault="00FF04AB" w:rsidP="00D53134">
      <w:pPr>
        <w:ind w:left="720"/>
        <w:jc w:val="both"/>
        <w:rPr>
          <w:rFonts w:asciiTheme="minorBidi" w:hAnsiTheme="minorBidi" w:cstheme="minorBidi"/>
          <w:sz w:val="24"/>
          <w:szCs w:val="24"/>
          <w:lang w:val="en-US"/>
        </w:rPr>
      </w:pPr>
      <w:r w:rsidRPr="00D53134">
        <w:rPr>
          <w:rFonts w:asciiTheme="minorBidi" w:hAnsiTheme="minorBidi" w:cstheme="minorBidi"/>
          <w:sz w:val="24"/>
          <w:szCs w:val="24"/>
          <w:lang w:val="en-US"/>
        </w:rPr>
        <w:t>ISO 3166-1:2012 Codes for the representation of names of countries and their subdivisions — Part 1: Country codes</w:t>
      </w:r>
    </w:p>
    <w:p w14:paraId="5B4B3C80" w14:textId="77777777" w:rsidR="007B27A7" w:rsidRPr="00D53134" w:rsidRDefault="00FF04AB" w:rsidP="00D53134">
      <w:pPr>
        <w:widowControl w:val="0"/>
        <w:ind w:left="720"/>
        <w:jc w:val="both"/>
        <w:rPr>
          <w:rFonts w:asciiTheme="minorBidi" w:hAnsiTheme="minorBidi" w:cstheme="minorBidi"/>
          <w:sz w:val="24"/>
          <w:szCs w:val="24"/>
        </w:rPr>
      </w:pPr>
      <w:r w:rsidRPr="00D53134">
        <w:rPr>
          <w:rFonts w:asciiTheme="minorBidi" w:hAnsiTheme="minorBidi" w:cstheme="minorBidi"/>
          <w:sz w:val="24"/>
          <w:szCs w:val="24"/>
          <w:lang w:val="en-US"/>
        </w:rPr>
        <w:t xml:space="preserve">Level of Development Specification for Building Information Models. </w:t>
      </w:r>
      <w:r w:rsidRPr="00D53134">
        <w:rPr>
          <w:rFonts w:asciiTheme="minorBidi" w:hAnsiTheme="minorBidi" w:cstheme="minorBidi"/>
          <w:sz w:val="24"/>
          <w:szCs w:val="24"/>
        </w:rPr>
        <w:t>Version 2015</w:t>
      </w:r>
      <w:r w:rsidRPr="00D53134">
        <w:rPr>
          <w:rFonts w:asciiTheme="minorBidi" w:hAnsiTheme="minorBidi" w:cstheme="minorBidi"/>
          <w:sz w:val="24"/>
          <w:szCs w:val="24"/>
        </w:rPr>
        <w:br/>
      </w:r>
      <w:r w:rsidRPr="00D53134">
        <w:rPr>
          <w:rFonts w:asciiTheme="minorBidi" w:hAnsiTheme="minorBidi" w:cstheme="minorBidi"/>
          <w:sz w:val="24"/>
          <w:szCs w:val="24"/>
        </w:rPr>
        <w:lastRenderedPageBreak/>
        <w:br/>
      </w:r>
      <w:r w:rsidRPr="00D53134">
        <w:rPr>
          <w:rFonts w:asciiTheme="minorBidi" w:hAnsiTheme="minorBidi" w:cstheme="minorBidi"/>
          <w:sz w:val="24"/>
          <w:szCs w:val="24"/>
        </w:rPr>
        <w:br w:type="page"/>
      </w:r>
    </w:p>
    <w:p w14:paraId="705CD65C"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92" w:name="_Toc531614367"/>
      <w:r w:rsidRPr="00D53134">
        <w:rPr>
          <w:rFonts w:asciiTheme="minorBidi" w:hAnsiTheme="minorBidi" w:cstheme="minorBidi"/>
          <w:sz w:val="24"/>
          <w:szCs w:val="24"/>
        </w:rPr>
        <w:lastRenderedPageBreak/>
        <w:t>4. Термины и определения</w:t>
      </w:r>
      <w:bookmarkEnd w:id="92"/>
    </w:p>
    <w:p w14:paraId="34987BC9" w14:textId="77777777" w:rsidR="007B27A7" w:rsidRPr="00D53134" w:rsidRDefault="007B27A7" w:rsidP="00D53134">
      <w:pPr>
        <w:widowControl w:val="0"/>
        <w:jc w:val="both"/>
        <w:rPr>
          <w:rFonts w:asciiTheme="minorBidi" w:hAnsiTheme="minorBidi" w:cstheme="minorBidi"/>
          <w:sz w:val="24"/>
          <w:szCs w:val="24"/>
        </w:rPr>
      </w:pPr>
    </w:p>
    <w:p w14:paraId="58D1AB4E" w14:textId="77777777" w:rsidR="007B27A7" w:rsidRPr="00D53134" w:rsidRDefault="00FF04AB" w:rsidP="00D53134">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Терминологический словарь Регламента разработан в соответствии с требованиями ГОСТ Р ИСО 704-2010 Терминологическая работа. Принципы и методы. Общий перечень применяемых терминов и их определений содержится в Приложении 1 к настоящему Регламенту.</w:t>
      </w:r>
    </w:p>
    <w:p w14:paraId="7EA5AEA4" w14:textId="77777777" w:rsidR="007B27A7" w:rsidRPr="00D53134" w:rsidRDefault="007B27A7" w:rsidP="00D53134">
      <w:pPr>
        <w:widowControl w:val="0"/>
        <w:jc w:val="both"/>
        <w:rPr>
          <w:rFonts w:asciiTheme="minorBidi" w:hAnsiTheme="minorBidi" w:cstheme="minorBidi"/>
          <w:sz w:val="24"/>
          <w:szCs w:val="24"/>
        </w:rPr>
      </w:pPr>
    </w:p>
    <w:p w14:paraId="3529CB94"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r>
      <w:r w:rsidRPr="00D53134">
        <w:rPr>
          <w:rFonts w:asciiTheme="minorBidi" w:hAnsiTheme="minorBidi" w:cstheme="minorBidi"/>
          <w:sz w:val="24"/>
          <w:szCs w:val="24"/>
        </w:rPr>
        <w:br w:type="page"/>
      </w:r>
    </w:p>
    <w:p w14:paraId="1F73CC4D"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93" w:name="_Toc531614368"/>
      <w:r w:rsidRPr="00D53134">
        <w:rPr>
          <w:rFonts w:asciiTheme="minorBidi" w:hAnsiTheme="minorBidi" w:cstheme="minorBidi"/>
          <w:sz w:val="24"/>
          <w:szCs w:val="24"/>
        </w:rPr>
        <w:lastRenderedPageBreak/>
        <w:t>5. Общие положения</w:t>
      </w:r>
      <w:bookmarkEnd w:id="93"/>
    </w:p>
    <w:p w14:paraId="38717027" w14:textId="77777777" w:rsidR="007B27A7" w:rsidRPr="00D53134" w:rsidRDefault="00FF04AB" w:rsidP="00D53134">
      <w:pPr>
        <w:pStyle w:val="3"/>
        <w:widowControl w:val="0"/>
        <w:spacing w:line="276" w:lineRule="auto"/>
        <w:ind w:left="283" w:firstLine="0"/>
        <w:contextualSpacing w:val="0"/>
        <w:jc w:val="both"/>
        <w:rPr>
          <w:rFonts w:asciiTheme="minorBidi" w:hAnsiTheme="minorBidi" w:cstheme="minorBidi"/>
          <w:sz w:val="24"/>
          <w:szCs w:val="24"/>
        </w:rPr>
      </w:pPr>
      <w:bookmarkStart w:id="94" w:name="_Toc531614369"/>
      <w:r w:rsidRPr="00D53134">
        <w:rPr>
          <w:rFonts w:asciiTheme="minorBidi" w:hAnsiTheme="minorBidi" w:cstheme="minorBidi"/>
          <w:sz w:val="24"/>
          <w:szCs w:val="24"/>
        </w:rPr>
        <w:t>5.1. Основные принципы информационного моделирования.</w:t>
      </w:r>
      <w:bookmarkEnd w:id="94"/>
    </w:p>
    <w:p w14:paraId="72E85B43" w14:textId="77777777" w:rsidR="007B27A7" w:rsidRPr="00D53134" w:rsidRDefault="007B27A7" w:rsidP="00D53134">
      <w:pPr>
        <w:widowControl w:val="0"/>
        <w:jc w:val="both"/>
        <w:rPr>
          <w:rFonts w:asciiTheme="minorBidi" w:hAnsiTheme="minorBidi" w:cstheme="minorBidi"/>
          <w:sz w:val="24"/>
          <w:szCs w:val="24"/>
        </w:rPr>
      </w:pPr>
    </w:p>
    <w:p w14:paraId="5702040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Технология информационного моделирования является естественным развитием технологий автоматизации строительной отрасли. Данная технология охватывает все этапы жизненного цикла объектов капитального строительства и может быть расширена на городскую инфраструктуру в целом в соответствии с концепцией “Smart City”.</w:t>
      </w:r>
    </w:p>
    <w:p w14:paraId="0361C04A"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Развитие информационного моделирования в мире и в России, в частности, базируется на многолетней истории строительной отрасли, поэтому при внедрении технологии информационного моделирования необходимо обяза</w:t>
      </w:r>
      <w:r w:rsidR="00685001">
        <w:rPr>
          <w:rFonts w:asciiTheme="minorBidi" w:hAnsiTheme="minorBidi" w:cstheme="minorBidi"/>
          <w:sz w:val="24"/>
          <w:szCs w:val="24"/>
        </w:rPr>
        <w:t xml:space="preserve">тельно учитывать </w:t>
      </w:r>
      <w:r w:rsidR="008179D9">
        <w:rPr>
          <w:rFonts w:asciiTheme="minorBidi" w:hAnsiTheme="minorBidi" w:cstheme="minorBidi"/>
          <w:sz w:val="24"/>
          <w:szCs w:val="24"/>
        </w:rPr>
        <w:t>опыт и практику строительной отрасли соответствующего региона, адаптируя их в соответствии с требованиями данной технологии.</w:t>
      </w:r>
    </w:p>
    <w:p w14:paraId="581A8364"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Процесс развития методологии информационного моделирования был многоэтапным и развивался по мере развития информационных технологий и связанных с ними методологий. Одной из таких методологий является объектно-ориентированный подход (ООП</w:t>
      </w:r>
      <w:r w:rsidR="008179D9">
        <w:rPr>
          <w:rFonts w:asciiTheme="minorBidi" w:hAnsiTheme="minorBidi" w:cstheme="minorBidi"/>
          <w:sz w:val="24"/>
          <w:szCs w:val="24"/>
        </w:rPr>
        <w:t>)</w:t>
      </w:r>
      <w:r w:rsidRPr="00D53134">
        <w:rPr>
          <w:rFonts w:asciiTheme="minorBidi" w:hAnsiTheme="minorBidi" w:cstheme="minorBidi"/>
          <w:sz w:val="24"/>
          <w:szCs w:val="24"/>
        </w:rPr>
        <w:t xml:space="preserve">. В основе ООП лежат идеи и принципы проектирования сложных систем, которые выражены в системном подходе. Основной принцип системного подхода заключается в рассмотрении частей явления или сложной системы с </w:t>
      </w:r>
      <w:r w:rsidR="008179D9" w:rsidRPr="00D53134">
        <w:rPr>
          <w:rFonts w:asciiTheme="minorBidi" w:hAnsiTheme="minorBidi" w:cstheme="minorBidi"/>
          <w:sz w:val="24"/>
          <w:szCs w:val="24"/>
        </w:rPr>
        <w:t>учётом</w:t>
      </w:r>
      <w:r w:rsidRPr="00D53134">
        <w:rPr>
          <w:rFonts w:asciiTheme="minorBidi" w:hAnsiTheme="minorBidi" w:cstheme="minorBidi"/>
          <w:sz w:val="24"/>
          <w:szCs w:val="24"/>
        </w:rPr>
        <w:t xml:space="preserve"> их взаимодействия. Системный подход включает в себя выявление структуры системы, типизацию связей, определение атрибутов и анализ внешней среды.</w:t>
      </w:r>
      <w:r w:rsidR="008179D9">
        <w:rPr>
          <w:rFonts w:asciiTheme="minorBidi" w:hAnsiTheme="minorBidi" w:cstheme="minorBidi"/>
          <w:sz w:val="24"/>
          <w:szCs w:val="24"/>
        </w:rPr>
        <w:t xml:space="preserve"> В российской строительной отрасли системный подход реализовывался в рамках </w:t>
      </w:r>
      <w:r w:rsidR="00383907">
        <w:rPr>
          <w:rFonts w:asciiTheme="minorBidi" w:hAnsiTheme="minorBidi" w:cstheme="minorBidi"/>
          <w:sz w:val="24"/>
          <w:szCs w:val="24"/>
        </w:rPr>
        <w:t>научного</w:t>
      </w:r>
      <w:r w:rsidR="00383907" w:rsidRPr="00D53134">
        <w:rPr>
          <w:rFonts w:asciiTheme="minorBidi" w:hAnsiTheme="minorBidi" w:cstheme="minorBidi"/>
          <w:sz w:val="24"/>
          <w:szCs w:val="24"/>
        </w:rPr>
        <w:t xml:space="preserve"> направлен</w:t>
      </w:r>
      <w:r w:rsidR="00383907">
        <w:rPr>
          <w:rFonts w:asciiTheme="minorBidi" w:hAnsiTheme="minorBidi" w:cstheme="minorBidi"/>
          <w:sz w:val="24"/>
          <w:szCs w:val="24"/>
        </w:rPr>
        <w:t>ия</w:t>
      </w:r>
      <w:r w:rsidR="00383907" w:rsidRPr="00D53134">
        <w:rPr>
          <w:rFonts w:asciiTheme="minorBidi" w:hAnsiTheme="minorBidi" w:cstheme="minorBidi"/>
          <w:sz w:val="24"/>
          <w:szCs w:val="24"/>
        </w:rPr>
        <w:t xml:space="preserve"> </w:t>
      </w:r>
      <w:r w:rsidR="008179D9">
        <w:rPr>
          <w:rFonts w:asciiTheme="minorBidi" w:hAnsiTheme="minorBidi" w:cstheme="minorBidi"/>
          <w:sz w:val="24"/>
          <w:szCs w:val="24"/>
        </w:rPr>
        <w:t>«Системотехника</w:t>
      </w:r>
      <w:r w:rsidR="008179D9">
        <w:rPr>
          <w:rStyle w:val="afff1"/>
          <w:rFonts w:asciiTheme="minorBidi" w:hAnsiTheme="minorBidi" w:cstheme="minorBidi"/>
          <w:sz w:val="24"/>
          <w:szCs w:val="24"/>
        </w:rPr>
        <w:footnoteReference w:id="1"/>
      </w:r>
      <w:r w:rsidR="008179D9">
        <w:rPr>
          <w:rFonts w:asciiTheme="minorBidi" w:hAnsiTheme="minorBidi" w:cstheme="minorBidi"/>
          <w:sz w:val="24"/>
          <w:szCs w:val="24"/>
        </w:rPr>
        <w:t xml:space="preserve"> строительства».</w:t>
      </w:r>
    </w:p>
    <w:p w14:paraId="0C2F6920" w14:textId="77777777" w:rsidR="007B27A7" w:rsidRPr="00D53134" w:rsidRDefault="008179D9" w:rsidP="00D53134">
      <w:pPr>
        <w:widowControl w:val="0"/>
        <w:ind w:firstLine="700"/>
        <w:jc w:val="both"/>
        <w:rPr>
          <w:rFonts w:asciiTheme="minorBidi" w:hAnsiTheme="minorBidi" w:cstheme="minorBidi"/>
          <w:sz w:val="24"/>
          <w:szCs w:val="24"/>
        </w:rPr>
      </w:pPr>
      <w:r>
        <w:rPr>
          <w:rFonts w:asciiTheme="minorBidi" w:hAnsiTheme="minorBidi" w:cstheme="minorBidi"/>
          <w:sz w:val="24"/>
          <w:szCs w:val="24"/>
        </w:rPr>
        <w:t>Применение технологии информационного моделирования обеспечивает</w:t>
      </w:r>
      <w:r w:rsidR="00FF04AB" w:rsidRPr="00D53134">
        <w:rPr>
          <w:rFonts w:asciiTheme="minorBidi" w:hAnsiTheme="minorBidi" w:cstheme="minorBidi"/>
          <w:sz w:val="24"/>
          <w:szCs w:val="24"/>
        </w:rPr>
        <w:t xml:space="preserve"> следующие преимущества в решении проблем управления сложностью и интеграцией различных систем:</w:t>
      </w:r>
    </w:p>
    <w:p w14:paraId="11E0A348" w14:textId="77777777" w:rsidR="007B27A7" w:rsidRPr="008179D9" w:rsidRDefault="00FF04AB" w:rsidP="008179D9">
      <w:pPr>
        <w:pStyle w:val="aff4"/>
        <w:widowControl w:val="0"/>
        <w:numPr>
          <w:ilvl w:val="0"/>
          <w:numId w:val="36"/>
        </w:numPr>
        <w:jc w:val="both"/>
        <w:rPr>
          <w:rFonts w:asciiTheme="minorBidi" w:hAnsiTheme="minorBidi"/>
        </w:rPr>
      </w:pPr>
      <w:r w:rsidRPr="008179D9">
        <w:rPr>
          <w:rFonts w:asciiTheme="minorBidi" w:hAnsiTheme="minorBidi"/>
        </w:rPr>
        <w:t xml:space="preserve">вносит в модели исследуемых систем структурную </w:t>
      </w:r>
      <w:r w:rsidR="008179D9" w:rsidRPr="008179D9">
        <w:rPr>
          <w:rFonts w:asciiTheme="minorBidi" w:hAnsiTheme="minorBidi"/>
        </w:rPr>
        <w:t>определённость</w:t>
      </w:r>
      <w:r w:rsidRPr="008179D9">
        <w:rPr>
          <w:rFonts w:asciiTheme="minorBidi" w:hAnsiTheme="minorBidi"/>
        </w:rPr>
        <w:t>, распределяя представленные в системе данные и процедуры между классами объектов;</w:t>
      </w:r>
    </w:p>
    <w:p w14:paraId="71E4AC89" w14:textId="77777777" w:rsidR="007B27A7" w:rsidRPr="008179D9" w:rsidRDefault="00FF04AB" w:rsidP="008179D9">
      <w:pPr>
        <w:pStyle w:val="aff4"/>
        <w:widowControl w:val="0"/>
        <w:numPr>
          <w:ilvl w:val="0"/>
          <w:numId w:val="36"/>
        </w:numPr>
        <w:jc w:val="both"/>
        <w:rPr>
          <w:rFonts w:asciiTheme="minorBidi" w:hAnsiTheme="minorBidi"/>
        </w:rPr>
      </w:pPr>
      <w:r w:rsidRPr="008179D9">
        <w:rPr>
          <w:rFonts w:asciiTheme="minorBidi" w:hAnsiTheme="minorBidi"/>
        </w:rPr>
        <w:t>сокращает объем спецификаций благодаря введению в описания иерархии объектов и отношений наследования между свойствами объектов разных уровней иерархии;</w:t>
      </w:r>
    </w:p>
    <w:p w14:paraId="6CBC0A7D" w14:textId="77777777" w:rsidR="007B27A7" w:rsidRPr="008179D9" w:rsidRDefault="00FF04AB" w:rsidP="008179D9">
      <w:pPr>
        <w:pStyle w:val="aff4"/>
        <w:widowControl w:val="0"/>
        <w:numPr>
          <w:ilvl w:val="0"/>
          <w:numId w:val="36"/>
        </w:numPr>
        <w:jc w:val="both"/>
        <w:rPr>
          <w:rFonts w:asciiTheme="minorBidi" w:hAnsiTheme="minorBidi"/>
        </w:rPr>
      </w:pPr>
      <w:r w:rsidRPr="008179D9">
        <w:rPr>
          <w:rFonts w:asciiTheme="minorBidi" w:hAnsiTheme="minorBidi"/>
        </w:rPr>
        <w:t xml:space="preserve">уменьшает вероятность искажения данных вследствие ошибочных действий за </w:t>
      </w:r>
      <w:r w:rsidR="008179D9" w:rsidRPr="008179D9">
        <w:rPr>
          <w:rFonts w:asciiTheme="minorBidi" w:hAnsiTheme="minorBidi"/>
        </w:rPr>
        <w:t>счёт</w:t>
      </w:r>
      <w:r w:rsidRPr="008179D9">
        <w:rPr>
          <w:rFonts w:asciiTheme="minorBidi" w:hAnsiTheme="minorBidi"/>
        </w:rPr>
        <w:t xml:space="preserve"> ограничения доступа к </w:t>
      </w:r>
      <w:r w:rsidR="008179D9" w:rsidRPr="008179D9">
        <w:rPr>
          <w:rFonts w:asciiTheme="minorBidi" w:hAnsiTheme="minorBidi"/>
        </w:rPr>
        <w:t>определённым</w:t>
      </w:r>
      <w:r w:rsidRPr="008179D9">
        <w:rPr>
          <w:rFonts w:asciiTheme="minorBidi" w:hAnsiTheme="minorBidi"/>
        </w:rPr>
        <w:t xml:space="preserve"> категориям данных в объектах. Описание в каждом классе объектов допустимых обращений к ним и принятых форматов сообщений облегчает согласование и интеграцию систем.</w:t>
      </w:r>
    </w:p>
    <w:p w14:paraId="04EB4E08" w14:textId="77777777" w:rsidR="00383907" w:rsidRDefault="008179D9" w:rsidP="008179D9">
      <w:pPr>
        <w:widowControl w:val="0"/>
        <w:ind w:firstLine="700"/>
        <w:jc w:val="both"/>
        <w:rPr>
          <w:rFonts w:asciiTheme="minorBidi" w:hAnsiTheme="minorBidi" w:cstheme="minorBidi"/>
          <w:sz w:val="24"/>
          <w:szCs w:val="24"/>
        </w:rPr>
      </w:pPr>
      <w:r>
        <w:rPr>
          <w:rFonts w:asciiTheme="minorBidi" w:hAnsiTheme="minorBidi" w:cstheme="minorBidi"/>
          <w:sz w:val="24"/>
          <w:szCs w:val="24"/>
        </w:rPr>
        <w:lastRenderedPageBreak/>
        <w:t>В свою очередь применение данной технологии позволяет обеспечить</w:t>
      </w:r>
      <w:r w:rsidR="00383907">
        <w:rPr>
          <w:rFonts w:asciiTheme="minorBidi" w:hAnsiTheme="minorBidi" w:cstheme="minorBidi"/>
          <w:sz w:val="24"/>
          <w:szCs w:val="24"/>
        </w:rPr>
        <w:t>:</w:t>
      </w:r>
    </w:p>
    <w:p w14:paraId="521D3CAE" w14:textId="77777777" w:rsidR="00383907" w:rsidRDefault="00383907" w:rsidP="00E45A0F">
      <w:pPr>
        <w:pStyle w:val="aff4"/>
        <w:widowControl w:val="0"/>
        <w:numPr>
          <w:ilvl w:val="0"/>
          <w:numId w:val="37"/>
        </w:numPr>
        <w:jc w:val="both"/>
        <w:rPr>
          <w:rFonts w:asciiTheme="minorBidi" w:hAnsiTheme="minorBidi"/>
        </w:rPr>
      </w:pPr>
      <w:r w:rsidRPr="00383907">
        <w:rPr>
          <w:rFonts w:asciiTheme="minorBidi" w:hAnsiTheme="minorBidi"/>
        </w:rPr>
        <w:t>структуризацию</w:t>
      </w:r>
      <w:r w:rsidR="00FF04AB" w:rsidRPr="00383907">
        <w:rPr>
          <w:rFonts w:asciiTheme="minorBidi" w:hAnsiTheme="minorBidi"/>
        </w:rPr>
        <w:t xml:space="preserve"> процесса проектирования, </w:t>
      </w:r>
      <w:r w:rsidRPr="00383907">
        <w:rPr>
          <w:rFonts w:asciiTheme="minorBidi" w:hAnsiTheme="minorBidi"/>
        </w:rPr>
        <w:t>посредством</w:t>
      </w:r>
      <w:r w:rsidR="00FF04AB" w:rsidRPr="00383907">
        <w:rPr>
          <w:rFonts w:asciiTheme="minorBidi" w:hAnsiTheme="minorBidi"/>
        </w:rPr>
        <w:t xml:space="preserve"> декомпозици</w:t>
      </w:r>
      <w:r w:rsidRPr="00383907">
        <w:rPr>
          <w:rFonts w:asciiTheme="minorBidi" w:hAnsiTheme="minorBidi"/>
        </w:rPr>
        <w:t>и</w:t>
      </w:r>
      <w:r w:rsidR="00FF04AB" w:rsidRPr="00383907">
        <w:rPr>
          <w:rFonts w:asciiTheme="minorBidi" w:hAnsiTheme="minorBidi"/>
        </w:rPr>
        <w:t xml:space="preserve"> проектных задач и документации, выделением стад</w:t>
      </w:r>
      <w:r w:rsidRPr="00383907">
        <w:rPr>
          <w:rFonts w:asciiTheme="minorBidi" w:hAnsiTheme="minorBidi"/>
        </w:rPr>
        <w:t>ий, этапов, проектных процедур;</w:t>
      </w:r>
    </w:p>
    <w:p w14:paraId="46ADCCC2" w14:textId="77777777" w:rsidR="00383907" w:rsidRDefault="00383907" w:rsidP="00383907">
      <w:pPr>
        <w:pStyle w:val="aff4"/>
        <w:widowControl w:val="0"/>
        <w:numPr>
          <w:ilvl w:val="0"/>
          <w:numId w:val="37"/>
        </w:numPr>
        <w:jc w:val="both"/>
        <w:rPr>
          <w:rFonts w:asciiTheme="minorBidi" w:hAnsiTheme="minorBidi"/>
        </w:rPr>
      </w:pPr>
      <w:r w:rsidRPr="00383907">
        <w:rPr>
          <w:rFonts w:asciiTheme="minorBidi" w:hAnsiTheme="minorBidi"/>
        </w:rPr>
        <w:t>и</w:t>
      </w:r>
      <w:r w:rsidR="00FF04AB" w:rsidRPr="00383907">
        <w:rPr>
          <w:rFonts w:asciiTheme="minorBidi" w:hAnsiTheme="minorBidi"/>
        </w:rPr>
        <w:t>тера</w:t>
      </w:r>
      <w:r w:rsidRPr="00383907">
        <w:rPr>
          <w:rFonts w:asciiTheme="minorBidi" w:hAnsiTheme="minorBidi"/>
        </w:rPr>
        <w:t>ционный характер проектирования;</w:t>
      </w:r>
    </w:p>
    <w:p w14:paraId="1494F763" w14:textId="77777777" w:rsidR="00383907" w:rsidRDefault="00383907" w:rsidP="00383907">
      <w:pPr>
        <w:pStyle w:val="aff4"/>
        <w:widowControl w:val="0"/>
        <w:numPr>
          <w:ilvl w:val="0"/>
          <w:numId w:val="37"/>
        </w:numPr>
        <w:jc w:val="both"/>
        <w:rPr>
          <w:rFonts w:asciiTheme="minorBidi" w:hAnsiTheme="minorBidi"/>
        </w:rPr>
      </w:pPr>
      <w:r w:rsidRPr="00383907">
        <w:rPr>
          <w:rFonts w:asciiTheme="minorBidi" w:hAnsiTheme="minorBidi"/>
        </w:rPr>
        <w:t>типизацию и унификацию</w:t>
      </w:r>
      <w:r w:rsidR="00FF04AB" w:rsidRPr="00383907">
        <w:rPr>
          <w:rFonts w:asciiTheme="minorBidi" w:hAnsiTheme="minorBidi"/>
        </w:rPr>
        <w:t xml:space="preserve"> проектных ре</w:t>
      </w:r>
      <w:r w:rsidRPr="00383907">
        <w:rPr>
          <w:rFonts w:asciiTheme="minorBidi" w:hAnsiTheme="minorBidi"/>
        </w:rPr>
        <w:t>шений и средств проектирования;</w:t>
      </w:r>
    </w:p>
    <w:p w14:paraId="31E33A54" w14:textId="77777777" w:rsidR="00383907" w:rsidRDefault="00FF04AB" w:rsidP="00383907">
      <w:pPr>
        <w:pStyle w:val="aff4"/>
        <w:widowControl w:val="0"/>
        <w:numPr>
          <w:ilvl w:val="0"/>
          <w:numId w:val="37"/>
        </w:numPr>
        <w:jc w:val="both"/>
        <w:rPr>
          <w:rFonts w:asciiTheme="minorBidi" w:hAnsiTheme="minorBidi"/>
        </w:rPr>
      </w:pPr>
      <w:r w:rsidRPr="00383907">
        <w:rPr>
          <w:rFonts w:asciiTheme="minorBidi" w:hAnsiTheme="minorBidi"/>
        </w:rPr>
        <w:t>анализ и моделирование систем;</w:t>
      </w:r>
    </w:p>
    <w:p w14:paraId="7541662E" w14:textId="77777777" w:rsidR="007B27A7" w:rsidRPr="00383907" w:rsidRDefault="00FF04AB" w:rsidP="00383907">
      <w:pPr>
        <w:pStyle w:val="aff4"/>
        <w:widowControl w:val="0"/>
        <w:numPr>
          <w:ilvl w:val="0"/>
          <w:numId w:val="37"/>
        </w:numPr>
        <w:jc w:val="both"/>
        <w:rPr>
          <w:rFonts w:asciiTheme="minorBidi" w:hAnsiTheme="minorBidi"/>
        </w:rPr>
      </w:pPr>
      <w:r w:rsidRPr="00383907">
        <w:rPr>
          <w:rFonts w:asciiTheme="minorBidi" w:hAnsiTheme="minorBidi"/>
        </w:rPr>
        <w:t>синтез и оптимизация систем.</w:t>
      </w:r>
    </w:p>
    <w:p w14:paraId="68F9DF5B" w14:textId="77777777" w:rsidR="00383907" w:rsidRDefault="00383907" w:rsidP="00D53134">
      <w:pPr>
        <w:widowControl w:val="0"/>
        <w:ind w:firstLine="700"/>
        <w:jc w:val="both"/>
        <w:rPr>
          <w:rFonts w:asciiTheme="minorBidi" w:hAnsiTheme="minorBidi" w:cstheme="minorBidi"/>
          <w:sz w:val="24"/>
          <w:szCs w:val="24"/>
        </w:rPr>
      </w:pPr>
    </w:p>
    <w:p w14:paraId="54FA8E95" w14:textId="77777777" w:rsidR="007B27A7" w:rsidRPr="00D53134" w:rsidRDefault="00383907" w:rsidP="00D53134">
      <w:pPr>
        <w:widowControl w:val="0"/>
        <w:ind w:firstLine="700"/>
        <w:jc w:val="both"/>
        <w:rPr>
          <w:rFonts w:asciiTheme="minorBidi" w:hAnsiTheme="minorBidi" w:cstheme="minorBidi"/>
          <w:sz w:val="24"/>
          <w:szCs w:val="24"/>
        </w:rPr>
      </w:pPr>
      <w:r>
        <w:rPr>
          <w:rFonts w:asciiTheme="minorBidi" w:hAnsiTheme="minorBidi" w:cstheme="minorBidi"/>
          <w:sz w:val="24"/>
          <w:szCs w:val="24"/>
        </w:rPr>
        <w:t>Технология информационного моделирования объединяет</w:t>
      </w:r>
      <w:r w:rsidR="00FF04AB" w:rsidRPr="00D53134">
        <w:rPr>
          <w:rFonts w:asciiTheme="minorBidi" w:hAnsiTheme="minorBidi" w:cstheme="minorBidi"/>
          <w:sz w:val="24"/>
          <w:szCs w:val="24"/>
        </w:rPr>
        <w:t xml:space="preserve"> две </w:t>
      </w:r>
      <w:r w:rsidRPr="00D53134">
        <w:rPr>
          <w:rFonts w:asciiTheme="minorBidi" w:hAnsiTheme="minorBidi" w:cstheme="minorBidi"/>
          <w:sz w:val="24"/>
          <w:szCs w:val="24"/>
        </w:rPr>
        <w:t>чётко</w:t>
      </w:r>
      <w:r w:rsidR="00FF04AB" w:rsidRPr="00D53134">
        <w:rPr>
          <w:rFonts w:asciiTheme="minorBidi" w:hAnsiTheme="minorBidi" w:cstheme="minorBidi"/>
          <w:sz w:val="24"/>
          <w:szCs w:val="24"/>
        </w:rPr>
        <w:t xml:space="preserve"> различимые задачи:</w:t>
      </w:r>
    </w:p>
    <w:p w14:paraId="2B3CD2E1" w14:textId="77777777" w:rsidR="007B27A7" w:rsidRPr="00383907" w:rsidRDefault="00FF04AB" w:rsidP="00383907">
      <w:pPr>
        <w:pStyle w:val="aff4"/>
        <w:widowControl w:val="0"/>
        <w:numPr>
          <w:ilvl w:val="0"/>
          <w:numId w:val="40"/>
        </w:numPr>
        <w:jc w:val="both"/>
        <w:rPr>
          <w:rFonts w:asciiTheme="minorBidi" w:hAnsiTheme="minorBidi"/>
        </w:rPr>
      </w:pPr>
      <w:r w:rsidRPr="00383907">
        <w:rPr>
          <w:rFonts w:asciiTheme="minorBidi" w:hAnsiTheme="minorBidi"/>
        </w:rPr>
        <w:t xml:space="preserve">создание моделей сложных систем (в англоязычном написании - </w:t>
      </w:r>
      <w:r w:rsidRPr="00E72B19">
        <w:rPr>
          <w:rFonts w:asciiTheme="minorBidi" w:hAnsiTheme="minorBidi"/>
          <w:lang w:val="en-US"/>
        </w:rPr>
        <w:t>modeling</w:t>
      </w:r>
      <w:r w:rsidRPr="00383907">
        <w:rPr>
          <w:rFonts w:asciiTheme="minorBidi" w:hAnsiTheme="minorBidi"/>
        </w:rPr>
        <w:t>);</w:t>
      </w:r>
    </w:p>
    <w:p w14:paraId="5772D907" w14:textId="77777777" w:rsidR="007B27A7" w:rsidRPr="00383907" w:rsidRDefault="00FF04AB" w:rsidP="00383907">
      <w:pPr>
        <w:pStyle w:val="aff4"/>
        <w:widowControl w:val="0"/>
        <w:numPr>
          <w:ilvl w:val="0"/>
          <w:numId w:val="40"/>
        </w:numPr>
        <w:jc w:val="both"/>
        <w:rPr>
          <w:rFonts w:asciiTheme="minorBidi" w:hAnsiTheme="minorBidi"/>
        </w:rPr>
      </w:pPr>
      <w:r w:rsidRPr="00383907">
        <w:rPr>
          <w:rFonts w:asciiTheme="minorBidi" w:hAnsiTheme="minorBidi"/>
        </w:rPr>
        <w:t>анализ свойств систем на основе исследования их моделей (</w:t>
      </w:r>
      <w:r w:rsidRPr="00E72B19">
        <w:rPr>
          <w:rFonts w:asciiTheme="minorBidi" w:hAnsiTheme="minorBidi"/>
          <w:lang w:val="en-US"/>
        </w:rPr>
        <w:t>simulation</w:t>
      </w:r>
      <w:r w:rsidRPr="00383907">
        <w:rPr>
          <w:rFonts w:asciiTheme="minorBidi" w:hAnsiTheme="minorBidi"/>
        </w:rPr>
        <w:t>).</w:t>
      </w:r>
    </w:p>
    <w:p w14:paraId="6BFCD2D5" w14:textId="77777777" w:rsidR="007B27A7" w:rsidRPr="00D53134" w:rsidRDefault="007B27A7" w:rsidP="00D53134">
      <w:pPr>
        <w:widowControl w:val="0"/>
        <w:ind w:firstLine="700"/>
        <w:jc w:val="both"/>
        <w:rPr>
          <w:rFonts w:asciiTheme="minorBidi" w:hAnsiTheme="minorBidi" w:cstheme="minorBidi"/>
          <w:sz w:val="24"/>
          <w:szCs w:val="24"/>
        </w:rPr>
      </w:pPr>
    </w:p>
    <w:p w14:paraId="5D3127C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Исходя из вышесказанного сформулируем основные принципы технологии информационного моделирования:</w:t>
      </w:r>
    </w:p>
    <w:p w14:paraId="41D07EAC"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Обеспечение применения системного подхода в строительной отрасли;</w:t>
      </w:r>
    </w:p>
    <w:p w14:paraId="769863D9"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Использование методик системного подхода при реализации инвестиционно-строительного проекта;</w:t>
      </w:r>
    </w:p>
    <w:p w14:paraId="4F3B7417"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Формирование требований к информационному обмену на основе описания бизнес-процессов и формирования единых информационных моделей;</w:t>
      </w:r>
    </w:p>
    <w:p w14:paraId="36E184BA"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Обеспечение возможности повторного использования информационных моделей</w:t>
      </w:r>
    </w:p>
    <w:p w14:paraId="04AD9C68"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Возможность проверки программного обеспечения на соответствие информационным моделям и соответственно требованиям к информационному обмену.</w:t>
      </w:r>
    </w:p>
    <w:p w14:paraId="1355E42D" w14:textId="77777777" w:rsidR="007B27A7" w:rsidRPr="00D53134" w:rsidRDefault="00FF04AB" w:rsidP="00D53134">
      <w:pPr>
        <w:widowControl w:val="0"/>
        <w:ind w:firstLine="700"/>
        <w:jc w:val="both"/>
        <w:rPr>
          <w:rFonts w:asciiTheme="minorBidi" w:hAnsiTheme="minorBidi" w:cstheme="minorBidi"/>
          <w:sz w:val="24"/>
          <w:szCs w:val="24"/>
          <w:highlight w:val="yellow"/>
        </w:rPr>
      </w:pPr>
      <w:r w:rsidRPr="00D53134">
        <w:rPr>
          <w:rFonts w:asciiTheme="minorBidi" w:hAnsiTheme="minorBidi" w:cstheme="minorBidi"/>
          <w:sz w:val="24"/>
          <w:szCs w:val="24"/>
          <w:highlight w:val="yellow"/>
        </w:rPr>
        <w:t xml:space="preserve"> </w:t>
      </w:r>
    </w:p>
    <w:p w14:paraId="611F5422" w14:textId="77777777" w:rsidR="007B27A7" w:rsidRPr="00D53134" w:rsidRDefault="00FF04AB" w:rsidP="00D53134">
      <w:pPr>
        <w:widowControl w:val="0"/>
        <w:ind w:firstLine="700"/>
        <w:jc w:val="both"/>
        <w:rPr>
          <w:rFonts w:asciiTheme="minorBidi" w:hAnsiTheme="minorBidi" w:cstheme="minorBidi"/>
          <w:b/>
          <w:sz w:val="24"/>
          <w:szCs w:val="24"/>
        </w:rPr>
      </w:pPr>
      <w:r w:rsidRPr="00D53134">
        <w:rPr>
          <w:rFonts w:asciiTheme="minorBidi" w:hAnsiTheme="minorBidi" w:cstheme="minorBidi"/>
          <w:b/>
          <w:sz w:val="24"/>
          <w:szCs w:val="24"/>
        </w:rPr>
        <w:t>Стратегические преимущества</w:t>
      </w:r>
    </w:p>
    <w:p w14:paraId="09EB88A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Многие компании предпочитают планомерное развитие от 2D к 3D моделям, затем к 4D (добавляя возможность установления связей с системами планирования) и затем к технологии информационного моделирования. Однако нужно отметить, хотя 3D модели значительно повышают эффективность взаимодействия команды, но не все 3D модели можно квалифицировать как информационные модели, так как трёхмерное геометрическое представление является только частью представления информационной модели.</w:t>
      </w:r>
    </w:p>
    <w:p w14:paraId="2BE527A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Применение технологии информационного моделирования позволяет подойти к решению данной задачи качественно на новом уровне. В процессе информационного моделирования вы не просто разрабатываете чертежи, по которым можно будет построить объект, вы формируете цифровой двойник объекта капитального строительства, соблюдая все технологии строительного производства. Весь процесс проектирования полностью имитирует реальный производственный процесс строительства здания. То есть, как строители строят в реальности, так же мы должны проектировать виртуально.</w:t>
      </w:r>
    </w:p>
    <w:p w14:paraId="112F4774"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Безусловно, источником достоверной информации о продукте является сам производитель и именно он может достоверно описать технологию монтажа или </w:t>
      </w:r>
      <w:r w:rsidRPr="00D53134">
        <w:rPr>
          <w:rFonts w:asciiTheme="minorBidi" w:hAnsiTheme="minorBidi" w:cstheme="minorBidi"/>
          <w:sz w:val="24"/>
          <w:szCs w:val="24"/>
        </w:rPr>
        <w:lastRenderedPageBreak/>
        <w:t>производства работ. Поэтому в необходимо стандартизировать требования к такой информации, обязать сопровождать процесс производства конкретными информационными электронными документами и графическим отображением в формате необходимом для информационного моделирования.</w:t>
      </w:r>
    </w:p>
    <w:p w14:paraId="5DD4E47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Создание модели конструкции и ее информационное насыщение уже реализованная технология. Ведущие IT компании – разработчики ПО для проектирования развивают свои продукты в сторону информационного моделирования и имеющиеся уже результаты вполне удовлетворительны. Недостатки тех или иных продуктов и способов их применения лишь незначительно увеличивают трудозатраты на моделирование, но в целом существующие решения уже применяются и успешно решают поставленные перед ними задачи.</w:t>
      </w:r>
    </w:p>
    <w:p w14:paraId="4B4C787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Другое дело моделирование процессов. Современные программы планирования используются в строительстве, но уже на стадии производства работ на самом объекте, точнее в ПТО.</w:t>
      </w:r>
    </w:p>
    <w:p w14:paraId="4FB6A75A" w14:textId="032C6B1F"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Основные принципы</w:t>
      </w:r>
    </w:p>
    <w:p w14:paraId="2D3F0907" w14:textId="640C3533"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Моделе-ориентированный подход. Рассматривает объект как систему и учитывает на каждом этапе жизненного цикла следующие аспекты:</w:t>
      </w:r>
    </w:p>
    <w:p w14:paraId="664A2982"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функциональный;</w:t>
      </w:r>
    </w:p>
    <w:p w14:paraId="46274382"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технический;</w:t>
      </w:r>
    </w:p>
    <w:p w14:paraId="6B559F8D"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экономический;</w:t>
      </w:r>
    </w:p>
    <w:p w14:paraId="4ED6CF72"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экологический;</w:t>
      </w:r>
    </w:p>
    <w:p w14:paraId="21E11F8F"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социальный;</w:t>
      </w:r>
    </w:p>
    <w:p w14:paraId="54846DF1"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культурный</w:t>
      </w:r>
    </w:p>
    <w:p w14:paraId="777A8AD8"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 другие в зависимости от требований проекта и решаемых задач.</w:t>
      </w:r>
    </w:p>
    <w:p w14:paraId="332D679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Соответственно на каждом этапе жизненного цикла объекта формируется информационная модель с необходимым уровнем проработки.</w:t>
      </w:r>
    </w:p>
    <w:p w14:paraId="6FEB237A" w14:textId="17426FCD"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Совместная работа междисциплинарной команды, обеспечивает комплексный анализ и вовлечение максимально необходимого/возможного количества участников процесса.</w:t>
      </w:r>
    </w:p>
    <w:p w14:paraId="2ABCFE8D" w14:textId="0E362D52"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Накопление знаний является неотъемлемой составляющей процесса моделирования на любом этапе жизненного цикла объекта.</w:t>
      </w:r>
    </w:p>
    <w:p w14:paraId="2F7E2B2F" w14:textId="0BEC67FE"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Структура модели формируется на основе базовой онтологии [22].</w:t>
      </w:r>
    </w:p>
    <w:p w14:paraId="164B7A40" w14:textId="5E9E187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Базовым набором метаданных является Дублинское ядро в соответствии со стандартом ГОСТ Р ИСО 15836:2011.</w:t>
      </w:r>
    </w:p>
    <w:p w14:paraId="689DAA5C" w14:textId="16DCB4BC"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При разработке моделей рекомендуется использовать современные языки </w:t>
      </w:r>
      <w:r w:rsidR="005F7990" w:rsidRPr="00D53134">
        <w:rPr>
          <w:rFonts w:asciiTheme="minorBidi" w:hAnsiTheme="minorBidi" w:cstheme="minorBidi"/>
          <w:sz w:val="24"/>
          <w:szCs w:val="24"/>
        </w:rPr>
        <w:t>моделирования,</w:t>
      </w:r>
      <w:r w:rsidRPr="00D53134">
        <w:rPr>
          <w:rFonts w:asciiTheme="minorBidi" w:hAnsiTheme="minorBidi" w:cstheme="minorBidi"/>
          <w:sz w:val="24"/>
          <w:szCs w:val="24"/>
        </w:rPr>
        <w:t xml:space="preserve"> основанные на безпричинном (акаузальном) подходе, включающем объектно-ориентированное и физическое моделирование.</w:t>
      </w:r>
    </w:p>
    <w:p w14:paraId="039D85B5" w14:textId="66358A1E"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При декомпозиции объекта рекомендуется использовать компонентную декомпозицию, т.е. декомпозицию системы на физические компоненты.</w:t>
      </w:r>
    </w:p>
    <w:p w14:paraId="4D1F3503" w14:textId="131382C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Планирования вычислительного эксперимента обеспечивается применением методов и приемов планирования эксперимента.</w:t>
      </w:r>
    </w:p>
    <w:p w14:paraId="4141A023" w14:textId="25A3CA3E"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Конкретизация условий и области применения разрабатываемой математической модели исходя из точки зрения.</w:t>
      </w:r>
    </w:p>
    <w:p w14:paraId="0DA935B6" w14:textId="77777777" w:rsidR="007B27A7" w:rsidRPr="00D53134" w:rsidRDefault="00FF04AB" w:rsidP="00D53134">
      <w:pPr>
        <w:widowControl w:val="0"/>
        <w:ind w:right="140" w:firstLine="860"/>
        <w:jc w:val="both"/>
        <w:rPr>
          <w:rFonts w:asciiTheme="minorBidi" w:hAnsiTheme="minorBidi" w:cstheme="minorBidi"/>
          <w:i/>
          <w:sz w:val="24"/>
          <w:szCs w:val="24"/>
        </w:rPr>
      </w:pPr>
      <w:r w:rsidRPr="00D53134">
        <w:rPr>
          <w:rFonts w:asciiTheme="minorBidi" w:hAnsiTheme="minorBidi" w:cstheme="minorBidi"/>
          <w:i/>
          <w:sz w:val="24"/>
          <w:szCs w:val="24"/>
        </w:rPr>
        <w:lastRenderedPageBreak/>
        <w:t>П Р И М Е Ч А Н И Е</w:t>
      </w:r>
    </w:p>
    <w:p w14:paraId="2F7E362C" w14:textId="77777777" w:rsidR="007B27A7" w:rsidRPr="00D53134" w:rsidRDefault="00FF04AB" w:rsidP="00D53134">
      <w:pPr>
        <w:widowControl w:val="0"/>
        <w:ind w:right="140" w:firstLine="860"/>
        <w:jc w:val="both"/>
        <w:rPr>
          <w:rFonts w:asciiTheme="minorBidi" w:hAnsiTheme="minorBidi" w:cstheme="minorBidi"/>
          <w:i/>
          <w:sz w:val="24"/>
          <w:szCs w:val="24"/>
        </w:rPr>
      </w:pPr>
      <w:r w:rsidRPr="00D53134">
        <w:rPr>
          <w:rFonts w:asciiTheme="minorBidi" w:hAnsiTheme="minorBidi" w:cstheme="minorBidi"/>
          <w:i/>
          <w:sz w:val="24"/>
          <w:szCs w:val="24"/>
        </w:rPr>
        <w:t>Данный принцип требует построения нескольких математических моделей исследуемого объекта, с достаточной степенью адекватности в соответствии с принципом декомпозиции для различных точек зрения.</w:t>
      </w:r>
    </w:p>
    <w:p w14:paraId="17F11286" w14:textId="1D6390C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Опережающая математическая строгость и глубина феноменологического описания явления. В соответствии с принципом 2.1.6 при разработке математических моделей необходимо построение физических закономерностей отдельных явлений на порядок более строгих и глубоких, чем определено постановкой конкретной задачи. Этот принцип дополняет принцип 2.1.8.</w:t>
      </w:r>
    </w:p>
    <w:p w14:paraId="0A1CA49C" w14:textId="0A96C750" w:rsidR="007B27A7" w:rsidRPr="00D53134" w:rsidRDefault="00FF04AB" w:rsidP="00D53134">
      <w:pPr>
        <w:widowControl w:val="0"/>
        <w:ind w:right="140" w:firstLine="860"/>
        <w:jc w:val="both"/>
        <w:rPr>
          <w:rFonts w:asciiTheme="minorBidi" w:hAnsiTheme="minorBidi" w:cstheme="minorBidi"/>
          <w:b/>
          <w:sz w:val="24"/>
          <w:szCs w:val="24"/>
        </w:rPr>
      </w:pPr>
      <w:r w:rsidRPr="00D53134">
        <w:rPr>
          <w:rFonts w:asciiTheme="minorBidi" w:hAnsiTheme="minorBidi" w:cstheme="minorBidi"/>
          <w:b/>
          <w:sz w:val="24"/>
          <w:szCs w:val="24"/>
        </w:rPr>
        <w:t xml:space="preserve">  </w:t>
      </w:r>
    </w:p>
    <w:p w14:paraId="07E3AA06" w14:textId="199B97AE"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Схема анализа объекта</w:t>
      </w:r>
    </w:p>
    <w:p w14:paraId="43FE683E" w14:textId="6129EA5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Концептуальная схема анализа объекта, которая лежит в основе интегрированного по</w:t>
      </w:r>
      <w:r w:rsidR="00B8438B">
        <w:rPr>
          <w:rFonts w:asciiTheme="minorBidi" w:hAnsiTheme="minorBidi" w:cstheme="minorBidi"/>
          <w:sz w:val="24"/>
          <w:szCs w:val="24"/>
        </w:rPr>
        <w:t>дхода, представлена на рисунке 5</w:t>
      </w:r>
      <w:r w:rsidRPr="00D53134">
        <w:rPr>
          <w:rFonts w:asciiTheme="minorBidi" w:hAnsiTheme="minorBidi" w:cstheme="minorBidi"/>
          <w:sz w:val="24"/>
          <w:szCs w:val="24"/>
        </w:rPr>
        <w:t xml:space="preserve">.1 и строиться исходя из совокупности точек зрения. </w:t>
      </w:r>
      <w:r w:rsidR="000A0E78">
        <w:rPr>
          <w:rFonts w:asciiTheme="minorBidi" w:hAnsiTheme="minorBidi" w:cstheme="minorBidi"/>
          <w:sz w:val="24"/>
          <w:szCs w:val="24"/>
        </w:rPr>
        <w:t>Настоящий Регламент</w:t>
      </w:r>
      <w:r w:rsidRPr="00D53134">
        <w:rPr>
          <w:rFonts w:asciiTheme="minorBidi" w:hAnsiTheme="minorBidi" w:cstheme="minorBidi"/>
          <w:sz w:val="24"/>
          <w:szCs w:val="24"/>
        </w:rPr>
        <w:t xml:space="preserve"> обеспечивает процесс интеграции данных в широком контексте. Точка зрения определяет методы и подходы к изучению жизненного цикла объекта и его характеристик.</w:t>
      </w:r>
    </w:p>
    <w:p w14:paraId="11F1F7FB"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noProof/>
          <w:sz w:val="24"/>
          <w:szCs w:val="24"/>
          <w:lang w:eastAsia="ru-RU"/>
        </w:rPr>
        <w:lastRenderedPageBreak/>
        <w:drawing>
          <wp:inline distT="114300" distB="114300" distL="114300" distR="114300" wp14:anchorId="472276D9" wp14:editId="10363D46">
            <wp:extent cx="6018450" cy="54483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6018450" cy="5448300"/>
                    </a:xfrm>
                    <a:prstGeom prst="rect">
                      <a:avLst/>
                    </a:prstGeom>
                    <a:ln/>
                  </pic:spPr>
                </pic:pic>
              </a:graphicData>
            </a:graphic>
          </wp:inline>
        </w:drawing>
      </w:r>
    </w:p>
    <w:p w14:paraId="0AC3096A" w14:textId="3F4FC6CA" w:rsidR="007B27A7" w:rsidRPr="00D53134" w:rsidRDefault="00B8438B" w:rsidP="00D53134">
      <w:pPr>
        <w:widowControl w:val="0"/>
        <w:ind w:right="140" w:firstLine="860"/>
        <w:jc w:val="both"/>
        <w:rPr>
          <w:rFonts w:asciiTheme="minorBidi" w:hAnsiTheme="minorBidi" w:cstheme="minorBidi"/>
          <w:sz w:val="24"/>
          <w:szCs w:val="24"/>
        </w:rPr>
      </w:pPr>
      <w:r>
        <w:rPr>
          <w:rFonts w:asciiTheme="minorBidi" w:hAnsiTheme="minorBidi" w:cstheme="minorBidi"/>
          <w:sz w:val="24"/>
          <w:szCs w:val="24"/>
        </w:rPr>
        <w:t>Рисунок 5</w:t>
      </w:r>
      <w:r w:rsidR="00FF04AB" w:rsidRPr="00D53134">
        <w:rPr>
          <w:rFonts w:asciiTheme="minorBidi" w:hAnsiTheme="minorBidi" w:cstheme="minorBidi"/>
          <w:sz w:val="24"/>
          <w:szCs w:val="24"/>
        </w:rPr>
        <w:t>.1 – Архитектура Интегрированного подхода.</w:t>
      </w:r>
    </w:p>
    <w:p w14:paraId="774CE7F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C6B10D8" w14:textId="572B7A24"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Исходя из выбранной точки зрения объект необходимо проанализировать с различных видов в соответствии </w:t>
      </w:r>
      <w:r w:rsidR="00B8438B">
        <w:rPr>
          <w:rFonts w:asciiTheme="minorBidi" w:hAnsiTheme="minorBidi" w:cstheme="minorBidi"/>
          <w:sz w:val="24"/>
          <w:szCs w:val="24"/>
        </w:rPr>
        <w:t>со схемой см. рисунок 5</w:t>
      </w:r>
      <w:r w:rsidRPr="00D53134">
        <w:rPr>
          <w:rFonts w:asciiTheme="minorBidi" w:hAnsiTheme="minorBidi" w:cstheme="minorBidi"/>
          <w:sz w:val="24"/>
          <w:szCs w:val="24"/>
        </w:rPr>
        <w:t>.2.</w:t>
      </w:r>
    </w:p>
    <w:p w14:paraId="127217E5"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E0B7579" w14:textId="77CBAFA1"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Р</w:t>
      </w:r>
      <w:r w:rsidR="00B8438B">
        <w:rPr>
          <w:rFonts w:asciiTheme="minorBidi" w:hAnsiTheme="minorBidi" w:cstheme="minorBidi"/>
          <w:sz w:val="24"/>
          <w:szCs w:val="24"/>
        </w:rPr>
        <w:t>исунок 5</w:t>
      </w:r>
      <w:r w:rsidRPr="00D53134">
        <w:rPr>
          <w:rFonts w:asciiTheme="minorBidi" w:hAnsiTheme="minorBidi" w:cstheme="minorBidi"/>
          <w:sz w:val="24"/>
          <w:szCs w:val="24"/>
        </w:rPr>
        <w:t>.2 - Базовая архитектура вычислимой среды.</w:t>
      </w:r>
    </w:p>
    <w:p w14:paraId="58A66F28"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403475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Каждый вид в соответствии с точкой зрения формирует информационный набор, который определяет способ представления и расчетную модель объекта.</w:t>
      </w:r>
    </w:p>
    <w:p w14:paraId="0CD3DCF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6D006AF"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659D281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результате рассмотрения объекта с разных точек зрения и исследовании разных информационных наборов, описывающих объект, формируется информационная модель сложной динамической системы. [23]</w:t>
      </w:r>
    </w:p>
    <w:p w14:paraId="5917BCE4"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EB65C0E" w14:textId="5F8DA243"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При декомпозиции системы определяют подсистемы, которые являются </w:t>
      </w:r>
      <w:r w:rsidRPr="00D53134">
        <w:rPr>
          <w:rFonts w:asciiTheme="minorBidi" w:hAnsiTheme="minorBidi" w:cstheme="minorBidi"/>
          <w:sz w:val="24"/>
          <w:szCs w:val="24"/>
        </w:rPr>
        <w:lastRenderedPageBreak/>
        <w:t>элементами системы для конкретного информационного набора.</w:t>
      </w:r>
    </w:p>
    <w:p w14:paraId="34F66E23" w14:textId="77777777" w:rsidR="007B27A7" w:rsidRPr="00D53134" w:rsidRDefault="007B27A7" w:rsidP="00D53134">
      <w:pPr>
        <w:widowControl w:val="0"/>
        <w:ind w:firstLine="700"/>
        <w:jc w:val="both"/>
        <w:rPr>
          <w:rFonts w:asciiTheme="minorBidi" w:hAnsiTheme="minorBidi" w:cstheme="minorBidi"/>
          <w:sz w:val="24"/>
          <w:szCs w:val="24"/>
        </w:rPr>
      </w:pPr>
    </w:p>
    <w:p w14:paraId="6CEC01AA" w14:textId="2C3A45B1"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Управление знаниями</w:t>
      </w:r>
    </w:p>
    <w:p w14:paraId="3508C581" w14:textId="31DF7DB2"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На каждом этапе жизненного цикла должен осуществляться менеджмент знаний. При этом за накопление знаний отвечает организация, которая является разработчиком информационной модели. В случае если разработчик не является конечным потребителем информационной модели, то накопленные знания должны передаваться в виде отдельного набора данных информационной модели следующему участнику в соответствии с жизненным циклом объекта.</w:t>
      </w:r>
    </w:p>
    <w:p w14:paraId="2C8DAB53" w14:textId="69B7F2D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По завершении очередного этапа жизненного цикла накопленная информация должна быть обработана и передана владельцу объекта для последующего использования в рамках жизненного цикла. Интерес представляет информация по выбору и обоснованию принятых решений, результаты промежуточных исследований моделей и т.д.</w:t>
      </w:r>
    </w:p>
    <w:p w14:paraId="51F2513D" w14:textId="7BED6131"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Основой накопления знаний является используемая в рамках проекта онтология и связанная с ней семантическая сеть проекта, допускающие автоматическую обработку, в результате которой может быть получена семантическая сеть. При этом знания должны быть организованы так, чтобы отражать естественную структуру экземпляра класса из данной предметной области.</w:t>
      </w:r>
    </w:p>
    <w:p w14:paraId="582372F1" w14:textId="06FA1FC5"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Периодически должна проходить обработка накопленных знаний в соответствии с методикой формирования метазнаний, определяемой для каждой предметной области и каждого проекта отдельно. Периодичность обработки устанавливается в каждой организации исходя из жизненного цикла объекта, требований проекта и необходимости получения обратной связи в соответствии с накопленной информацией.</w:t>
      </w:r>
    </w:p>
    <w:p w14:paraId="62FD62F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DCA6849" w14:textId="68741EE7"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Информационная модель</w:t>
      </w:r>
    </w:p>
    <w:p w14:paraId="490F8818" w14:textId="4AD14CB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объекта является централизованным источником информации об объекте.</w:t>
      </w:r>
    </w:p>
    <w:p w14:paraId="73E4D6CF" w14:textId="4063C855"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обеспечивает однозначную трансформацию информации об объекте для различных систем моделирования и анализа.</w:t>
      </w:r>
    </w:p>
    <w:p w14:paraId="2D11B817" w14:textId="6D4054F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обеспечивает однозначное представление информации для систем отображения.</w:t>
      </w:r>
    </w:p>
    <w:p w14:paraId="1BD00B9F" w14:textId="40D5F65D"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не должна иметь одинаковых (дублирующих) наборов данных [68].</w:t>
      </w:r>
    </w:p>
    <w:p w14:paraId="175A8E42" w14:textId="192F652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может состоять из распределенных наборов данных. Ссылки на удаленные наборы данных должны формироваться в соответствии с требованиями языка описания графов [75].</w:t>
      </w:r>
    </w:p>
    <w:p w14:paraId="081035FF" w14:textId="782EB8BC"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может иметь информационный набор нормативно-технических ограничений описанных в соответствии со спецификацией RuleML [96].</w:t>
      </w:r>
    </w:p>
    <w:p w14:paraId="70F43E11" w14:textId="7B5C820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lastRenderedPageBreak/>
        <w:t>Информационная модель антропогенного объекта может содержать проектные, строительные и эксплуатационные модели в виде отдельных информационных наборов.</w:t>
      </w:r>
    </w:p>
    <w:p w14:paraId="64FE087C" w14:textId="17EA6243" w:rsidR="007B27A7"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антропогенной среды должна содержать картографические данные в соответствии со спецификацией CityGML [76] и может содержать другие картографические данные необходимые для реализации проекта.</w:t>
      </w:r>
    </w:p>
    <w:p w14:paraId="15C863A9" w14:textId="793C33B1" w:rsidR="00E45A0F" w:rsidRDefault="00E45A0F" w:rsidP="00D53134">
      <w:pPr>
        <w:widowControl w:val="0"/>
        <w:ind w:right="140" w:firstLine="860"/>
        <w:jc w:val="both"/>
        <w:rPr>
          <w:rFonts w:asciiTheme="minorBidi" w:hAnsiTheme="minorBidi" w:cstheme="minorBidi"/>
          <w:sz w:val="24"/>
          <w:szCs w:val="24"/>
        </w:rPr>
      </w:pPr>
    </w:p>
    <w:p w14:paraId="1597F621" w14:textId="648C8C10" w:rsidR="00E45A0F" w:rsidRPr="00DE6E76" w:rsidRDefault="00E45A0F" w:rsidP="00D53134">
      <w:pPr>
        <w:widowControl w:val="0"/>
        <w:ind w:right="140" w:firstLine="860"/>
        <w:jc w:val="both"/>
        <w:rPr>
          <w:rFonts w:asciiTheme="minorBidi" w:hAnsiTheme="minorBidi" w:cstheme="minorBidi"/>
          <w:b/>
          <w:sz w:val="24"/>
          <w:szCs w:val="24"/>
        </w:rPr>
      </w:pPr>
      <w:r w:rsidRPr="00DE6E76">
        <w:rPr>
          <w:rFonts w:asciiTheme="minorBidi" w:hAnsiTheme="minorBidi" w:cstheme="minorBidi"/>
          <w:b/>
          <w:sz w:val="24"/>
          <w:szCs w:val="24"/>
        </w:rPr>
        <w:t>Разделение информационной модели на подмодели</w:t>
      </w:r>
    </w:p>
    <w:p w14:paraId="75E95497" w14:textId="77777777" w:rsidR="00E97F57" w:rsidRDefault="00E97F57" w:rsidP="00D53134">
      <w:pPr>
        <w:widowControl w:val="0"/>
        <w:ind w:right="140" w:firstLine="860"/>
        <w:jc w:val="both"/>
        <w:rPr>
          <w:rFonts w:asciiTheme="minorBidi" w:hAnsiTheme="minorBidi" w:cstheme="minorBidi"/>
          <w:sz w:val="24"/>
          <w:szCs w:val="24"/>
        </w:rPr>
      </w:pPr>
      <w:r>
        <w:rPr>
          <w:rFonts w:asciiTheme="minorBidi" w:hAnsiTheme="minorBidi" w:cstheme="minorBidi"/>
          <w:sz w:val="24"/>
          <w:szCs w:val="24"/>
        </w:rPr>
        <w:t xml:space="preserve">При просмотре и загрузке информационных моделей, в стандартизованном формате обмена информационными моделями </w:t>
      </w:r>
      <w:r>
        <w:rPr>
          <w:rFonts w:asciiTheme="minorBidi" w:hAnsiTheme="minorBidi" w:cstheme="minorBidi"/>
          <w:sz w:val="24"/>
          <w:szCs w:val="24"/>
          <w:lang w:val="en-US"/>
        </w:rPr>
        <w:t>IFC</w:t>
      </w:r>
      <w:r w:rsidR="00E45A0F" w:rsidRPr="00DE6E76">
        <w:rPr>
          <w:rFonts w:asciiTheme="minorBidi" w:hAnsiTheme="minorBidi" w:cstheme="minorBidi"/>
          <w:sz w:val="24"/>
          <w:szCs w:val="24"/>
        </w:rPr>
        <w:t>, подразделять модели</w:t>
      </w:r>
      <w:r w:rsidR="00E45A0F">
        <w:rPr>
          <w:rFonts w:asciiTheme="minorBidi" w:hAnsiTheme="minorBidi" w:cstheme="minorBidi"/>
          <w:sz w:val="24"/>
          <w:szCs w:val="24"/>
        </w:rPr>
        <w:t xml:space="preserve"> на подмодели</w:t>
      </w:r>
      <w:r w:rsidR="00E45A0F" w:rsidRPr="00DE6E76">
        <w:rPr>
          <w:rFonts w:asciiTheme="minorBidi" w:hAnsiTheme="minorBidi" w:cstheme="minorBidi"/>
          <w:sz w:val="24"/>
          <w:szCs w:val="24"/>
        </w:rPr>
        <w:t xml:space="preserve"> из-за размера модели</w:t>
      </w:r>
      <w:r w:rsidR="00E45A0F">
        <w:rPr>
          <w:rFonts w:asciiTheme="minorBidi" w:hAnsiTheme="minorBidi" w:cstheme="minorBidi"/>
          <w:sz w:val="24"/>
          <w:szCs w:val="24"/>
        </w:rPr>
        <w:t xml:space="preserve"> не нужно</w:t>
      </w:r>
      <w:r w:rsidR="00E45A0F" w:rsidRPr="00DE6E76">
        <w:rPr>
          <w:rFonts w:asciiTheme="minorBidi" w:hAnsiTheme="minorBidi" w:cstheme="minorBidi"/>
          <w:sz w:val="24"/>
          <w:szCs w:val="24"/>
        </w:rPr>
        <w:t>.</w:t>
      </w:r>
      <w:r>
        <w:rPr>
          <w:rFonts w:asciiTheme="minorBidi" w:hAnsiTheme="minorBidi" w:cstheme="minorBidi"/>
          <w:sz w:val="24"/>
          <w:szCs w:val="24"/>
        </w:rPr>
        <w:t xml:space="preserve"> При разработке информационной модели разделение на подмодели может быть продиктовано технологией моделирования в конкретном программном продукте или аппаратными и технологическими ограничениями.</w:t>
      </w:r>
    </w:p>
    <w:p w14:paraId="0FFBC1B2" w14:textId="5EB41A9D" w:rsidR="00E45A0F" w:rsidRPr="00E45A0F" w:rsidRDefault="00E45A0F" w:rsidP="00D53134">
      <w:pPr>
        <w:widowControl w:val="0"/>
        <w:ind w:right="140" w:firstLine="860"/>
        <w:jc w:val="both"/>
        <w:rPr>
          <w:rFonts w:asciiTheme="minorBidi" w:hAnsiTheme="minorBidi" w:cstheme="minorBidi"/>
          <w:sz w:val="24"/>
          <w:szCs w:val="24"/>
        </w:rPr>
      </w:pPr>
      <w:r w:rsidRPr="00DE6E76">
        <w:rPr>
          <w:rFonts w:asciiTheme="minorBidi" w:hAnsiTheme="minorBidi" w:cstheme="minorBidi"/>
          <w:sz w:val="24"/>
          <w:szCs w:val="24"/>
        </w:rPr>
        <w:t xml:space="preserve">Однако разделение </w:t>
      </w:r>
      <w:r w:rsidR="00E97F57">
        <w:rPr>
          <w:rFonts w:asciiTheme="minorBidi" w:hAnsiTheme="minorBidi" w:cstheme="minorBidi"/>
          <w:sz w:val="24"/>
          <w:szCs w:val="24"/>
        </w:rPr>
        <w:t xml:space="preserve">информационной модели на подмодели </w:t>
      </w:r>
      <w:r w:rsidRPr="00DE6E76">
        <w:rPr>
          <w:rFonts w:asciiTheme="minorBidi" w:hAnsiTheme="minorBidi" w:cstheme="minorBidi"/>
          <w:sz w:val="24"/>
          <w:szCs w:val="24"/>
        </w:rPr>
        <w:t>может дать преимущества позже, когда вы, например, обрабатываете изменения и управляете пакетами результатов конфликтов. Модели можно подразделять по линиям расположения зданий, например</w:t>
      </w:r>
      <w:r w:rsidR="00E97F57">
        <w:rPr>
          <w:rFonts w:asciiTheme="minorBidi" w:hAnsiTheme="minorBidi" w:cstheme="minorBidi"/>
          <w:sz w:val="24"/>
          <w:szCs w:val="24"/>
        </w:rPr>
        <w:t>,</w:t>
      </w:r>
      <w:r w:rsidRPr="00DE6E76">
        <w:rPr>
          <w:rFonts w:asciiTheme="minorBidi" w:hAnsiTheme="minorBidi" w:cstheme="minorBidi"/>
          <w:sz w:val="24"/>
          <w:szCs w:val="24"/>
        </w:rPr>
        <w:t xml:space="preserve"> по уровням для </w:t>
      </w:r>
      <w:r w:rsidR="00E97F57">
        <w:rPr>
          <w:rFonts w:asciiTheme="minorBidi" w:hAnsiTheme="minorBidi" w:cstheme="minorBidi"/>
          <w:sz w:val="24"/>
          <w:szCs w:val="24"/>
        </w:rPr>
        <w:t xml:space="preserve">инженерных, слаботочных или энергетических </w:t>
      </w:r>
      <w:r w:rsidRPr="00DE6E76">
        <w:rPr>
          <w:rFonts w:asciiTheme="minorBidi" w:hAnsiTheme="minorBidi" w:cstheme="minorBidi"/>
          <w:sz w:val="24"/>
          <w:szCs w:val="24"/>
        </w:rPr>
        <w:t>систем, по фазам или границам линий сетки. Также может оказаться полезным разделить модели, материалы и системы которых предоставлены одним поставщиком. Вы можете, например, отделить объекты бетона и арматуры, или поставить и возвратить системы трубопроводов.</w:t>
      </w:r>
    </w:p>
    <w:p w14:paraId="73F5DE56" w14:textId="77777777" w:rsidR="007B27A7" w:rsidRPr="00E45A0F" w:rsidRDefault="00FF04AB" w:rsidP="00D53134">
      <w:pPr>
        <w:widowControl w:val="0"/>
        <w:ind w:right="140" w:firstLine="700"/>
        <w:jc w:val="both"/>
        <w:rPr>
          <w:rFonts w:asciiTheme="minorBidi" w:hAnsiTheme="minorBidi" w:cstheme="minorBidi"/>
          <w:sz w:val="24"/>
          <w:szCs w:val="24"/>
        </w:rPr>
      </w:pPr>
      <w:r w:rsidRPr="00E45A0F">
        <w:rPr>
          <w:rFonts w:asciiTheme="minorBidi" w:hAnsiTheme="minorBidi" w:cstheme="minorBidi"/>
          <w:sz w:val="24"/>
          <w:szCs w:val="24"/>
        </w:rPr>
        <w:t xml:space="preserve"> </w:t>
      </w:r>
    </w:p>
    <w:p w14:paraId="3A5F6E9F" w14:textId="6E369DF7"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Совместная работа</w:t>
      </w:r>
    </w:p>
    <w:p w14:paraId="7A23A5FF" w14:textId="4981963D"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 использовании интегрированного подхода должен быть реализован процесс совместного функционирования управления информацией на всех этапах жизненного цикла объекта.  Управлению подлежит не только инженерная информация и проектные данные, но и экономическая, логистическая, управленческая, информация о процессах и другая информация необходимая в рамках проекта.</w:t>
      </w:r>
    </w:p>
    <w:p w14:paraId="44A4187B" w14:textId="574D3814"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Для обработки информации должны применяться технологии автоматизации обработки информацией и вычислительные методы анализа информации.</w:t>
      </w:r>
    </w:p>
    <w:p w14:paraId="664BEF70" w14:textId="30256676"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Для обеспечения процесса совместной работы должно быть организовано информационное пространство в соответствии с требованиями ГОСТ Р ИСО/МЭК 19778-1-2011 и стандарта на Открытые распределенные процессы [28].</w:t>
      </w:r>
    </w:p>
    <w:p w14:paraId="0A2D83D7" w14:textId="086A7706"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Информационное пространство должно обеспечивать функции представления информации для всех участников процесса.</w:t>
      </w:r>
    </w:p>
    <w:p w14:paraId="0F279504" w14:textId="7E001C34"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Информационное пространство должно обеспечивать функции контроля качества информационной модели.</w:t>
      </w:r>
    </w:p>
    <w:p w14:paraId="7C8C7FFC" w14:textId="04F552E4"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Информационное пространство должно обеспечивать функции контроля ограничений, описанных в соответствии со спецификацией RuleML [96].</w:t>
      </w:r>
    </w:p>
    <w:p w14:paraId="3516D5F7" w14:textId="20C4500A"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Информационное пространство должно включать сервер информационных </w:t>
      </w:r>
      <w:r w:rsidRPr="00D53134">
        <w:rPr>
          <w:rFonts w:asciiTheme="minorBidi" w:hAnsiTheme="minorBidi" w:cstheme="minorBidi"/>
          <w:sz w:val="24"/>
          <w:szCs w:val="24"/>
        </w:rPr>
        <w:lastRenderedPageBreak/>
        <w:t>моделей для обеспечения синхронизации, целостности и достоверности информационных моделей.</w:t>
      </w:r>
    </w:p>
    <w:p w14:paraId="481B4277" w14:textId="00E8DF3B"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Для обеспечения координации действий всех участников процесса необходимо разработать и описать процессы внедрения и использования информационного моделирования для всех этапов жизненного цикла объекта.</w:t>
      </w:r>
    </w:p>
    <w:p w14:paraId="7FA5F9D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D6DCEFF" w14:textId="33472760"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Сервер информационных моделей</w:t>
      </w:r>
    </w:p>
    <w:p w14:paraId="18AAE115" w14:textId="15F75C9E"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Сервер информационных моделей может быть организован как централизованное хранилище информационных моделей, так и как распределенное хранилище информационных моделей, библиотек электронных компонентов.</w:t>
      </w:r>
    </w:p>
    <w:p w14:paraId="6E89B14D" w14:textId="76EB0BE8"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Сервер информационных моделей может выполнять роль системы моделирования в составе вычислимой среды.</w:t>
      </w:r>
    </w:p>
    <w:p w14:paraId="3363CC89" w14:textId="7A0A76C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Сервер информационных моделей может служить репозиторием моделей проекта.</w:t>
      </w:r>
    </w:p>
    <w:p w14:paraId="16AA7D76" w14:textId="28857F33"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С целью унификации подхода </w:t>
      </w:r>
      <w:r w:rsidR="000A0E78">
        <w:rPr>
          <w:rFonts w:asciiTheme="minorBidi" w:hAnsiTheme="minorBidi" w:cstheme="minorBidi"/>
          <w:sz w:val="24"/>
          <w:szCs w:val="24"/>
        </w:rPr>
        <w:t>Настоящий Регламент</w:t>
      </w:r>
      <w:r w:rsidRPr="00D53134">
        <w:rPr>
          <w:rFonts w:asciiTheme="minorBidi" w:hAnsiTheme="minorBidi" w:cstheme="minorBidi"/>
          <w:sz w:val="24"/>
          <w:szCs w:val="24"/>
        </w:rPr>
        <w:t xml:space="preserve"> определяет требования к функциональным характеристикам сервера информационных моделей:</w:t>
      </w:r>
    </w:p>
    <w:p w14:paraId="259BDB9B"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Сервер должен обеспечивать хранение атомарных моделей, параметрических моделей;</w:t>
      </w:r>
    </w:p>
    <w:p w14:paraId="67448493"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Сервер должен обеспечивать формирование многомасштабной модели из атомарных и параметрических моделей для снижения нагрузки при обмене;</w:t>
      </w:r>
    </w:p>
    <w:p w14:paraId="4A9EEF3E"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Сервер должен реализовывать контроль версий до уровня атрибутов информационной модели;</w:t>
      </w:r>
    </w:p>
    <w:p w14:paraId="4E4CF052"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Сервер должен обеспечивать разделения прав доступа к информации;</w:t>
      </w:r>
    </w:p>
    <w:p w14:paraId="78AC489C"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Должна быть реализована поддержка интеграции с ПО различных производителей по стандартизированному открытому интерфейсу взаимодействия;</w:t>
      </w:r>
    </w:p>
    <w:p w14:paraId="046A8C2D"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Должна быть реализована поддержка взаимодействия и обмена информацией с системами математического моделирования;</w:t>
      </w:r>
    </w:p>
    <w:p w14:paraId="0690456F"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Должна быть реализована поддержка информации жизненного цикла.</w:t>
      </w:r>
    </w:p>
    <w:p w14:paraId="67C477CE"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7351AC9"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4B518203" w14:textId="2C0E4559" w:rsidR="007B27A7" w:rsidRPr="00D53134" w:rsidRDefault="005F7990"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простейшем случае</w:t>
      </w:r>
      <w:r w:rsidR="00FF04AB" w:rsidRPr="00D53134">
        <w:rPr>
          <w:rFonts w:asciiTheme="minorBidi" w:hAnsiTheme="minorBidi" w:cstheme="minorBidi"/>
          <w:sz w:val="24"/>
          <w:szCs w:val="24"/>
        </w:rPr>
        <w:t xml:space="preserve"> сервер информационных моделей может быть организован в виде структурированного файлового хранилища с организованных по нему поиском на основе семантических данных.</w:t>
      </w:r>
    </w:p>
    <w:p w14:paraId="10F583A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более сложном виде это может быть база данных с аналогичными требованиями по поиску информации.</w:t>
      </w:r>
    </w:p>
    <w:p w14:paraId="35C7AFD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0BD96320" wp14:editId="2DBC7B0C">
            <wp:extent cx="6018450" cy="8331200"/>
            <wp:effectExtent l="0" t="0" r="0" b="0"/>
            <wp:docPr id="5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1"/>
                    <a:srcRect/>
                    <a:stretch>
                      <a:fillRect/>
                    </a:stretch>
                  </pic:blipFill>
                  <pic:spPr>
                    <a:xfrm>
                      <a:off x="0" y="0"/>
                      <a:ext cx="6018450" cy="8331200"/>
                    </a:xfrm>
                    <a:prstGeom prst="rect">
                      <a:avLst/>
                    </a:prstGeom>
                    <a:ln/>
                  </pic:spPr>
                </pic:pic>
              </a:graphicData>
            </a:graphic>
          </wp:inline>
        </w:drawing>
      </w:r>
    </w:p>
    <w:p w14:paraId="48B1008D" w14:textId="77777777" w:rsidR="007B27A7" w:rsidRPr="00D53134" w:rsidRDefault="007B27A7" w:rsidP="00D53134">
      <w:pPr>
        <w:widowControl w:val="0"/>
        <w:ind w:firstLine="700"/>
        <w:jc w:val="both"/>
        <w:rPr>
          <w:rFonts w:asciiTheme="minorBidi" w:hAnsiTheme="minorBidi" w:cstheme="minorBidi"/>
          <w:sz w:val="24"/>
          <w:szCs w:val="24"/>
        </w:rPr>
      </w:pPr>
    </w:p>
    <w:p w14:paraId="496F0554" w14:textId="77777777" w:rsidR="007B27A7" w:rsidRPr="00D53134" w:rsidRDefault="007B27A7" w:rsidP="00D53134">
      <w:pPr>
        <w:widowControl w:val="0"/>
        <w:ind w:firstLine="700"/>
        <w:jc w:val="both"/>
        <w:rPr>
          <w:rFonts w:asciiTheme="minorBidi" w:hAnsiTheme="minorBidi" w:cstheme="minorBidi"/>
          <w:sz w:val="24"/>
          <w:szCs w:val="24"/>
        </w:rPr>
      </w:pPr>
    </w:p>
    <w:p w14:paraId="432C34C4" w14:textId="77777777" w:rsidR="007B27A7" w:rsidRPr="00D53134" w:rsidRDefault="007B27A7" w:rsidP="00D53134">
      <w:pPr>
        <w:widowControl w:val="0"/>
        <w:jc w:val="both"/>
        <w:rPr>
          <w:rFonts w:asciiTheme="minorBidi" w:hAnsiTheme="minorBidi" w:cstheme="minorBidi"/>
          <w:sz w:val="24"/>
          <w:szCs w:val="24"/>
        </w:rPr>
      </w:pPr>
    </w:p>
    <w:p w14:paraId="11F12776" w14:textId="77777777" w:rsidR="007B27A7" w:rsidRPr="00D53134" w:rsidRDefault="00FF04AB" w:rsidP="00D53134">
      <w:pPr>
        <w:pStyle w:val="3"/>
        <w:widowControl w:val="0"/>
        <w:spacing w:line="276" w:lineRule="auto"/>
        <w:contextualSpacing w:val="0"/>
        <w:jc w:val="both"/>
        <w:rPr>
          <w:rFonts w:asciiTheme="minorBidi" w:hAnsiTheme="minorBidi" w:cstheme="minorBidi"/>
          <w:sz w:val="24"/>
          <w:szCs w:val="24"/>
        </w:rPr>
      </w:pPr>
      <w:bookmarkStart w:id="95" w:name="_Toc531614370"/>
      <w:r w:rsidRPr="00D53134">
        <w:rPr>
          <w:rFonts w:asciiTheme="minorBidi" w:hAnsiTheme="minorBidi" w:cstheme="minorBidi"/>
          <w:sz w:val="24"/>
          <w:szCs w:val="24"/>
        </w:rPr>
        <w:t>5.2. Основные принципы управления информацией на   стадиях жизненного цикла.</w:t>
      </w:r>
      <w:bookmarkEnd w:id="95"/>
    </w:p>
    <w:p w14:paraId="6B838EB0" w14:textId="3A8731E3"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Определение базового жизненного цикла объекта</w:t>
      </w:r>
    </w:p>
    <w:p w14:paraId="3105F850" w14:textId="4C2FF82B"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Базовый жизненный цикл системы включает 12 стадий: Идея, Концепция, Планирование, Требования, Проект, Проверка на соответствие требованиям, Реализация, Валидация и Верификация, Эксплуатация, Накопление знаний, Модернизация, Вывод из эксплуатации (см. Рисунок </w:t>
      </w:r>
      <w:r w:rsidR="000E3AC5">
        <w:rPr>
          <w:rFonts w:asciiTheme="minorBidi" w:hAnsiTheme="minorBidi" w:cstheme="minorBidi"/>
          <w:sz w:val="24"/>
          <w:szCs w:val="24"/>
        </w:rPr>
        <w:t>5</w:t>
      </w:r>
      <w:r w:rsidRPr="00D53134">
        <w:rPr>
          <w:rFonts w:asciiTheme="minorBidi" w:hAnsiTheme="minorBidi" w:cstheme="minorBidi"/>
          <w:sz w:val="24"/>
          <w:szCs w:val="24"/>
        </w:rPr>
        <w:t>.</w:t>
      </w:r>
      <w:r w:rsidR="000E3AC5">
        <w:rPr>
          <w:rFonts w:asciiTheme="minorBidi" w:hAnsiTheme="minorBidi" w:cstheme="minorBidi"/>
          <w:sz w:val="24"/>
          <w:szCs w:val="24"/>
        </w:rPr>
        <w:t>3</w:t>
      </w:r>
      <w:r w:rsidRPr="00D53134">
        <w:rPr>
          <w:rFonts w:asciiTheme="minorBidi" w:hAnsiTheme="minorBidi" w:cstheme="minorBidi"/>
          <w:sz w:val="24"/>
          <w:szCs w:val="24"/>
        </w:rPr>
        <w:t>) Стадии могут выполняться одновременно, с наложением или последовательно. Это зависит от объекта, среды или проекта. На каждой стадии жизненного цикла осуществляется менеджмент знаний.</w:t>
      </w:r>
    </w:p>
    <w:p w14:paraId="4D13F100" w14:textId="6750783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Базовый жизненный цикл может быть однозначно сопоставлен (трансформирован) с любым жизненным циклом системы с целью унификации подходов исследования процессов на различных стадиях жизненного цикла системы. Одной из важных особенностей данного подхода является возможность сквозного накопление знаний.</w:t>
      </w:r>
    </w:p>
    <w:p w14:paraId="111161F9" w14:textId="1520B3B8" w:rsidR="007B27A7"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Базовый жизненный цикл включает контрольные этапы «Проверка на соответствие требованиям», «Верификация и Валидация» и «Ввод в эксплуатацию», на которых могут быть выполнены автоматизированные проверки на основе математических моделей.</w:t>
      </w:r>
    </w:p>
    <w:p w14:paraId="22C3AD2B" w14:textId="28F6E75F" w:rsidR="000E3AC5" w:rsidRDefault="000E3AC5" w:rsidP="00D53134">
      <w:pPr>
        <w:widowControl w:val="0"/>
        <w:ind w:firstLine="700"/>
        <w:jc w:val="both"/>
        <w:rPr>
          <w:rFonts w:asciiTheme="minorBidi" w:hAnsiTheme="minorBidi" w:cstheme="minorBidi"/>
          <w:sz w:val="24"/>
          <w:szCs w:val="24"/>
        </w:rPr>
      </w:pPr>
    </w:p>
    <w:p w14:paraId="1A5F4EC0" w14:textId="2317004E" w:rsidR="000E3AC5" w:rsidRPr="00D53134" w:rsidRDefault="009E45AC" w:rsidP="00D53134">
      <w:pPr>
        <w:widowControl w:val="0"/>
        <w:ind w:firstLine="700"/>
        <w:jc w:val="both"/>
        <w:rPr>
          <w:rFonts w:asciiTheme="minorBidi" w:hAnsiTheme="minorBidi" w:cstheme="minorBidi"/>
          <w:sz w:val="24"/>
          <w:szCs w:val="24"/>
        </w:rPr>
      </w:pPr>
      <w:bookmarkStart w:id="96" w:name="_GoBack"/>
      <w:ins w:id="97" w:author="Volkov Sergey" w:date="2018-12-03T15:35:00Z">
        <w:r>
          <w:rPr>
            <w:rFonts w:asciiTheme="minorBidi" w:hAnsiTheme="minorBidi" w:cstheme="minorBidi"/>
            <w:noProof/>
            <w:sz w:val="24"/>
            <w:szCs w:val="24"/>
            <w:lang w:eastAsia="ru-RU"/>
          </w:rPr>
          <w:drawing>
            <wp:anchor distT="0" distB="0" distL="114300" distR="114300" simplePos="0" relativeHeight="251661312" behindDoc="0" locked="0" layoutInCell="1" allowOverlap="1" wp14:anchorId="766AECD8" wp14:editId="36DDA3DA">
              <wp:simplePos x="0" y="0"/>
              <wp:positionH relativeFrom="column">
                <wp:posOffset>446405</wp:posOffset>
              </wp:positionH>
              <wp:positionV relativeFrom="paragraph">
                <wp:posOffset>0</wp:posOffset>
              </wp:positionV>
              <wp:extent cx="5486400" cy="3852000"/>
              <wp:effectExtent l="0" t="0" r="0" b="0"/>
              <wp:wrapTopAndBottom/>
              <wp:docPr id="3" name="Image_04_IntegratedApproache_L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_04_IntegratedApproache_L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852000"/>
                      </a:xfrm>
                      <a:prstGeom prst="rect">
                        <a:avLst/>
                      </a:prstGeom>
                    </pic:spPr>
                  </pic:pic>
                </a:graphicData>
              </a:graphic>
              <wp14:sizeRelH relativeFrom="page">
                <wp14:pctWidth>0</wp14:pctWidth>
              </wp14:sizeRelH>
              <wp14:sizeRelV relativeFrom="page">
                <wp14:pctHeight>0</wp14:pctHeight>
              </wp14:sizeRelV>
            </wp:anchor>
          </w:drawing>
        </w:r>
      </w:ins>
      <w:bookmarkEnd w:id="96"/>
    </w:p>
    <w:p w14:paraId="62E8402F" w14:textId="3C482512"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Рисунок </w:t>
      </w:r>
      <w:r w:rsidR="000E3AC5">
        <w:rPr>
          <w:rFonts w:asciiTheme="minorBidi" w:hAnsiTheme="minorBidi" w:cstheme="minorBidi"/>
          <w:sz w:val="24"/>
          <w:szCs w:val="24"/>
        </w:rPr>
        <w:t>5</w:t>
      </w:r>
      <w:r w:rsidRPr="00D53134">
        <w:rPr>
          <w:rFonts w:asciiTheme="minorBidi" w:hAnsiTheme="minorBidi" w:cstheme="minorBidi"/>
          <w:sz w:val="24"/>
          <w:szCs w:val="24"/>
        </w:rPr>
        <w:t>.</w:t>
      </w:r>
      <w:r w:rsidR="000E3AC5">
        <w:rPr>
          <w:rFonts w:asciiTheme="minorBidi" w:hAnsiTheme="minorBidi" w:cstheme="minorBidi"/>
          <w:sz w:val="24"/>
          <w:szCs w:val="24"/>
        </w:rPr>
        <w:t>3</w:t>
      </w:r>
      <w:r w:rsidRPr="00D53134">
        <w:rPr>
          <w:rFonts w:asciiTheme="minorBidi" w:hAnsiTheme="minorBidi" w:cstheme="minorBidi"/>
          <w:sz w:val="24"/>
          <w:szCs w:val="24"/>
        </w:rPr>
        <w:t xml:space="preserve"> – Унифицированный жизненный цикл объекта.</w:t>
      </w:r>
    </w:p>
    <w:p w14:paraId="02F323CB"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 </w:t>
      </w:r>
    </w:p>
    <w:p w14:paraId="44B0D89F" w14:textId="36C3053F"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Стадии жизненного цикла объекта или среды отражают состояния объекта и его изменения.</w:t>
      </w:r>
    </w:p>
    <w:p w14:paraId="4F73163E" w14:textId="72AD1654"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Этапы жизненного цикла объекта или среды могут входит в состав стадий и предполагают выполнение определенного объема работ в течение ограниченного времени.</w:t>
      </w:r>
    </w:p>
    <w:p w14:paraId="0D292823" w14:textId="753E898D"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Процессы жизненного цикла отражают те действия, которые должны обязательно выполняться системой для обеспечения эффективной деятельности; определяются как совокупность взаимосвязанных действий, преобразующих входные данные в выходные; одни и те же процессы могут выполняться на различных стадиях (этапах) ЖЦ.</w:t>
      </w:r>
    </w:p>
    <w:p w14:paraId="7EF5717F"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9100A7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76EAF2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C434EC8"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D3204AE"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2EA5FA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46363D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3FA7D2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BA0550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0E9C94E"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3DC62D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8C7CF94" w14:textId="7B2FDBEF"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Информационное поле жизненного цикла объекта.</w:t>
      </w:r>
    </w:p>
    <w:p w14:paraId="54735115"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6FA772E" w14:textId="5286512D"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Информационное поле жизненного цикла объекта должно охватывать полную информацию жизненного цикла объекта. Информационное поле включает граничные условия для анализа информационной модели объекта. Схема информационного поля представлена на рисунке </w:t>
      </w:r>
      <w:r w:rsidR="000E3AC5">
        <w:rPr>
          <w:rFonts w:asciiTheme="minorBidi" w:hAnsiTheme="minorBidi" w:cstheme="minorBidi"/>
          <w:sz w:val="24"/>
          <w:szCs w:val="24"/>
        </w:rPr>
        <w:t>5</w:t>
      </w:r>
      <w:r w:rsidRPr="00D53134">
        <w:rPr>
          <w:rFonts w:asciiTheme="minorBidi" w:hAnsiTheme="minorBidi" w:cstheme="minorBidi"/>
          <w:sz w:val="24"/>
          <w:szCs w:val="24"/>
        </w:rPr>
        <w:t>.</w:t>
      </w:r>
      <w:r w:rsidR="000E3AC5">
        <w:rPr>
          <w:rFonts w:asciiTheme="minorBidi" w:hAnsiTheme="minorBidi" w:cstheme="minorBidi"/>
          <w:sz w:val="24"/>
          <w:szCs w:val="24"/>
        </w:rPr>
        <w:t>4</w:t>
      </w:r>
      <w:r w:rsidRPr="00D53134">
        <w:rPr>
          <w:rFonts w:asciiTheme="minorBidi" w:hAnsiTheme="minorBidi" w:cstheme="minorBidi"/>
          <w:sz w:val="24"/>
          <w:szCs w:val="24"/>
        </w:rPr>
        <w:t>.</w:t>
      </w:r>
    </w:p>
    <w:p w14:paraId="31BB16C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32C94C95" wp14:editId="6F8BC612">
            <wp:extent cx="6018450" cy="3860800"/>
            <wp:effectExtent l="0" t="0" r="0" b="0"/>
            <wp:docPr id="4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
                    <a:srcRect/>
                    <a:stretch>
                      <a:fillRect/>
                    </a:stretch>
                  </pic:blipFill>
                  <pic:spPr>
                    <a:xfrm>
                      <a:off x="0" y="0"/>
                      <a:ext cx="6018450" cy="3860800"/>
                    </a:xfrm>
                    <a:prstGeom prst="rect">
                      <a:avLst/>
                    </a:prstGeom>
                    <a:ln/>
                  </pic:spPr>
                </pic:pic>
              </a:graphicData>
            </a:graphic>
          </wp:inline>
        </w:drawing>
      </w:r>
    </w:p>
    <w:p w14:paraId="71657574" w14:textId="41494E7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Рисунок </w:t>
      </w:r>
      <w:r w:rsidR="000E3AC5">
        <w:rPr>
          <w:rFonts w:asciiTheme="minorBidi" w:hAnsiTheme="minorBidi" w:cstheme="minorBidi"/>
          <w:sz w:val="24"/>
          <w:szCs w:val="24"/>
        </w:rPr>
        <w:t>5</w:t>
      </w:r>
      <w:r w:rsidRPr="00D53134">
        <w:rPr>
          <w:rFonts w:asciiTheme="minorBidi" w:hAnsiTheme="minorBidi" w:cstheme="minorBidi"/>
          <w:sz w:val="24"/>
          <w:szCs w:val="24"/>
        </w:rPr>
        <w:t>.</w:t>
      </w:r>
      <w:r w:rsidR="000E3AC5">
        <w:rPr>
          <w:rFonts w:asciiTheme="minorBidi" w:hAnsiTheme="minorBidi" w:cstheme="minorBidi"/>
          <w:sz w:val="24"/>
          <w:szCs w:val="24"/>
        </w:rPr>
        <w:t>4</w:t>
      </w:r>
      <w:r w:rsidRPr="00D53134">
        <w:rPr>
          <w:rFonts w:asciiTheme="minorBidi" w:hAnsiTheme="minorBidi" w:cstheme="minorBidi"/>
          <w:sz w:val="24"/>
          <w:szCs w:val="24"/>
        </w:rPr>
        <w:t xml:space="preserve"> Информационное поле жизненного цикла объекта.</w:t>
      </w:r>
    </w:p>
    <w:p w14:paraId="5C57E6F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3437282" w14:textId="34546DBF"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Информационное пространство должно являться подмножеством информационного поля.</w:t>
      </w:r>
    </w:p>
    <w:p w14:paraId="3D8CBF97" w14:textId="050F1038"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Анализ информационных моделей объектов в контексте различных сред должен производится в соответствии со схемой анализа рисунок </w:t>
      </w:r>
      <w:r w:rsidR="000E3AC5">
        <w:rPr>
          <w:rFonts w:asciiTheme="minorBidi" w:hAnsiTheme="minorBidi" w:cstheme="minorBidi"/>
          <w:sz w:val="24"/>
          <w:szCs w:val="24"/>
        </w:rPr>
        <w:t>5</w:t>
      </w:r>
      <w:r w:rsidRPr="00D53134">
        <w:rPr>
          <w:rFonts w:asciiTheme="minorBidi" w:hAnsiTheme="minorBidi" w:cstheme="minorBidi"/>
          <w:sz w:val="24"/>
          <w:szCs w:val="24"/>
        </w:rPr>
        <w:t>.</w:t>
      </w:r>
      <w:r w:rsidR="000E3AC5">
        <w:rPr>
          <w:rFonts w:asciiTheme="minorBidi" w:hAnsiTheme="minorBidi" w:cstheme="minorBidi"/>
          <w:sz w:val="24"/>
          <w:szCs w:val="24"/>
        </w:rPr>
        <w:t>5</w:t>
      </w:r>
      <w:r w:rsidRPr="00D53134">
        <w:rPr>
          <w:rFonts w:asciiTheme="minorBidi" w:hAnsiTheme="minorBidi" w:cstheme="minorBidi"/>
          <w:sz w:val="24"/>
          <w:szCs w:val="24"/>
        </w:rPr>
        <w:t xml:space="preserve"> [77].</w:t>
      </w:r>
    </w:p>
    <w:p w14:paraId="5B9EDFF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603A877D" wp14:editId="406CB66E">
            <wp:extent cx="6018450" cy="3797300"/>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
                    <a:srcRect/>
                    <a:stretch>
                      <a:fillRect/>
                    </a:stretch>
                  </pic:blipFill>
                  <pic:spPr>
                    <a:xfrm>
                      <a:off x="0" y="0"/>
                      <a:ext cx="6018450" cy="3797300"/>
                    </a:xfrm>
                    <a:prstGeom prst="rect">
                      <a:avLst/>
                    </a:prstGeom>
                    <a:ln/>
                  </pic:spPr>
                </pic:pic>
              </a:graphicData>
            </a:graphic>
          </wp:inline>
        </w:drawing>
      </w:r>
    </w:p>
    <w:p w14:paraId="79020374" w14:textId="1D24FAF8"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Рисунок </w:t>
      </w:r>
      <w:r w:rsidR="000E3AC5">
        <w:rPr>
          <w:rFonts w:asciiTheme="minorBidi" w:hAnsiTheme="minorBidi" w:cstheme="minorBidi"/>
          <w:sz w:val="24"/>
          <w:szCs w:val="24"/>
        </w:rPr>
        <w:t>5</w:t>
      </w:r>
      <w:r w:rsidRPr="00D53134">
        <w:rPr>
          <w:rFonts w:asciiTheme="minorBidi" w:hAnsiTheme="minorBidi" w:cstheme="minorBidi"/>
          <w:sz w:val="24"/>
          <w:szCs w:val="24"/>
        </w:rPr>
        <w:t>.</w:t>
      </w:r>
      <w:r w:rsidR="000E3AC5">
        <w:rPr>
          <w:rFonts w:asciiTheme="minorBidi" w:hAnsiTheme="minorBidi" w:cstheme="minorBidi"/>
          <w:sz w:val="24"/>
          <w:szCs w:val="24"/>
        </w:rPr>
        <w:t>5</w:t>
      </w:r>
      <w:r w:rsidRPr="00D53134">
        <w:rPr>
          <w:rFonts w:asciiTheme="minorBidi" w:hAnsiTheme="minorBidi" w:cstheme="minorBidi"/>
          <w:sz w:val="24"/>
          <w:szCs w:val="24"/>
        </w:rPr>
        <w:t xml:space="preserve"> – Схема анализа антропогенного объекта и среды</w:t>
      </w:r>
    </w:p>
    <w:p w14:paraId="5D4B705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3222063C" w14:textId="77777777" w:rsidR="007B27A7" w:rsidRPr="00D53134" w:rsidRDefault="00FF04AB" w:rsidP="00D53134">
      <w:pPr>
        <w:pStyle w:val="3"/>
        <w:widowControl w:val="0"/>
        <w:spacing w:line="276" w:lineRule="auto"/>
        <w:contextualSpacing w:val="0"/>
        <w:jc w:val="both"/>
        <w:rPr>
          <w:rFonts w:asciiTheme="minorBidi" w:hAnsiTheme="minorBidi" w:cstheme="minorBidi"/>
          <w:sz w:val="24"/>
          <w:szCs w:val="24"/>
        </w:rPr>
      </w:pPr>
      <w:bookmarkStart w:id="98" w:name="_ihb5ljkni0od" w:colFirst="0" w:colLast="0"/>
      <w:bookmarkStart w:id="99" w:name="_Toc531614371"/>
      <w:bookmarkEnd w:id="98"/>
      <w:r w:rsidRPr="00D53134">
        <w:rPr>
          <w:rFonts w:asciiTheme="minorBidi" w:hAnsiTheme="minorBidi" w:cstheme="minorBidi"/>
          <w:sz w:val="24"/>
          <w:szCs w:val="24"/>
        </w:rPr>
        <w:lastRenderedPageBreak/>
        <w:t>5.3. Основные принципы интеграции и внедрения технологий информационного моделирования</w:t>
      </w:r>
      <w:bookmarkEnd w:id="99"/>
    </w:p>
    <w:p w14:paraId="5E5607F5"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Скорость проникновения новых технологий в современной экономике, в частности в строительстве, машиностроении и смежных отраслях </w:t>
      </w:r>
      <w:r w:rsidR="000A0E78" w:rsidRPr="00D53134">
        <w:rPr>
          <w:rFonts w:asciiTheme="minorBidi" w:hAnsiTheme="minorBidi" w:cstheme="minorBidi"/>
          <w:sz w:val="24"/>
          <w:szCs w:val="24"/>
        </w:rPr>
        <w:t>растёт</w:t>
      </w:r>
      <w:r w:rsidRPr="00D53134">
        <w:rPr>
          <w:rFonts w:asciiTheme="minorBidi" w:hAnsiTheme="minorBidi" w:cstheme="minorBidi"/>
          <w:sz w:val="24"/>
          <w:szCs w:val="24"/>
        </w:rPr>
        <w:t xml:space="preserve"> и все более широко применяются компьютерный инжиниринг. Внедрение технологии информационного моделирования проходит </w:t>
      </w:r>
      <w:r w:rsidR="000A0E78" w:rsidRPr="00D53134">
        <w:rPr>
          <w:rFonts w:asciiTheme="minorBidi" w:hAnsiTheme="minorBidi" w:cstheme="minorBidi"/>
          <w:sz w:val="24"/>
          <w:szCs w:val="24"/>
        </w:rPr>
        <w:t>определённые</w:t>
      </w:r>
      <w:r w:rsidRPr="00D53134">
        <w:rPr>
          <w:rFonts w:asciiTheme="minorBidi" w:hAnsiTheme="minorBidi" w:cstheme="minorBidi"/>
          <w:sz w:val="24"/>
          <w:szCs w:val="24"/>
        </w:rPr>
        <w:t xml:space="preserve"> уровни развития, которые называют уровнями зрелости.</w:t>
      </w:r>
    </w:p>
    <w:p w14:paraId="257C2BE1" w14:textId="19EFCB76" w:rsidR="007B27A7" w:rsidRPr="00D53134" w:rsidRDefault="000A0E78" w:rsidP="00D53134">
      <w:pPr>
        <w:ind w:firstLine="700"/>
        <w:jc w:val="both"/>
        <w:rPr>
          <w:rFonts w:asciiTheme="minorBidi" w:hAnsiTheme="minorBidi" w:cstheme="minorBidi"/>
          <w:sz w:val="24"/>
          <w:szCs w:val="24"/>
        </w:rPr>
      </w:pPr>
      <w:r>
        <w:rPr>
          <w:rFonts w:asciiTheme="minorBidi" w:hAnsiTheme="minorBidi" w:cstheme="minorBidi"/>
          <w:sz w:val="24"/>
          <w:szCs w:val="24"/>
        </w:rPr>
        <w:t>Настоящий Регламент</w:t>
      </w:r>
      <w:r w:rsidR="00FF04AB" w:rsidRPr="00D53134">
        <w:rPr>
          <w:rFonts w:asciiTheme="minorBidi" w:hAnsiTheme="minorBidi" w:cstheme="minorBidi"/>
          <w:sz w:val="24"/>
          <w:szCs w:val="24"/>
        </w:rPr>
        <w:t xml:space="preserve"> определяет модель зрелости информационной модели (Рисунок </w:t>
      </w:r>
      <w:r w:rsidR="000E3AC5">
        <w:rPr>
          <w:rFonts w:asciiTheme="minorBidi" w:hAnsiTheme="minorBidi" w:cstheme="minorBidi"/>
          <w:sz w:val="24"/>
          <w:szCs w:val="24"/>
        </w:rPr>
        <w:t>5</w:t>
      </w:r>
      <w:r w:rsidR="00FF04AB" w:rsidRPr="00D53134">
        <w:rPr>
          <w:rFonts w:asciiTheme="minorBidi" w:hAnsiTheme="minorBidi" w:cstheme="minorBidi"/>
          <w:sz w:val="24"/>
          <w:szCs w:val="24"/>
        </w:rPr>
        <w:t>.</w:t>
      </w:r>
      <w:r w:rsidR="000E3AC5">
        <w:rPr>
          <w:rFonts w:asciiTheme="minorBidi" w:hAnsiTheme="minorBidi" w:cstheme="minorBidi"/>
          <w:sz w:val="24"/>
          <w:szCs w:val="24"/>
        </w:rPr>
        <w:t>6</w:t>
      </w:r>
      <w:r w:rsidR="00FF04AB" w:rsidRPr="00D53134">
        <w:rPr>
          <w:rFonts w:asciiTheme="minorBidi" w:hAnsiTheme="minorBidi" w:cstheme="minorBidi"/>
          <w:sz w:val="24"/>
          <w:szCs w:val="24"/>
        </w:rPr>
        <w:t>) по двум интегральным характеристикам: уровню интегрируемости среды взаимодействия участников процесса и качества (эффективность и оптимальность) информационной модели.</w:t>
      </w:r>
    </w:p>
    <w:p w14:paraId="27AC2377" w14:textId="77777777" w:rsidR="007B27A7" w:rsidRDefault="00FF04AB" w:rsidP="000A0E78">
      <w:pPr>
        <w:ind w:firstLine="700"/>
        <w:jc w:val="both"/>
        <w:rPr>
          <w:rFonts w:asciiTheme="minorBidi" w:hAnsiTheme="minorBidi" w:cstheme="minorBidi"/>
          <w:sz w:val="24"/>
          <w:szCs w:val="24"/>
        </w:rPr>
      </w:pPr>
      <w:r w:rsidRPr="00D53134">
        <w:rPr>
          <w:rFonts w:asciiTheme="minorBidi" w:hAnsiTheme="minorBidi" w:cstheme="minorBidi"/>
          <w:sz w:val="24"/>
          <w:szCs w:val="24"/>
        </w:rPr>
        <w:t>Модель зрелости определяет уровни технологического развития отрасли, которые классифицируют виды технической и совместной работы для описания и понимания используемых процессов, инструментов и методов для каждого этапа жизненного цикла. Одновременно с этим модель зрелости определяет степень качественности разработки модели, которая определяет качество инженерных изысканий, подтверждаемых результатами математического моделирования, характеристики энергоэффективности разрабатываемого объекта и полноту информационной модели.</w:t>
      </w:r>
    </w:p>
    <w:p w14:paraId="11D96613" w14:textId="77777777" w:rsidR="000A0E78" w:rsidRPr="00D53134" w:rsidRDefault="000A0E78" w:rsidP="000A0E78">
      <w:pPr>
        <w:ind w:firstLine="700"/>
        <w:jc w:val="both"/>
        <w:rPr>
          <w:rFonts w:asciiTheme="minorBidi" w:hAnsiTheme="minorBidi" w:cstheme="minorBidi"/>
          <w:sz w:val="24"/>
          <w:szCs w:val="24"/>
        </w:rPr>
      </w:pPr>
    </w:p>
    <w:p w14:paraId="5C2D9236" w14:textId="53E0529D" w:rsidR="007B27A7" w:rsidRPr="00D53134" w:rsidRDefault="00FF04AB" w:rsidP="000A0E78">
      <w:pPr>
        <w:ind w:left="720"/>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anchor distT="0" distB="0" distL="114300" distR="114300" simplePos="0" relativeHeight="251660288" behindDoc="0" locked="0" layoutInCell="1" allowOverlap="1" wp14:anchorId="259F62A5" wp14:editId="6E980EC2">
            <wp:simplePos x="0" y="0"/>
            <wp:positionH relativeFrom="margin">
              <wp:align>center</wp:align>
            </wp:positionH>
            <wp:positionV relativeFrom="paragraph">
              <wp:posOffset>0</wp:posOffset>
            </wp:positionV>
            <wp:extent cx="6018450" cy="4025900"/>
            <wp:effectExtent l="0" t="0" r="1905" b="0"/>
            <wp:wrapTopAndBottom/>
            <wp:docPr id="3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018450" cy="4025900"/>
                    </a:xfrm>
                    <a:prstGeom prst="rect">
                      <a:avLst/>
                    </a:prstGeom>
                    <a:ln/>
                  </pic:spPr>
                </pic:pic>
              </a:graphicData>
            </a:graphic>
            <wp14:sizeRelH relativeFrom="page">
              <wp14:pctWidth>0</wp14:pctWidth>
            </wp14:sizeRelH>
            <wp14:sizeRelV relativeFrom="page">
              <wp14:pctHeight>0</wp14:pctHeight>
            </wp14:sizeRelV>
          </wp:anchor>
        </w:drawing>
      </w:r>
      <w:r w:rsidRPr="00D53134">
        <w:rPr>
          <w:rFonts w:asciiTheme="minorBidi" w:hAnsiTheme="minorBidi" w:cstheme="minorBidi"/>
          <w:sz w:val="24"/>
          <w:szCs w:val="24"/>
        </w:rPr>
        <w:t xml:space="preserve">Рисунок </w:t>
      </w:r>
      <w:r w:rsidR="000E3AC5">
        <w:rPr>
          <w:rFonts w:asciiTheme="minorBidi" w:hAnsiTheme="minorBidi" w:cstheme="minorBidi"/>
          <w:sz w:val="24"/>
          <w:szCs w:val="24"/>
        </w:rPr>
        <w:t>5</w:t>
      </w:r>
      <w:r w:rsidRPr="00D53134">
        <w:rPr>
          <w:rFonts w:asciiTheme="minorBidi" w:hAnsiTheme="minorBidi" w:cstheme="minorBidi"/>
          <w:sz w:val="24"/>
          <w:szCs w:val="24"/>
        </w:rPr>
        <w:t>.</w:t>
      </w:r>
      <w:r w:rsidR="000E3AC5">
        <w:rPr>
          <w:rFonts w:asciiTheme="minorBidi" w:hAnsiTheme="minorBidi" w:cstheme="minorBidi"/>
          <w:sz w:val="24"/>
          <w:szCs w:val="24"/>
        </w:rPr>
        <w:t>6</w:t>
      </w:r>
      <w:r w:rsidRPr="00D53134">
        <w:rPr>
          <w:rFonts w:asciiTheme="minorBidi" w:hAnsiTheme="minorBidi" w:cstheme="minorBidi"/>
          <w:sz w:val="24"/>
          <w:szCs w:val="24"/>
        </w:rPr>
        <w:t xml:space="preserve"> </w:t>
      </w:r>
      <w:r w:rsidRPr="00D53134">
        <w:rPr>
          <w:rFonts w:ascii="Cambria Math" w:hAnsi="Cambria Math" w:cs="Cambria Math"/>
          <w:sz w:val="24"/>
          <w:szCs w:val="24"/>
        </w:rPr>
        <w:t>‑</w:t>
      </w:r>
      <w:r w:rsidRPr="00D53134">
        <w:rPr>
          <w:rFonts w:asciiTheme="minorBidi" w:hAnsiTheme="minorBidi" w:cstheme="minorBidi"/>
          <w:sz w:val="24"/>
          <w:szCs w:val="24"/>
        </w:rPr>
        <w:t>– Модель зрелости информационной модели.</w:t>
      </w:r>
    </w:p>
    <w:p w14:paraId="5B4EFB01" w14:textId="77777777" w:rsidR="007B27A7" w:rsidRPr="00D53134" w:rsidRDefault="00FF04AB" w:rsidP="00D53134">
      <w:pPr>
        <w:ind w:left="720" w:hanging="2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00049F5" w14:textId="77777777" w:rsidR="007B27A7" w:rsidRPr="00D53134" w:rsidRDefault="00FF04AB" w:rsidP="000A0E78">
      <w:pPr>
        <w:ind w:firstLine="700"/>
        <w:jc w:val="both"/>
        <w:rPr>
          <w:rFonts w:asciiTheme="minorBidi" w:hAnsiTheme="minorBidi" w:cstheme="minorBidi"/>
          <w:sz w:val="24"/>
          <w:szCs w:val="24"/>
        </w:rPr>
      </w:pPr>
      <w:r w:rsidRPr="00D53134">
        <w:rPr>
          <w:rFonts w:asciiTheme="minorBidi" w:hAnsiTheme="minorBidi" w:cstheme="minorBidi"/>
          <w:sz w:val="24"/>
          <w:szCs w:val="24"/>
        </w:rPr>
        <w:lastRenderedPageBreak/>
        <w:t>При реализации проекта модель зрелости позволяет определить индекс зрелости информационной модели, который расположен на пересечении соответствующей строки и столбца, для конкретизации требований к качеству модели, правил организации совместной работы, интеграции систем и источников данных, требований к организации бизнес процессов.</w:t>
      </w:r>
    </w:p>
    <w:p w14:paraId="2621E165" w14:textId="77777777" w:rsidR="007B27A7" w:rsidRPr="00D53134" w:rsidRDefault="00FF04AB" w:rsidP="000A0E78">
      <w:pPr>
        <w:ind w:firstLine="700"/>
        <w:jc w:val="both"/>
        <w:rPr>
          <w:rFonts w:asciiTheme="minorBidi" w:hAnsiTheme="minorBidi" w:cstheme="minorBidi"/>
          <w:sz w:val="24"/>
          <w:szCs w:val="24"/>
        </w:rPr>
      </w:pPr>
      <w:r w:rsidRPr="00D53134">
        <w:rPr>
          <w:rFonts w:asciiTheme="minorBidi" w:hAnsiTheme="minorBidi" w:cstheme="minorBidi"/>
          <w:sz w:val="24"/>
          <w:szCs w:val="24"/>
        </w:rPr>
        <w:t>Индекс зрелости также используется для определения вспомогательной инфраструктуры, необходимой на соответствующем уровне и с нужной степенью качества, которые определяются экспертно;</w:t>
      </w:r>
    </w:p>
    <w:p w14:paraId="7CD0ABAB" w14:textId="77777777" w:rsidR="007B27A7" w:rsidRPr="00D53134" w:rsidRDefault="00FF04AB" w:rsidP="00D53134">
      <w:pPr>
        <w:ind w:left="720" w:hanging="2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C56ADCA" w14:textId="77777777" w:rsidR="007B27A7" w:rsidRPr="00D53134" w:rsidRDefault="00FF04AB" w:rsidP="00D53134">
      <w:pPr>
        <w:ind w:left="720" w:hanging="2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54560329" w14:textId="77777777" w:rsidR="007B27A7" w:rsidRPr="00D53134" w:rsidRDefault="00FF04AB" w:rsidP="00D53134">
      <w:pPr>
        <w:ind w:left="720" w:hanging="20"/>
        <w:jc w:val="both"/>
        <w:rPr>
          <w:rFonts w:asciiTheme="minorBidi" w:hAnsiTheme="minorBidi" w:cstheme="minorBidi"/>
          <w:sz w:val="24"/>
          <w:szCs w:val="24"/>
        </w:rPr>
      </w:pPr>
      <w:r w:rsidRPr="00D53134">
        <w:rPr>
          <w:rFonts w:asciiTheme="minorBidi" w:hAnsiTheme="minorBidi" w:cstheme="minorBidi"/>
          <w:sz w:val="24"/>
          <w:szCs w:val="24"/>
        </w:rPr>
        <w:t>Уровни определяют соответствие:</w:t>
      </w:r>
    </w:p>
    <w:p w14:paraId="02C42194"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0.</w:t>
      </w:r>
    </w:p>
    <w:p w14:paraId="3948CA89"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чертежи оформленные бумажными документами или электронным документом. Работа ведется по ЕСКД и СПДС.</w:t>
      </w:r>
    </w:p>
    <w:p w14:paraId="388EC436"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передача не интегрированных файлов посредством доставки документов, публикации электронных документов.</w:t>
      </w:r>
    </w:p>
    <w:p w14:paraId="580A1F50"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xml:space="preserve"> пост проектное согласование, требующее разрешения противоречий, больше чем сотрудничества.</w:t>
      </w:r>
    </w:p>
    <w:p w14:paraId="176015C9"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Математическое моделирование:</w:t>
      </w:r>
      <w:r w:rsidRPr="00D53134">
        <w:rPr>
          <w:rFonts w:asciiTheme="minorBidi" w:hAnsiTheme="minorBidi" w:cstheme="minorBidi"/>
          <w:sz w:val="24"/>
          <w:szCs w:val="24"/>
        </w:rPr>
        <w:t xml:space="preserve"> применяется как обособленный подход для решения узкоспециализированных задач.</w:t>
      </w:r>
    </w:p>
    <w:p w14:paraId="5C306BB4" w14:textId="77777777" w:rsidR="007B27A7" w:rsidRPr="00D53134" w:rsidRDefault="00FF04AB" w:rsidP="00D53134">
      <w:pPr>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48A0AE42"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1.</w:t>
      </w:r>
    </w:p>
    <w:p w14:paraId="5749F9F5"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управляемый объектно-ориентированный САПР в 2D или 3D формате. Работа ведется по ЕСКД (электронная модель).</w:t>
      </w:r>
    </w:p>
    <w:p w14:paraId="4C071FFE"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передача не интегрированных файлов посредством доставки документов, публикации электронных документов.</w:t>
      </w:r>
    </w:p>
    <w:p w14:paraId="48633401"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Координация чертеже на уровне узлов. Пост проектное согласование проектных решений с системами финансового учета и управления затратами.</w:t>
      </w:r>
    </w:p>
    <w:p w14:paraId="20CEF750"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Математическое моделирование</w:t>
      </w:r>
      <w:r w:rsidRPr="00D53134">
        <w:rPr>
          <w:rFonts w:asciiTheme="minorBidi" w:hAnsiTheme="minorBidi" w:cstheme="minorBidi"/>
          <w:sz w:val="24"/>
          <w:szCs w:val="24"/>
        </w:rPr>
        <w:t>: применяется как обособленный подход для решения узкоспециализированных задач. Данные математического и имитационного моделирования передаются в виде электронных или бумажных отчетов.</w:t>
      </w:r>
    </w:p>
    <w:p w14:paraId="3EF26F96" w14:textId="77777777" w:rsidR="007B27A7" w:rsidRPr="00D53134" w:rsidRDefault="00FF04AB" w:rsidP="00D53134">
      <w:pPr>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5AF97D1"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2.</w:t>
      </w:r>
    </w:p>
    <w:p w14:paraId="6C603452"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управляемый моделе-ориентированный САПР в 3D формате, 2D является производной от 3D модели. Работа ведется ЕСКД (электронная модель)</w:t>
      </w:r>
    </w:p>
    <w:p w14:paraId="41C41052"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передача не интегрированных файлов посредством доставки документов, публикации электронных документов.</w:t>
      </w:r>
    </w:p>
    <w:p w14:paraId="19B2EE3C"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используются инструменты обеспечения групповых (совместных) работ, обеспечивая общую среду передачи данных. Пост проектное согласование проектных решений с системами финансового учета и управления затратами.</w:t>
      </w:r>
    </w:p>
    <w:p w14:paraId="006A427A"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lastRenderedPageBreak/>
        <w:t>Математическое моделирование</w:t>
      </w:r>
      <w:r w:rsidRPr="00D53134">
        <w:rPr>
          <w:rFonts w:asciiTheme="minorBidi" w:hAnsiTheme="minorBidi" w:cstheme="minorBidi"/>
          <w:sz w:val="24"/>
          <w:szCs w:val="24"/>
        </w:rPr>
        <w:t>: применяется как обособленный подход для решения узкоспециализированных задач. Данные математического и имитационного моделирования передаются в виде электронных или бумажных отчетов.</w:t>
      </w:r>
    </w:p>
    <w:p w14:paraId="0784EB29"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13E3726"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3.</w:t>
      </w:r>
    </w:p>
    <w:p w14:paraId="1AD67513"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интегрированная среда управления проектирования в  2D или 3D формате;</w:t>
      </w:r>
    </w:p>
    <w:p w14:paraId="305627F1"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полностью открытый процесс и интеграция данных с поддержкой обмена данными между расчетными программами система САПР.</w:t>
      </w:r>
    </w:p>
    <w:p w14:paraId="74471610"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используются инструменты обеспечения групповых (совместных) работ, обеспечивая общую среду передачи данных. Пост проектное согласование проектных решений с системами финансового учета и управления затратами.</w:t>
      </w:r>
    </w:p>
    <w:p w14:paraId="66264D46"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Математическое моделирование</w:t>
      </w:r>
      <w:r w:rsidRPr="00D53134">
        <w:rPr>
          <w:rFonts w:asciiTheme="minorBidi" w:hAnsiTheme="minorBidi" w:cstheme="minorBidi"/>
          <w:sz w:val="24"/>
          <w:szCs w:val="24"/>
        </w:rPr>
        <w:t xml:space="preserve"> Данные математического и имитационного моделирования передаются в виде электронных или бумажных отчетов.</w:t>
      </w:r>
    </w:p>
    <w:p w14:paraId="666F5669"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852EE22"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4.</w:t>
      </w:r>
    </w:p>
    <w:p w14:paraId="00866F17"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интегрированный в рамках вычисляемой среды в 2D или 3D формате, все модели могут быть проверены с помощью автоматизированных правил, описанных в соответствии со спецификацией RuleML;</w:t>
      </w:r>
    </w:p>
    <w:p w14:paraId="40606593"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полностью открытый процесс и интеграция данных с поддержкой обмена данными между расчетными программами система САПР.</w:t>
      </w:r>
    </w:p>
    <w:p w14:paraId="4D25964A"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используются инструменты обеспечения групповых (совместных) работ, обеспечивая общую среду передачи данных. Пост проектное согласование проектных решений с системами финансового учета: применяется как обособленный подход для решения узкоспециализированных задач.</w:t>
      </w:r>
    </w:p>
    <w:p w14:paraId="36036AAD"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rPr>
        <w:t>и управления затратами.</w:t>
      </w:r>
    </w:p>
    <w:p w14:paraId="3C2047DD"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Математическое моделирование</w:t>
      </w:r>
      <w:r w:rsidRPr="00D53134">
        <w:rPr>
          <w:rFonts w:asciiTheme="minorBidi" w:hAnsiTheme="minorBidi" w:cstheme="minorBidi"/>
          <w:sz w:val="24"/>
          <w:szCs w:val="24"/>
        </w:rPr>
        <w:t>: применяется как обособленный подход для решения узкоспециализированных задач. Данные математического и имитационного моделирования передаются в виде электронных или бумажных отчетов.</w:t>
      </w:r>
    </w:p>
    <w:p w14:paraId="3D71BB08" w14:textId="77777777" w:rsidR="007B27A7" w:rsidRPr="00D53134" w:rsidRDefault="007B27A7" w:rsidP="00D53134">
      <w:pPr>
        <w:ind w:left="720"/>
        <w:jc w:val="both"/>
        <w:rPr>
          <w:rFonts w:asciiTheme="minorBidi" w:hAnsiTheme="minorBidi" w:cstheme="minorBidi"/>
          <w:sz w:val="24"/>
          <w:szCs w:val="24"/>
        </w:rPr>
      </w:pPr>
    </w:p>
    <w:p w14:paraId="4F210243" w14:textId="77777777" w:rsidR="007B27A7" w:rsidRPr="00D53134" w:rsidRDefault="00FF04AB" w:rsidP="00D53134">
      <w:pPr>
        <w:numPr>
          <w:ilvl w:val="2"/>
          <w:numId w:val="4"/>
        </w:numPr>
        <w:contextualSpacing/>
        <w:jc w:val="both"/>
        <w:rPr>
          <w:rFonts w:asciiTheme="minorBidi" w:hAnsiTheme="minorBidi" w:cstheme="minorBidi"/>
          <w:sz w:val="24"/>
          <w:szCs w:val="24"/>
        </w:rPr>
      </w:pPr>
      <w:r w:rsidRPr="00D53134">
        <w:rPr>
          <w:rFonts w:asciiTheme="minorBidi" w:hAnsiTheme="minorBidi" w:cstheme="minorBidi"/>
          <w:sz w:val="24"/>
          <w:szCs w:val="24"/>
        </w:rPr>
        <w:t>Описание уровней качества информационных моделей</w:t>
      </w:r>
    </w:p>
    <w:p w14:paraId="4060B4CF" w14:textId="77777777" w:rsidR="007B27A7" w:rsidRPr="00D53134" w:rsidRDefault="007B27A7" w:rsidP="00D53134">
      <w:pPr>
        <w:ind w:left="720"/>
        <w:jc w:val="both"/>
        <w:rPr>
          <w:rFonts w:asciiTheme="minorBidi" w:hAnsiTheme="minorBidi" w:cstheme="minorBidi"/>
          <w:sz w:val="24"/>
          <w:szCs w:val="24"/>
        </w:rPr>
      </w:pPr>
    </w:p>
    <w:p w14:paraId="59053553" w14:textId="77777777" w:rsidR="007B27A7" w:rsidRPr="00D53134" w:rsidRDefault="00FF04AB" w:rsidP="00D53134">
      <w:pPr>
        <w:numPr>
          <w:ilvl w:val="2"/>
          <w:numId w:val="4"/>
        </w:numPr>
        <w:contextualSpacing/>
        <w:jc w:val="both"/>
        <w:rPr>
          <w:rFonts w:asciiTheme="minorBidi" w:hAnsiTheme="minorBidi" w:cstheme="minorBidi"/>
          <w:sz w:val="24"/>
          <w:szCs w:val="24"/>
        </w:rPr>
      </w:pPr>
      <w:r w:rsidRPr="00D53134">
        <w:rPr>
          <w:rFonts w:asciiTheme="minorBidi" w:hAnsiTheme="minorBidi" w:cstheme="minorBidi"/>
          <w:sz w:val="24"/>
          <w:szCs w:val="24"/>
        </w:rPr>
        <w:t>Описание уровней интегрированности</w:t>
      </w:r>
    </w:p>
    <w:p w14:paraId="37DB9FF9" w14:textId="77777777" w:rsidR="007B27A7" w:rsidRPr="00D53134" w:rsidRDefault="007B27A7" w:rsidP="00D53134">
      <w:pPr>
        <w:ind w:left="720"/>
        <w:jc w:val="both"/>
        <w:rPr>
          <w:rFonts w:asciiTheme="minorBidi" w:hAnsiTheme="minorBidi" w:cstheme="minorBidi"/>
          <w:sz w:val="24"/>
          <w:szCs w:val="24"/>
        </w:rPr>
      </w:pPr>
    </w:p>
    <w:p w14:paraId="7F94DFBB" w14:textId="77777777" w:rsidR="007B27A7" w:rsidRPr="00D53134" w:rsidRDefault="00FF04AB" w:rsidP="00D53134">
      <w:pPr>
        <w:numPr>
          <w:ilvl w:val="2"/>
          <w:numId w:val="4"/>
        </w:numPr>
        <w:contextualSpacing/>
        <w:jc w:val="both"/>
        <w:rPr>
          <w:rFonts w:asciiTheme="minorBidi" w:hAnsiTheme="minorBidi" w:cstheme="minorBidi"/>
          <w:sz w:val="24"/>
          <w:szCs w:val="24"/>
        </w:rPr>
      </w:pPr>
      <w:r w:rsidRPr="00D53134">
        <w:rPr>
          <w:rFonts w:asciiTheme="minorBidi" w:hAnsiTheme="minorBidi" w:cstheme="minorBidi"/>
          <w:sz w:val="24"/>
          <w:szCs w:val="24"/>
        </w:rPr>
        <w:t>Детализация характеристик для каждой ячейки матрицы зрелости</w:t>
      </w:r>
    </w:p>
    <w:p w14:paraId="0D5805B1" w14:textId="77777777" w:rsidR="007B27A7" w:rsidRPr="00D53134" w:rsidRDefault="007B27A7" w:rsidP="00D53134">
      <w:pPr>
        <w:ind w:left="720"/>
        <w:jc w:val="both"/>
        <w:rPr>
          <w:rFonts w:asciiTheme="minorBidi" w:hAnsiTheme="minorBidi" w:cstheme="minorBidi"/>
          <w:sz w:val="24"/>
          <w:szCs w:val="24"/>
        </w:rPr>
      </w:pPr>
    </w:p>
    <w:p w14:paraId="04DF1B6A" w14:textId="77777777" w:rsidR="007B27A7" w:rsidRPr="00D53134" w:rsidRDefault="00FF04AB" w:rsidP="00D53134">
      <w:pPr>
        <w:numPr>
          <w:ilvl w:val="2"/>
          <w:numId w:val="4"/>
        </w:numPr>
        <w:contextualSpacing/>
        <w:jc w:val="both"/>
        <w:rPr>
          <w:rFonts w:asciiTheme="minorBidi" w:hAnsiTheme="minorBidi" w:cstheme="minorBidi"/>
          <w:sz w:val="24"/>
          <w:szCs w:val="24"/>
        </w:rPr>
      </w:pPr>
      <w:r w:rsidRPr="00D53134">
        <w:rPr>
          <w:rFonts w:asciiTheme="minorBidi" w:hAnsiTheme="minorBidi" w:cstheme="minorBidi"/>
          <w:sz w:val="24"/>
          <w:szCs w:val="24"/>
        </w:rPr>
        <w:lastRenderedPageBreak/>
        <w:t>Методика использования матрицы зрелости по реализации проектов</w:t>
      </w:r>
    </w:p>
    <w:p w14:paraId="7E2B6940" w14:textId="77777777" w:rsidR="007B27A7" w:rsidRPr="00D53134" w:rsidRDefault="007B27A7" w:rsidP="00D53134">
      <w:pPr>
        <w:widowControl w:val="0"/>
        <w:jc w:val="both"/>
        <w:rPr>
          <w:rFonts w:asciiTheme="minorBidi" w:hAnsiTheme="minorBidi" w:cstheme="minorBidi"/>
          <w:sz w:val="24"/>
          <w:szCs w:val="24"/>
        </w:rPr>
      </w:pPr>
    </w:p>
    <w:p w14:paraId="6271C1D8" w14:textId="5FCE2ACC" w:rsidR="007B27A7" w:rsidRPr="00D53134" w:rsidRDefault="00FF04AB" w:rsidP="00D53134">
      <w:pPr>
        <w:widowControl w:val="0"/>
        <w:spacing w:before="200"/>
        <w:ind w:firstLine="700"/>
        <w:jc w:val="both"/>
        <w:rPr>
          <w:rFonts w:asciiTheme="minorBidi" w:hAnsiTheme="minorBidi" w:cstheme="minorBidi"/>
          <w:b/>
          <w:sz w:val="24"/>
          <w:szCs w:val="24"/>
        </w:rPr>
      </w:pPr>
      <w:r w:rsidRPr="00D53134">
        <w:rPr>
          <w:rFonts w:asciiTheme="minorBidi" w:hAnsiTheme="minorBidi" w:cstheme="minorBidi"/>
          <w:b/>
          <w:sz w:val="24"/>
          <w:szCs w:val="24"/>
        </w:rPr>
        <w:t>Информационные наборы</w:t>
      </w:r>
    </w:p>
    <w:p w14:paraId="41267694" w14:textId="034CC52E"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Базовые наборы информации</w:t>
      </w:r>
    </w:p>
    <w:p w14:paraId="7B9FCFF2" w14:textId="33352CDC"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Информационный набор в контексте настоящего стандарта определяет стандартизованное описание характеристик объекта или процесса исходя из точки зрения. Основная задача информационного набора идентифицировать объект и задачу. Определить вариант и инструмент представления информации.</w:t>
      </w:r>
    </w:p>
    <w:p w14:paraId="3CF9825B" w14:textId="563EE346"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Задачи</w:t>
      </w:r>
      <w:r w:rsidR="006C518F">
        <w:rPr>
          <w:rFonts w:asciiTheme="minorBidi" w:hAnsiTheme="minorBidi" w:cstheme="minorBidi"/>
          <w:sz w:val="24"/>
          <w:szCs w:val="24"/>
        </w:rPr>
        <w:t>,</w:t>
      </w:r>
      <w:r w:rsidRPr="00D53134">
        <w:rPr>
          <w:rFonts w:asciiTheme="minorBidi" w:hAnsiTheme="minorBidi" w:cstheme="minorBidi"/>
          <w:sz w:val="24"/>
          <w:szCs w:val="24"/>
        </w:rPr>
        <w:t xml:space="preserve"> решаемые информационным набором:</w:t>
      </w:r>
    </w:p>
    <w:p w14:paraId="4B0AB83F"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структурирование информации для разных групп потребителей, разных предметных областей для одного объекта;</w:t>
      </w:r>
    </w:p>
    <w:p w14:paraId="754B24E5"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Однозначная идентификация объекта в соответствии с точкой зрения и предметной областью;</w:t>
      </w:r>
    </w:p>
    <w:p w14:paraId="5ED3677D"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математическое описание объекта;</w:t>
      </w:r>
    </w:p>
    <w:p w14:paraId="6F3621D1"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самоописание объекта и задачи включая: математическое описание, алгоритмическое описание на языке предметной области, рекомендации по выбору решателя;</w:t>
      </w:r>
    </w:p>
    <w:p w14:paraId="0ABC2EFD"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полное описание задачи в соответствии с требованиями RDF;</w:t>
      </w:r>
    </w:p>
    <w:p w14:paraId="70634E4A"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базовое описание стандартных справочных данных;</w:t>
      </w:r>
    </w:p>
    <w:p w14:paraId="2CBF576F"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Другие возможные варианты представления информации о выполняемых функциях и задачах.</w:t>
      </w:r>
    </w:p>
    <w:p w14:paraId="4389FC3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F9CA67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57ABD63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рамках настоящего стандарта необходимо обозначить разницу между спецификацией и информационным набором. Спецификация описывает только часть объекта и в некоторых случаях может являться частью информационного набора.</w:t>
      </w:r>
    </w:p>
    <w:p w14:paraId="7645B66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B744125" w14:textId="1A06C1C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Структура информационного набора формируется на основе базовой онтологии [22].</w:t>
      </w:r>
    </w:p>
    <w:p w14:paraId="65F428A4" w14:textId="1044AF36"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При формировании информационных наборов рекомендуется в качестве базовых метаданных использовать Дублинское ядро в соответствии со стандартом ГОСТ Р ИСО 15836:2011.</w:t>
      </w:r>
    </w:p>
    <w:p w14:paraId="62C813B0" w14:textId="36025BC5"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Описание информационных наборов должно проводиться в соответствии с рекомендациями семантической сети [68, 70, 71, 75]</w:t>
      </w:r>
    </w:p>
    <w:p w14:paraId="30A8274C" w14:textId="1387746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Информационный набор может быть представлен в двух видах:</w:t>
      </w:r>
    </w:p>
    <w:p w14:paraId="3DF858B7" w14:textId="4E89531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виде контейнера содержащего описание в XML файле в соответствии с требованиями общих логических схем (CL) [97].</w:t>
      </w:r>
    </w:p>
    <w:p w14:paraId="7B70309B" w14:textId="6DA4B3D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виде контейнера, содержащего ссылки в формате RDF на источники данных.</w:t>
      </w:r>
    </w:p>
    <w:p w14:paraId="1A05992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3D05357"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Е Н И Е</w:t>
      </w:r>
    </w:p>
    <w:p w14:paraId="4A1A0DF7"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части 5 Интегрированного подхода к управлению информацией жизненного цикла антропогенных объектов и сред будет определены требования к формату файла и способу организации контейнера.</w:t>
      </w:r>
    </w:p>
    <w:p w14:paraId="6496A30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1F85B3F" w14:textId="6294971F"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При использовании в информационном наборе математической модели информационный набор должен содержать описание алгоритма на языке MathML 3.0 [98].</w:t>
      </w:r>
    </w:p>
    <w:p w14:paraId="2FD1395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8923E1E"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6D65B82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случае наличия описания формате LATEX необходимо использовать стандартные инструменты для конвертации в формат MathML 3.0.</w:t>
      </w:r>
    </w:p>
    <w:p w14:paraId="72566CEF"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89DF2A6" w14:textId="797673DF"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Информационный набор может содержать графические данные, которые должны быть оформлены в соответствии со спецификацией STEP-XML [99], либо в соответствии с ГОСТ Р ИСО 10303-21-2002 Системы автоматизации производства и их интеграция. Представление данных об изделии и обмен этими данными. Часть 21. Методы реализации. Кодирование открытым текстом структуры обмена.</w:t>
      </w:r>
    </w:p>
    <w:p w14:paraId="5E72C4D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3F538CD" w14:textId="7E4AC7D3"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Концептуальная структура информационного набора должна быть организована в соответствии с набором атрибутов согласно таблицы </w:t>
      </w:r>
      <w:r w:rsidR="006C518F">
        <w:rPr>
          <w:rFonts w:asciiTheme="minorBidi" w:hAnsiTheme="minorBidi" w:cstheme="minorBidi"/>
          <w:sz w:val="24"/>
          <w:szCs w:val="24"/>
        </w:rPr>
        <w:t>5</w:t>
      </w:r>
      <w:r w:rsidRPr="00D53134">
        <w:rPr>
          <w:rFonts w:asciiTheme="minorBidi" w:hAnsiTheme="minorBidi" w:cstheme="minorBidi"/>
          <w:sz w:val="24"/>
          <w:szCs w:val="24"/>
        </w:rPr>
        <w:t>.1. Поля отмеченные звездочкой являются обязательными. Автор информационного набора вправе добавлять дополнительные поля.</w:t>
      </w:r>
    </w:p>
    <w:p w14:paraId="2190F72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1655AC5" w14:textId="15E0D39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Таблица </w:t>
      </w:r>
      <w:r w:rsidR="006C518F">
        <w:rPr>
          <w:rFonts w:asciiTheme="minorBidi" w:hAnsiTheme="minorBidi" w:cstheme="minorBidi"/>
          <w:sz w:val="24"/>
          <w:szCs w:val="24"/>
        </w:rPr>
        <w:t>5</w:t>
      </w:r>
      <w:r w:rsidRPr="00D53134">
        <w:rPr>
          <w:rFonts w:asciiTheme="minorBidi" w:hAnsiTheme="minorBidi" w:cstheme="minorBidi"/>
          <w:sz w:val="24"/>
          <w:szCs w:val="24"/>
        </w:rPr>
        <w:t>.1 – Концептуальная структура информационного набора</w:t>
      </w:r>
    </w:p>
    <w:tbl>
      <w:tblPr>
        <w:tblStyle w:val="a5"/>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30"/>
      </w:tblGrid>
      <w:tr w:rsidR="007B27A7" w:rsidRPr="00D53134" w14:paraId="3BF24684" w14:textId="77777777">
        <w:trPr>
          <w:trHeight w:val="62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810BB" w14:textId="77777777" w:rsidR="007B27A7" w:rsidRPr="00D53134" w:rsidRDefault="00FF04AB" w:rsidP="00D53134">
            <w:pPr>
              <w:widowControl w:val="0"/>
              <w:spacing w:after="200"/>
              <w:ind w:right="140"/>
              <w:jc w:val="both"/>
              <w:rPr>
                <w:rFonts w:asciiTheme="minorBidi" w:hAnsiTheme="minorBidi" w:cstheme="minorBidi"/>
                <w:b/>
                <w:sz w:val="24"/>
                <w:szCs w:val="24"/>
              </w:rPr>
            </w:pPr>
            <w:r w:rsidRPr="00D53134">
              <w:rPr>
                <w:rFonts w:asciiTheme="minorBidi" w:hAnsiTheme="minorBidi" w:cstheme="minorBidi"/>
                <w:b/>
                <w:sz w:val="24"/>
                <w:szCs w:val="24"/>
              </w:rPr>
              <w:t>Наименование поля</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86B59E" w14:textId="77777777" w:rsidR="007B27A7" w:rsidRPr="00D53134" w:rsidRDefault="00FF04AB" w:rsidP="00D53134">
            <w:pPr>
              <w:widowControl w:val="0"/>
              <w:spacing w:after="200"/>
              <w:ind w:right="140"/>
              <w:jc w:val="both"/>
              <w:rPr>
                <w:rFonts w:asciiTheme="minorBidi" w:hAnsiTheme="minorBidi" w:cstheme="minorBidi"/>
                <w:b/>
                <w:sz w:val="24"/>
                <w:szCs w:val="24"/>
              </w:rPr>
            </w:pPr>
            <w:r w:rsidRPr="00D53134">
              <w:rPr>
                <w:rFonts w:asciiTheme="minorBidi" w:hAnsiTheme="minorBidi" w:cstheme="minorBidi"/>
                <w:b/>
                <w:sz w:val="24"/>
                <w:szCs w:val="24"/>
              </w:rPr>
              <w:t>Тип поля</w:t>
            </w:r>
          </w:p>
        </w:tc>
      </w:tr>
      <w:tr w:rsidR="007B27A7" w:rsidRPr="00D53134" w14:paraId="64C41820" w14:textId="77777777">
        <w:trPr>
          <w:trHeight w:val="108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8800C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*Идентификационный номер описания объекта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493CA48"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 соответствующий описанию объекта</w:t>
            </w:r>
          </w:p>
        </w:tc>
      </w:tr>
      <w:tr w:rsidR="007B27A7" w:rsidRPr="00D53134" w14:paraId="6447CC8A" w14:textId="77777777">
        <w:trPr>
          <w:trHeight w:val="108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DE7A16"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*Идентификационный номер точки зрения</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5EFE7E80"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 соответствующий точке зрения объекта</w:t>
            </w:r>
          </w:p>
        </w:tc>
      </w:tr>
      <w:tr w:rsidR="007B27A7" w:rsidRPr="00D53134" w14:paraId="3B55B66F" w14:textId="77777777">
        <w:trPr>
          <w:trHeight w:val="86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EB462"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*Идентификационный номер информационного набора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64DADCC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w:t>
            </w:r>
          </w:p>
        </w:tc>
      </w:tr>
      <w:tr w:rsidR="007B27A7" w:rsidRPr="00D53134" w14:paraId="4BBDDB09" w14:textId="77777777">
        <w:trPr>
          <w:trHeight w:val="62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4493D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lastRenderedPageBreak/>
              <w:t>Описание объекта: общее текстовое</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BE999CA"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Текстовое поле не более 1500 знаков</w:t>
            </w:r>
          </w:p>
        </w:tc>
      </w:tr>
      <w:tr w:rsidR="007B27A7" w:rsidRPr="00D53134" w14:paraId="5759FBA3" w14:textId="77777777">
        <w:trPr>
          <w:trHeight w:val="86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88BD76"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*Правила проверки информационного набора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11D945DD"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Текстовые строки URL</w:t>
            </w:r>
          </w:p>
        </w:tc>
      </w:tr>
      <w:tr w:rsidR="007B27A7" w:rsidRPr="00D53134" w14:paraId="15C804BB" w14:textId="77777777">
        <w:trPr>
          <w:trHeight w:val="86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177994"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*Информация об авторе информационного набора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499FE2A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Текстовое поле не более 200 знаков</w:t>
            </w:r>
          </w:p>
        </w:tc>
      </w:tr>
      <w:tr w:rsidR="007B27A7" w:rsidRPr="00D53134" w14:paraId="0E10D092" w14:textId="77777777">
        <w:trPr>
          <w:trHeight w:val="176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6A3368"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*Хеш-сумма информационного набора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4642DC78"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Результат обработки данных информационного набора хеш-функцией (функция преобразование массива входных данных произвольной длины в (выходную) битовую строку фиксированной длины)</w:t>
            </w:r>
          </w:p>
        </w:tc>
      </w:tr>
    </w:tbl>
    <w:p w14:paraId="361E36E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402BEDF1" w14:textId="06C9AC97" w:rsidR="007B27A7"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Концептуальная структура </w:t>
      </w:r>
      <w:r w:rsidR="006C518F" w:rsidRPr="00D53134">
        <w:rPr>
          <w:rFonts w:asciiTheme="minorBidi" w:hAnsiTheme="minorBidi" w:cstheme="minorBidi"/>
          <w:sz w:val="24"/>
          <w:szCs w:val="24"/>
        </w:rPr>
        <w:t>информационного набора,</w:t>
      </w:r>
      <w:r w:rsidRPr="00D53134">
        <w:rPr>
          <w:rFonts w:asciiTheme="minorBidi" w:hAnsiTheme="minorBidi" w:cstheme="minorBidi"/>
          <w:sz w:val="24"/>
          <w:szCs w:val="24"/>
        </w:rPr>
        <w:t xml:space="preserve"> описывающего точку зрения определена в таблицы </w:t>
      </w:r>
      <w:r w:rsidR="006C518F">
        <w:rPr>
          <w:rFonts w:asciiTheme="minorBidi" w:hAnsiTheme="minorBidi" w:cstheme="minorBidi"/>
          <w:sz w:val="24"/>
          <w:szCs w:val="24"/>
        </w:rPr>
        <w:t>5</w:t>
      </w:r>
      <w:r w:rsidRPr="00D53134">
        <w:rPr>
          <w:rFonts w:asciiTheme="minorBidi" w:hAnsiTheme="minorBidi" w:cstheme="minorBidi"/>
          <w:sz w:val="24"/>
          <w:szCs w:val="24"/>
        </w:rPr>
        <w:t>.2</w:t>
      </w:r>
    </w:p>
    <w:p w14:paraId="04CF6483" w14:textId="77777777" w:rsidR="006C518F" w:rsidRPr="00D53134" w:rsidRDefault="006C518F" w:rsidP="00D53134">
      <w:pPr>
        <w:widowControl w:val="0"/>
        <w:ind w:right="140" w:firstLine="860"/>
        <w:jc w:val="both"/>
        <w:rPr>
          <w:rFonts w:asciiTheme="minorBidi" w:hAnsiTheme="minorBidi" w:cstheme="minorBidi"/>
          <w:sz w:val="24"/>
          <w:szCs w:val="24"/>
        </w:rPr>
      </w:pPr>
    </w:p>
    <w:p w14:paraId="5C149FE2" w14:textId="0D89AC24" w:rsidR="006C518F" w:rsidRPr="00D53134" w:rsidRDefault="00FF04AB" w:rsidP="006C518F">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006C518F" w:rsidRPr="00D53134">
        <w:rPr>
          <w:rFonts w:asciiTheme="minorBidi" w:hAnsiTheme="minorBidi" w:cstheme="minorBidi"/>
          <w:sz w:val="24"/>
          <w:szCs w:val="24"/>
        </w:rPr>
        <w:t xml:space="preserve">Таблица </w:t>
      </w:r>
      <w:r w:rsidR="006C518F">
        <w:rPr>
          <w:rFonts w:asciiTheme="minorBidi" w:hAnsiTheme="minorBidi" w:cstheme="minorBidi"/>
          <w:sz w:val="24"/>
          <w:szCs w:val="24"/>
        </w:rPr>
        <w:t>5.2</w:t>
      </w:r>
      <w:r w:rsidR="006C518F" w:rsidRPr="00D53134">
        <w:rPr>
          <w:rFonts w:asciiTheme="minorBidi" w:hAnsiTheme="minorBidi" w:cstheme="minorBidi"/>
          <w:sz w:val="24"/>
          <w:szCs w:val="24"/>
        </w:rPr>
        <w:t xml:space="preserve"> – Концептуальная структура информационного набора</w:t>
      </w:r>
      <w:r w:rsidR="006C518F">
        <w:rPr>
          <w:rFonts w:asciiTheme="minorBidi" w:hAnsiTheme="minorBidi" w:cstheme="minorBidi"/>
          <w:sz w:val="24"/>
          <w:szCs w:val="24"/>
        </w:rPr>
        <w:t>, определяющего точку зрения</w:t>
      </w:r>
    </w:p>
    <w:tbl>
      <w:tblPr>
        <w:tblStyle w:val="a6"/>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5100"/>
        <w:gridCol w:w="4020"/>
      </w:tblGrid>
      <w:tr w:rsidR="007B27A7" w:rsidRPr="00D53134" w14:paraId="39AD9B28" w14:textId="77777777">
        <w:trPr>
          <w:trHeight w:val="620"/>
        </w:trPr>
        <w:tc>
          <w:tcPr>
            <w:tcW w:w="5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FD3DB"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Наименование поля</w:t>
            </w:r>
          </w:p>
        </w:tc>
        <w:tc>
          <w:tcPr>
            <w:tcW w:w="4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0F57F0"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Тип поля</w:t>
            </w:r>
          </w:p>
        </w:tc>
      </w:tr>
      <w:tr w:rsidR="007B27A7" w:rsidRPr="00D53134" w14:paraId="6B3BDF46" w14:textId="77777777">
        <w:trPr>
          <w:trHeight w:val="108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2628D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Идентификационный номер описания объекта</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56FAB699"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 соответствующий описанию объекта</w:t>
            </w:r>
          </w:p>
        </w:tc>
      </w:tr>
      <w:tr w:rsidR="007B27A7" w:rsidRPr="00D53134" w14:paraId="53276628" w14:textId="77777777">
        <w:trPr>
          <w:trHeight w:val="86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F17C82"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ID точки зрения</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35427FA3"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w:t>
            </w:r>
          </w:p>
        </w:tc>
      </w:tr>
      <w:tr w:rsidR="007B27A7" w:rsidRPr="00D53134" w14:paraId="26D6F355" w14:textId="77777777">
        <w:trPr>
          <w:trHeight w:val="62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86F37C"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Описание решаемой задачи</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3937A58D"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Текстовое поле не более А4</w:t>
            </w:r>
          </w:p>
        </w:tc>
      </w:tr>
      <w:tr w:rsidR="007B27A7" w:rsidRPr="00D53134" w14:paraId="11E6BB96" w14:textId="77777777">
        <w:trPr>
          <w:trHeight w:val="86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41C6F1"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Тип задачи (детерминированная, стохастическая, иная)</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3979D4D5"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Текстовое</w:t>
            </w:r>
          </w:p>
        </w:tc>
      </w:tr>
      <w:tr w:rsidR="007B27A7" w:rsidRPr="00D53134" w14:paraId="1DC9E4CB" w14:textId="77777777">
        <w:trPr>
          <w:trHeight w:val="62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B7128D"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lastRenderedPageBreak/>
              <w:t>Математическое описание</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194F99BF"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MathML документ</w:t>
            </w:r>
          </w:p>
        </w:tc>
      </w:tr>
      <w:tr w:rsidR="007B27A7" w:rsidRPr="00D53134" w14:paraId="1831929B" w14:textId="77777777">
        <w:trPr>
          <w:trHeight w:val="62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5B0042"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Графическое представление</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6F25CCE0"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bl>
    <w:p w14:paraId="40D2071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466114F" w14:textId="01EEDB0D"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Для решения конкретной задачи может быть сформирован отдельный информационный набор, содержащий не только</w:t>
      </w:r>
    </w:p>
    <w:p w14:paraId="6AB2E062" w14:textId="43562C0F"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Информационный набор содержаний в себе другие информационные наборы является сложным информационным набором.</w:t>
      </w:r>
    </w:p>
    <w:p w14:paraId="6B5703E3" w14:textId="66C79BD3"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Вся информация в информационных набора должна использовать универсальную кодировку, поддерживающую разные языковые кодировки</w:t>
      </w:r>
      <w:r w:rsidR="008C5C79">
        <w:rPr>
          <w:rStyle w:val="afff1"/>
          <w:rFonts w:asciiTheme="minorBidi" w:hAnsiTheme="minorBidi" w:cstheme="minorBidi"/>
          <w:sz w:val="24"/>
          <w:szCs w:val="24"/>
        </w:rPr>
        <w:footnoteReference w:id="2"/>
      </w:r>
    </w:p>
    <w:p w14:paraId="043D1813" w14:textId="4B3BC78E"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Уровень проработки информационной модели</w:t>
      </w:r>
    </w:p>
    <w:p w14:paraId="36D14714" w14:textId="4F636B73"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информационного набора определяет полноту совокупности информационного набора и правил трансформации, связанных с ним для соответствующей стадии жизненного цикла объекта.</w:t>
      </w:r>
    </w:p>
    <w:p w14:paraId="15A08A42" w14:textId="341E04F4"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зависит от точки зрения.</w:t>
      </w:r>
    </w:p>
    <w:p w14:paraId="4AE4BE19" w14:textId="7EB0C6E0"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должен обеспечивать минимально-необходимый объем информации для решения задачи в соответствии со стадией жизненного цикла.</w:t>
      </w:r>
    </w:p>
    <w:p w14:paraId="445DA0CB" w14:textId="5ECA6F1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на стадии Идея и Концепция обеспечивает роль контроля минимального достаточного перечня атрибутов и параметров системы для разработки технического задания.</w:t>
      </w:r>
    </w:p>
    <w:p w14:paraId="56EE722C" w14:textId="1714BEF8"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определяет требования к объему и степени детализации графической информации. Уровни проработки позволяют определить отличия элементов модели без проверки и сравнения свойств (атрибутов) каждого элемента в отдельности.</w:t>
      </w:r>
    </w:p>
    <w:p w14:paraId="149EE771" w14:textId="11EEDC01"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элементов в рамках одной информационной модели может быть разным, что будет соответствовать определенным точкам зрения.</w:t>
      </w:r>
    </w:p>
    <w:p w14:paraId="2F218B48" w14:textId="137AD6C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включает следующие обязательные характеристики:</w:t>
      </w:r>
    </w:p>
    <w:p w14:paraId="34E90998" w14:textId="77777777" w:rsidR="007B27A7" w:rsidRPr="00D53134" w:rsidRDefault="00FF04AB" w:rsidP="00D53134">
      <w:pPr>
        <w:widowControl w:val="0"/>
        <w:ind w:left="360" w:right="140"/>
        <w:jc w:val="both"/>
        <w:rPr>
          <w:rFonts w:asciiTheme="minorBidi" w:hAnsiTheme="minorBidi" w:cstheme="minorBidi"/>
          <w:sz w:val="24"/>
          <w:szCs w:val="24"/>
        </w:rPr>
      </w:pPr>
      <w:r w:rsidRPr="00D53134">
        <w:rPr>
          <w:rFonts w:asciiTheme="minorBidi" w:hAnsiTheme="minorBidi" w:cstheme="minorBidi"/>
          <w:sz w:val="24"/>
          <w:szCs w:val="24"/>
        </w:rPr>
        <w:t>-      уровень проработки графической информации;</w:t>
      </w:r>
    </w:p>
    <w:p w14:paraId="6B21EE26" w14:textId="77777777" w:rsidR="007B27A7" w:rsidRPr="00D53134" w:rsidRDefault="00FF04AB" w:rsidP="00D53134">
      <w:pPr>
        <w:widowControl w:val="0"/>
        <w:ind w:left="360" w:right="140"/>
        <w:jc w:val="both"/>
        <w:rPr>
          <w:rFonts w:asciiTheme="minorBidi" w:hAnsiTheme="minorBidi" w:cstheme="minorBidi"/>
          <w:sz w:val="24"/>
          <w:szCs w:val="24"/>
        </w:rPr>
      </w:pPr>
      <w:r w:rsidRPr="00D53134">
        <w:rPr>
          <w:rFonts w:asciiTheme="minorBidi" w:hAnsiTheme="minorBidi" w:cstheme="minorBidi"/>
          <w:sz w:val="24"/>
          <w:szCs w:val="24"/>
        </w:rPr>
        <w:t>-      уровень проработки математической модели;</w:t>
      </w:r>
    </w:p>
    <w:p w14:paraId="0FBA1128" w14:textId="77777777" w:rsidR="007B27A7" w:rsidRPr="00D53134" w:rsidRDefault="00FF04AB" w:rsidP="00D53134">
      <w:pPr>
        <w:widowControl w:val="0"/>
        <w:ind w:left="360" w:right="140"/>
        <w:jc w:val="both"/>
        <w:rPr>
          <w:rFonts w:asciiTheme="minorBidi" w:hAnsiTheme="minorBidi" w:cstheme="minorBidi"/>
          <w:sz w:val="24"/>
          <w:szCs w:val="24"/>
        </w:rPr>
      </w:pPr>
      <w:r w:rsidRPr="00D53134">
        <w:rPr>
          <w:rFonts w:asciiTheme="minorBidi" w:hAnsiTheme="minorBidi" w:cstheme="minorBidi"/>
          <w:sz w:val="24"/>
          <w:szCs w:val="24"/>
        </w:rPr>
        <w:t>-      уровень проработки неграфической информации;</w:t>
      </w:r>
    </w:p>
    <w:p w14:paraId="7030EDFD" w14:textId="77777777" w:rsidR="007B27A7" w:rsidRPr="00D53134" w:rsidRDefault="00FF04AB" w:rsidP="00D53134">
      <w:pPr>
        <w:widowControl w:val="0"/>
        <w:ind w:left="360" w:right="140"/>
        <w:jc w:val="both"/>
        <w:rPr>
          <w:rFonts w:asciiTheme="minorBidi" w:hAnsiTheme="minorBidi" w:cstheme="minorBidi"/>
          <w:sz w:val="24"/>
          <w:szCs w:val="24"/>
        </w:rPr>
      </w:pPr>
      <w:r w:rsidRPr="00D53134">
        <w:rPr>
          <w:rFonts w:asciiTheme="minorBidi" w:hAnsiTheme="minorBidi" w:cstheme="minorBidi"/>
          <w:sz w:val="24"/>
          <w:szCs w:val="24"/>
        </w:rPr>
        <w:t>-      уровень сервиса.</w:t>
      </w:r>
    </w:p>
    <w:p w14:paraId="20270789" w14:textId="6A8E3D8C"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измеряется относительно полноты отологии информационного набора.</w:t>
      </w:r>
    </w:p>
    <w:p w14:paraId="2FA58EEF" w14:textId="2FB6DEA0" w:rsidR="007B27A7" w:rsidRPr="00D53134" w:rsidRDefault="00FF04AB" w:rsidP="00DE6E76">
      <w:pPr>
        <w:widowControl w:val="0"/>
        <w:ind w:right="14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D6942E8" w14:textId="158775C5"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Правила формирования отраслевых базовых наборов</w:t>
      </w:r>
    </w:p>
    <w:p w14:paraId="4A38C78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Отраслевые базовые наборы определяются в стандарте Интегрированный </w:t>
      </w:r>
      <w:r w:rsidRPr="00D53134">
        <w:rPr>
          <w:rFonts w:asciiTheme="minorBidi" w:hAnsiTheme="minorBidi" w:cstheme="minorBidi"/>
          <w:sz w:val="24"/>
          <w:szCs w:val="24"/>
        </w:rPr>
        <w:lastRenderedPageBreak/>
        <w:t>подход к управлению жизненным циклом антропогенного объектов и сред. Библиотеки электронных компонент.</w:t>
      </w:r>
    </w:p>
    <w:p w14:paraId="7F4C3D1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ACFB501" w14:textId="08BDD1A6"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Сечения</w:t>
      </w:r>
    </w:p>
    <w:p w14:paraId="7D5FBCB4" w14:textId="752080ED"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Сечения является выборкой атрибутов и параметров объекта из различных информационных наборов с учетом взаимосвязей для построения междисциплинарного представления информации объекта.</w:t>
      </w:r>
    </w:p>
    <w:p w14:paraId="5CD74152" w14:textId="7AFF0A11"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Сечению может быть сопоставлено уникальное название и навигация по нему может быть представлена в виде графа.</w:t>
      </w:r>
    </w:p>
    <w:p w14:paraId="48F1D169"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FFB953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71974FC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Визуальное описание таких ассоциаций не интуитивно, так как большинство инструментов показывает модели согласно составу или иерархии. В некоторых системах моделирования сечению соответствует понятие квершлага.</w:t>
      </w:r>
    </w:p>
    <w:p w14:paraId="54DCF43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B92ABBE" w14:textId="253225B0"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Сечение является сложным информационным набором, которые система моделирования хочет рассмотреть вместе. Существующие связи и отношения между объектами-системами в сечении изображаются различными линиями между объектами.</w:t>
      </w:r>
    </w:p>
    <w:p w14:paraId="04D35AD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B5184A9"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415B1FF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Например, наследование показывают подобное диаграммам класса UML, в то время как указатели визуализируются с линиями и стрелами. В дополнение к визуализации главная полезность сечений - то, что они служат для анализа междисциплинарных ассоциаций.</w:t>
      </w:r>
    </w:p>
    <w:p w14:paraId="5FE5EEA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301E8D8" w14:textId="0FDC9FFD"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Правила проверки корректности базового набора</w:t>
      </w:r>
    </w:p>
    <w:p w14:paraId="4B4E6E53" w14:textId="1DF2789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При разработке информационного набора должны быть определены и правила автоматической проверки корректности информации.</w:t>
      </w:r>
    </w:p>
    <w:p w14:paraId="1AEB4769" w14:textId="7A08FDDC"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Правила должны быть описаны на языке RuleML</w:t>
      </w:r>
    </w:p>
    <w:p w14:paraId="4F1F5824" w14:textId="45FFEC4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Если информационный набор содержит математическую модель, то правила проверки корректности должны описывать тестовые задачи, на основе которых можно осуществить проверку корректности математической модели</w:t>
      </w:r>
    </w:p>
    <w:p w14:paraId="0085447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3A0EFA3" w14:textId="0618A708"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Правила контроля целостности базового набора</w:t>
      </w:r>
    </w:p>
    <w:p w14:paraId="20160899" w14:textId="7ACC90B4"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При изменении информационного набора должен автоматически пересчитываться параметр «хеш-сумма».</w:t>
      </w:r>
    </w:p>
    <w:p w14:paraId="0854A665" w14:textId="14D84F71"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Расчет хеш-суммы должен осуществляться хеш-фунцией в соответствии с ГОСТ Р 34.11-2012 Информационная технология. Криптографическая защита информации. Функция хеширования</w:t>
      </w:r>
    </w:p>
    <w:p w14:paraId="3280337E" w14:textId="496C53E1"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При работе с информационным набором системы моделирования должны проверять соответствие хеш-суммы рассчитанной хеш-сумме в текущий момент </w:t>
      </w:r>
      <w:r w:rsidRPr="00D53134">
        <w:rPr>
          <w:rFonts w:asciiTheme="minorBidi" w:hAnsiTheme="minorBidi" w:cstheme="minorBidi"/>
          <w:sz w:val="24"/>
          <w:szCs w:val="24"/>
        </w:rPr>
        <w:lastRenderedPageBreak/>
        <w:t>времени.</w:t>
      </w:r>
    </w:p>
    <w:p w14:paraId="7B442CD8"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1794848" w14:textId="5BDAB08F"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Авторские права и ответственность разработчика базовых наборов</w:t>
      </w:r>
    </w:p>
    <w:p w14:paraId="24D699F2" w14:textId="6FB44546"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Информационный набор обязательно должен содержать информацию об авторе в виде текстового поля, в котором указывается ФИО, научная степень и контактная информация.</w:t>
      </w:r>
    </w:p>
    <w:p w14:paraId="57DC9DB3" w14:textId="77777777" w:rsidR="007B27A7" w:rsidRPr="00D53134" w:rsidRDefault="007B27A7" w:rsidP="00D53134">
      <w:pPr>
        <w:widowControl w:val="0"/>
        <w:jc w:val="both"/>
        <w:rPr>
          <w:rFonts w:asciiTheme="minorBidi" w:hAnsiTheme="minorBidi" w:cstheme="minorBidi"/>
          <w:sz w:val="24"/>
          <w:szCs w:val="24"/>
        </w:rPr>
      </w:pPr>
    </w:p>
    <w:p w14:paraId="22E6CAA6" w14:textId="392B61E2" w:rsidR="007B27A7" w:rsidRPr="00D53134" w:rsidRDefault="008C5C79" w:rsidP="00DE6E76">
      <w:pPr>
        <w:widowControl w:val="0"/>
        <w:jc w:val="both"/>
        <w:rPr>
          <w:rFonts w:asciiTheme="minorBidi" w:hAnsiTheme="minorBidi" w:cstheme="minorBidi"/>
          <w:b/>
          <w:sz w:val="24"/>
          <w:szCs w:val="24"/>
        </w:rPr>
      </w:pPr>
      <w:r w:rsidDel="008C5C79">
        <w:rPr>
          <w:rFonts w:asciiTheme="minorBidi" w:hAnsiTheme="minorBidi" w:cstheme="minorBidi"/>
          <w:noProof/>
          <w:sz w:val="24"/>
          <w:szCs w:val="24"/>
        </w:rPr>
        <w:t xml:space="preserve"> </w:t>
      </w:r>
      <w:r w:rsidR="00FF04AB" w:rsidRPr="00D53134">
        <w:rPr>
          <w:rFonts w:asciiTheme="minorBidi" w:hAnsiTheme="minorBidi" w:cstheme="minorBidi"/>
          <w:b/>
          <w:sz w:val="24"/>
          <w:szCs w:val="24"/>
        </w:rPr>
        <w:t>Управление информацией</w:t>
      </w:r>
    </w:p>
    <w:p w14:paraId="0AF90837" w14:textId="5056F863"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Управление проектными данными</w:t>
      </w:r>
    </w:p>
    <w:p w14:paraId="0EBCEB84"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рамках любого проекта должно быть сформировано информационное пространство, включающее общую среду передачи данных.</w:t>
      </w:r>
    </w:p>
    <w:p w14:paraId="00A3F00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Процедуры контроля изменения проектных данных должны быть согласованы между целевыми проектными подразделениями, так что работа одного целевого проектного подразделения не изменяла работу другого и, что изменения проекта не могли остановить работу информационного пространства.</w:t>
      </w:r>
    </w:p>
    <w:p w14:paraId="2C3B5A6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некоторых случаях проектные изменения необходимы. Об этом следует сообщать, как можно раньше, с помощью методики раннего предупреждения. Изменения должны проводиться только при получении соответствующих разрешений. Учет затрат изменений и записи изменений должны быть точными, чтобы добавить к механизмам обратной связи для конкретного проекта и вообще получение информации.</w:t>
      </w:r>
    </w:p>
    <w:p w14:paraId="7C0763C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Информационный менеджер, ответственный за проведение контроля изменений, информирует заказчика/работодателя, используя установленную отчетность от соответствующих Менеджеров проектной группы, в том числе сметы (изначальную смету расходов, но как можно скорее полностью уточненный уровень издержек).</w:t>
      </w:r>
    </w:p>
    <w:p w14:paraId="428AB5A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E676AF5"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407F280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Детальное описание управления проектными будет приведено в части 5 Интегрированного подхода к управлению информацией жизненного цикла антропогенных объектов и сред.</w:t>
      </w:r>
    </w:p>
    <w:p w14:paraId="6930358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982DF8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CC60334" w14:textId="3383CD46"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Процессы</w:t>
      </w:r>
    </w:p>
    <w:p w14:paraId="4375AE8B"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контексте настоящего стандарта все процессы рассматриваются в соответствии с методологией BPMN-S.</w:t>
      </w:r>
    </w:p>
    <w:p w14:paraId="14B5DD5F"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FFA34F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5CCDDA9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Детальное описание управления проектными будет приведено в части 4 Интегрированного подхода к управлению информацией жизненного цикла антропогенных объектов и сред.</w:t>
      </w:r>
    </w:p>
    <w:p w14:paraId="6046BE6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5041598" w14:textId="6266D211"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lastRenderedPageBreak/>
        <w:t>Информационная безопасность</w:t>
      </w:r>
    </w:p>
    <w:p w14:paraId="58BD325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Для обеспечения вопросов информационной безопасности при применении интегрированного подхода рекомендуется использовать стандартные средства защиты информации и при необходимости применять специализированные средства.</w:t>
      </w:r>
    </w:p>
    <w:p w14:paraId="6D406647"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AA0A09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5F3E736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Для корректного обмена защищенными данными предполагается применение стандартов XACML и NGAC.</w:t>
      </w:r>
    </w:p>
    <w:p w14:paraId="40AAA86E" w14:textId="1D95B5A3" w:rsidR="00286ECA"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E0C5B8D" w14:textId="77777777" w:rsidR="00286ECA" w:rsidRDefault="00286ECA" w:rsidP="00286ECA">
      <w:pPr>
        <w:pStyle w:val="2"/>
      </w:pPr>
      <w:bookmarkStart w:id="100" w:name="_Toc531614372"/>
      <w:r>
        <w:t>Результат работ</w:t>
      </w:r>
      <w:bookmarkEnd w:id="100"/>
    </w:p>
    <w:p w14:paraId="6B211706" w14:textId="77777777" w:rsidR="00286ECA" w:rsidRPr="00D53134" w:rsidRDefault="00286ECA" w:rsidP="00286ECA">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Настоящие требования:</w:t>
      </w:r>
    </w:p>
    <w:p w14:paraId="6F7D231C" w14:textId="48EBB9D0" w:rsidR="00286ECA" w:rsidRPr="00D53134" w:rsidRDefault="00286ECA" w:rsidP="00286ECA">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Обеспечивают руководство </w:t>
      </w:r>
      <w:r w:rsidR="00820078">
        <w:rPr>
          <w:rFonts w:asciiTheme="minorBidi" w:hAnsiTheme="minorBidi" w:cstheme="minorBidi"/>
          <w:sz w:val="24"/>
          <w:szCs w:val="24"/>
        </w:rPr>
        <w:t>управлением информационной моделью в рамках жизненного цикла объекта</w:t>
      </w:r>
      <w:r w:rsidRPr="00D53134">
        <w:rPr>
          <w:rFonts w:asciiTheme="minorBidi" w:hAnsiTheme="minorBidi" w:cstheme="minorBidi"/>
          <w:sz w:val="24"/>
          <w:szCs w:val="24"/>
        </w:rPr>
        <w:t>;</w:t>
      </w:r>
    </w:p>
    <w:p w14:paraId="2EB8D299" w14:textId="77777777" w:rsidR="00286ECA" w:rsidRPr="00D53134" w:rsidRDefault="00286ECA" w:rsidP="00286ECA">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Устанавливает принципы, повышающие эффективность процессов проектирования и строительства;</w:t>
      </w:r>
    </w:p>
    <w:p w14:paraId="037400F1" w14:textId="77777777" w:rsidR="00286ECA" w:rsidRPr="00D53134" w:rsidRDefault="00286ECA" w:rsidP="00286ECA">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Устанавливает общие принципы и единые подходы применения информационного моделирования.</w:t>
      </w:r>
    </w:p>
    <w:p w14:paraId="1454CA5C" w14:textId="264D29C7" w:rsidR="00286ECA" w:rsidRPr="00D53134" w:rsidRDefault="00286ECA" w:rsidP="00286ECA">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По окончании работ Заказчик получает BIM модель на стадии «Рабочая документация» в соответствии с принятым минимальным уровнем проработки LOD 400 и LOD 300 по соответствующим группам помещений (см. раздел «») в формате открытого международного стандарта IFC версии 2 (IF</w:t>
      </w:r>
      <w:r w:rsidR="009B0CEC">
        <w:rPr>
          <w:rFonts w:asciiTheme="minorBidi" w:hAnsiTheme="minorBidi" w:cstheme="minorBidi"/>
          <w:sz w:val="24"/>
          <w:szCs w:val="24"/>
          <w:lang w:val="en-US"/>
        </w:rPr>
        <w:t>C</w:t>
      </w:r>
      <w:r w:rsidRPr="00D53134">
        <w:rPr>
          <w:rFonts w:asciiTheme="minorBidi" w:hAnsiTheme="minorBidi" w:cstheme="minorBidi"/>
          <w:sz w:val="24"/>
          <w:szCs w:val="24"/>
        </w:rPr>
        <w:t>2x</w:t>
      </w:r>
      <w:r w:rsidR="009B0CEC">
        <w:rPr>
          <w:rFonts w:asciiTheme="minorBidi" w:hAnsiTheme="minorBidi" w:cstheme="minorBidi"/>
          <w:sz w:val="24"/>
          <w:szCs w:val="24"/>
        </w:rPr>
        <w:t>4</w:t>
      </w:r>
      <w:r w:rsidRPr="00D53134">
        <w:rPr>
          <w:rFonts w:asciiTheme="minorBidi" w:hAnsiTheme="minorBidi" w:cstheme="minorBidi"/>
          <w:sz w:val="24"/>
          <w:szCs w:val="24"/>
        </w:rPr>
        <w:t xml:space="preserve">) и </w:t>
      </w:r>
      <w:r w:rsidR="009B0CEC">
        <w:rPr>
          <w:rFonts w:asciiTheme="minorBidi" w:hAnsiTheme="minorBidi" w:cstheme="minorBidi"/>
          <w:sz w:val="24"/>
          <w:szCs w:val="24"/>
        </w:rPr>
        <w:t xml:space="preserve">нативном </w:t>
      </w:r>
      <w:r w:rsidRPr="00D53134">
        <w:rPr>
          <w:rFonts w:asciiTheme="minorBidi" w:hAnsiTheme="minorBidi" w:cstheme="minorBidi"/>
          <w:sz w:val="24"/>
          <w:szCs w:val="24"/>
        </w:rPr>
        <w:t xml:space="preserve">формате </w:t>
      </w:r>
      <w:r w:rsidR="009B0CEC">
        <w:rPr>
          <w:rFonts w:asciiTheme="minorBidi" w:hAnsiTheme="minorBidi" w:cstheme="minorBidi"/>
          <w:sz w:val="24"/>
          <w:szCs w:val="24"/>
        </w:rPr>
        <w:t>системы моделирования (</w:t>
      </w:r>
      <w:r w:rsidR="009B0CEC">
        <w:rPr>
          <w:rFonts w:asciiTheme="minorBidi" w:hAnsiTheme="minorBidi" w:cstheme="minorBidi"/>
          <w:sz w:val="24"/>
          <w:szCs w:val="24"/>
          <w:lang w:val="en-US"/>
        </w:rPr>
        <w:t>Autodesk</w:t>
      </w:r>
      <w:r w:rsidR="009B0CEC" w:rsidRPr="00DE6E76">
        <w:rPr>
          <w:rFonts w:asciiTheme="minorBidi" w:hAnsiTheme="minorBidi" w:cstheme="minorBidi"/>
          <w:sz w:val="24"/>
          <w:szCs w:val="24"/>
        </w:rPr>
        <w:t xml:space="preserve"> </w:t>
      </w:r>
      <w:r w:rsidR="009B0CEC">
        <w:rPr>
          <w:rFonts w:asciiTheme="minorBidi" w:hAnsiTheme="minorBidi" w:cstheme="minorBidi"/>
          <w:sz w:val="24"/>
          <w:szCs w:val="24"/>
          <w:lang w:val="en-US"/>
        </w:rPr>
        <w:t>Revit</w:t>
      </w:r>
      <w:r w:rsidR="009B0CEC" w:rsidRPr="00DE6E76">
        <w:rPr>
          <w:rFonts w:asciiTheme="minorBidi" w:hAnsiTheme="minorBidi" w:cstheme="minorBidi"/>
          <w:sz w:val="24"/>
          <w:szCs w:val="24"/>
        </w:rPr>
        <w:t xml:space="preserve">, </w:t>
      </w:r>
      <w:r w:rsidR="009B0CEC">
        <w:rPr>
          <w:rFonts w:asciiTheme="minorBidi" w:hAnsiTheme="minorBidi" w:cstheme="minorBidi"/>
          <w:sz w:val="24"/>
          <w:szCs w:val="24"/>
          <w:lang w:val="en-US"/>
        </w:rPr>
        <w:t>Bentley</w:t>
      </w:r>
      <w:r w:rsidR="009B0CEC" w:rsidRPr="00DE6E76">
        <w:rPr>
          <w:rFonts w:asciiTheme="minorBidi" w:hAnsiTheme="minorBidi" w:cstheme="minorBidi"/>
          <w:sz w:val="24"/>
          <w:szCs w:val="24"/>
        </w:rPr>
        <w:t xml:space="preserve"> </w:t>
      </w:r>
      <w:r w:rsidR="009B0CEC">
        <w:rPr>
          <w:rFonts w:asciiTheme="minorBidi" w:hAnsiTheme="minorBidi" w:cstheme="minorBidi"/>
          <w:sz w:val="24"/>
          <w:szCs w:val="24"/>
          <w:lang w:val="en-US"/>
        </w:rPr>
        <w:t>AECOSim</w:t>
      </w:r>
      <w:r w:rsidR="009B0CEC" w:rsidRPr="00DE6E76">
        <w:rPr>
          <w:rFonts w:asciiTheme="minorBidi" w:hAnsiTheme="minorBidi" w:cstheme="minorBidi"/>
          <w:sz w:val="24"/>
          <w:szCs w:val="24"/>
        </w:rPr>
        <w:t xml:space="preserve">, </w:t>
      </w:r>
      <w:r w:rsidR="009B0CEC">
        <w:rPr>
          <w:rFonts w:asciiTheme="minorBidi" w:hAnsiTheme="minorBidi" w:cstheme="minorBidi"/>
          <w:sz w:val="24"/>
          <w:szCs w:val="24"/>
          <w:lang w:val="en-US"/>
        </w:rPr>
        <w:t>Graphisoft</w:t>
      </w:r>
      <w:r w:rsidR="009B0CEC" w:rsidRPr="00DE6E76">
        <w:rPr>
          <w:rFonts w:asciiTheme="minorBidi" w:hAnsiTheme="minorBidi" w:cstheme="minorBidi"/>
          <w:sz w:val="24"/>
          <w:szCs w:val="24"/>
        </w:rPr>
        <w:t xml:space="preserve"> </w:t>
      </w:r>
      <w:r w:rsidR="009B0CEC">
        <w:rPr>
          <w:rFonts w:asciiTheme="minorBidi" w:hAnsiTheme="minorBidi" w:cstheme="minorBidi"/>
          <w:sz w:val="24"/>
          <w:szCs w:val="24"/>
          <w:lang w:val="en-US"/>
        </w:rPr>
        <w:t>Archicad</w:t>
      </w:r>
      <w:r w:rsidR="009B0CEC">
        <w:rPr>
          <w:rFonts w:asciiTheme="minorBidi" w:hAnsiTheme="minorBidi" w:cstheme="minorBidi"/>
          <w:sz w:val="24"/>
          <w:szCs w:val="24"/>
        </w:rPr>
        <w:t>)</w:t>
      </w:r>
      <w:r w:rsidRPr="00D53134">
        <w:rPr>
          <w:rFonts w:asciiTheme="minorBidi" w:hAnsiTheme="minorBidi" w:cstheme="minorBidi"/>
          <w:sz w:val="24"/>
          <w:szCs w:val="24"/>
        </w:rPr>
        <w:t>, включающей структурированный модельный набор оригинальных редактируемых файлов. Такой формат выдачи обеспечит возможность внесения дальнейших изменений, затрагивающих любой участок BIM модели.</w:t>
      </w:r>
    </w:p>
    <w:p w14:paraId="13E3F6BA" w14:textId="77777777" w:rsidR="00286ECA" w:rsidRPr="00D53134" w:rsidRDefault="00286ECA" w:rsidP="00286ECA">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Результатом работ является параметризованная цифровая трехмерная модель объекта (сооружения), содержащая все проектные решения, элементы которой содержат информацию о геометрии оригиналов и объемах, применяемых в них материалов, оборудования и технических решений.</w:t>
      </w:r>
    </w:p>
    <w:p w14:paraId="2B7D061A" w14:textId="77777777" w:rsidR="00286ECA" w:rsidRPr="00D53134" w:rsidRDefault="00286ECA" w:rsidP="00286ECA">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Отдельные положения настоящих требований по объемам работ могут уточняться и дополнятся в ходе выполнения работ установленным порядком по согласованию сторон.</w:t>
      </w:r>
    </w:p>
    <w:p w14:paraId="765FE6B0" w14:textId="77777777" w:rsidR="00286ECA" w:rsidRPr="00D53134" w:rsidRDefault="00286ECA" w:rsidP="00D53134">
      <w:pPr>
        <w:widowControl w:val="0"/>
        <w:ind w:right="140" w:firstLine="860"/>
        <w:jc w:val="both"/>
        <w:rPr>
          <w:rFonts w:asciiTheme="minorBidi" w:hAnsiTheme="minorBidi" w:cstheme="minorBidi"/>
          <w:sz w:val="24"/>
          <w:szCs w:val="24"/>
        </w:rPr>
      </w:pPr>
    </w:p>
    <w:p w14:paraId="5821E69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79759F7"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746313EC" w14:textId="77777777" w:rsidR="007B27A7" w:rsidRPr="00D53134" w:rsidRDefault="007B27A7" w:rsidP="00D53134">
      <w:pPr>
        <w:widowControl w:val="0"/>
        <w:jc w:val="both"/>
        <w:rPr>
          <w:rFonts w:asciiTheme="minorBidi" w:hAnsiTheme="minorBidi" w:cstheme="minorBidi"/>
          <w:sz w:val="24"/>
          <w:szCs w:val="24"/>
        </w:rPr>
      </w:pPr>
    </w:p>
    <w:p w14:paraId="1800319C" w14:textId="77777777" w:rsidR="007B27A7" w:rsidRPr="00D53134" w:rsidRDefault="007B27A7" w:rsidP="00D53134">
      <w:pPr>
        <w:widowControl w:val="0"/>
        <w:jc w:val="both"/>
        <w:rPr>
          <w:rFonts w:asciiTheme="minorBidi" w:hAnsiTheme="minorBidi" w:cstheme="minorBidi"/>
          <w:sz w:val="24"/>
          <w:szCs w:val="24"/>
        </w:rPr>
      </w:pPr>
    </w:p>
    <w:p w14:paraId="5A7BDE4D" w14:textId="77777777" w:rsidR="007B27A7" w:rsidRPr="00D53134" w:rsidRDefault="007B27A7" w:rsidP="00D53134">
      <w:pPr>
        <w:widowControl w:val="0"/>
        <w:jc w:val="both"/>
        <w:rPr>
          <w:rFonts w:asciiTheme="minorBidi" w:hAnsiTheme="minorBidi" w:cstheme="minorBidi"/>
          <w:sz w:val="24"/>
          <w:szCs w:val="24"/>
        </w:rPr>
      </w:pPr>
    </w:p>
    <w:p w14:paraId="5D0C0564" w14:textId="79488E48" w:rsidR="007B27A7" w:rsidRPr="00D53134" w:rsidRDefault="00FF04AB" w:rsidP="00D53134">
      <w:pPr>
        <w:pStyle w:val="1"/>
        <w:widowControl w:val="0"/>
        <w:jc w:val="both"/>
        <w:rPr>
          <w:rFonts w:asciiTheme="minorBidi" w:hAnsiTheme="minorBidi" w:cstheme="minorBidi"/>
          <w:sz w:val="24"/>
          <w:szCs w:val="24"/>
        </w:rPr>
      </w:pPr>
      <w:bookmarkStart w:id="101" w:name="_Toc531614373"/>
      <w:r w:rsidRPr="00D53134">
        <w:rPr>
          <w:rFonts w:asciiTheme="minorBidi" w:hAnsiTheme="minorBidi" w:cstheme="minorBidi"/>
          <w:sz w:val="24"/>
          <w:szCs w:val="24"/>
        </w:rPr>
        <w:t>Правила проработки и детализации информационной модели (LOD)</w:t>
      </w:r>
      <w:bookmarkEnd w:id="101"/>
    </w:p>
    <w:p w14:paraId="3137A9DE" w14:textId="03BFA51D"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102" w:name="_ubeytu5wj1iw" w:colFirst="0" w:colLast="0"/>
      <w:bookmarkStart w:id="103" w:name="_Toc531614374"/>
      <w:bookmarkEnd w:id="102"/>
      <w:r w:rsidRPr="00D53134">
        <w:rPr>
          <w:rFonts w:asciiTheme="minorBidi" w:hAnsiTheme="minorBidi" w:cstheme="minorBidi"/>
          <w:sz w:val="24"/>
          <w:szCs w:val="24"/>
        </w:rPr>
        <w:t>Общая информация. Определение и состав</w:t>
      </w:r>
      <w:bookmarkEnd w:id="103"/>
    </w:p>
    <w:p w14:paraId="3F7C69A3" w14:textId="77777777" w:rsidR="007B27A7" w:rsidRPr="00D53134" w:rsidRDefault="007B27A7" w:rsidP="00D53134">
      <w:pPr>
        <w:jc w:val="both"/>
        <w:rPr>
          <w:rFonts w:asciiTheme="minorBidi" w:hAnsiTheme="minorBidi" w:cstheme="minorBidi"/>
          <w:b/>
          <w:sz w:val="24"/>
          <w:szCs w:val="24"/>
        </w:rPr>
      </w:pPr>
      <w:bookmarkStart w:id="104" w:name="kix.bttznx1v2khi" w:colFirst="0" w:colLast="0"/>
      <w:bookmarkStart w:id="105" w:name="kix.5y4ojwdb6j17" w:colFirst="0" w:colLast="0"/>
      <w:bookmarkStart w:id="106" w:name="kix.b0kyqu2x2f1x" w:colFirst="0" w:colLast="0"/>
      <w:bookmarkEnd w:id="104"/>
      <w:bookmarkEnd w:id="105"/>
      <w:bookmarkEnd w:id="106"/>
    </w:p>
    <w:p w14:paraId="22ED70B4" w14:textId="77777777" w:rsidR="007B27A7" w:rsidRPr="00D53134" w:rsidRDefault="00FF04AB" w:rsidP="00D53134">
      <w:pPr>
        <w:spacing w:after="200"/>
        <w:ind w:firstLine="720"/>
        <w:jc w:val="both"/>
        <w:rPr>
          <w:rFonts w:asciiTheme="minorBidi" w:hAnsiTheme="minorBidi" w:cstheme="minorBidi"/>
          <w:sz w:val="24"/>
          <w:szCs w:val="24"/>
        </w:rPr>
      </w:pPr>
      <w:r w:rsidRPr="00D53134">
        <w:rPr>
          <w:rFonts w:asciiTheme="minorBidi" w:hAnsiTheme="minorBidi" w:cstheme="minorBidi"/>
          <w:sz w:val="24"/>
          <w:szCs w:val="24"/>
        </w:rPr>
        <w:t>Основная цель использования LOD при формировании BIM модели – позволить исполнителям подготовить и предоставить необходимый и достаточный объем графической и информационной составляющей модели на разных стадиях проектирования. LOD определяет шесть уровней проработки элемента – от концептуального до точного соответствия реальному образцу. При этом элемент, соответствующий какому-то определенному LOD, соответствует всем требованиям предыдущих уровней проработки. Таким образом, для элементов, разработанных под LOD 400, выполняются все требования LOD 350, LOD 300, LOD 200 и LOD 100. Описание базовых уровней проработки BIM модели представлено на Рис.</w:t>
      </w:r>
      <w:r w:rsidRPr="00D53134">
        <w:rPr>
          <w:rFonts w:asciiTheme="minorBidi" w:hAnsiTheme="minorBidi" w:cstheme="minorBidi"/>
          <w:color w:val="FF0000"/>
          <w:sz w:val="24"/>
          <w:szCs w:val="24"/>
        </w:rPr>
        <w:t xml:space="preserve"> N.</w:t>
      </w:r>
      <w:r w:rsidRPr="00D53134">
        <w:rPr>
          <w:rFonts w:asciiTheme="minorBidi" w:hAnsiTheme="minorBidi" w:cstheme="minorBidi"/>
          <w:sz w:val="24"/>
          <w:szCs w:val="24"/>
        </w:rPr>
        <w:t xml:space="preserve"> </w:t>
      </w:r>
    </w:p>
    <w:p w14:paraId="0A095EBE" w14:textId="77777777" w:rsidR="007B27A7" w:rsidRPr="00D53134" w:rsidRDefault="00FF04AB" w:rsidP="00D53134">
      <w:pPr>
        <w:spacing w:after="200"/>
        <w:ind w:firstLine="72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модели устанавливается в соответствии со стандартом «2015 Level of Development (LOD) Specification», разработанный Американским Институтом Архитектуры (American Institute of Architects).</w:t>
      </w:r>
    </w:p>
    <w:p w14:paraId="24845F17" w14:textId="77777777" w:rsidR="007B27A7" w:rsidRPr="00D53134" w:rsidRDefault="00FF04AB" w:rsidP="00D53134">
      <w:pPr>
        <w:spacing w:after="200"/>
        <w:jc w:val="both"/>
        <w:rPr>
          <w:rFonts w:asciiTheme="minorBidi" w:hAnsiTheme="minorBidi" w:cstheme="minorBidi"/>
          <w:sz w:val="24"/>
          <w:szCs w:val="24"/>
        </w:rPr>
      </w:pPr>
      <w:r w:rsidRPr="00D53134">
        <w:rPr>
          <w:rFonts w:asciiTheme="minorBidi" w:hAnsiTheme="minorBidi" w:cstheme="minorBidi"/>
          <w:sz w:val="24"/>
          <w:szCs w:val="24"/>
        </w:rPr>
        <w:t xml:space="preserve">В Таблице </w:t>
      </w:r>
      <w:r w:rsidRPr="00D53134">
        <w:rPr>
          <w:rFonts w:asciiTheme="minorBidi" w:hAnsiTheme="minorBidi" w:cstheme="minorBidi"/>
          <w:color w:val="FF0000"/>
          <w:sz w:val="24"/>
          <w:szCs w:val="24"/>
        </w:rPr>
        <w:t>N</w:t>
      </w:r>
      <w:r w:rsidRPr="00D53134">
        <w:rPr>
          <w:rFonts w:asciiTheme="minorBidi" w:hAnsiTheme="minorBidi" w:cstheme="minorBidi"/>
          <w:sz w:val="24"/>
          <w:szCs w:val="24"/>
        </w:rPr>
        <w:t xml:space="preserve"> приведены определения уровней LOD, за исключением вспомогательного уровня детализации LOD 350. Все свойства LOD 350 включены в следующий уровень – LOD 400.</w:t>
      </w:r>
    </w:p>
    <w:p w14:paraId="0540B473" w14:textId="77777777" w:rsidR="007B27A7" w:rsidRPr="00D53134" w:rsidRDefault="00FF04AB" w:rsidP="00D53134">
      <w:pPr>
        <w:spacing w:after="200"/>
        <w:jc w:val="both"/>
        <w:rPr>
          <w:rFonts w:asciiTheme="minorBidi" w:hAnsiTheme="minorBidi" w:cstheme="minorBidi"/>
          <w:color w:val="FF0000"/>
          <w:sz w:val="24"/>
          <w:szCs w:val="24"/>
        </w:rPr>
      </w:pPr>
      <w:r w:rsidRPr="00D53134">
        <w:rPr>
          <w:rFonts w:asciiTheme="minorBidi" w:hAnsiTheme="minorBidi" w:cstheme="minorBidi"/>
          <w:sz w:val="24"/>
          <w:szCs w:val="24"/>
        </w:rPr>
        <w:t>Таблица</w:t>
      </w:r>
      <w:r w:rsidRPr="00D53134">
        <w:rPr>
          <w:rFonts w:asciiTheme="minorBidi" w:hAnsiTheme="minorBidi" w:cstheme="minorBidi"/>
          <w:color w:val="FF0000"/>
          <w:sz w:val="24"/>
          <w:szCs w:val="24"/>
        </w:rPr>
        <w:t xml:space="preserve"> N</w:t>
      </w:r>
    </w:p>
    <w:tbl>
      <w:tblPr>
        <w:tblStyle w:val="a7"/>
        <w:tblW w:w="99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1653"/>
        <w:gridCol w:w="8263"/>
      </w:tblGrid>
      <w:tr w:rsidR="007B27A7" w:rsidRPr="00D53134" w14:paraId="171A7F31" w14:textId="77777777">
        <w:trPr>
          <w:trHeight w:val="440"/>
        </w:trPr>
        <w:tc>
          <w:tcPr>
            <w:tcW w:w="1653"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1E575102"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Уровень детализации</w:t>
            </w:r>
          </w:p>
        </w:tc>
        <w:tc>
          <w:tcPr>
            <w:tcW w:w="8263"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16CB7A2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Описание</w:t>
            </w:r>
          </w:p>
        </w:tc>
      </w:tr>
      <w:tr w:rsidR="007B27A7" w:rsidRPr="00D53134" w14:paraId="66B4B915" w14:textId="77777777">
        <w:trPr>
          <w:trHeight w:val="242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E8E3DC9"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100</w:t>
            </w:r>
          </w:p>
          <w:p w14:paraId="61E530B1" w14:textId="77777777" w:rsidR="007B27A7" w:rsidRPr="00D53134" w:rsidRDefault="007B27A7" w:rsidP="00D53134">
            <w:pPr>
              <w:spacing w:line="276" w:lineRule="auto"/>
              <w:jc w:val="both"/>
              <w:rPr>
                <w:rFonts w:asciiTheme="minorBidi" w:hAnsiTheme="minorBidi" w:cstheme="minorBidi"/>
                <w:sz w:val="24"/>
                <w:szCs w:val="24"/>
              </w:rPr>
            </w:pPr>
          </w:p>
          <w:p w14:paraId="3089ED1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Стадия ПП</w:t>
            </w:r>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65854D5"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Части здания/сооружения представлены укрупненно (концептуально):</w:t>
            </w:r>
          </w:p>
          <w:p w14:paraId="75BB36EF"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Модельное представление: </w:t>
            </w:r>
            <w:r w:rsidRPr="00D53134">
              <w:rPr>
                <w:rFonts w:asciiTheme="minorBidi" w:hAnsiTheme="minorBidi" w:cstheme="minorBidi"/>
                <w:i/>
                <w:sz w:val="24"/>
                <w:szCs w:val="24"/>
              </w:rPr>
              <w:t>условный концептуальный объем, сформированный типовыми формообразующими элементами</w:t>
            </w:r>
          </w:p>
          <w:p w14:paraId="2A375A93"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Точность размеров: </w:t>
            </w:r>
            <w:r w:rsidRPr="00D53134">
              <w:rPr>
                <w:rFonts w:asciiTheme="minorBidi" w:hAnsiTheme="minorBidi" w:cstheme="minorBidi"/>
                <w:i/>
                <w:sz w:val="24"/>
                <w:szCs w:val="24"/>
              </w:rPr>
              <w:t>условно (приблизительные габариты частей здания/сооружения)</w:t>
            </w:r>
          </w:p>
          <w:p w14:paraId="289A74AC"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приблизительное</w:t>
            </w:r>
          </w:p>
          <w:p w14:paraId="487AB7F6"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Общее данные о наименовании частей здания, их общие экономические и технико-экономические данные(укрупненные площади, объемы, стоимостные характеристики)</w:t>
            </w:r>
          </w:p>
          <w:p w14:paraId="26F02B2A" w14:textId="77777777" w:rsidR="007B27A7" w:rsidRPr="00D53134" w:rsidRDefault="00FF04AB" w:rsidP="00D53134">
            <w:pPr>
              <w:spacing w:after="200"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Назначение: </w:t>
            </w:r>
            <w:r w:rsidRPr="00D53134">
              <w:rPr>
                <w:rFonts w:asciiTheme="minorBidi" w:hAnsiTheme="minorBidi" w:cstheme="minorBidi"/>
                <w:i/>
                <w:sz w:val="24"/>
                <w:szCs w:val="24"/>
              </w:rPr>
              <w:t>укрупненно отобразить соответствующие части здания в модели и выполнить укрупненные предварительные расчеты ТЭП</w:t>
            </w:r>
          </w:p>
        </w:tc>
      </w:tr>
      <w:tr w:rsidR="007B27A7" w:rsidRPr="00D53134" w14:paraId="5E476F30" w14:textId="77777777">
        <w:trPr>
          <w:trHeight w:val="308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E2D37C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LOD 200</w:t>
            </w:r>
          </w:p>
          <w:p w14:paraId="67C12B93" w14:textId="77777777" w:rsidR="007B27A7" w:rsidRPr="00D53134" w:rsidRDefault="007B27A7" w:rsidP="00D53134">
            <w:pPr>
              <w:spacing w:line="276" w:lineRule="auto"/>
              <w:jc w:val="both"/>
              <w:rPr>
                <w:rFonts w:asciiTheme="minorBidi" w:hAnsiTheme="minorBidi" w:cstheme="minorBidi"/>
                <w:sz w:val="24"/>
                <w:szCs w:val="24"/>
              </w:rPr>
            </w:pPr>
          </w:p>
          <w:p w14:paraId="78B18A4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Стадия ПП,П</w:t>
            </w:r>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E12CADD"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Части здания/сооружения представлены уточненно в виде сборки из типовых (системных) элементов модели (систем/конструкций):</w:t>
            </w:r>
          </w:p>
          <w:p w14:paraId="41FD70E7" w14:textId="77777777" w:rsidR="007B27A7" w:rsidRPr="00D53134" w:rsidRDefault="00FF04AB" w:rsidP="00D53134">
            <w:pPr>
              <w:shd w:val="clear" w:color="auto" w:fill="FFE061"/>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Модельное представление: </w:t>
            </w:r>
            <w:r w:rsidRPr="00D53134">
              <w:rPr>
                <w:rFonts w:asciiTheme="minorBidi" w:hAnsiTheme="minorBidi" w:cstheme="minorBidi"/>
                <w:i/>
                <w:sz w:val="24"/>
                <w:szCs w:val="24"/>
              </w:rPr>
              <w:t>системы или конструкции проектируемого объема имеют уточненный (но необязательно точный) внешний вид и созданы с использованием типовых (системных) инструментов или библиотечных элементов.</w:t>
            </w:r>
          </w:p>
          <w:p w14:paraId="32E127FC"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Точность размеров: </w:t>
            </w:r>
            <w:r w:rsidRPr="00D53134">
              <w:rPr>
                <w:rFonts w:asciiTheme="minorBidi" w:hAnsiTheme="minorBidi" w:cstheme="minorBidi"/>
                <w:i/>
                <w:sz w:val="24"/>
                <w:szCs w:val="24"/>
              </w:rPr>
              <w:t>общие габариты геометрии систем или конструкций приблизительны</w:t>
            </w:r>
          </w:p>
          <w:p w14:paraId="02C7AEC4"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условно точное</w:t>
            </w:r>
          </w:p>
          <w:p w14:paraId="41883BDE"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общие текстовые данные, описывающие элементы модели (системы/конструкции)</w:t>
            </w:r>
          </w:p>
          <w:p w14:paraId="226D8301" w14:textId="77777777" w:rsidR="007B27A7" w:rsidRPr="00D53134" w:rsidRDefault="00FF04AB" w:rsidP="00D53134">
            <w:pPr>
              <w:spacing w:after="200"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Назначение: </w:t>
            </w:r>
            <w:r w:rsidRPr="00D53134">
              <w:rPr>
                <w:rFonts w:asciiTheme="minorBidi" w:hAnsiTheme="minorBidi" w:cstheme="minorBidi"/>
                <w:i/>
                <w:sz w:val="24"/>
                <w:szCs w:val="24"/>
              </w:rPr>
              <w:t>уточнить содержание частей модели, их количество, размеры, форму, структуру, положение в пространстве модели, примерное количество и описание.</w:t>
            </w:r>
          </w:p>
        </w:tc>
      </w:tr>
      <w:tr w:rsidR="007B27A7" w:rsidRPr="00D53134" w14:paraId="64FA938D" w14:textId="77777777">
        <w:trPr>
          <w:trHeight w:val="374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5817C9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300</w:t>
            </w:r>
          </w:p>
          <w:p w14:paraId="0396C71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Стадия П</w:t>
            </w:r>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A60836A"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Части здания/сооружения представлены точно в виде сборки из типовых (системных) элементов модели (систем/конструкций), с учетом особенностей их общей геометрии:</w:t>
            </w:r>
          </w:p>
          <w:p w14:paraId="739E4CFA" w14:textId="77777777" w:rsidR="007B27A7" w:rsidRPr="00D53134" w:rsidRDefault="00FF04AB" w:rsidP="00D53134">
            <w:pPr>
              <w:shd w:val="clear" w:color="auto" w:fill="FFE061"/>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Модельное представление: </w:t>
            </w:r>
            <w:r w:rsidRPr="00D53134">
              <w:rPr>
                <w:rFonts w:asciiTheme="minorBidi" w:hAnsiTheme="minorBidi" w:cstheme="minorBidi"/>
                <w:i/>
                <w:sz w:val="24"/>
                <w:szCs w:val="24"/>
              </w:rPr>
              <w:t>системы или конструкции проектируемого объема имеют точный (но не детальный) внешний вид и созданы с использованием типовых (системных) инструментов и семейств или библиотечных элементов. В модели учитываются основные геометрические особенности конструкций и систем.</w:t>
            </w:r>
          </w:p>
          <w:p w14:paraId="1AFBFA00"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Точность размеров: </w:t>
            </w:r>
            <w:r w:rsidRPr="00D53134">
              <w:rPr>
                <w:rFonts w:asciiTheme="minorBidi" w:hAnsiTheme="minorBidi" w:cstheme="minorBidi"/>
                <w:i/>
                <w:sz w:val="24"/>
                <w:szCs w:val="24"/>
              </w:rPr>
              <w:t>общие размеры геометрии систем и конструкций представлены точно</w:t>
            </w:r>
          </w:p>
          <w:p w14:paraId="4FB28A1F"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точное</w:t>
            </w:r>
          </w:p>
          <w:p w14:paraId="0F69A2FA"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расширенные текстовые данные, описывающие элементы модели (системы/конструкции)</w:t>
            </w:r>
          </w:p>
          <w:p w14:paraId="629E10E2" w14:textId="77777777" w:rsidR="007B27A7" w:rsidRPr="00D53134" w:rsidRDefault="00FF04AB" w:rsidP="00D53134">
            <w:pPr>
              <w:spacing w:after="200"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Назначение: </w:t>
            </w:r>
            <w:r w:rsidRPr="00D53134">
              <w:rPr>
                <w:rFonts w:asciiTheme="minorBidi" w:hAnsiTheme="minorBidi" w:cstheme="minorBidi"/>
                <w:i/>
                <w:sz w:val="24"/>
                <w:szCs w:val="24"/>
              </w:rPr>
              <w:t>отобразить все элементы модели (конструкции/системы) с учетом их точной геометрии, структуры, особенностей, положения в пространстве модели, уточненного количества и расширенных данных о себе и принадлежности его какой</w:t>
            </w:r>
          </w:p>
        </w:tc>
      </w:tr>
      <w:tr w:rsidR="007B27A7" w:rsidRPr="00D53134" w14:paraId="37587E6E" w14:textId="77777777">
        <w:trPr>
          <w:trHeight w:val="440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BFB862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LOD 400</w:t>
            </w:r>
          </w:p>
          <w:p w14:paraId="7B575325" w14:textId="77777777" w:rsidR="007B27A7" w:rsidRPr="00D53134" w:rsidRDefault="007B27A7" w:rsidP="00D53134">
            <w:pPr>
              <w:spacing w:line="276" w:lineRule="auto"/>
              <w:jc w:val="both"/>
              <w:rPr>
                <w:rFonts w:asciiTheme="minorBidi" w:hAnsiTheme="minorBidi" w:cstheme="minorBidi"/>
                <w:sz w:val="24"/>
                <w:szCs w:val="24"/>
              </w:rPr>
            </w:pPr>
          </w:p>
          <w:p w14:paraId="601DBAB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Стадия РД</w:t>
            </w:r>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F91A7B8"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 xml:space="preserve">Части здания/сооружения представлены детально в виде сборки из типовых элементов модели (систем/конструкций), имитирующих точные проектные единицы с учетом особенностей их геометрии, имеющих значение для установки в проектное положение: </w:t>
            </w:r>
          </w:p>
          <w:p w14:paraId="41DC2D7D" w14:textId="77777777" w:rsidR="007B27A7" w:rsidRPr="00D53134" w:rsidRDefault="00FF04AB" w:rsidP="00D53134">
            <w:pPr>
              <w:shd w:val="clear" w:color="auto" w:fill="FFE061"/>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Модельное представление:</w:t>
            </w:r>
            <w:r w:rsidRPr="00D53134">
              <w:rPr>
                <w:rFonts w:asciiTheme="minorBidi" w:hAnsiTheme="minorBidi" w:cstheme="minorBidi"/>
                <w:i/>
                <w:sz w:val="24"/>
                <w:szCs w:val="24"/>
              </w:rPr>
              <w:t xml:space="preserve"> системы или конструкции проектируемого объема имеют детальный внешний вид и созданы с использованием типовых (системных) инструментов и семейств или библиотечных элементов. В модели учитываются все геометрические особенности конструкций и систем, имеющие значение для их монтажа в проектное положение.</w:t>
            </w:r>
          </w:p>
          <w:p w14:paraId="36C9E0C3"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точное</w:t>
            </w:r>
          </w:p>
          <w:p w14:paraId="79C07633"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полные текстовые данные, описывающие элементы модели (системы/конструкции), содержащие информацию необходимую для приобретения, сборки и установки их в проектное положение</w:t>
            </w:r>
          </w:p>
          <w:p w14:paraId="678368CD" w14:textId="77777777" w:rsidR="007B27A7" w:rsidRPr="00D53134" w:rsidRDefault="00FF04AB" w:rsidP="00D53134">
            <w:pPr>
              <w:spacing w:after="100" w:line="276" w:lineRule="auto"/>
              <w:jc w:val="both"/>
              <w:rPr>
                <w:rFonts w:asciiTheme="minorBidi" w:hAnsiTheme="minorBidi" w:cstheme="minorBidi"/>
                <w:sz w:val="24"/>
                <w:szCs w:val="24"/>
              </w:rPr>
            </w:pPr>
            <w:r w:rsidRPr="00D53134">
              <w:rPr>
                <w:rFonts w:asciiTheme="minorBidi" w:hAnsiTheme="minorBidi" w:cstheme="minorBidi"/>
                <w:sz w:val="24"/>
                <w:szCs w:val="24"/>
              </w:rPr>
              <w:t>Назначение:</w:t>
            </w:r>
            <w:r w:rsidRPr="00D53134">
              <w:rPr>
                <w:rFonts w:asciiTheme="minorBidi" w:hAnsiTheme="minorBidi" w:cstheme="minorBidi"/>
                <w:i/>
                <w:sz w:val="24"/>
                <w:szCs w:val="24"/>
              </w:rPr>
              <w:t xml:space="preserve"> отобразить все элементы модели (конструкции/системы) с учетом детальной геометрии проектных единиц из которых они состоят, детализировать их структуру, уточнить особенности монтажа в проектное положение, указать детальное положение в пространстве модели, проектное количество и предоставить полные проектные данные о производителе для каждой единицы.</w:t>
            </w:r>
          </w:p>
        </w:tc>
      </w:tr>
      <w:tr w:rsidR="007B27A7" w:rsidRPr="00D53134" w14:paraId="096F54EE" w14:textId="77777777">
        <w:trPr>
          <w:trHeight w:val="396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8F70266"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500</w:t>
            </w:r>
          </w:p>
          <w:p w14:paraId="1723E4FD" w14:textId="77777777" w:rsidR="007B27A7" w:rsidRPr="00D53134" w:rsidRDefault="007B27A7" w:rsidP="00D53134">
            <w:pPr>
              <w:spacing w:line="276" w:lineRule="auto"/>
              <w:jc w:val="both"/>
              <w:rPr>
                <w:rFonts w:asciiTheme="minorBidi" w:hAnsiTheme="minorBidi" w:cstheme="minorBidi"/>
                <w:sz w:val="24"/>
                <w:szCs w:val="24"/>
              </w:rPr>
            </w:pPr>
          </w:p>
          <w:p w14:paraId="571480E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Стадия РД</w:t>
            </w:r>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8A1B9DE"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 xml:space="preserve">Части здания/сооружения представлены реально в виде сборки из типовых элементов модели (систем/конструкций), имитирующих фактические элементы здания/сооружения с учетом особенностей их геометрии, имеющих значение для установки в фактическое положение: </w:t>
            </w:r>
          </w:p>
          <w:p w14:paraId="7F6449F8" w14:textId="77777777" w:rsidR="007B27A7" w:rsidRPr="00D53134" w:rsidRDefault="00FF04AB" w:rsidP="00D53134">
            <w:pPr>
              <w:shd w:val="clear" w:color="auto" w:fill="FFE061"/>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Модельное представление:</w:t>
            </w:r>
            <w:r w:rsidRPr="00D53134">
              <w:rPr>
                <w:rFonts w:asciiTheme="minorBidi" w:hAnsiTheme="minorBidi" w:cstheme="minorBidi"/>
                <w:i/>
                <w:sz w:val="24"/>
                <w:szCs w:val="24"/>
              </w:rPr>
              <w:t xml:space="preserve"> системы или конструкции проектируемого объема имеют детальный внешний вид и созданы с использованием типовых (системных) инструментов и семейств или библиотечных элементов. В модели учитываются все геометрические особенности конструкций и систем, имеющие значение для их монтажа в фактическое положение и дальнейшего обслуживания.</w:t>
            </w:r>
          </w:p>
          <w:p w14:paraId="4576A482"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реальное</w:t>
            </w:r>
          </w:p>
          <w:p w14:paraId="7391DAFA"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полные текстовые данные, описывающие элементы модели (системы/конструкции), содержащие фактическую информацию о приобретенном и установленном оборудовании</w:t>
            </w:r>
          </w:p>
          <w:p w14:paraId="3D8A9B29" w14:textId="77777777" w:rsidR="007B27A7" w:rsidRPr="00D53134" w:rsidRDefault="00FF04AB" w:rsidP="00D53134">
            <w:pPr>
              <w:spacing w:after="100" w:line="276" w:lineRule="auto"/>
              <w:jc w:val="both"/>
              <w:rPr>
                <w:rFonts w:asciiTheme="minorBidi" w:hAnsiTheme="minorBidi" w:cstheme="minorBidi"/>
                <w:sz w:val="24"/>
                <w:szCs w:val="24"/>
              </w:rPr>
            </w:pPr>
            <w:r w:rsidRPr="00D53134">
              <w:rPr>
                <w:rFonts w:asciiTheme="minorBidi" w:hAnsiTheme="minorBidi" w:cstheme="minorBidi"/>
                <w:sz w:val="24"/>
                <w:szCs w:val="24"/>
              </w:rPr>
              <w:t>Назначение:</w:t>
            </w:r>
            <w:r w:rsidRPr="00D53134">
              <w:rPr>
                <w:rFonts w:asciiTheme="minorBidi" w:hAnsiTheme="minorBidi" w:cstheme="minorBidi"/>
                <w:i/>
                <w:sz w:val="24"/>
                <w:szCs w:val="24"/>
              </w:rPr>
              <w:t xml:space="preserve"> отобразить в модели все фактически примененные элементы конструкций и систем с учетом их фактического положения, количества, ориентации, особенностей установки и </w:t>
            </w:r>
            <w:r w:rsidRPr="00D53134">
              <w:rPr>
                <w:rFonts w:asciiTheme="minorBidi" w:hAnsiTheme="minorBidi" w:cstheme="minorBidi"/>
                <w:i/>
                <w:sz w:val="24"/>
                <w:szCs w:val="24"/>
              </w:rPr>
              <w:lastRenderedPageBreak/>
              <w:t>геометрических особенностей, связанных с их дальнейшим обслуживанием.</w:t>
            </w:r>
          </w:p>
        </w:tc>
      </w:tr>
    </w:tbl>
    <w:p w14:paraId="0F19EA8F" w14:textId="77777777" w:rsidR="007B27A7" w:rsidRPr="00D53134" w:rsidRDefault="007B27A7" w:rsidP="00D53134">
      <w:pPr>
        <w:widowControl w:val="0"/>
        <w:spacing w:after="200"/>
        <w:jc w:val="both"/>
        <w:rPr>
          <w:rFonts w:asciiTheme="minorBidi" w:hAnsiTheme="minorBidi" w:cstheme="minorBidi"/>
          <w:sz w:val="24"/>
          <w:szCs w:val="24"/>
        </w:rPr>
      </w:pPr>
    </w:p>
    <w:p w14:paraId="704816FC" w14:textId="77777777" w:rsidR="007B27A7" w:rsidRPr="00D53134" w:rsidRDefault="007B27A7" w:rsidP="00D53134">
      <w:pPr>
        <w:spacing w:after="200"/>
        <w:jc w:val="both"/>
        <w:rPr>
          <w:rFonts w:asciiTheme="minorBidi" w:hAnsiTheme="minorBidi" w:cstheme="minorBidi"/>
          <w:sz w:val="24"/>
          <w:szCs w:val="24"/>
        </w:rPr>
      </w:pPr>
    </w:p>
    <w:p w14:paraId="18A6B3BE" w14:textId="77777777" w:rsidR="007B27A7" w:rsidRPr="00D53134" w:rsidRDefault="00FF04AB" w:rsidP="00D53134">
      <w:pPr>
        <w:spacing w:after="200"/>
        <w:jc w:val="both"/>
        <w:rPr>
          <w:rFonts w:asciiTheme="minorBidi" w:hAnsiTheme="minorBidi" w:cstheme="minorBidi"/>
          <w:sz w:val="24"/>
          <w:szCs w:val="24"/>
        </w:rPr>
      </w:pPr>
      <w:r w:rsidRPr="00D53134">
        <w:rPr>
          <w:rFonts w:asciiTheme="minorBidi" w:hAnsiTheme="minorBidi" w:cstheme="minorBidi"/>
          <w:sz w:val="24"/>
          <w:szCs w:val="24"/>
        </w:rPr>
        <w:t xml:space="preserve">Рисунок </w:t>
      </w:r>
      <w:r w:rsidRPr="00D53134">
        <w:rPr>
          <w:rFonts w:asciiTheme="minorBidi" w:hAnsiTheme="minorBidi" w:cstheme="minorBidi"/>
          <w:color w:val="FF0000"/>
          <w:sz w:val="24"/>
          <w:szCs w:val="24"/>
        </w:rPr>
        <w:t>N</w:t>
      </w:r>
      <w:r w:rsidRPr="00D53134">
        <w:rPr>
          <w:rFonts w:asciiTheme="minorBidi" w:hAnsiTheme="minorBidi" w:cstheme="minorBidi"/>
          <w:sz w:val="24"/>
          <w:szCs w:val="24"/>
        </w:rPr>
        <w:t>. Описание базовых уровней проработки BIM модели</w:t>
      </w:r>
    </w:p>
    <w:tbl>
      <w:tblPr>
        <w:tblStyle w:val="a8"/>
        <w:tblW w:w="977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6"/>
        <w:gridCol w:w="2416"/>
        <w:gridCol w:w="2127"/>
        <w:gridCol w:w="2693"/>
        <w:gridCol w:w="1444"/>
      </w:tblGrid>
      <w:tr w:rsidR="007B27A7" w:rsidRPr="00D53134" w14:paraId="33D37440" w14:textId="77777777">
        <w:trPr>
          <w:trHeight w:val="240"/>
          <w:jc w:val="center"/>
        </w:trPr>
        <w:tc>
          <w:tcPr>
            <w:tcW w:w="1096" w:type="dxa"/>
            <w:shd w:val="clear" w:color="auto" w:fill="F2F2F2"/>
          </w:tcPr>
          <w:p w14:paraId="4E4A2C9B"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LOD</w:t>
            </w:r>
          </w:p>
        </w:tc>
        <w:tc>
          <w:tcPr>
            <w:tcW w:w="2416" w:type="dxa"/>
            <w:shd w:val="clear" w:color="auto" w:fill="F2F2F2"/>
          </w:tcPr>
          <w:p w14:paraId="0E9E1313"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Описание</w:t>
            </w:r>
          </w:p>
        </w:tc>
        <w:tc>
          <w:tcPr>
            <w:tcW w:w="2127" w:type="dxa"/>
            <w:shd w:val="clear" w:color="auto" w:fill="F2F2F2"/>
          </w:tcPr>
          <w:p w14:paraId="614E6E6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Применение</w:t>
            </w:r>
          </w:p>
        </w:tc>
        <w:tc>
          <w:tcPr>
            <w:tcW w:w="4137" w:type="dxa"/>
            <w:gridSpan w:val="2"/>
            <w:shd w:val="clear" w:color="auto" w:fill="F2F2F2"/>
          </w:tcPr>
          <w:p w14:paraId="18EF6A73"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Примеры моделей и элементов модели</w:t>
            </w:r>
          </w:p>
        </w:tc>
      </w:tr>
      <w:tr w:rsidR="007B27A7" w:rsidRPr="00D53134" w14:paraId="62A9AC92" w14:textId="77777777">
        <w:trPr>
          <w:trHeight w:val="2180"/>
          <w:jc w:val="center"/>
        </w:trPr>
        <w:tc>
          <w:tcPr>
            <w:tcW w:w="1096" w:type="dxa"/>
          </w:tcPr>
          <w:p w14:paraId="521F971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100</w:t>
            </w:r>
          </w:p>
        </w:tc>
        <w:tc>
          <w:tcPr>
            <w:tcW w:w="2416" w:type="dxa"/>
          </w:tcPr>
          <w:p w14:paraId="20F5018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Элемент модели может быть представлен в виде объемных формообразующих элементов с </w:t>
            </w:r>
            <w:r w:rsidRPr="00D53134">
              <w:rPr>
                <w:rFonts w:asciiTheme="minorBidi" w:hAnsiTheme="minorBidi" w:cstheme="minorBidi"/>
                <w:b/>
                <w:sz w:val="24"/>
                <w:szCs w:val="24"/>
              </w:rPr>
              <w:t>приблизительными</w:t>
            </w:r>
            <w:r w:rsidRPr="00D53134">
              <w:rPr>
                <w:rFonts w:asciiTheme="minorBidi" w:hAnsiTheme="minorBidi" w:cstheme="minorBidi"/>
                <w:sz w:val="24"/>
                <w:szCs w:val="24"/>
              </w:rPr>
              <w:t xml:space="preserve"> размерами, формой, пространственным положением и ориентацией или в виде 2D-символа</w:t>
            </w:r>
          </w:p>
        </w:tc>
        <w:tc>
          <w:tcPr>
            <w:tcW w:w="2127" w:type="dxa"/>
            <w:vMerge w:val="restart"/>
            <w:vAlign w:val="center"/>
          </w:tcPr>
          <w:p w14:paraId="7248C1F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Модель может использоваться на </w:t>
            </w:r>
            <w:r w:rsidRPr="00D53134">
              <w:rPr>
                <w:rFonts w:asciiTheme="minorBidi" w:hAnsiTheme="minorBidi" w:cstheme="minorBidi"/>
                <w:b/>
                <w:sz w:val="24"/>
                <w:szCs w:val="24"/>
              </w:rPr>
              <w:t>предпроектном этапе</w:t>
            </w:r>
            <w:r w:rsidRPr="00D53134">
              <w:rPr>
                <w:rFonts w:asciiTheme="minorBidi" w:hAnsiTheme="minorBidi" w:cstheme="minorBidi"/>
                <w:sz w:val="24"/>
                <w:szCs w:val="24"/>
              </w:rPr>
              <w:t xml:space="preserve"> для подготовки архитектурной концепции (эскизного проекта)</w:t>
            </w:r>
          </w:p>
          <w:p w14:paraId="6C469286" w14:textId="77777777" w:rsidR="007B27A7" w:rsidRPr="00D53134" w:rsidRDefault="007B27A7" w:rsidP="00D53134">
            <w:pPr>
              <w:spacing w:line="276" w:lineRule="auto"/>
              <w:jc w:val="both"/>
              <w:rPr>
                <w:rFonts w:asciiTheme="minorBidi" w:hAnsiTheme="minorBidi" w:cstheme="minorBidi"/>
                <w:sz w:val="24"/>
                <w:szCs w:val="24"/>
              </w:rPr>
            </w:pPr>
          </w:p>
        </w:tc>
        <w:tc>
          <w:tcPr>
            <w:tcW w:w="2693" w:type="dxa"/>
          </w:tcPr>
          <w:p w14:paraId="6A6FFE83" w14:textId="77777777" w:rsidR="007B27A7" w:rsidRPr="00D53134" w:rsidRDefault="007B27A7" w:rsidP="00D53134">
            <w:pPr>
              <w:spacing w:line="276" w:lineRule="auto"/>
              <w:jc w:val="both"/>
              <w:rPr>
                <w:rFonts w:asciiTheme="minorBidi" w:hAnsiTheme="minorBidi" w:cstheme="minorBidi"/>
                <w:sz w:val="24"/>
                <w:szCs w:val="24"/>
              </w:rPr>
            </w:pPr>
          </w:p>
          <w:p w14:paraId="6583CDB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958AC90" wp14:editId="49E0DC37">
                  <wp:extent cx="1436559" cy="1496555"/>
                  <wp:effectExtent l="0" t="0" r="0" b="0"/>
                  <wp:docPr id="22" name="image52.jpg" descr="http://www.apertedesign.com/wp-content/uploads/2011/03/PD_MASS-FloorArea-192x300.jpg"/>
                  <wp:cNvGraphicFramePr/>
                  <a:graphic xmlns:a="http://schemas.openxmlformats.org/drawingml/2006/main">
                    <a:graphicData uri="http://schemas.openxmlformats.org/drawingml/2006/picture">
                      <pic:pic xmlns:pic="http://schemas.openxmlformats.org/drawingml/2006/picture">
                        <pic:nvPicPr>
                          <pic:cNvPr id="0" name="image52.jpg" descr="http://www.apertedesign.com/wp-content/uploads/2011/03/PD_MASS-FloorArea-192x300.jpg"/>
                          <pic:cNvPicPr preferRelativeResize="0"/>
                        </pic:nvPicPr>
                        <pic:blipFill>
                          <a:blip r:embed="rId16"/>
                          <a:srcRect/>
                          <a:stretch>
                            <a:fillRect/>
                          </a:stretch>
                        </pic:blipFill>
                        <pic:spPr>
                          <a:xfrm>
                            <a:off x="0" y="0"/>
                            <a:ext cx="1436559" cy="1496555"/>
                          </a:xfrm>
                          <a:prstGeom prst="rect">
                            <a:avLst/>
                          </a:prstGeom>
                          <a:ln/>
                        </pic:spPr>
                      </pic:pic>
                    </a:graphicData>
                  </a:graphic>
                </wp:inline>
              </w:drawing>
            </w:r>
          </w:p>
          <w:p w14:paraId="0C77D56D" w14:textId="77777777" w:rsidR="007B27A7" w:rsidRPr="00D53134" w:rsidRDefault="007B27A7" w:rsidP="00D53134">
            <w:pPr>
              <w:spacing w:line="276" w:lineRule="auto"/>
              <w:jc w:val="both"/>
              <w:rPr>
                <w:rFonts w:asciiTheme="minorBidi" w:hAnsiTheme="minorBidi" w:cstheme="minorBidi"/>
                <w:sz w:val="24"/>
                <w:szCs w:val="24"/>
              </w:rPr>
            </w:pPr>
          </w:p>
        </w:tc>
        <w:tc>
          <w:tcPr>
            <w:tcW w:w="1444" w:type="dxa"/>
          </w:tcPr>
          <w:p w14:paraId="6C43784F" w14:textId="77777777" w:rsidR="007B27A7" w:rsidRPr="00D53134" w:rsidRDefault="007B27A7" w:rsidP="00D53134">
            <w:pPr>
              <w:spacing w:line="276" w:lineRule="auto"/>
              <w:jc w:val="both"/>
              <w:rPr>
                <w:rFonts w:asciiTheme="minorBidi" w:hAnsiTheme="minorBidi" w:cstheme="minorBidi"/>
                <w:sz w:val="24"/>
                <w:szCs w:val="24"/>
              </w:rPr>
            </w:pPr>
          </w:p>
          <w:p w14:paraId="736B5400" w14:textId="77777777" w:rsidR="007B27A7" w:rsidRPr="00D53134" w:rsidRDefault="007B27A7" w:rsidP="00D53134">
            <w:pPr>
              <w:spacing w:line="276" w:lineRule="auto"/>
              <w:jc w:val="both"/>
              <w:rPr>
                <w:rFonts w:asciiTheme="minorBidi" w:hAnsiTheme="minorBidi" w:cstheme="minorBidi"/>
                <w:sz w:val="24"/>
                <w:szCs w:val="24"/>
              </w:rPr>
            </w:pPr>
          </w:p>
          <w:p w14:paraId="7782740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526D03E5" wp14:editId="3B3B40D5">
                  <wp:extent cx="619672" cy="1143534"/>
                  <wp:effectExtent l="0" t="0" r="0" b="0"/>
                  <wp:docPr id="4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619672" cy="1143534"/>
                          </a:xfrm>
                          <a:prstGeom prst="rect">
                            <a:avLst/>
                          </a:prstGeom>
                          <a:ln/>
                        </pic:spPr>
                      </pic:pic>
                    </a:graphicData>
                  </a:graphic>
                </wp:inline>
              </w:drawing>
            </w:r>
          </w:p>
        </w:tc>
      </w:tr>
      <w:tr w:rsidR="007B27A7" w:rsidRPr="00D53134" w14:paraId="59459155" w14:textId="77777777">
        <w:trPr>
          <w:trHeight w:val="320"/>
          <w:jc w:val="center"/>
        </w:trPr>
        <w:tc>
          <w:tcPr>
            <w:tcW w:w="1096" w:type="dxa"/>
          </w:tcPr>
          <w:p w14:paraId="224E454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200</w:t>
            </w:r>
          </w:p>
        </w:tc>
        <w:tc>
          <w:tcPr>
            <w:tcW w:w="2416" w:type="dxa"/>
          </w:tcPr>
          <w:p w14:paraId="2FC40E9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Элемент модели представлен в виде объекта или сборки как характерный представитель системы здания с </w:t>
            </w:r>
            <w:r w:rsidRPr="00D53134">
              <w:rPr>
                <w:rFonts w:asciiTheme="minorBidi" w:hAnsiTheme="minorBidi" w:cstheme="minorBidi"/>
                <w:b/>
                <w:sz w:val="24"/>
                <w:szCs w:val="24"/>
              </w:rPr>
              <w:t>предварительными</w:t>
            </w:r>
            <w:r w:rsidRPr="00D53134">
              <w:rPr>
                <w:rFonts w:asciiTheme="minorBidi" w:hAnsiTheme="minorBidi" w:cstheme="minorBidi"/>
                <w:sz w:val="24"/>
                <w:szCs w:val="24"/>
              </w:rPr>
              <w:t xml:space="preserve"> размерами, </w:t>
            </w:r>
            <w:r w:rsidRPr="00D53134">
              <w:rPr>
                <w:rFonts w:asciiTheme="minorBidi" w:hAnsiTheme="minorBidi" w:cstheme="minorBidi"/>
                <w:sz w:val="24"/>
                <w:szCs w:val="24"/>
              </w:rPr>
              <w:lastRenderedPageBreak/>
              <w:t>формой, пространственным положением, ориентацией и необходимой атрибутивной информацией</w:t>
            </w:r>
          </w:p>
        </w:tc>
        <w:tc>
          <w:tcPr>
            <w:tcW w:w="2127" w:type="dxa"/>
            <w:vMerge/>
            <w:vAlign w:val="center"/>
          </w:tcPr>
          <w:p w14:paraId="0F702B8B" w14:textId="77777777" w:rsidR="007B27A7" w:rsidRPr="00D53134" w:rsidRDefault="007B27A7" w:rsidP="00D53134">
            <w:pPr>
              <w:spacing w:line="276" w:lineRule="auto"/>
              <w:jc w:val="both"/>
              <w:rPr>
                <w:rFonts w:asciiTheme="minorBidi" w:hAnsiTheme="minorBidi" w:cstheme="minorBidi"/>
                <w:sz w:val="24"/>
                <w:szCs w:val="24"/>
              </w:rPr>
            </w:pPr>
          </w:p>
        </w:tc>
        <w:tc>
          <w:tcPr>
            <w:tcW w:w="2693" w:type="dxa"/>
          </w:tcPr>
          <w:p w14:paraId="5D433CED" w14:textId="77777777" w:rsidR="007B27A7" w:rsidRPr="00D53134" w:rsidRDefault="007B27A7" w:rsidP="00D53134">
            <w:pPr>
              <w:spacing w:line="276" w:lineRule="auto"/>
              <w:jc w:val="both"/>
              <w:rPr>
                <w:rFonts w:asciiTheme="minorBidi" w:hAnsiTheme="minorBidi" w:cstheme="minorBidi"/>
                <w:sz w:val="24"/>
                <w:szCs w:val="24"/>
              </w:rPr>
            </w:pPr>
          </w:p>
          <w:p w14:paraId="77852A3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0" distB="0" distL="0" distR="0" wp14:anchorId="6B3300A5" wp14:editId="1EACAEE8">
                  <wp:extent cx="1439878" cy="1802327"/>
                  <wp:effectExtent l="0" t="0" r="0" b="0"/>
                  <wp:docPr id="4" name="image23.jpg" descr="http://www.cadmaster.ru/600x/assets/images/articles/cm_65_15/img66.jpg"/>
                  <wp:cNvGraphicFramePr/>
                  <a:graphic xmlns:a="http://schemas.openxmlformats.org/drawingml/2006/main">
                    <a:graphicData uri="http://schemas.openxmlformats.org/drawingml/2006/picture">
                      <pic:pic xmlns:pic="http://schemas.openxmlformats.org/drawingml/2006/picture">
                        <pic:nvPicPr>
                          <pic:cNvPr id="0" name="image23.jpg" descr="http://www.cadmaster.ru/600x/assets/images/articles/cm_65_15/img66.jpg"/>
                          <pic:cNvPicPr preferRelativeResize="0"/>
                        </pic:nvPicPr>
                        <pic:blipFill>
                          <a:blip r:embed="rId18"/>
                          <a:srcRect/>
                          <a:stretch>
                            <a:fillRect/>
                          </a:stretch>
                        </pic:blipFill>
                        <pic:spPr>
                          <a:xfrm>
                            <a:off x="0" y="0"/>
                            <a:ext cx="1439878" cy="1802327"/>
                          </a:xfrm>
                          <a:prstGeom prst="rect">
                            <a:avLst/>
                          </a:prstGeom>
                          <a:ln/>
                        </pic:spPr>
                      </pic:pic>
                    </a:graphicData>
                  </a:graphic>
                </wp:inline>
              </w:drawing>
            </w:r>
          </w:p>
          <w:p w14:paraId="4AB22D57" w14:textId="77777777" w:rsidR="007B27A7" w:rsidRPr="00D53134" w:rsidRDefault="007B27A7" w:rsidP="00D53134">
            <w:pPr>
              <w:spacing w:line="276" w:lineRule="auto"/>
              <w:jc w:val="both"/>
              <w:rPr>
                <w:rFonts w:asciiTheme="minorBidi" w:hAnsiTheme="minorBidi" w:cstheme="minorBidi"/>
                <w:sz w:val="24"/>
                <w:szCs w:val="24"/>
              </w:rPr>
            </w:pPr>
          </w:p>
          <w:p w14:paraId="30825206" w14:textId="77777777" w:rsidR="007B27A7" w:rsidRPr="00D53134" w:rsidRDefault="007B27A7" w:rsidP="00D53134">
            <w:pPr>
              <w:spacing w:line="276" w:lineRule="auto"/>
              <w:jc w:val="both"/>
              <w:rPr>
                <w:rFonts w:asciiTheme="minorBidi" w:hAnsiTheme="minorBidi" w:cstheme="minorBidi"/>
                <w:sz w:val="24"/>
                <w:szCs w:val="24"/>
              </w:rPr>
            </w:pPr>
          </w:p>
        </w:tc>
        <w:tc>
          <w:tcPr>
            <w:tcW w:w="1444" w:type="dxa"/>
          </w:tcPr>
          <w:p w14:paraId="12918DD8" w14:textId="77777777" w:rsidR="007B27A7" w:rsidRPr="00D53134" w:rsidRDefault="007B27A7" w:rsidP="00D53134">
            <w:pPr>
              <w:spacing w:line="276" w:lineRule="auto"/>
              <w:jc w:val="both"/>
              <w:rPr>
                <w:rFonts w:asciiTheme="minorBidi" w:hAnsiTheme="minorBidi" w:cstheme="minorBidi"/>
                <w:sz w:val="24"/>
                <w:szCs w:val="24"/>
              </w:rPr>
            </w:pPr>
          </w:p>
          <w:p w14:paraId="74FB4CE4" w14:textId="77777777" w:rsidR="007B27A7" w:rsidRPr="00D53134" w:rsidRDefault="007B27A7" w:rsidP="00D53134">
            <w:pPr>
              <w:spacing w:line="276" w:lineRule="auto"/>
              <w:jc w:val="both"/>
              <w:rPr>
                <w:rFonts w:asciiTheme="minorBidi" w:hAnsiTheme="minorBidi" w:cstheme="minorBidi"/>
                <w:sz w:val="24"/>
                <w:szCs w:val="24"/>
              </w:rPr>
            </w:pPr>
          </w:p>
          <w:p w14:paraId="67C1B439" w14:textId="77777777" w:rsidR="007B27A7" w:rsidRPr="00D53134" w:rsidRDefault="007B27A7" w:rsidP="00D53134">
            <w:pPr>
              <w:spacing w:line="276" w:lineRule="auto"/>
              <w:jc w:val="both"/>
              <w:rPr>
                <w:rFonts w:asciiTheme="minorBidi" w:hAnsiTheme="minorBidi" w:cstheme="minorBidi"/>
                <w:sz w:val="24"/>
                <w:szCs w:val="24"/>
              </w:rPr>
            </w:pPr>
          </w:p>
          <w:p w14:paraId="0D2BD00B" w14:textId="77777777" w:rsidR="007B27A7" w:rsidRPr="00D53134" w:rsidRDefault="007B27A7" w:rsidP="00D53134">
            <w:pPr>
              <w:spacing w:line="276" w:lineRule="auto"/>
              <w:jc w:val="both"/>
              <w:rPr>
                <w:rFonts w:asciiTheme="minorBidi" w:hAnsiTheme="minorBidi" w:cstheme="minorBidi"/>
                <w:sz w:val="24"/>
                <w:szCs w:val="24"/>
              </w:rPr>
            </w:pPr>
          </w:p>
          <w:p w14:paraId="64D8E799"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0" distB="0" distL="0" distR="0" wp14:anchorId="61BEC296" wp14:editId="6E3BD931">
                  <wp:extent cx="528369" cy="778863"/>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28369" cy="778863"/>
                          </a:xfrm>
                          <a:prstGeom prst="rect">
                            <a:avLst/>
                          </a:prstGeom>
                          <a:ln/>
                        </pic:spPr>
                      </pic:pic>
                    </a:graphicData>
                  </a:graphic>
                </wp:inline>
              </w:drawing>
            </w:r>
          </w:p>
          <w:p w14:paraId="7039BBDC" w14:textId="77777777" w:rsidR="007B27A7" w:rsidRPr="00D53134" w:rsidRDefault="007B27A7" w:rsidP="00D53134">
            <w:pPr>
              <w:spacing w:line="276" w:lineRule="auto"/>
              <w:jc w:val="both"/>
              <w:rPr>
                <w:rFonts w:asciiTheme="minorBidi" w:hAnsiTheme="minorBidi" w:cstheme="minorBidi"/>
                <w:sz w:val="24"/>
                <w:szCs w:val="24"/>
              </w:rPr>
            </w:pPr>
          </w:p>
          <w:p w14:paraId="71E8DA9C" w14:textId="77777777" w:rsidR="007B27A7" w:rsidRPr="00D53134" w:rsidRDefault="007B27A7" w:rsidP="00D53134">
            <w:pPr>
              <w:spacing w:line="276" w:lineRule="auto"/>
              <w:jc w:val="both"/>
              <w:rPr>
                <w:rFonts w:asciiTheme="minorBidi" w:hAnsiTheme="minorBidi" w:cstheme="minorBidi"/>
                <w:sz w:val="24"/>
                <w:szCs w:val="24"/>
              </w:rPr>
            </w:pPr>
          </w:p>
          <w:p w14:paraId="0D177DE6" w14:textId="77777777" w:rsidR="007B27A7" w:rsidRPr="00D53134" w:rsidRDefault="007B27A7" w:rsidP="00D53134">
            <w:pPr>
              <w:spacing w:line="276" w:lineRule="auto"/>
              <w:jc w:val="both"/>
              <w:rPr>
                <w:rFonts w:asciiTheme="minorBidi" w:hAnsiTheme="minorBidi" w:cstheme="minorBidi"/>
                <w:sz w:val="24"/>
                <w:szCs w:val="24"/>
              </w:rPr>
            </w:pPr>
          </w:p>
        </w:tc>
      </w:tr>
      <w:tr w:rsidR="007B27A7" w:rsidRPr="00D53134" w14:paraId="1443DC3E" w14:textId="77777777">
        <w:trPr>
          <w:trHeight w:val="1960"/>
          <w:jc w:val="center"/>
        </w:trPr>
        <w:tc>
          <w:tcPr>
            <w:tcW w:w="1096" w:type="dxa"/>
          </w:tcPr>
          <w:p w14:paraId="5CE54D3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LOD 300</w:t>
            </w:r>
          </w:p>
        </w:tc>
        <w:tc>
          <w:tcPr>
            <w:tcW w:w="2416" w:type="dxa"/>
          </w:tcPr>
          <w:p w14:paraId="63D0CB1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Элемент модели представлен в виде объекта или сборки, принадлежащей конкретной системе здания, с </w:t>
            </w:r>
            <w:r w:rsidRPr="00D53134">
              <w:rPr>
                <w:rFonts w:asciiTheme="minorBidi" w:hAnsiTheme="minorBidi" w:cstheme="minorBidi"/>
                <w:b/>
                <w:sz w:val="24"/>
                <w:szCs w:val="24"/>
              </w:rPr>
              <w:t>точными</w:t>
            </w:r>
            <w:r w:rsidRPr="00D53134">
              <w:rPr>
                <w:rFonts w:asciiTheme="minorBidi" w:hAnsiTheme="minorBidi" w:cstheme="minorBidi"/>
                <w:sz w:val="24"/>
                <w:szCs w:val="24"/>
              </w:rPr>
              <w:t xml:space="preserve"> размерами, формой, пространственным положением, ориентацией, связями и необходимой атрибутивной информацией</w:t>
            </w:r>
          </w:p>
        </w:tc>
        <w:tc>
          <w:tcPr>
            <w:tcW w:w="2127" w:type="dxa"/>
          </w:tcPr>
          <w:p w14:paraId="5C0C187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Модель может использоваться при подготовке </w:t>
            </w:r>
            <w:r w:rsidRPr="00D53134">
              <w:rPr>
                <w:rFonts w:asciiTheme="minorBidi" w:hAnsiTheme="minorBidi" w:cstheme="minorBidi"/>
                <w:b/>
                <w:sz w:val="24"/>
                <w:szCs w:val="24"/>
              </w:rPr>
              <w:t>проектной документации</w:t>
            </w:r>
          </w:p>
          <w:p w14:paraId="571317F2" w14:textId="77777777" w:rsidR="007B27A7" w:rsidRPr="00D53134" w:rsidRDefault="007B27A7" w:rsidP="00D53134">
            <w:pPr>
              <w:spacing w:line="276" w:lineRule="auto"/>
              <w:jc w:val="both"/>
              <w:rPr>
                <w:rFonts w:asciiTheme="minorBidi" w:hAnsiTheme="minorBidi" w:cstheme="minorBidi"/>
                <w:sz w:val="24"/>
                <w:szCs w:val="24"/>
              </w:rPr>
            </w:pPr>
          </w:p>
        </w:tc>
        <w:tc>
          <w:tcPr>
            <w:tcW w:w="2693" w:type="dxa"/>
          </w:tcPr>
          <w:p w14:paraId="128A77C8" w14:textId="77777777" w:rsidR="007B27A7" w:rsidRPr="00D53134" w:rsidRDefault="007B27A7" w:rsidP="00D53134">
            <w:pPr>
              <w:spacing w:line="276" w:lineRule="auto"/>
              <w:jc w:val="both"/>
              <w:rPr>
                <w:rFonts w:asciiTheme="minorBidi" w:hAnsiTheme="minorBidi" w:cstheme="minorBidi"/>
                <w:sz w:val="24"/>
                <w:szCs w:val="24"/>
              </w:rPr>
            </w:pPr>
          </w:p>
          <w:p w14:paraId="6521F77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090831CD" wp14:editId="1A6B48D6">
                  <wp:extent cx="1443584" cy="1165467"/>
                  <wp:effectExtent l="0" t="0" r="0" b="0"/>
                  <wp:docPr id="17" name="image47.png" descr="http://www.mastergraphics.com/wordpress/wp-content/uploads/Untitled-picture1.png"/>
                  <wp:cNvGraphicFramePr/>
                  <a:graphic xmlns:a="http://schemas.openxmlformats.org/drawingml/2006/main">
                    <a:graphicData uri="http://schemas.openxmlformats.org/drawingml/2006/picture">
                      <pic:pic xmlns:pic="http://schemas.openxmlformats.org/drawingml/2006/picture">
                        <pic:nvPicPr>
                          <pic:cNvPr id="0" name="image47.png" descr="http://www.mastergraphics.com/wordpress/wp-content/uploads/Untitled-picture1.png"/>
                          <pic:cNvPicPr preferRelativeResize="0"/>
                        </pic:nvPicPr>
                        <pic:blipFill>
                          <a:blip r:embed="rId20"/>
                          <a:srcRect/>
                          <a:stretch>
                            <a:fillRect/>
                          </a:stretch>
                        </pic:blipFill>
                        <pic:spPr>
                          <a:xfrm>
                            <a:off x="0" y="0"/>
                            <a:ext cx="1443584" cy="1165467"/>
                          </a:xfrm>
                          <a:prstGeom prst="rect">
                            <a:avLst/>
                          </a:prstGeom>
                          <a:ln/>
                        </pic:spPr>
                      </pic:pic>
                    </a:graphicData>
                  </a:graphic>
                </wp:inline>
              </w:drawing>
            </w:r>
          </w:p>
          <w:p w14:paraId="631F78D4" w14:textId="77777777" w:rsidR="007B27A7" w:rsidRPr="00D53134" w:rsidRDefault="007B27A7" w:rsidP="00D53134">
            <w:pPr>
              <w:spacing w:line="276" w:lineRule="auto"/>
              <w:jc w:val="both"/>
              <w:rPr>
                <w:rFonts w:asciiTheme="minorBidi" w:hAnsiTheme="minorBidi" w:cstheme="minorBidi"/>
                <w:sz w:val="24"/>
                <w:szCs w:val="24"/>
              </w:rPr>
            </w:pPr>
          </w:p>
        </w:tc>
        <w:tc>
          <w:tcPr>
            <w:tcW w:w="1444" w:type="dxa"/>
          </w:tcPr>
          <w:p w14:paraId="496B4CBC" w14:textId="77777777" w:rsidR="007B27A7" w:rsidRPr="00D53134" w:rsidRDefault="007B27A7" w:rsidP="00D53134">
            <w:pPr>
              <w:spacing w:line="276" w:lineRule="auto"/>
              <w:jc w:val="both"/>
              <w:rPr>
                <w:rFonts w:asciiTheme="minorBidi" w:hAnsiTheme="minorBidi" w:cstheme="minorBidi"/>
                <w:sz w:val="24"/>
                <w:szCs w:val="24"/>
              </w:rPr>
            </w:pPr>
          </w:p>
          <w:p w14:paraId="346B9B7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0D5F889" wp14:editId="4BAC5B7D">
                  <wp:extent cx="570876" cy="961739"/>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70876" cy="961739"/>
                          </a:xfrm>
                          <a:prstGeom prst="rect">
                            <a:avLst/>
                          </a:prstGeom>
                          <a:ln/>
                        </pic:spPr>
                      </pic:pic>
                    </a:graphicData>
                  </a:graphic>
                </wp:inline>
              </w:drawing>
            </w:r>
          </w:p>
          <w:p w14:paraId="1F3815E6" w14:textId="77777777" w:rsidR="007B27A7" w:rsidRPr="00D53134" w:rsidRDefault="007B27A7" w:rsidP="00D53134">
            <w:pPr>
              <w:spacing w:line="276" w:lineRule="auto"/>
              <w:jc w:val="both"/>
              <w:rPr>
                <w:rFonts w:asciiTheme="minorBidi" w:hAnsiTheme="minorBidi" w:cstheme="minorBidi"/>
                <w:sz w:val="24"/>
                <w:szCs w:val="24"/>
              </w:rPr>
            </w:pPr>
          </w:p>
          <w:p w14:paraId="45ACE116" w14:textId="77777777" w:rsidR="007B27A7" w:rsidRPr="00D53134" w:rsidRDefault="007B27A7" w:rsidP="00D53134">
            <w:pPr>
              <w:spacing w:line="276" w:lineRule="auto"/>
              <w:jc w:val="both"/>
              <w:rPr>
                <w:rFonts w:asciiTheme="minorBidi" w:hAnsiTheme="minorBidi" w:cstheme="minorBidi"/>
                <w:sz w:val="24"/>
                <w:szCs w:val="24"/>
              </w:rPr>
            </w:pPr>
          </w:p>
        </w:tc>
      </w:tr>
      <w:tr w:rsidR="007B27A7" w:rsidRPr="00D53134" w14:paraId="4B42F38E" w14:textId="77777777">
        <w:trPr>
          <w:trHeight w:val="6160"/>
          <w:jc w:val="center"/>
        </w:trPr>
        <w:tc>
          <w:tcPr>
            <w:tcW w:w="1096" w:type="dxa"/>
          </w:tcPr>
          <w:p w14:paraId="0A64E26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LOD 400</w:t>
            </w:r>
          </w:p>
        </w:tc>
        <w:tc>
          <w:tcPr>
            <w:tcW w:w="2416" w:type="dxa"/>
          </w:tcPr>
          <w:p w14:paraId="5B4F80B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Элемент модели представлен в виде конкретной сборки с </w:t>
            </w:r>
            <w:r w:rsidRPr="00D53134">
              <w:rPr>
                <w:rFonts w:asciiTheme="minorBidi" w:hAnsiTheme="minorBidi" w:cstheme="minorBidi"/>
                <w:b/>
                <w:sz w:val="24"/>
                <w:szCs w:val="24"/>
              </w:rPr>
              <w:t>детальными</w:t>
            </w:r>
            <w:r w:rsidRPr="00D53134">
              <w:rPr>
                <w:rFonts w:asciiTheme="minorBidi" w:hAnsiTheme="minorBidi" w:cstheme="minorBidi"/>
                <w:sz w:val="24"/>
                <w:szCs w:val="24"/>
              </w:rPr>
              <w:t xml:space="preserve"> размерами, формой, пространственным положением, ориентацией, четкими связями, данными по изготовлению и монтажу, а также другой необходимой атрибутивной информацией</w:t>
            </w:r>
          </w:p>
        </w:tc>
        <w:tc>
          <w:tcPr>
            <w:tcW w:w="2127" w:type="dxa"/>
          </w:tcPr>
          <w:p w14:paraId="140A7FE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Модель может использоваться при подготовке </w:t>
            </w:r>
            <w:r w:rsidRPr="00D53134">
              <w:rPr>
                <w:rFonts w:asciiTheme="minorBidi" w:hAnsiTheme="minorBidi" w:cstheme="minorBidi"/>
                <w:b/>
                <w:sz w:val="24"/>
                <w:szCs w:val="24"/>
              </w:rPr>
              <w:t>рабочей документации</w:t>
            </w:r>
          </w:p>
        </w:tc>
        <w:tc>
          <w:tcPr>
            <w:tcW w:w="2693" w:type="dxa"/>
          </w:tcPr>
          <w:p w14:paraId="71DA291E" w14:textId="77777777" w:rsidR="007B27A7" w:rsidRPr="00D53134" w:rsidRDefault="007B27A7" w:rsidP="00D53134">
            <w:pPr>
              <w:spacing w:line="276" w:lineRule="auto"/>
              <w:jc w:val="both"/>
              <w:rPr>
                <w:rFonts w:asciiTheme="minorBidi" w:hAnsiTheme="minorBidi" w:cstheme="minorBidi"/>
                <w:sz w:val="24"/>
                <w:szCs w:val="24"/>
              </w:rPr>
            </w:pPr>
          </w:p>
          <w:p w14:paraId="5968606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E3E9B56" wp14:editId="32D9EC50">
                  <wp:extent cx="1438434" cy="1209869"/>
                  <wp:effectExtent l="0" t="0" r="0" b="0"/>
                  <wp:docPr id="3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2"/>
                          <a:srcRect/>
                          <a:stretch>
                            <a:fillRect/>
                          </a:stretch>
                        </pic:blipFill>
                        <pic:spPr>
                          <a:xfrm>
                            <a:off x="0" y="0"/>
                            <a:ext cx="1438434" cy="1209869"/>
                          </a:xfrm>
                          <a:prstGeom prst="rect">
                            <a:avLst/>
                          </a:prstGeom>
                          <a:ln/>
                        </pic:spPr>
                      </pic:pic>
                    </a:graphicData>
                  </a:graphic>
                </wp:inline>
              </w:drawing>
            </w:r>
          </w:p>
          <w:p w14:paraId="1448319B" w14:textId="77777777" w:rsidR="007B27A7" w:rsidRPr="00D53134" w:rsidRDefault="007B27A7" w:rsidP="00D53134">
            <w:pPr>
              <w:spacing w:line="276" w:lineRule="auto"/>
              <w:jc w:val="both"/>
              <w:rPr>
                <w:rFonts w:asciiTheme="minorBidi" w:hAnsiTheme="minorBidi" w:cstheme="minorBidi"/>
                <w:sz w:val="24"/>
                <w:szCs w:val="24"/>
              </w:rPr>
            </w:pPr>
          </w:p>
          <w:p w14:paraId="30A3D263"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6D4B8A22" wp14:editId="05FF28BA">
                  <wp:extent cx="1374100" cy="1355015"/>
                  <wp:effectExtent l="0" t="0" r="0" b="0"/>
                  <wp:docPr id="4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1374100" cy="1355015"/>
                          </a:xfrm>
                          <a:prstGeom prst="rect">
                            <a:avLst/>
                          </a:prstGeom>
                          <a:ln/>
                        </pic:spPr>
                      </pic:pic>
                    </a:graphicData>
                  </a:graphic>
                </wp:inline>
              </w:drawing>
            </w:r>
          </w:p>
          <w:p w14:paraId="17CAF9F5" w14:textId="77777777" w:rsidR="007B27A7" w:rsidRPr="00D53134" w:rsidRDefault="007B27A7" w:rsidP="00D53134">
            <w:pPr>
              <w:spacing w:line="276" w:lineRule="auto"/>
              <w:jc w:val="both"/>
              <w:rPr>
                <w:rFonts w:asciiTheme="minorBidi" w:hAnsiTheme="minorBidi" w:cstheme="minorBidi"/>
                <w:sz w:val="24"/>
                <w:szCs w:val="24"/>
              </w:rPr>
            </w:pPr>
          </w:p>
        </w:tc>
        <w:tc>
          <w:tcPr>
            <w:tcW w:w="1444" w:type="dxa"/>
          </w:tcPr>
          <w:p w14:paraId="60E3E53F" w14:textId="77777777" w:rsidR="007B27A7" w:rsidRPr="00D53134" w:rsidRDefault="007B27A7" w:rsidP="00D53134">
            <w:pPr>
              <w:spacing w:line="276" w:lineRule="auto"/>
              <w:jc w:val="both"/>
              <w:rPr>
                <w:rFonts w:asciiTheme="minorBidi" w:hAnsiTheme="minorBidi" w:cstheme="minorBidi"/>
                <w:sz w:val="24"/>
                <w:szCs w:val="24"/>
              </w:rPr>
            </w:pPr>
          </w:p>
          <w:p w14:paraId="21DE9966" w14:textId="77777777" w:rsidR="007B27A7" w:rsidRPr="00D53134" w:rsidRDefault="007B27A7" w:rsidP="00D53134">
            <w:pPr>
              <w:spacing w:line="276" w:lineRule="auto"/>
              <w:jc w:val="both"/>
              <w:rPr>
                <w:rFonts w:asciiTheme="minorBidi" w:hAnsiTheme="minorBidi" w:cstheme="minorBidi"/>
                <w:sz w:val="24"/>
                <w:szCs w:val="24"/>
              </w:rPr>
            </w:pPr>
          </w:p>
          <w:p w14:paraId="73AFAD07" w14:textId="77777777" w:rsidR="007B27A7" w:rsidRPr="00D53134" w:rsidRDefault="007B27A7" w:rsidP="00D53134">
            <w:pPr>
              <w:spacing w:line="276" w:lineRule="auto"/>
              <w:jc w:val="both"/>
              <w:rPr>
                <w:rFonts w:asciiTheme="minorBidi" w:hAnsiTheme="minorBidi" w:cstheme="minorBidi"/>
                <w:sz w:val="24"/>
                <w:szCs w:val="24"/>
              </w:rPr>
            </w:pPr>
          </w:p>
          <w:p w14:paraId="358DD09E" w14:textId="77777777" w:rsidR="007B27A7" w:rsidRPr="00D53134" w:rsidRDefault="007B27A7" w:rsidP="00D53134">
            <w:pPr>
              <w:spacing w:line="276" w:lineRule="auto"/>
              <w:jc w:val="both"/>
              <w:rPr>
                <w:rFonts w:asciiTheme="minorBidi" w:hAnsiTheme="minorBidi" w:cstheme="minorBidi"/>
                <w:sz w:val="24"/>
                <w:szCs w:val="24"/>
              </w:rPr>
            </w:pPr>
          </w:p>
          <w:p w14:paraId="1C89069B" w14:textId="77777777" w:rsidR="007B27A7" w:rsidRPr="00D53134" w:rsidRDefault="007B27A7" w:rsidP="00D53134">
            <w:pPr>
              <w:spacing w:line="276" w:lineRule="auto"/>
              <w:jc w:val="both"/>
              <w:rPr>
                <w:rFonts w:asciiTheme="minorBidi" w:hAnsiTheme="minorBidi" w:cstheme="minorBidi"/>
                <w:sz w:val="24"/>
                <w:szCs w:val="24"/>
              </w:rPr>
            </w:pPr>
          </w:p>
          <w:p w14:paraId="4FCF2D8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8CA0A1D" wp14:editId="69F2CA42">
                  <wp:extent cx="626835" cy="1019196"/>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4"/>
                          <a:srcRect/>
                          <a:stretch>
                            <a:fillRect/>
                          </a:stretch>
                        </pic:blipFill>
                        <pic:spPr>
                          <a:xfrm>
                            <a:off x="0" y="0"/>
                            <a:ext cx="626835" cy="1019196"/>
                          </a:xfrm>
                          <a:prstGeom prst="rect">
                            <a:avLst/>
                          </a:prstGeom>
                          <a:ln/>
                        </pic:spPr>
                      </pic:pic>
                    </a:graphicData>
                  </a:graphic>
                </wp:inline>
              </w:drawing>
            </w:r>
          </w:p>
          <w:p w14:paraId="5A13010A" w14:textId="77777777" w:rsidR="007B27A7" w:rsidRPr="00D53134" w:rsidRDefault="007B27A7" w:rsidP="00D53134">
            <w:pPr>
              <w:spacing w:line="276" w:lineRule="auto"/>
              <w:jc w:val="both"/>
              <w:rPr>
                <w:rFonts w:asciiTheme="minorBidi" w:hAnsiTheme="minorBidi" w:cstheme="minorBidi"/>
                <w:sz w:val="24"/>
                <w:szCs w:val="24"/>
              </w:rPr>
            </w:pPr>
          </w:p>
          <w:p w14:paraId="261BCAC8" w14:textId="77777777" w:rsidR="007B27A7" w:rsidRPr="00D53134" w:rsidRDefault="007B27A7" w:rsidP="00D53134">
            <w:pPr>
              <w:spacing w:line="276" w:lineRule="auto"/>
              <w:jc w:val="both"/>
              <w:rPr>
                <w:rFonts w:asciiTheme="minorBidi" w:hAnsiTheme="minorBidi" w:cstheme="minorBidi"/>
                <w:sz w:val="24"/>
                <w:szCs w:val="24"/>
              </w:rPr>
            </w:pPr>
          </w:p>
          <w:p w14:paraId="133F0E96" w14:textId="77777777" w:rsidR="007B27A7" w:rsidRPr="00D53134" w:rsidRDefault="007B27A7" w:rsidP="00D53134">
            <w:pPr>
              <w:spacing w:line="276" w:lineRule="auto"/>
              <w:jc w:val="both"/>
              <w:rPr>
                <w:rFonts w:asciiTheme="minorBidi" w:hAnsiTheme="minorBidi" w:cstheme="minorBidi"/>
                <w:sz w:val="24"/>
                <w:szCs w:val="24"/>
              </w:rPr>
            </w:pPr>
          </w:p>
          <w:p w14:paraId="751F3F3F" w14:textId="77777777" w:rsidR="007B27A7" w:rsidRPr="00D53134" w:rsidRDefault="007B27A7" w:rsidP="00D53134">
            <w:pPr>
              <w:spacing w:line="276" w:lineRule="auto"/>
              <w:jc w:val="both"/>
              <w:rPr>
                <w:rFonts w:asciiTheme="minorBidi" w:hAnsiTheme="minorBidi" w:cstheme="minorBidi"/>
                <w:sz w:val="24"/>
                <w:szCs w:val="24"/>
              </w:rPr>
            </w:pPr>
          </w:p>
          <w:p w14:paraId="4ACA3AEA" w14:textId="77777777" w:rsidR="007B27A7" w:rsidRPr="00D53134" w:rsidRDefault="007B27A7" w:rsidP="00D53134">
            <w:pPr>
              <w:spacing w:line="276" w:lineRule="auto"/>
              <w:jc w:val="both"/>
              <w:rPr>
                <w:rFonts w:asciiTheme="minorBidi" w:hAnsiTheme="minorBidi" w:cstheme="minorBidi"/>
                <w:sz w:val="24"/>
                <w:szCs w:val="24"/>
              </w:rPr>
            </w:pPr>
          </w:p>
        </w:tc>
      </w:tr>
      <w:tr w:rsidR="007B27A7" w:rsidRPr="00D53134" w14:paraId="045E1FBF" w14:textId="77777777">
        <w:trPr>
          <w:trHeight w:val="200"/>
          <w:jc w:val="center"/>
        </w:trPr>
        <w:tc>
          <w:tcPr>
            <w:tcW w:w="1096" w:type="dxa"/>
          </w:tcPr>
          <w:p w14:paraId="6286728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500</w:t>
            </w:r>
          </w:p>
        </w:tc>
        <w:tc>
          <w:tcPr>
            <w:tcW w:w="2416" w:type="dxa"/>
          </w:tcPr>
          <w:p w14:paraId="5AE4FDC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Элемент модели представлен в виде конкретной сборки с </w:t>
            </w:r>
            <w:r w:rsidRPr="00D53134">
              <w:rPr>
                <w:rFonts w:asciiTheme="minorBidi" w:hAnsiTheme="minorBidi" w:cstheme="minorBidi"/>
                <w:b/>
                <w:sz w:val="24"/>
                <w:szCs w:val="24"/>
              </w:rPr>
              <w:t>фактическими</w:t>
            </w:r>
            <w:r w:rsidRPr="00D53134">
              <w:rPr>
                <w:rFonts w:asciiTheme="minorBidi" w:hAnsiTheme="minorBidi" w:cstheme="minorBidi"/>
                <w:sz w:val="24"/>
                <w:szCs w:val="24"/>
              </w:rPr>
              <w:t xml:space="preserve"> размерами, формой, пространственным положением, ориентацией и атрибутивной информацией, достаточной для передачи модели в эксплуатацию</w:t>
            </w:r>
          </w:p>
        </w:tc>
        <w:tc>
          <w:tcPr>
            <w:tcW w:w="2127" w:type="dxa"/>
          </w:tcPr>
          <w:p w14:paraId="1DE9DAB3"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Модель создается на основе электронной исполнительной документации «как построено» и может использоваться на стадии эксплуатации</w:t>
            </w:r>
          </w:p>
        </w:tc>
        <w:tc>
          <w:tcPr>
            <w:tcW w:w="2693" w:type="dxa"/>
          </w:tcPr>
          <w:p w14:paraId="2F77B91B" w14:textId="77777777" w:rsidR="007B27A7" w:rsidRPr="00D53134" w:rsidRDefault="007B27A7" w:rsidP="00D53134">
            <w:pPr>
              <w:spacing w:line="276" w:lineRule="auto"/>
              <w:jc w:val="both"/>
              <w:rPr>
                <w:rFonts w:asciiTheme="minorBidi" w:hAnsiTheme="minorBidi" w:cstheme="minorBidi"/>
                <w:sz w:val="24"/>
                <w:szCs w:val="24"/>
              </w:rPr>
            </w:pPr>
          </w:p>
          <w:p w14:paraId="1F04FD81"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2462A02" wp14:editId="78C65502">
                  <wp:extent cx="1381772" cy="895593"/>
                  <wp:effectExtent l="0" t="0" r="0" b="0"/>
                  <wp:docPr id="30"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25"/>
                          <a:srcRect/>
                          <a:stretch>
                            <a:fillRect/>
                          </a:stretch>
                        </pic:blipFill>
                        <pic:spPr>
                          <a:xfrm>
                            <a:off x="0" y="0"/>
                            <a:ext cx="1381772" cy="895593"/>
                          </a:xfrm>
                          <a:prstGeom prst="rect">
                            <a:avLst/>
                          </a:prstGeom>
                          <a:ln/>
                        </pic:spPr>
                      </pic:pic>
                    </a:graphicData>
                  </a:graphic>
                </wp:inline>
              </w:drawing>
            </w:r>
          </w:p>
        </w:tc>
        <w:tc>
          <w:tcPr>
            <w:tcW w:w="1444" w:type="dxa"/>
          </w:tcPr>
          <w:p w14:paraId="1D7DF649" w14:textId="77777777" w:rsidR="007B27A7" w:rsidRPr="00D53134" w:rsidRDefault="007B27A7" w:rsidP="00D53134">
            <w:pPr>
              <w:spacing w:line="276" w:lineRule="auto"/>
              <w:jc w:val="both"/>
              <w:rPr>
                <w:rFonts w:asciiTheme="minorBidi" w:hAnsiTheme="minorBidi" w:cstheme="minorBidi"/>
                <w:sz w:val="24"/>
                <w:szCs w:val="24"/>
              </w:rPr>
            </w:pPr>
          </w:p>
        </w:tc>
      </w:tr>
    </w:tbl>
    <w:p w14:paraId="29F491F8" w14:textId="77777777" w:rsidR="007B27A7" w:rsidRPr="00D53134" w:rsidRDefault="007B27A7" w:rsidP="00D53134">
      <w:pPr>
        <w:spacing w:after="200"/>
        <w:jc w:val="both"/>
        <w:rPr>
          <w:rFonts w:asciiTheme="minorBidi" w:hAnsiTheme="minorBidi" w:cstheme="minorBidi"/>
          <w:sz w:val="24"/>
          <w:szCs w:val="24"/>
        </w:rPr>
      </w:pPr>
    </w:p>
    <w:p w14:paraId="269097AF" w14:textId="77777777" w:rsidR="007B27A7" w:rsidRPr="00D53134" w:rsidRDefault="007B27A7" w:rsidP="00D53134">
      <w:pPr>
        <w:jc w:val="both"/>
        <w:rPr>
          <w:rFonts w:asciiTheme="minorBidi" w:hAnsiTheme="minorBidi" w:cstheme="minorBidi"/>
          <w:sz w:val="24"/>
          <w:szCs w:val="24"/>
        </w:rPr>
      </w:pPr>
    </w:p>
    <w:p w14:paraId="1417DE1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72AF865F" w14:textId="76D174DB"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07" w:name="_Toc531614375"/>
      <w:r w:rsidRPr="00D53134">
        <w:rPr>
          <w:rFonts w:asciiTheme="minorBidi" w:hAnsiTheme="minorBidi" w:cstheme="minorBidi"/>
          <w:sz w:val="24"/>
          <w:szCs w:val="24"/>
        </w:rPr>
        <w:lastRenderedPageBreak/>
        <w:t>Описание требований к графической информации LoG</w:t>
      </w:r>
      <w:bookmarkEnd w:id="107"/>
    </w:p>
    <w:p w14:paraId="52C2D3EF" w14:textId="77777777" w:rsidR="007B27A7" w:rsidRPr="00D53134" w:rsidRDefault="007B27A7" w:rsidP="00D53134">
      <w:pPr>
        <w:jc w:val="both"/>
        <w:rPr>
          <w:rFonts w:asciiTheme="minorBidi" w:hAnsiTheme="minorBidi" w:cstheme="minorBidi"/>
          <w:sz w:val="24"/>
          <w:szCs w:val="24"/>
        </w:rPr>
      </w:pPr>
    </w:p>
    <w:p w14:paraId="1749678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Под графической информацией в рамках настоящего Регламента понимается визуализируемая в нетекстовом виде информация, характеризующая объект строительства.</w:t>
      </w:r>
    </w:p>
    <w:p w14:paraId="761612AA" w14:textId="0BF06466"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Требования к представлению графической информации в информационных моделях на различных стадиях жизненного цикла для зданий (сооружений) и для линейных объектов приведены в Приложении 2 и Приложении 3 соответственно.</w:t>
      </w:r>
    </w:p>
    <w:p w14:paraId="47D6F56D" w14:textId="20484AC3"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 xml:space="preserve">Графическая </w:t>
      </w:r>
      <w:r w:rsidR="00FD4B74" w:rsidRPr="00D53134">
        <w:rPr>
          <w:rFonts w:asciiTheme="minorBidi" w:hAnsiTheme="minorBidi" w:cstheme="minorBidi"/>
          <w:sz w:val="24"/>
          <w:szCs w:val="24"/>
        </w:rPr>
        <w:t>информация</w:t>
      </w:r>
      <w:r w:rsidRPr="00D53134">
        <w:rPr>
          <w:rFonts w:asciiTheme="minorBidi" w:hAnsiTheme="minorBidi" w:cstheme="minorBidi"/>
          <w:sz w:val="24"/>
          <w:szCs w:val="24"/>
        </w:rPr>
        <w:t xml:space="preserve"> разделяется на группы данных:</w:t>
      </w:r>
    </w:p>
    <w:p w14:paraId="1C921F35"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Архитектурные решения.</w:t>
      </w:r>
    </w:p>
    <w:p w14:paraId="2CC3E81B"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Конструктивные решения.</w:t>
      </w:r>
    </w:p>
    <w:p w14:paraId="72AC21F5" w14:textId="1068ED0A"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 xml:space="preserve">Электроснабжение, электрооборудование, </w:t>
      </w:r>
      <w:r w:rsidR="00FD4B74" w:rsidRPr="00D53134">
        <w:rPr>
          <w:rFonts w:asciiTheme="minorBidi" w:hAnsiTheme="minorBidi" w:cstheme="minorBidi"/>
          <w:sz w:val="24"/>
          <w:szCs w:val="24"/>
        </w:rPr>
        <w:t>электроосвещение</w:t>
      </w:r>
      <w:r w:rsidRPr="00D53134">
        <w:rPr>
          <w:rFonts w:asciiTheme="minorBidi" w:hAnsiTheme="minorBidi" w:cstheme="minorBidi"/>
          <w:sz w:val="24"/>
          <w:szCs w:val="24"/>
        </w:rPr>
        <w:t>.</w:t>
      </w:r>
    </w:p>
    <w:p w14:paraId="509F9F27"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Система водоснабжения (включая противопожарный водопровод и установки пожаротушения).</w:t>
      </w:r>
    </w:p>
    <w:p w14:paraId="16A96B6B"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Система водоотведения.</w:t>
      </w:r>
    </w:p>
    <w:p w14:paraId="7C8AAFF3"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Отопление, вентиляция, кондиционирование воздуха, теплоснабжение.</w:t>
      </w:r>
    </w:p>
    <w:p w14:paraId="6F8CF370"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Слаботочные системы (включая пожарную сигнализацию).</w:t>
      </w:r>
    </w:p>
    <w:p w14:paraId="0D63FAC3"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Территория.</w:t>
      </w:r>
    </w:p>
    <w:p w14:paraId="4F97D40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При этом в каждом типе данных выделяются элементы. Например, в типе данных “Архитектурные решения” выделены элементы:</w:t>
      </w:r>
    </w:p>
    <w:p w14:paraId="0EAE9599"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Стена.</w:t>
      </w:r>
    </w:p>
    <w:p w14:paraId="5AADBBC3"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Перекрытие.</w:t>
      </w:r>
    </w:p>
    <w:p w14:paraId="560915FC"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Пол.</w:t>
      </w:r>
    </w:p>
    <w:p w14:paraId="359D3ED6"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Колонна.</w:t>
      </w:r>
    </w:p>
    <w:p w14:paraId="6C806CDC"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Потолок.</w:t>
      </w:r>
    </w:p>
    <w:p w14:paraId="15DD1AF4"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Окно.</w:t>
      </w:r>
    </w:p>
    <w:p w14:paraId="5E5FACD3"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Дверь.</w:t>
      </w:r>
    </w:p>
    <w:p w14:paraId="1775FE9C"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Лестничный марш.</w:t>
      </w:r>
    </w:p>
    <w:p w14:paraId="24B565FD"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Лестничная площадка.</w:t>
      </w:r>
    </w:p>
    <w:p w14:paraId="5E16610B"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Ограждение.</w:t>
      </w:r>
    </w:p>
    <w:p w14:paraId="1B95BD70"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Панель.</w:t>
      </w:r>
    </w:p>
    <w:p w14:paraId="5A912E61"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Импосты.</w:t>
      </w:r>
    </w:p>
    <w:p w14:paraId="0EAD1E07"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Кровля.</w:t>
      </w:r>
    </w:p>
    <w:p w14:paraId="22659D67"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Элементы фасадов.</w:t>
      </w:r>
    </w:p>
    <w:p w14:paraId="2F544E5D"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Пандус.</w:t>
      </w:r>
    </w:p>
    <w:p w14:paraId="504F065F"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Помещения.</w:t>
      </w:r>
    </w:p>
    <w:p w14:paraId="02B45A62"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Для каждого элемента приведены атрибуты, которые должны содержаться в информационной модели на каждой стадии жизненного цикла. </w:t>
      </w:r>
    </w:p>
    <w:p w14:paraId="5BFC1C58"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08" w:name="_Toc531614376"/>
      <w:r w:rsidRPr="00D53134">
        <w:rPr>
          <w:rFonts w:asciiTheme="minorBidi" w:hAnsiTheme="minorBidi" w:cstheme="minorBidi"/>
          <w:sz w:val="24"/>
          <w:szCs w:val="24"/>
        </w:rPr>
        <w:t>6.3. Описание требований к неграфической информации LoI</w:t>
      </w:r>
      <w:bookmarkEnd w:id="108"/>
    </w:p>
    <w:p w14:paraId="71D84564" w14:textId="77777777" w:rsidR="00D53134" w:rsidRPr="00D53134" w:rsidRDefault="00D53134" w:rsidP="00D53134">
      <w:pPr>
        <w:jc w:val="both"/>
        <w:rPr>
          <w:rFonts w:asciiTheme="minorBidi" w:hAnsiTheme="minorBidi" w:cstheme="minorBidi"/>
          <w:sz w:val="24"/>
          <w:szCs w:val="24"/>
        </w:rPr>
      </w:pPr>
    </w:p>
    <w:p w14:paraId="10EB13FA"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Неграфическая информация – это информация, содержащаяся в информационной модели в текстовом виде. Ниже описаны требования к необходимому и </w:t>
      </w:r>
      <w:r w:rsidRPr="00D53134">
        <w:rPr>
          <w:rFonts w:asciiTheme="minorBidi" w:hAnsiTheme="minorBidi" w:cstheme="minorBidi"/>
          <w:sz w:val="24"/>
          <w:szCs w:val="24"/>
        </w:rPr>
        <w:lastRenderedPageBreak/>
        <w:t>достаточному содержанию текстовой информации в информационной модели зданий и сооружений (по группам данных).</w:t>
      </w:r>
    </w:p>
    <w:p w14:paraId="256A2108" w14:textId="77777777" w:rsidR="00D53134" w:rsidRPr="00D53134" w:rsidRDefault="00D53134" w:rsidP="00D53134">
      <w:pPr>
        <w:jc w:val="both"/>
        <w:rPr>
          <w:rFonts w:asciiTheme="minorBidi" w:hAnsiTheme="minorBidi" w:cstheme="minorBidi"/>
          <w:sz w:val="24"/>
          <w:szCs w:val="24"/>
        </w:rPr>
      </w:pPr>
    </w:p>
    <w:p w14:paraId="7382071F"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Общие данные о проекте</w:t>
      </w:r>
    </w:p>
    <w:p w14:paraId="5E581A95" w14:textId="77777777" w:rsidR="00D53134" w:rsidRPr="00D53134" w:rsidRDefault="00D53134" w:rsidP="00D53134">
      <w:pPr>
        <w:jc w:val="both"/>
        <w:rPr>
          <w:rFonts w:asciiTheme="minorBidi" w:hAnsiTheme="minorBidi" w:cstheme="minorBidi"/>
          <w:sz w:val="24"/>
          <w:szCs w:val="24"/>
        </w:rPr>
      </w:pPr>
    </w:p>
    <w:p w14:paraId="7500BCBD"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Реквизиты документа, на основании которого принято решение о разработке проекта.</w:t>
      </w:r>
    </w:p>
    <w:p w14:paraId="38558D1B"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Задание на проектирование.</w:t>
      </w:r>
    </w:p>
    <w:p w14:paraId="451314C2" w14:textId="77777777" w:rsidR="00D53134" w:rsidRPr="00D53134" w:rsidRDefault="00D53134" w:rsidP="00D53134">
      <w:pPr>
        <w:pStyle w:val="aff4"/>
        <w:numPr>
          <w:ilvl w:val="0"/>
          <w:numId w:val="12"/>
        </w:numPr>
        <w:spacing w:line="276" w:lineRule="auto"/>
        <w:jc w:val="both"/>
        <w:rPr>
          <w:rFonts w:asciiTheme="minorBidi" w:eastAsia="Times New Roman" w:hAnsiTheme="minorBidi"/>
        </w:rPr>
      </w:pPr>
      <w:r w:rsidRPr="00D53134">
        <w:rPr>
          <w:rFonts w:asciiTheme="minorBidi" w:eastAsia="Times New Roman" w:hAnsiTheme="minorBidi"/>
        </w:rPr>
        <w:t>Отчетная документация по результатам инженерных изысканий.</w:t>
      </w:r>
    </w:p>
    <w:p w14:paraId="0810290D" w14:textId="77777777" w:rsidR="00D53134" w:rsidRPr="00D53134" w:rsidRDefault="00D53134" w:rsidP="00D53134">
      <w:pPr>
        <w:pStyle w:val="aff4"/>
        <w:numPr>
          <w:ilvl w:val="0"/>
          <w:numId w:val="12"/>
        </w:numPr>
        <w:spacing w:line="276" w:lineRule="auto"/>
        <w:jc w:val="both"/>
        <w:rPr>
          <w:rFonts w:asciiTheme="minorBidi" w:eastAsia="Times New Roman" w:hAnsiTheme="minorBidi"/>
        </w:rPr>
      </w:pPr>
      <w:r w:rsidRPr="00D53134">
        <w:rPr>
          <w:rFonts w:asciiTheme="minorBidi" w:eastAsia="Times New Roman" w:hAnsiTheme="minorBidi"/>
        </w:rPr>
        <w:t>Копии документов, предусмотренных нормативно-правовыми актами (правоустанавливающие документы и проч.).</w:t>
      </w:r>
    </w:p>
    <w:p w14:paraId="6F0391A4"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Копии Технических условий на проектирование.</w:t>
      </w:r>
    </w:p>
    <w:p w14:paraId="76F72A13" w14:textId="77777777" w:rsidR="00D53134" w:rsidRPr="00D53134" w:rsidRDefault="00D53134" w:rsidP="00D53134">
      <w:pPr>
        <w:pStyle w:val="aff4"/>
        <w:numPr>
          <w:ilvl w:val="0"/>
          <w:numId w:val="12"/>
        </w:numPr>
        <w:spacing w:line="276" w:lineRule="auto"/>
        <w:jc w:val="both"/>
        <w:rPr>
          <w:rFonts w:asciiTheme="minorBidi" w:eastAsia="Times New Roman" w:hAnsiTheme="minorBidi"/>
        </w:rPr>
      </w:pPr>
      <w:r w:rsidRPr="00D53134">
        <w:rPr>
          <w:rFonts w:asciiTheme="minorBidi" w:eastAsia="Times New Roman" w:hAnsiTheme="minorBidi"/>
        </w:rPr>
        <w:t>Сведения о функциональном назначении объекта строительства, состав и характеристику производства, номенклатуру выпускаемой продукции (работ, услуг).</w:t>
      </w:r>
    </w:p>
    <w:p w14:paraId="03161185"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Сведения о потребности объекта в топливе, тепле, газе, воде, электрической энергии.</w:t>
      </w:r>
    </w:p>
    <w:p w14:paraId="00AABD1D"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Сведения об используемом сырье (для объектов производственного назначения).</w:t>
      </w:r>
    </w:p>
    <w:p w14:paraId="3125B1F1"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Сведения об использованных средствах автоматизации проектирования</w:t>
      </w:r>
    </w:p>
    <w:p w14:paraId="0E284211" w14:textId="77777777" w:rsidR="00D53134" w:rsidRPr="00D53134" w:rsidRDefault="00D53134" w:rsidP="00D53134">
      <w:pPr>
        <w:jc w:val="both"/>
        <w:rPr>
          <w:rFonts w:asciiTheme="minorBidi" w:hAnsiTheme="minorBidi" w:cstheme="minorBidi"/>
          <w:sz w:val="24"/>
          <w:szCs w:val="24"/>
        </w:rPr>
      </w:pPr>
    </w:p>
    <w:p w14:paraId="397B2C81"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Архитектурные решения</w:t>
      </w:r>
    </w:p>
    <w:p w14:paraId="45671409" w14:textId="77777777" w:rsidR="00D53134" w:rsidRPr="00D53134" w:rsidRDefault="00D53134" w:rsidP="00D53134">
      <w:pPr>
        <w:jc w:val="both"/>
        <w:rPr>
          <w:rFonts w:asciiTheme="minorBidi" w:hAnsiTheme="minorBidi" w:cstheme="minorBidi"/>
          <w:sz w:val="24"/>
          <w:szCs w:val="24"/>
        </w:rPr>
      </w:pPr>
    </w:p>
    <w:p w14:paraId="1E788439"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и обоснование внешнего и внутреннего вида объекта капитального строительства, его пространственной, планировочной и функциональной организации.</w:t>
      </w:r>
    </w:p>
    <w:p w14:paraId="10754837"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Обоснование принятых объемно-пространственных и архитектурно-художественных решений, в том числе в части соблюдения предельных параметров разрешенного строительства объекта капитального строительства.</w:t>
      </w:r>
    </w:p>
    <w:p w14:paraId="7E6020B9"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Обоснование принятых архитектурных решений в части обеспечения соответствия зданий, строений и сооружений установленным требованиям энергетической эффективности (за исключением зданий, строений, сооружений, на которые требования энергетической эффективности не распространяются).</w:t>
      </w:r>
    </w:p>
    <w:p w14:paraId="48D442A2"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архитектурным решениям, влияющим на энергетическую эффективность зданий, строений и сооружений (за исключением зданий, строений, сооружений, на которые требования энергетической эффективности не распространяются).</w:t>
      </w:r>
    </w:p>
    <w:p w14:paraId="120D0A36"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 xml:space="preserve">Перечень мероприятий по обеспечению соблюдения установленных требований энергетической эффективности к архитектурным решениям, влияющим на энергетическую эффективность зданий, строений и сооружений </w:t>
      </w:r>
      <w:r w:rsidRPr="00D53134">
        <w:rPr>
          <w:rFonts w:asciiTheme="minorBidi" w:eastAsia="Times New Roman" w:hAnsiTheme="minorBidi"/>
        </w:rPr>
        <w:lastRenderedPageBreak/>
        <w:t>(за исключением зданий, строений, сооружений, на которые требования энергетической эффективности не распространяются).</w:t>
      </w:r>
    </w:p>
    <w:p w14:paraId="194D666D"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и обоснование использованных композиционных приемов при оформлении фасадов и интерьеров объекта капитального строительства.</w:t>
      </w:r>
    </w:p>
    <w:p w14:paraId="495F2EE6"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решений по отделке помещений основного, вспомогательного, обслуживающего и технического назначения.</w:t>
      </w:r>
    </w:p>
    <w:p w14:paraId="63971C72"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архитектурных решений, обеспечивающих естественное освещение помещений с постоянным пребыванием людей.</w:t>
      </w:r>
    </w:p>
    <w:p w14:paraId="372B3B06"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архитектурно-строительных мероприятий, обеспечивающих защиту помещений от шума, вибрации и другого воздействия.</w:t>
      </w:r>
    </w:p>
    <w:p w14:paraId="10842774"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решений по светоограждению объекта, обеспечивающих безопасность полета воздушных судов (при необходимости).</w:t>
      </w:r>
    </w:p>
    <w:p w14:paraId="38EA518D"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решений по декоративно-художественной и цветовой отделке интерьеров - для объектов непроизводственного назначения.</w:t>
      </w:r>
    </w:p>
    <w:p w14:paraId="104761D9" w14:textId="77777777" w:rsidR="00D53134" w:rsidRPr="00D53134" w:rsidRDefault="00D53134" w:rsidP="00D53134">
      <w:pPr>
        <w:jc w:val="both"/>
        <w:rPr>
          <w:rFonts w:asciiTheme="minorBidi" w:hAnsiTheme="minorBidi" w:cstheme="minorBidi"/>
          <w:sz w:val="24"/>
          <w:szCs w:val="24"/>
        </w:rPr>
      </w:pPr>
    </w:p>
    <w:p w14:paraId="1D816A39"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Конструктивные решения</w:t>
      </w:r>
    </w:p>
    <w:p w14:paraId="08D4BC84"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топографических, инженерно-геологических, гидрогеологических, метеорологических и климатических условиях земельного участка, предоставленного для размещения объекта капитального строительства.</w:t>
      </w:r>
    </w:p>
    <w:p w14:paraId="6450C315"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особых природных климатических условиях территории, на которой располагается земельный участок, предоставленный для размещения объекта капитального строительства.</w:t>
      </w:r>
    </w:p>
    <w:p w14:paraId="0958E023"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прочностных и деформационных характеристиках грунта в основании объекта капитального строительства.</w:t>
      </w:r>
    </w:p>
    <w:p w14:paraId="319B5A95"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Уровень грунтовых вод, их химический состав, агрессивность грунтовых вод и грунта по отношению к материалам, используемым при строительстве подземной части объекта капитального строительства.</w:t>
      </w:r>
    </w:p>
    <w:p w14:paraId="2FEEE4FD"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конструктивных решений зданий и сооружений, включая их пространственные схемы, принятые при выполнении расчетов строительных конструкций.</w:t>
      </w:r>
    </w:p>
    <w:p w14:paraId="7AD39619"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технических решений, обеспечивающих необходимую прочность, устойчивость, пространственную неизменяемость зданий и сооружений объекта капитального строительства в целом, а также их отдельных конструктивных элементов, узлов, деталей в процессе изготовления, перевозки, строительства и эксплуатации объекта капитального строительства.</w:t>
      </w:r>
    </w:p>
    <w:p w14:paraId="22323545"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конструктивных и технических решений подземной части объекта капитального строительства.</w:t>
      </w:r>
    </w:p>
    <w:p w14:paraId="7B325907"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номенклатуры, компоновки и площадей основных производственных, экспериментальных, сборочных, ремонтных и иных цехов, а также лабораторий, складских и административно-бытовых помещений, иных помещений вспомогательного и обслуживающего назначения - для объектов производственного назначения.</w:t>
      </w:r>
    </w:p>
    <w:p w14:paraId="558E4DE3"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номенклатуры, компоновки и площадей помещений основного, вспомогательного, обслуживающего назначения и технического назначения - для объектов непроизводственного назначения.</w:t>
      </w:r>
    </w:p>
    <w:p w14:paraId="4F4EF07B"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проектных решений и мероприятий, обеспечивающих:</w:t>
      </w:r>
    </w:p>
    <w:p w14:paraId="226C718E"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соблюдение требуемых теплозащитных характеристик ограждающих конструкций;</w:t>
      </w:r>
    </w:p>
    <w:p w14:paraId="354D2A61"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снижение шума и вибраций;</w:t>
      </w:r>
    </w:p>
    <w:p w14:paraId="6C5FA440"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гидроизоляцию и пароизоляцию помещений;</w:t>
      </w:r>
    </w:p>
    <w:p w14:paraId="2C2D235D"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снижение загазованности помещений;</w:t>
      </w:r>
    </w:p>
    <w:p w14:paraId="5AB260DA"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удаление избытков тепла;</w:t>
      </w:r>
    </w:p>
    <w:p w14:paraId="083A82A2"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соблюдение безопасного уровня электромагнитных и иных излучений, соблюдение санитарно-гигиенических условий;</w:t>
      </w:r>
    </w:p>
    <w:p w14:paraId="47B248DC"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пожарную безопасность;</w:t>
      </w:r>
    </w:p>
    <w:p w14:paraId="1DA1E8C1"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соответствие зданий, строений и сооружений требованиям энергетической эффективности и требованиям оснащенности их приборами учета используемых энергетических ресурсов (за исключением зданий, строений, сооружений, на которые требования энергетической эффективности и требования оснащенности их приборами учета используемых энергетических ресурсов не распространяются);</w:t>
      </w:r>
    </w:p>
    <w:p w14:paraId="676AFCDE"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и обоснование конструкций полов, кровли, подвесных потолков, перегородок, а также отделки помещений.</w:t>
      </w:r>
    </w:p>
    <w:p w14:paraId="0E73B8CD"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защите строительных конструкций и фундаментов от разрушения.</w:t>
      </w:r>
    </w:p>
    <w:p w14:paraId="08855662"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инженерных решений и сооружений, обеспечивающих защиту территории объекта капитального строительства, отдельных зданий и сооружений объекта капитального строительства, а также персонала (жителей) от опасных природных и техногенных процессов.</w:t>
      </w:r>
    </w:p>
    <w:p w14:paraId="7E4FB322"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конструктивным решениям, влияющим на энергетическую эффективность зданий, строений и сооружений.</w:t>
      </w:r>
    </w:p>
    <w:p w14:paraId="52980EC5" w14:textId="77777777" w:rsidR="00D53134" w:rsidRPr="00D53134" w:rsidRDefault="00D53134" w:rsidP="00D53134">
      <w:pPr>
        <w:jc w:val="both"/>
        <w:rPr>
          <w:rFonts w:asciiTheme="minorBidi" w:hAnsiTheme="minorBidi" w:cstheme="minorBidi"/>
          <w:sz w:val="24"/>
          <w:szCs w:val="24"/>
        </w:rPr>
      </w:pPr>
    </w:p>
    <w:p w14:paraId="2E7B794E" w14:textId="38A4EEA5"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Электроснабжение, электрооборудование, </w:t>
      </w:r>
      <w:r w:rsidR="00FD4B74" w:rsidRPr="00D53134">
        <w:rPr>
          <w:rFonts w:asciiTheme="minorBidi" w:hAnsiTheme="minorBidi" w:cstheme="minorBidi"/>
          <w:sz w:val="24"/>
          <w:szCs w:val="24"/>
        </w:rPr>
        <w:t>электроосвещение</w:t>
      </w:r>
    </w:p>
    <w:p w14:paraId="51E961BA"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источников электроснабжения в соответствии с техническими условиями на подключение объекта капитального строительства к сетям электроснабжения общего пользования.</w:t>
      </w:r>
    </w:p>
    <w:p w14:paraId="015705D9"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Обоснование принятой схемы электроснабжения, выбора конструктивных и инженерно-технических решений, используемых в системе электроснабжения, в части обеспечения соответствия зданий, строений и сооружений требованиям энергетической эффективности и требованиям оснащенности их приборами учета используемых энергетических ресурсов (за исключением зданий, строений, сооружений, на которые требования </w:t>
      </w:r>
      <w:r w:rsidRPr="00D53134">
        <w:rPr>
          <w:rFonts w:asciiTheme="minorBidi" w:eastAsia="Times New Roman" w:hAnsiTheme="minorBidi"/>
        </w:rPr>
        <w:lastRenderedPageBreak/>
        <w:t>энергетической эффективности и требования оснащенности их приборами учета используемых энергетических ресурсов не распространяются).</w:t>
      </w:r>
    </w:p>
    <w:p w14:paraId="0288112E"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количестве электроприемников, их установленной и расчетной мощности.</w:t>
      </w:r>
    </w:p>
    <w:p w14:paraId="3907BFCB"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Требования к надежности электроснабжения и качеству электроэнергии.</w:t>
      </w:r>
    </w:p>
    <w:p w14:paraId="7955A8EB"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решений по обеспечению электроэнергией электроприемников в соответствии с установленной классификацией в рабочем и аварийном режимах.</w:t>
      </w:r>
    </w:p>
    <w:p w14:paraId="663E2C9D"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по компенсации реактивной мощности, релейной защите, управлению, автоматизации и диспетчеризации системы электроснабжения.</w:t>
      </w:r>
    </w:p>
    <w:p w14:paraId="7A427CF1"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устройствам, технологиям и материалам, используемым в системе электроснабжения, позволяющих исключить нерациональный расход электрической энергии, и по учету расхода электрической энергии, если такие требования предусмотрены в задании на проектирование.</w:t>
      </w:r>
    </w:p>
    <w:p w14:paraId="63C017B2"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мест расположения приборов учета используемой электрической энергии и устройств сбора и передачи данных от таких приборов.</w:t>
      </w:r>
    </w:p>
    <w:p w14:paraId="5B59E21A"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мощности сетевых и трансформаторных объектов.</w:t>
      </w:r>
    </w:p>
    <w:p w14:paraId="2243E281"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Решения по организации масляного и ремонтного хозяйства - для объектов производственного назначения.</w:t>
      </w:r>
    </w:p>
    <w:p w14:paraId="21552749"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заземлению (занулению) и молниезащите.</w:t>
      </w:r>
    </w:p>
    <w:p w14:paraId="5AD0ECBE"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типе, классе проводов и осветительной арматуры, которые подлежат применению при строительстве объекта капитального строительства</w:t>
      </w:r>
    </w:p>
    <w:p w14:paraId="1C170AF8"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рабочего и аварийного освещения.</w:t>
      </w:r>
    </w:p>
    <w:p w14:paraId="3B0C8CAF"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дополнительных и резервных источников электроэнергии.</w:t>
      </w:r>
    </w:p>
    <w:p w14:paraId="6B7DDF14"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резервированию электроэнергии.</w:t>
      </w:r>
    </w:p>
    <w:p w14:paraId="56E3E35F" w14:textId="77777777" w:rsidR="00D53134" w:rsidRPr="00D53134" w:rsidRDefault="00D53134" w:rsidP="00D53134">
      <w:pPr>
        <w:ind w:left="349"/>
        <w:jc w:val="both"/>
        <w:rPr>
          <w:rFonts w:asciiTheme="minorBidi" w:eastAsia="Times New Roman" w:hAnsiTheme="minorBidi" w:cstheme="minorBidi"/>
          <w:sz w:val="24"/>
          <w:szCs w:val="24"/>
        </w:rPr>
      </w:pPr>
    </w:p>
    <w:p w14:paraId="7F969CEF" w14:textId="77777777" w:rsidR="00D53134" w:rsidRPr="00D53134" w:rsidRDefault="00D53134" w:rsidP="00D53134">
      <w:pPr>
        <w:ind w:left="349"/>
        <w:jc w:val="both"/>
        <w:rPr>
          <w:rFonts w:asciiTheme="minorBidi" w:hAnsiTheme="minorBidi" w:cstheme="minorBidi"/>
          <w:sz w:val="24"/>
          <w:szCs w:val="24"/>
        </w:rPr>
      </w:pPr>
      <w:r w:rsidRPr="00D53134">
        <w:rPr>
          <w:rFonts w:asciiTheme="minorBidi" w:hAnsiTheme="minorBidi" w:cstheme="minorBidi"/>
          <w:sz w:val="24"/>
          <w:szCs w:val="24"/>
        </w:rPr>
        <w:t>Система водоснабжения (включая противопожарный водопровод и установки пожаротушения)</w:t>
      </w:r>
    </w:p>
    <w:p w14:paraId="500F6C77"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существующих и проектируемых источниках водоснабжения.</w:t>
      </w:r>
    </w:p>
    <w:p w14:paraId="7AC103F1"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существующих и проектируемых зонах охраны источников питьевого водоснабжения, водоохранных зонах.</w:t>
      </w:r>
    </w:p>
    <w:p w14:paraId="59C13846"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характеристику системы водоснабжения и ее параметров.</w:t>
      </w:r>
    </w:p>
    <w:p w14:paraId="6498BBDB"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расчетном (проектном) расходе воды на хозяйственно-питьевые нужды, в том числе на автоматическое пожаротушение и техническое водоснабжение, включая оборотное.</w:t>
      </w:r>
    </w:p>
    <w:p w14:paraId="526BA603"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расчетном (проектном) расходе воды на производственные нужды - для объектов производственного назначения.</w:t>
      </w:r>
    </w:p>
    <w:p w14:paraId="06CC98AF"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фактическом и требуемом напоре в сети водоснабжения, проектных решениях и инженерном оборудовании, обеспечивающих создание требуемого напора воды.</w:t>
      </w:r>
    </w:p>
    <w:p w14:paraId="720A3203"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Сведения о материалах труб систем водоснабжения и мерах по их защите от агрессивного воздействия грунтов и грунтовых вод.</w:t>
      </w:r>
    </w:p>
    <w:p w14:paraId="0C2D7F06"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качестве воды.</w:t>
      </w:r>
    </w:p>
    <w:p w14:paraId="486ECC3E"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установленных показателей качества воды для различных потребителей.</w:t>
      </w:r>
    </w:p>
    <w:p w14:paraId="5D9E2FCD"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резервированию воды.</w:t>
      </w:r>
    </w:p>
    <w:p w14:paraId="189CBE0A"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учету водопотребления, в том числе по учету потребления горячей воды для нужд горячего водоснабжения.</w:t>
      </w:r>
    </w:p>
    <w:p w14:paraId="5033550E"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автоматизации водоснабжения.</w:t>
      </w:r>
    </w:p>
    <w:p w14:paraId="5C52E89B"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устройствам, технологиям и материалам, используемым в системе холодного водоснабжения, позволяющих исключить нерациональный расход воды, если такие требования предусмотрены в задании на проектирование.</w:t>
      </w:r>
    </w:p>
    <w:p w14:paraId="73B25913"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устройствам, технологиям и материалам, используемым в системе горячего водоснабжения, позволяющих исключить нерациональный расход воды и нерациональный расход энергетических ресурсов для ее подготовки, если такие требования предусмотрены в задании на проектирование.</w:t>
      </w:r>
    </w:p>
    <w:p w14:paraId="1C1014C8"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горячего водоснабжения.</w:t>
      </w:r>
    </w:p>
    <w:p w14:paraId="2FF9FF45"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Расчетный расход горячей воды.</w:t>
      </w:r>
    </w:p>
    <w:p w14:paraId="24C2BFE7"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оборотного водоснабжения и мероприятий, обеспечивающих повторное использование тепла подогретой воды.</w:t>
      </w:r>
    </w:p>
    <w:p w14:paraId="5E48BF7B"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Баланс водопотребления и водоотведения по объекту капитального строительства в целом и по основным производственным процессам - для объектов производственного назначения.</w:t>
      </w:r>
    </w:p>
    <w:p w14:paraId="27E6C53A"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Баланс водопотребления и водоотведения по объекту капитального строительства - для объектов непроизводственного назначения.</w:t>
      </w:r>
    </w:p>
    <w:p w14:paraId="5B28F8FE"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выбора конструктивных и инженерно-технических решений, используемых в системе водоснабжения, в части обеспечения соответствия зданий, строений и сооружений требованиям энергетической эффективности и требованиям оснащенности их приборами учета используемых энергетических ресурсов (за исключением зданий, строений, сооружений, на которые требования энергетической эффективности и требования оснащенности их приборами учета используемых энергетических ресурсов не распространяются).</w:t>
      </w:r>
    </w:p>
    <w:p w14:paraId="4DE50795"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мест расположения приборов учета используемой холодной и горячей воды и устройств сбора и передачи данных от таких приборов.</w:t>
      </w:r>
    </w:p>
    <w:p w14:paraId="6660BAC4" w14:textId="77777777" w:rsidR="00D53134" w:rsidRPr="00D53134" w:rsidRDefault="00D53134" w:rsidP="00D53134">
      <w:pPr>
        <w:ind w:left="349"/>
        <w:jc w:val="both"/>
        <w:rPr>
          <w:rFonts w:asciiTheme="minorBidi" w:eastAsia="Times New Roman" w:hAnsiTheme="minorBidi" w:cstheme="minorBidi"/>
          <w:sz w:val="24"/>
          <w:szCs w:val="24"/>
        </w:rPr>
      </w:pPr>
    </w:p>
    <w:p w14:paraId="27E9D0AA" w14:textId="77777777" w:rsidR="00D53134" w:rsidRPr="00D53134" w:rsidRDefault="00D53134" w:rsidP="00D53134">
      <w:pPr>
        <w:ind w:left="349"/>
        <w:jc w:val="both"/>
        <w:rPr>
          <w:rFonts w:asciiTheme="minorBidi" w:hAnsiTheme="minorBidi" w:cstheme="minorBidi"/>
          <w:sz w:val="24"/>
          <w:szCs w:val="24"/>
        </w:rPr>
      </w:pPr>
      <w:r w:rsidRPr="00D53134">
        <w:rPr>
          <w:rFonts w:asciiTheme="minorBidi" w:hAnsiTheme="minorBidi" w:cstheme="minorBidi"/>
          <w:sz w:val="24"/>
          <w:szCs w:val="24"/>
        </w:rPr>
        <w:t>Система водоотведения</w:t>
      </w:r>
    </w:p>
    <w:p w14:paraId="4FF6CCF8" w14:textId="77777777" w:rsidR="00D53134" w:rsidRPr="00D53134" w:rsidRDefault="00D53134" w:rsidP="00D53134">
      <w:pPr>
        <w:ind w:left="349"/>
        <w:jc w:val="both"/>
        <w:rPr>
          <w:rFonts w:asciiTheme="minorBidi" w:hAnsiTheme="minorBidi" w:cstheme="minorBidi"/>
          <w:sz w:val="24"/>
          <w:szCs w:val="24"/>
        </w:rPr>
      </w:pPr>
    </w:p>
    <w:p w14:paraId="4A221D4F"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существующих и проектируемых системах канализации, водоотведения и станциях очистки сточных вод.</w:t>
      </w:r>
    </w:p>
    <w:p w14:paraId="19CB4A06"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принятых систем сбора и отвода сточных вод, объема сточных вод, концентраций их загрязнений, способов предварительной очистки, применяемых реагентов, оборудования и аппаратуры.</w:t>
      </w:r>
    </w:p>
    <w:p w14:paraId="26E3985B"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принятого порядка сбора, утилизации и захоронения отходов - для объектов производственного назначения.</w:t>
      </w:r>
    </w:p>
    <w:p w14:paraId="04589C2D"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схемы прокладки канализационных трубопроводов, описание участков прокладки напорных трубопроводов (при наличии), условия их прокладки, оборудование, сведения о материале трубопроводов и колодцев, способы их защиты от агрессивного воздействия грунтов и грунтовых вод.</w:t>
      </w:r>
    </w:p>
    <w:p w14:paraId="566C17E7"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Решения в отношении ливневой канализации и расчетного объема дождевых стоков.</w:t>
      </w:r>
    </w:p>
    <w:p w14:paraId="0BDDE38B"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Решения по сбору и отводу дренажных вод.</w:t>
      </w:r>
    </w:p>
    <w:p w14:paraId="5A6F112E" w14:textId="77777777" w:rsidR="00D53134" w:rsidRPr="00D53134" w:rsidRDefault="00D53134" w:rsidP="00D53134">
      <w:pPr>
        <w:ind w:left="349"/>
        <w:jc w:val="both"/>
        <w:rPr>
          <w:rFonts w:asciiTheme="minorBidi" w:eastAsia="Times New Roman" w:hAnsiTheme="minorBidi" w:cstheme="minorBidi"/>
          <w:sz w:val="24"/>
          <w:szCs w:val="24"/>
        </w:rPr>
      </w:pPr>
    </w:p>
    <w:p w14:paraId="71F2E8B3" w14:textId="77777777" w:rsidR="00D53134" w:rsidRPr="00D53134" w:rsidRDefault="00D53134" w:rsidP="00D53134">
      <w:pPr>
        <w:ind w:left="349"/>
        <w:jc w:val="both"/>
        <w:rPr>
          <w:rFonts w:asciiTheme="minorBidi" w:hAnsiTheme="minorBidi" w:cstheme="minorBidi"/>
          <w:sz w:val="24"/>
          <w:szCs w:val="24"/>
        </w:rPr>
      </w:pPr>
      <w:r w:rsidRPr="00D53134">
        <w:rPr>
          <w:rFonts w:asciiTheme="minorBidi" w:hAnsiTheme="minorBidi" w:cstheme="minorBidi"/>
          <w:sz w:val="24"/>
          <w:szCs w:val="24"/>
        </w:rPr>
        <w:t>Отопление, вентиляция, кондиционирование воздуха, теплоснабжение</w:t>
      </w:r>
    </w:p>
    <w:p w14:paraId="0ED616D0" w14:textId="77777777" w:rsidR="00D53134" w:rsidRPr="00D53134" w:rsidRDefault="00D53134" w:rsidP="00D53134">
      <w:pPr>
        <w:ind w:left="349"/>
        <w:jc w:val="both"/>
        <w:rPr>
          <w:rFonts w:asciiTheme="minorBidi" w:hAnsiTheme="minorBidi" w:cstheme="minorBidi"/>
          <w:sz w:val="24"/>
          <w:szCs w:val="24"/>
        </w:rPr>
      </w:pPr>
    </w:p>
    <w:p w14:paraId="4635DFBC"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климатических и метеорологических условиях района строительства, расчетных параметрах наружного воздуха.</w:t>
      </w:r>
    </w:p>
    <w:p w14:paraId="1BD515A7"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источниках теплоснабжения, параметрах теплоносителей систем отопления и вентиляции.</w:t>
      </w:r>
    </w:p>
    <w:p w14:paraId="58AC5FCA"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способов прокладки и конструктивных решений, включая решения в отношении диаметров и теплоизоляции труб теплотрассы от точки присоединения к сетям общего пользования до объекта капитального строительства.</w:t>
      </w:r>
    </w:p>
    <w:p w14:paraId="67E3A418"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 по защите трубопроводов от агрессивного воздействия грунтов и грунтовых вод.</w:t>
      </w:r>
    </w:p>
    <w:p w14:paraId="231B1326"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принятых систем и принципиальных решений по отоплению, вентиляции и кондиционированию воздуха помещений с приложением расчета совокупного выделения в воздух внутренней среды помещений химических веществ с учетом совместного использования строительных материалов, применяемых в проектируемом объекте капитального строительства, в соответствии с методикой, утверждаемой Министерством строительства и жилищно-коммунального хозяйства Российской Федерации.</w:t>
      </w:r>
    </w:p>
    <w:p w14:paraId="60BA57E5"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энергетической эффективности конструктивных и инженерно-технических решений, используемых в системах отопления, вентиляции и кондиционирования воздуха помещений, тепловых сетях.</w:t>
      </w:r>
    </w:p>
    <w:p w14:paraId="67CAC3C8"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тепловых нагрузках на отопление, вентиляцию, горячее водоснабжение на производственные и другие нужды.</w:t>
      </w:r>
    </w:p>
    <w:p w14:paraId="68C5B675"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мест расположения приборов учета используемой тепловой энергии и устройств сбора и передачи данных от таких приборов.</w:t>
      </w:r>
    </w:p>
    <w:p w14:paraId="03F58870"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потребности в паре.</w:t>
      </w:r>
    </w:p>
    <w:p w14:paraId="7D7FF3AC"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оптимальности размещения отопительного оборудования, характеристик материалов для изготовления воздуховодов.</w:t>
      </w:r>
    </w:p>
    <w:p w14:paraId="30B3F629"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рациональности трассировки воздуховодов вентиляционных систем - для объектов производственного назначения.</w:t>
      </w:r>
    </w:p>
    <w:p w14:paraId="02F7534C"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технических решений, обеспечивающих надежность работы систем в экстремальных условиях.</w:t>
      </w:r>
    </w:p>
    <w:p w14:paraId="65433A43"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 автоматизации и диспетчеризации процесса регулирования отопления, вентиляции и кондиционирования воздуха.</w:t>
      </w:r>
    </w:p>
    <w:p w14:paraId="5F1F0A43"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Характеристика технологического оборудования, выделяющего вредные вещества - для объектов производственного назначения.</w:t>
      </w:r>
    </w:p>
    <w:p w14:paraId="44D988BA"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выбранной системы очистки от газов и пыли - для объектов производственного назначения.</w:t>
      </w:r>
    </w:p>
    <w:p w14:paraId="685F1FFC"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эффективности работы систем вентиляции в аварийной ситуации (при необходимости).</w:t>
      </w:r>
    </w:p>
    <w:p w14:paraId="245AED47"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устройствам, технологиям и материалам, используемым в системах отопления, вентиляции и кондиционирования воздуха помещений, тепловых сетях, позволяющих исключить нерациональный расход тепловой энергии, если такие требования предусмотрены в задании на проектирование.</w:t>
      </w:r>
    </w:p>
    <w:p w14:paraId="4F4D7164" w14:textId="77777777" w:rsidR="00D53134" w:rsidRPr="00D53134" w:rsidRDefault="00D53134" w:rsidP="00D53134">
      <w:pPr>
        <w:ind w:left="349"/>
        <w:jc w:val="both"/>
        <w:rPr>
          <w:rFonts w:asciiTheme="minorBidi" w:eastAsia="Times New Roman" w:hAnsiTheme="minorBidi" w:cstheme="minorBidi"/>
          <w:sz w:val="24"/>
          <w:szCs w:val="24"/>
        </w:rPr>
      </w:pPr>
    </w:p>
    <w:p w14:paraId="6903F6CC" w14:textId="77777777" w:rsidR="00D53134" w:rsidRPr="00D53134" w:rsidRDefault="00D53134" w:rsidP="00D53134">
      <w:pPr>
        <w:ind w:left="349"/>
        <w:jc w:val="both"/>
        <w:rPr>
          <w:rFonts w:asciiTheme="minorBidi" w:hAnsiTheme="minorBidi" w:cstheme="minorBidi"/>
          <w:sz w:val="24"/>
          <w:szCs w:val="24"/>
        </w:rPr>
      </w:pPr>
      <w:r w:rsidRPr="00D53134">
        <w:rPr>
          <w:rFonts w:asciiTheme="minorBidi" w:hAnsiTheme="minorBidi" w:cstheme="minorBidi"/>
          <w:sz w:val="24"/>
          <w:szCs w:val="24"/>
        </w:rPr>
        <w:t>Слаботочные системы (включая пожарную сигнализацию)</w:t>
      </w:r>
    </w:p>
    <w:p w14:paraId="581FD869" w14:textId="77777777" w:rsidR="00D53134" w:rsidRPr="00D53134" w:rsidRDefault="00D53134" w:rsidP="00D53134">
      <w:pPr>
        <w:ind w:left="349"/>
        <w:jc w:val="both"/>
        <w:rPr>
          <w:rFonts w:asciiTheme="minorBidi" w:hAnsiTheme="minorBidi" w:cstheme="minorBidi"/>
          <w:sz w:val="24"/>
          <w:szCs w:val="24"/>
        </w:rPr>
      </w:pPr>
    </w:p>
    <w:p w14:paraId="58BE07FD"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емкости присоединяемой сети связи объекта капитального строительства к сети связи общего пользования</w:t>
      </w:r>
    </w:p>
    <w:p w14:paraId="0D455891"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проектируемых сооружений и линий связи, в том числе линейно-кабельных, - для объектов производственного назначения</w:t>
      </w:r>
    </w:p>
    <w:p w14:paraId="38637C7B"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состава и структуры сооружений и линий связи</w:t>
      </w:r>
    </w:p>
    <w:p w14:paraId="5BAB514D"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технических, экономических и информационных условиях присоединения к сети связи общего пользования</w:t>
      </w:r>
    </w:p>
    <w:p w14:paraId="565ACFE9"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способа, с помощью которого устанавливаются соединения сетей связи (на местном, внутризонном и междугородном уровнях)</w:t>
      </w:r>
    </w:p>
    <w:p w14:paraId="74E70EC9"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Местоположения точек присоединения и технические параметры в точках присоединения сетей связи</w:t>
      </w:r>
    </w:p>
    <w:p w14:paraId="5F2F197F"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способов учета трафика</w:t>
      </w:r>
    </w:p>
    <w:p w14:paraId="2CF20D4E"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взаимодействия систем управления и технической эксплуатации, в том числе обоснование способа организации взаимодействия между центрами управления присоединяемой сети связи и сети связи общего пользования, взаимодействия систем синхронизации</w:t>
      </w:r>
    </w:p>
    <w:p w14:paraId="5CF53FF4"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устойчивого функционирования сетей связи, в том числе в чрезвычайных ситуациях</w:t>
      </w:r>
    </w:p>
    <w:p w14:paraId="47A34C95"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технических решений по защите информации (при необходимости)</w:t>
      </w:r>
    </w:p>
    <w:p w14:paraId="5EBDBAE8"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Характеристику и обоснование принятых технических решений в отношении технологических сетей связи, предназначенных для обеспечения производственной деятельности на объекте капитального строительства, управления технологическими процессами производства (систему внутренней </w:t>
      </w:r>
      <w:r w:rsidRPr="00D53134">
        <w:rPr>
          <w:rFonts w:asciiTheme="minorBidi" w:eastAsia="Times New Roman" w:hAnsiTheme="minorBidi"/>
        </w:rPr>
        <w:lastRenderedPageBreak/>
        <w:t>связи, часофикацию, радиофикацию (включая локальные системы оповещения в районах размещения потенциально опасных объектов), системы телевизионного мониторинга технологических процессов и охранного теленаблюдения), - для объектов производственного назначения</w:t>
      </w:r>
    </w:p>
    <w:p w14:paraId="2FB83AC3"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внутренней связи, часофикации, радиофикации, телевидения - для объектов непроизводственного назначения</w:t>
      </w:r>
    </w:p>
    <w:p w14:paraId="49B31492"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применяемого коммутационного оборудования, позволяющего производить учет исходящего трафика на всех уровнях присоединения</w:t>
      </w:r>
    </w:p>
    <w:p w14:paraId="7628F4AF"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принятой локальной вычислительной сети (при наличии) - для объектов производственного назначения</w:t>
      </w:r>
    </w:p>
    <w:p w14:paraId="1C3FE100"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выбранной трассы линии связи к установленной техническими условиями точке присоединения, в том числе воздушных и подземных участков. Определение границ охранных зон линий связи исходя из особых условий пользования</w:t>
      </w:r>
    </w:p>
    <w:p w14:paraId="59A7878D" w14:textId="77777777" w:rsidR="00D53134" w:rsidRPr="00D53134" w:rsidRDefault="00D53134" w:rsidP="00D53134">
      <w:pPr>
        <w:ind w:left="349"/>
        <w:jc w:val="both"/>
        <w:rPr>
          <w:rFonts w:asciiTheme="minorBidi" w:eastAsia="Times New Roman" w:hAnsiTheme="minorBidi" w:cstheme="minorBidi"/>
          <w:sz w:val="24"/>
          <w:szCs w:val="24"/>
        </w:rPr>
      </w:pPr>
    </w:p>
    <w:p w14:paraId="0B08222A"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Территория</w:t>
      </w:r>
    </w:p>
    <w:p w14:paraId="521354FD" w14:textId="77777777" w:rsidR="00D53134" w:rsidRPr="00D53134" w:rsidRDefault="00D53134" w:rsidP="00D53134">
      <w:pPr>
        <w:jc w:val="both"/>
        <w:rPr>
          <w:rFonts w:asciiTheme="minorBidi" w:hAnsiTheme="minorBidi" w:cstheme="minorBidi"/>
          <w:sz w:val="24"/>
          <w:szCs w:val="24"/>
        </w:rPr>
      </w:pPr>
    </w:p>
    <w:p w14:paraId="4AB03C6F"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района по месту расположения объекта капитального строительства и условий строительства.</w:t>
      </w:r>
    </w:p>
    <w:p w14:paraId="660B55F3"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Оценку развитости транспортной инфраструктуры.</w:t>
      </w:r>
    </w:p>
    <w:p w14:paraId="5BED2D22"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возможности использования местной рабочей силы при осуществлении строительства.</w:t>
      </w:r>
    </w:p>
    <w:p w14:paraId="34E953BC"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привлечению для осуществления строительства квалифицированных специалистов, а также студенческих строительных отрядов, в том числе для выполнения работ вахтовым методом.</w:t>
      </w:r>
    </w:p>
    <w:p w14:paraId="763E19BA"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земельного участка, предоставленного для строительства, обоснование необходимости использования для строительства земельных участков вне земельного участка, предоставляемого для строительства объекта капитального строительства.</w:t>
      </w:r>
    </w:p>
    <w:p w14:paraId="476DEAE2"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особенностей проведения работ в условиях действующего предприятия, в местах расположения подземных коммуникаций, линий электропередачи и связи - для объектов производственного назначения</w:t>
      </w:r>
    </w:p>
    <w:p w14:paraId="5ED8B2BF"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особенностей проведения работ в условиях стесненной городской застройки, в местах расположения подземных коммуникаций, линий электропередачи и связи - для объектов непроизводственного назначения.</w:t>
      </w:r>
    </w:p>
    <w:p w14:paraId="3A4E30A3"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принятой организационно-технологической схемы, определяющей последовательность возведения зданий и сооружений, инженерных и транспортных коммуникаций, обеспечивающей соблюдение установленных в календарном плане строительства сроков завершения строительства (его этапов).</w:t>
      </w:r>
    </w:p>
    <w:p w14:paraId="64ACC297"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Перечень видов строительных и монтажных работ, ответственных конструкций, участков сетей инженерно-технического обеспечения, подлежащих освидетельствованию с составлением соответствующих актов </w:t>
      </w:r>
      <w:r w:rsidRPr="00D53134">
        <w:rPr>
          <w:rFonts w:asciiTheme="minorBidi" w:eastAsia="Times New Roman" w:hAnsiTheme="minorBidi"/>
        </w:rPr>
        <w:lastRenderedPageBreak/>
        <w:t>приемки перед производством последующих работ и устройством последующих конструкций.</w:t>
      </w:r>
    </w:p>
    <w:p w14:paraId="52B211D7"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Технологическую последовательность работ при возведении объектов капитального строительства или их отдельных элементов.</w:t>
      </w:r>
    </w:p>
    <w:p w14:paraId="14635008"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строительства в кадрах, основных строительных машинах, механизмах, транспортных средствах, в топливе и горюче-смазочных материалах, а также в электрической энергии, паре, воде, временных зданиях и сооружениях.</w:t>
      </w:r>
    </w:p>
    <w:p w14:paraId="4101FE1A"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размеров и оснащения площадок для складирования материалов, конструкций, оборудования, укрупненных модулей и стендов для их сборки. Решения по перемещению тяжеловесного негабаритного оборудования, укрупненных модулей и строительных конструкций.</w:t>
      </w:r>
    </w:p>
    <w:p w14:paraId="047DF1F5"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Предложения по обеспечению контроля качества строительных и монтажных работ, а также поставляемых на площадку и монтируемых оборудования, конструкций и материалов.</w:t>
      </w:r>
    </w:p>
    <w:p w14:paraId="6EB7F48E"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Предложения по организации службы геодезического и лабораторного контроля.</w:t>
      </w:r>
    </w:p>
    <w:p w14:paraId="222DE067"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требований, которые должны быть учтены в рабочей документации, разрабатываемой на основании проектной документации, в связи с принятыми методами возведения строительных конструкций и монтажа оборудования</w:t>
      </w:r>
    </w:p>
    <w:p w14:paraId="550689C9"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в жилье и социально-бытовом обслуживании персонала, участвующего в строительстве.</w:t>
      </w:r>
    </w:p>
    <w:p w14:paraId="76E0D0F6"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и проектных решений по определению технических средств и методов работы, обеспечивающих выполнение нормативных требований охраны труда.</w:t>
      </w:r>
    </w:p>
    <w:p w14:paraId="29BD719E"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и мероприятий по охране окружающей среды в период строительства.</w:t>
      </w:r>
    </w:p>
    <w:p w14:paraId="63BC84CD"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и мероприятий по охране объектов в период строительства.</w:t>
      </w:r>
    </w:p>
    <w:p w14:paraId="523F9479"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принятой продолжительности строительства объекта капитального строительства и его отдельных этапов.</w:t>
      </w:r>
    </w:p>
    <w:p w14:paraId="6C2FC44A"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организации мониторинга за состоянием зданий и сооружений, расположенных в непосредственной близости от строящегося объекта, земляные, строительные, монтажные и иные работы на котором могут повлиять на техническое состояние и надежность таких зданий и сооружений.</w:t>
      </w:r>
    </w:p>
    <w:p w14:paraId="7F8A3F05" w14:textId="77777777" w:rsidR="00D53134" w:rsidRPr="00D53134" w:rsidRDefault="00D53134" w:rsidP="00D53134">
      <w:pPr>
        <w:jc w:val="both"/>
        <w:rPr>
          <w:rFonts w:asciiTheme="minorBidi" w:hAnsiTheme="minorBidi" w:cstheme="minorBidi"/>
          <w:sz w:val="24"/>
          <w:szCs w:val="24"/>
        </w:rPr>
      </w:pPr>
    </w:p>
    <w:p w14:paraId="75A091A2"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Ниже описаны требования к необходимому и достаточному содержанию текстовой информации в информационной модели линейных объектов (по группам данных).</w:t>
      </w:r>
    </w:p>
    <w:p w14:paraId="2BFFE691" w14:textId="77777777" w:rsidR="00D53134" w:rsidRPr="00D53134" w:rsidRDefault="00D53134" w:rsidP="00D53134">
      <w:pPr>
        <w:jc w:val="both"/>
        <w:rPr>
          <w:rFonts w:asciiTheme="minorBidi" w:hAnsiTheme="minorBidi" w:cstheme="minorBidi"/>
          <w:sz w:val="24"/>
          <w:szCs w:val="24"/>
        </w:rPr>
      </w:pPr>
    </w:p>
    <w:p w14:paraId="133D261D"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Общие данные о проекте</w:t>
      </w:r>
    </w:p>
    <w:p w14:paraId="2BEBED6B" w14:textId="77777777" w:rsidR="00D53134" w:rsidRPr="00D53134" w:rsidRDefault="00D53134" w:rsidP="00D53134">
      <w:pPr>
        <w:jc w:val="both"/>
        <w:rPr>
          <w:rFonts w:asciiTheme="minorBidi" w:hAnsiTheme="minorBidi" w:cstheme="minorBidi"/>
          <w:sz w:val="24"/>
          <w:szCs w:val="24"/>
        </w:rPr>
      </w:pPr>
    </w:p>
    <w:p w14:paraId="14FFF545" w14:textId="77777777" w:rsidR="00D53134" w:rsidRPr="00D53134" w:rsidRDefault="00D53134" w:rsidP="00D53134">
      <w:pPr>
        <w:pStyle w:val="aff4"/>
        <w:numPr>
          <w:ilvl w:val="0"/>
          <w:numId w:val="22"/>
        </w:numPr>
        <w:spacing w:line="276" w:lineRule="auto"/>
        <w:jc w:val="both"/>
        <w:rPr>
          <w:rFonts w:asciiTheme="minorBidi" w:hAnsiTheme="minorBidi"/>
        </w:rPr>
      </w:pPr>
      <w:r w:rsidRPr="00D53134">
        <w:rPr>
          <w:rFonts w:asciiTheme="minorBidi" w:hAnsiTheme="minorBidi"/>
        </w:rPr>
        <w:lastRenderedPageBreak/>
        <w:t>Реквизиты документа, на основании которого принято решение о разработке проекта.</w:t>
      </w:r>
    </w:p>
    <w:p w14:paraId="3A7111E9" w14:textId="77777777" w:rsidR="00D53134" w:rsidRPr="00D53134" w:rsidRDefault="00D53134" w:rsidP="00D53134">
      <w:pPr>
        <w:pStyle w:val="aff4"/>
        <w:numPr>
          <w:ilvl w:val="0"/>
          <w:numId w:val="22"/>
        </w:numPr>
        <w:spacing w:line="276" w:lineRule="auto"/>
        <w:jc w:val="both"/>
        <w:rPr>
          <w:rFonts w:asciiTheme="minorBidi" w:hAnsiTheme="minorBidi"/>
        </w:rPr>
      </w:pPr>
      <w:r w:rsidRPr="00D53134">
        <w:rPr>
          <w:rFonts w:asciiTheme="minorBidi" w:hAnsiTheme="minorBidi"/>
        </w:rPr>
        <w:t>Задание на проектирование.</w:t>
      </w:r>
    </w:p>
    <w:p w14:paraId="1EC8FA2D" w14:textId="77777777" w:rsidR="00D53134" w:rsidRPr="00D53134" w:rsidRDefault="00D53134" w:rsidP="00D53134">
      <w:pPr>
        <w:pStyle w:val="aff4"/>
        <w:numPr>
          <w:ilvl w:val="0"/>
          <w:numId w:val="22"/>
        </w:numPr>
        <w:spacing w:line="276" w:lineRule="auto"/>
        <w:jc w:val="both"/>
        <w:rPr>
          <w:rFonts w:asciiTheme="minorBidi" w:eastAsia="Times New Roman" w:hAnsiTheme="minorBidi"/>
        </w:rPr>
      </w:pPr>
      <w:r w:rsidRPr="00D53134">
        <w:rPr>
          <w:rFonts w:asciiTheme="minorBidi" w:eastAsia="Times New Roman" w:hAnsiTheme="minorBidi"/>
        </w:rPr>
        <w:t>Отчетная документация по результатам инженерных изысканий.</w:t>
      </w:r>
    </w:p>
    <w:p w14:paraId="1F3264B8" w14:textId="77777777" w:rsidR="00D53134" w:rsidRPr="00D53134" w:rsidRDefault="00D53134" w:rsidP="00D53134">
      <w:pPr>
        <w:pStyle w:val="aff4"/>
        <w:numPr>
          <w:ilvl w:val="0"/>
          <w:numId w:val="22"/>
        </w:numPr>
        <w:spacing w:line="276" w:lineRule="auto"/>
        <w:jc w:val="both"/>
        <w:rPr>
          <w:rFonts w:asciiTheme="minorBidi" w:eastAsia="Times New Roman" w:hAnsiTheme="minorBidi"/>
        </w:rPr>
      </w:pPr>
      <w:r w:rsidRPr="00D53134">
        <w:rPr>
          <w:rFonts w:asciiTheme="minorBidi" w:eastAsia="Times New Roman" w:hAnsiTheme="minorBidi"/>
        </w:rPr>
        <w:t>Копии документов, предусмотренных нормативно-правовыми актами (правоустанавливающие документы и проч.).</w:t>
      </w:r>
    </w:p>
    <w:p w14:paraId="6B4EAE8C" w14:textId="77777777" w:rsidR="00D53134" w:rsidRPr="00D53134" w:rsidRDefault="00D53134" w:rsidP="00D53134">
      <w:pPr>
        <w:pStyle w:val="aff4"/>
        <w:numPr>
          <w:ilvl w:val="0"/>
          <w:numId w:val="22"/>
        </w:numPr>
        <w:spacing w:line="276" w:lineRule="auto"/>
        <w:jc w:val="both"/>
        <w:rPr>
          <w:rFonts w:asciiTheme="minorBidi" w:hAnsiTheme="minorBidi"/>
        </w:rPr>
      </w:pPr>
      <w:r w:rsidRPr="00D53134">
        <w:rPr>
          <w:rFonts w:asciiTheme="minorBidi" w:hAnsiTheme="minorBidi"/>
        </w:rPr>
        <w:t>Копии Технических условий на проектирование.</w:t>
      </w:r>
    </w:p>
    <w:p w14:paraId="448B2A8B" w14:textId="77777777" w:rsidR="00D53134" w:rsidRPr="00D53134" w:rsidRDefault="00D53134" w:rsidP="00D53134">
      <w:pPr>
        <w:jc w:val="both"/>
        <w:rPr>
          <w:rFonts w:asciiTheme="minorBidi" w:hAnsiTheme="minorBidi" w:cstheme="minorBidi"/>
          <w:sz w:val="24"/>
          <w:szCs w:val="24"/>
        </w:rPr>
      </w:pPr>
    </w:p>
    <w:p w14:paraId="29EBEFBD"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Полоса отвода</w:t>
      </w:r>
    </w:p>
    <w:p w14:paraId="5B58E5F3"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трассы линейного объекта (описание рельефа местности, климатических и инженерно-геологических условий, опасных природных процессов, растительного покрова, естественных и искусственных преград, существующих, реконструируемых, проектируемых, сносимых зданий и сооружений, а также для автомобильных дорог - определение зоны избыточного транспортного загрязнения).</w:t>
      </w:r>
    </w:p>
    <w:p w14:paraId="7C7A6F45"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Расчет размеров земельных участков, предоставленных для размещения линейного объекта (далее - полоса отвода).</w:t>
      </w:r>
    </w:p>
    <w:p w14:paraId="000B9BA9"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Перечни искусственных сооружений, пересечений, примыканий, включая их характеристику, перечень инженерных коммуникаций, подлежащих переустройству.</w:t>
      </w:r>
    </w:p>
    <w:p w14:paraId="585F63F5"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решений по организации рельефа трассы и инженерной подготовке территории.</w:t>
      </w:r>
    </w:p>
    <w:p w14:paraId="5E8A855F"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радиусах и углах поворота, длине прямых и криволинейных участков, продольных и поперечных уклонах, преодолеваемых высотах.</w:t>
      </w:r>
    </w:p>
    <w:p w14:paraId="032B6D0D"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необходимости размещения объекта и его инфраструктуры на землях сельскохозяйственного назначения, лесного, водного фондов, землях особо охраняемых природных территорий.</w:t>
      </w:r>
    </w:p>
    <w:p w14:paraId="34032F8A"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путепроводах, эстакадах, пешеходных переходах и развязках - для автомобильных и железных дорог.</w:t>
      </w:r>
    </w:p>
    <w:p w14:paraId="7943943A"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необходимости проектирования постов дорожно-патрульной службы, пунктов весового контроля, постов учета движения, постов метеорологического наблюдения, остановок общественного транспорта и мест размещения объектов дорожного сервиса - для автомобильных дорог.</w:t>
      </w:r>
    </w:p>
    <w:p w14:paraId="309A76C6" w14:textId="77777777" w:rsidR="00D53134" w:rsidRPr="00D53134" w:rsidRDefault="00D53134" w:rsidP="00D53134">
      <w:pPr>
        <w:jc w:val="both"/>
        <w:rPr>
          <w:rFonts w:asciiTheme="minorBidi" w:hAnsiTheme="minorBidi" w:cstheme="minorBidi"/>
          <w:sz w:val="24"/>
          <w:szCs w:val="24"/>
        </w:rPr>
      </w:pPr>
    </w:p>
    <w:p w14:paraId="30CB4D97"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w:t>
      </w:r>
    </w:p>
    <w:p w14:paraId="026C7486"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топографических, инженерно-геологических, гидрогеологических, метеорологических и климатических условиях участка, на котором будет осуществляться строительство линейного объекта.</w:t>
      </w:r>
    </w:p>
    <w:p w14:paraId="15BEE3EB"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особых природно-климатических условиях земельного участка, предоставляемого для размещения линейного объекта (сейсмичность, мерзлые грунты, опасные геологические процессы и др.).</w:t>
      </w:r>
    </w:p>
    <w:p w14:paraId="573A5A6E"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прочностных и деформационных характеристиках грунта в основании линейного объекта.</w:t>
      </w:r>
    </w:p>
    <w:p w14:paraId="74AC174F"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Сведения об уровне грунтовых вод, их химическом составе, агрессивности по отношению к материалам изделий и конструкций подземной части линейного объекта.</w:t>
      </w:r>
    </w:p>
    <w:p w14:paraId="09071A61"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категории и классе линейного объекта.</w:t>
      </w:r>
    </w:p>
    <w:p w14:paraId="708BA545"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проектной мощности (пропускной способности, грузообороте, интенсивности движения и др.) Линейного объекта.</w:t>
      </w:r>
    </w:p>
    <w:p w14:paraId="38504473"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Показатели и характеристики технологического оборудования и устройств линейного объекта (в том числе надежность, устойчивость, экономичность, возможность автоматического регулирования, минимальность выбросов (сбросов) загрязняющих веществ, компактность, использование новейших технологий).</w:t>
      </w:r>
    </w:p>
    <w:p w14:paraId="7A5EB755"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энергосбережению.</w:t>
      </w:r>
    </w:p>
    <w:p w14:paraId="1EAC23A1"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количества и типов оборудования, в том числе грузоподъемного, транспортных средств и механизмов, используемых в процессе строительства линейного объекта.</w:t>
      </w:r>
    </w:p>
    <w:p w14:paraId="4CDF92C2"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численности и профессионально-квалификационном составе персонала с распределением по группам производственных процессов, число и оснащенность рабочих мест.</w:t>
      </w:r>
    </w:p>
    <w:p w14:paraId="380DE9F4"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обеспечивающих соблюдение требований по охране труда в процессе эксплуатации линейного объекта.</w:t>
      </w:r>
    </w:p>
    <w:p w14:paraId="08D50871"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принятых в проектной документации автоматизированных систем управления технологическими процессами, автоматических систем по предотвращению нарушения устойчивости и качества работы линейного объекта.</w:t>
      </w:r>
    </w:p>
    <w:p w14:paraId="6FB17F82"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проектных решений при реализации требований, предусмотренных статьей 8 федерального закона "о транспортной безопасности".</w:t>
      </w:r>
    </w:p>
    <w:p w14:paraId="0775A1BB"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решений по организации ремонтного хозяйства, его оснащенность</w:t>
      </w:r>
    </w:p>
    <w:p w14:paraId="46CA2E04"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технических решений по строительству в сложных инженерно-геологических условиях (при необходимости).</w:t>
      </w:r>
    </w:p>
    <w:p w14:paraId="55543A4D" w14:textId="77777777" w:rsidR="00D53134" w:rsidRPr="00D53134" w:rsidRDefault="00D53134" w:rsidP="00D53134">
      <w:pPr>
        <w:jc w:val="both"/>
        <w:rPr>
          <w:rFonts w:asciiTheme="minorBidi" w:hAnsiTheme="minorBidi" w:cstheme="minorBidi"/>
          <w:sz w:val="24"/>
          <w:szCs w:val="24"/>
        </w:rPr>
      </w:pPr>
    </w:p>
    <w:p w14:paraId="1B4D7690"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 автомобильных дорог</w:t>
      </w:r>
    </w:p>
    <w:p w14:paraId="05CA3CF2"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основных параметрах и характеристиках земляного полотна, в том числе принятые профили земляного полотна, ширина основной площадки, протяженность земляного полотна в насыпях и выемках, минимальная высота насыпи, глубина выемок.</w:t>
      </w:r>
    </w:p>
    <w:p w14:paraId="3A90C018"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требований к грунтам отсыпки (влажность и гранулометрический состав).</w:t>
      </w:r>
    </w:p>
    <w:p w14:paraId="5E262AB0"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необходимой плотности грунта насыпи и величин коэффициентов уплотнения для различных видов грунта.</w:t>
      </w:r>
    </w:p>
    <w:p w14:paraId="79409732"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Расчет объемов земляных работ.</w:t>
      </w:r>
    </w:p>
    <w:p w14:paraId="3DF563A2"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принятых способов отвода поверхностных вод, поступающих к земляному полотну.</w:t>
      </w:r>
    </w:p>
    <w:p w14:paraId="09FC0B1B"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типов конструкций и ведомость дорожных покрытий.</w:t>
      </w:r>
    </w:p>
    <w:p w14:paraId="2542C8B4"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Описание конструкций верхнего строения пути железных дорог в местах пересечения с автомобильными дорогами (при необходимости).</w:t>
      </w:r>
    </w:p>
    <w:p w14:paraId="0E1A5638"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конструктивных решений противодеформационных сооружений земляного полотна.</w:t>
      </w:r>
    </w:p>
    <w:p w14:paraId="236A57FF"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защите трассы от снежных заносов и попадания на них животных.</w:t>
      </w:r>
    </w:p>
    <w:p w14:paraId="41BE8736"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типов и конструктивных решений искусственных сооружений (мостов, труб, путепроводов, эстакад, развязок, пешеходных мостов, подземных переходов, скотопрогонов, подпорных стенок и др.).</w:t>
      </w:r>
    </w:p>
    <w:p w14:paraId="4555F796"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конструктивной схемы искусственных сооружений, используемых материалов и изделий (фундаментов, опор, пролетных строений, береговых сопряжений, крепления откосов).</w:t>
      </w:r>
    </w:p>
    <w:p w14:paraId="0E080E96"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размеров отверстий искусственных сооружений, обеспечивающих пропуск воды.</w:t>
      </w:r>
    </w:p>
    <w:p w14:paraId="662442D8"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искусственных сооружений с указанием их основных характеристик и параметров (количество, длина, расчетная схема, расходы сборного и монолитного железобетона, бетона, металла).</w:t>
      </w:r>
    </w:p>
    <w:p w14:paraId="182534B5"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схем мостов, путепроводов, схем опор мостов (при необходимости), схем развязок на разных уровнях.</w:t>
      </w:r>
    </w:p>
    <w:p w14:paraId="6663CE3B"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способах пересечения линейного объекта.</w:t>
      </w:r>
    </w:p>
    <w:p w14:paraId="1DEB9C68"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транспортно-эксплуатационном состоянии, уровне аварийности автомобильной дороги - для реконструируемых (подлежащих капитальному ремонту) автомобильных дорог.</w:t>
      </w:r>
    </w:p>
    <w:p w14:paraId="72DBF5A1" w14:textId="77777777" w:rsidR="00D53134" w:rsidRPr="00D53134" w:rsidRDefault="00D53134" w:rsidP="00D53134">
      <w:pPr>
        <w:jc w:val="both"/>
        <w:rPr>
          <w:rFonts w:asciiTheme="minorBidi" w:hAnsiTheme="minorBidi" w:cstheme="minorBidi"/>
          <w:sz w:val="24"/>
          <w:szCs w:val="24"/>
        </w:rPr>
      </w:pPr>
    </w:p>
    <w:p w14:paraId="7B6B1600"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 железных дорог</w:t>
      </w:r>
    </w:p>
    <w:p w14:paraId="5637E939" w14:textId="77777777" w:rsidR="00D53134" w:rsidRPr="00D53134" w:rsidRDefault="00D53134" w:rsidP="00D53134">
      <w:pPr>
        <w:jc w:val="both"/>
        <w:rPr>
          <w:rFonts w:asciiTheme="minorBidi" w:hAnsiTheme="minorBidi" w:cstheme="minorBidi"/>
          <w:sz w:val="24"/>
          <w:szCs w:val="24"/>
        </w:rPr>
      </w:pPr>
    </w:p>
    <w:p w14:paraId="39FB06D9"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защите трассы от снежных заносов и попадания на них животных.</w:t>
      </w:r>
    </w:p>
    <w:p w14:paraId="6E42962F"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категории железной дороги, характеристика грузопотоков, в том числе объем (доля) пассажирских перевозок.</w:t>
      </w:r>
    </w:p>
    <w:p w14:paraId="0B8883BC"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конструкций верхнего строения пути железных дорог, в том числе в местах пересечения с автомобильными дорогами.</w:t>
      </w:r>
    </w:p>
    <w:p w14:paraId="0F32841D"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основных параметров проектируемой железнодорожной линии (руководящий уклон, вид тяги, места размещения раздельных пунктов и участков тягового обслуживания, число главных путей; специализация, количество и полезная длина приемоотправочных путей; электроснабжение электрифицируемых линий и места размещения тяговых подстанций).</w:t>
      </w:r>
    </w:p>
    <w:p w14:paraId="20030495"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Данные о расчетном количестве подвижного состава.</w:t>
      </w:r>
    </w:p>
    <w:p w14:paraId="2ED39CE0"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Сведения о проектируемых и (или) реконструируемых объектах локомотивного и вагонного хозяйства (места размещения и зоны обслуживания локомотивных бригад; места размещения депо, их мощность в части количества и видов обслуживания, приписанный парк локомотивов, обоснование достаточности устройств локомотивного хозяйства и парка локомотивов; оценка достаточности устройств по обслуживанию вагонного </w:t>
      </w:r>
      <w:r w:rsidRPr="00D53134">
        <w:rPr>
          <w:rFonts w:asciiTheme="minorBidi" w:eastAsia="Times New Roman" w:hAnsiTheme="minorBidi"/>
        </w:rPr>
        <w:lastRenderedPageBreak/>
        <w:t>хозяйства; проектируемые устройства вагонного хозяйства, их характеристики).</w:t>
      </w:r>
    </w:p>
    <w:p w14:paraId="07360190"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проектируемой схемы тягового обслуживания.</w:t>
      </w:r>
    </w:p>
    <w:p w14:paraId="3DE6B007"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в эксплуатационном персонале.</w:t>
      </w:r>
    </w:p>
    <w:p w14:paraId="55FBD7A8"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требования к местам размещения персонала, оснащенности рабочих мест, санитарно-бытовому обеспечению персонала, участвующего в строительстве.</w:t>
      </w:r>
    </w:p>
    <w:p w14:paraId="398D1D13" w14:textId="77777777" w:rsidR="00D53134" w:rsidRPr="00D53134" w:rsidRDefault="00D53134" w:rsidP="00D53134">
      <w:pPr>
        <w:pStyle w:val="aff4"/>
        <w:spacing w:line="276" w:lineRule="auto"/>
        <w:ind w:left="709"/>
        <w:jc w:val="both"/>
        <w:rPr>
          <w:rFonts w:asciiTheme="minorBidi" w:eastAsia="Times New Roman" w:hAnsiTheme="minorBidi"/>
        </w:rPr>
      </w:pPr>
    </w:p>
    <w:p w14:paraId="75A141F5"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 сетей связи</w:t>
      </w:r>
    </w:p>
    <w:p w14:paraId="466C4EF6"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возможности обледенения проводов и перечень мероприятий по антиобледенению.</w:t>
      </w:r>
    </w:p>
    <w:p w14:paraId="441E100E"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типов и размеров стоек (промежуточные, угловые, переходные, оконечные), конструкций опор мачтовых переходов через водные преграды.</w:t>
      </w:r>
    </w:p>
    <w:p w14:paraId="505AB703"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конструкций фундаментов, опор, системы молниезащиты, а также мер по защите конструкций от коррозии.</w:t>
      </w:r>
    </w:p>
    <w:p w14:paraId="432BC455"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технических решений, обеспечивающих присоединение проектируемой линии связи к сети связи общего пользования.</w:t>
      </w:r>
    </w:p>
    <w:p w14:paraId="0117CD58"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строительства новых или использования существующих сооружений связи для пропуска трафика проектируемой сети связи, технические параметры в точках соединения сетей связи (уровень сигналов, спектры сигналов, скорости передачи и др.).</w:t>
      </w:r>
    </w:p>
    <w:p w14:paraId="092D61FE"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принятых систем сигнализации.</w:t>
      </w:r>
    </w:p>
    <w:p w14:paraId="2D150985"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применяемого коммутационного оборудования, позволяющего производить учет исходящего трафика на всех уровнях присоединения.</w:t>
      </w:r>
    </w:p>
    <w:p w14:paraId="1B1AF3CB" w14:textId="77777777" w:rsidR="00D53134" w:rsidRPr="00D53134" w:rsidRDefault="00D53134" w:rsidP="00D53134">
      <w:pPr>
        <w:jc w:val="both"/>
        <w:rPr>
          <w:rFonts w:asciiTheme="minorBidi" w:hAnsiTheme="minorBidi" w:cstheme="minorBidi"/>
          <w:sz w:val="24"/>
          <w:szCs w:val="24"/>
        </w:rPr>
      </w:pPr>
    </w:p>
    <w:p w14:paraId="740784FA"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 магистральных трубопроводов</w:t>
      </w:r>
    </w:p>
    <w:p w14:paraId="5F85654A"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технологии процесса транспортирования продукта.</w:t>
      </w:r>
    </w:p>
    <w:p w14:paraId="1B8BB0DC"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проектной пропускной способности трубопровода по перемещению продукта - для нефтепроводов.</w:t>
      </w:r>
    </w:p>
    <w:p w14:paraId="590CADC1"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Характеристика параметров трубопровода.</w:t>
      </w:r>
    </w:p>
    <w:p w14:paraId="5672AA0A"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диаметра трубопровода.</w:t>
      </w:r>
    </w:p>
    <w:p w14:paraId="07F2352D"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рабочем давлении и максимально допустимом рабочем давлении.</w:t>
      </w:r>
    </w:p>
    <w:p w14:paraId="71EEB644"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работы клапанов-регуляторов.</w:t>
      </w:r>
    </w:p>
    <w:p w14:paraId="6DD3545F"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необходимости использования антифрикционных присадок.</w:t>
      </w:r>
    </w:p>
    <w:p w14:paraId="5F58C283"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толщины стенки труб в зависимости от падения рабочего давления по длине трубопровода и условий эксплуатации.</w:t>
      </w:r>
    </w:p>
    <w:p w14:paraId="6B2AFB1F"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мест установки запорной арматуры с учетом рельефа местности, пересекаемых естественных и искусственных преград и других факторов.</w:t>
      </w:r>
    </w:p>
    <w:p w14:paraId="6AF0C4CD"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резервной пропускной способности трубопровода и резервном оборудовании и потенциальной необходимости в них.</w:t>
      </w:r>
    </w:p>
    <w:p w14:paraId="31BAE615"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выбора технологии транспортирования продукции на основе сравнительного анализа (экономического, технического, экологического) других существующих технологий.</w:t>
      </w:r>
    </w:p>
    <w:p w14:paraId="6A1985F9"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выбранного количества и качества основного и вспомогательного оборудования, в том числе задвижек, его технических характеристик, а также методов управления оборудованием.</w:t>
      </w:r>
    </w:p>
    <w:p w14:paraId="70359332"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числе рабочих мест и их оснащенности, включая численность аварийно-вспомогательных бригад и водителей специального транспорта.</w:t>
      </w:r>
    </w:p>
    <w:p w14:paraId="525CDB07"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расходе топлива, электроэнергии, воды и других материалов на технологические нужды.</w:t>
      </w:r>
    </w:p>
    <w:p w14:paraId="4F4B6ABE"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управления технологическим процессом (при наличии технологического процесса).</w:t>
      </w:r>
    </w:p>
    <w:p w14:paraId="1B4AD4A4"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диагностики состояния трубопровода.</w:t>
      </w:r>
    </w:p>
    <w:p w14:paraId="20CC5459"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защите трубопровода от снижения (увеличения) температуры продукта выше (ниже) допустимой.</w:t>
      </w:r>
    </w:p>
    <w:p w14:paraId="59CC99B8"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вида, состава и объема отходов, подлежащих утилизации и захоронению.</w:t>
      </w:r>
    </w:p>
    <w:p w14:paraId="19321B50"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классификации токсичности отходов, местах и способах их захоронения в соответствии с установленными техническими условиями.</w:t>
      </w:r>
    </w:p>
    <w:p w14:paraId="324E7C05"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снижения уровня токсичных выбросов, сбросов, перечень мер по предотвращению аварийных выбросов (сбросов).</w:t>
      </w:r>
    </w:p>
    <w:p w14:paraId="07F888E3"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Оценка возможных аварийных ситуаций.</w:t>
      </w:r>
    </w:p>
    <w:p w14:paraId="64A8215D"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опасных участках на трассе трубопровода и обоснование выбора размера защитных зон.</w:t>
      </w:r>
    </w:p>
    <w:p w14:paraId="2114CFC5"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проектных и организационных мероприятий по ликвидации последствий аварий, в том числе план по предупреждению и ликвидации аварийных разливов нефти и нефтепродуктов (при необходимости).</w:t>
      </w:r>
    </w:p>
    <w:p w14:paraId="36736A05"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по прохождению трассы трубопровода (переход водных преград, болот, пересечение транспортных коммуникаций, прокладка трубопровода в горной местности и по территориям, подверженным воздействию опасных геологических процессов).</w:t>
      </w:r>
    </w:p>
    <w:p w14:paraId="04B7172A"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безопасного расстояния от оси магистрального трубопровода до населенных пунктов, инженерных сооружений (мостов, дорог), а также при параллельном прохождении магистрального трубопровода с указанными объектами и аналогичными по функциональному назначению трубопроводами.</w:t>
      </w:r>
    </w:p>
    <w:p w14:paraId="7F005576"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надежности и устойчивости трубопровода и отдельных его элементов.</w:t>
      </w:r>
    </w:p>
    <w:p w14:paraId="4ADB7A57"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нагрузках и воздействиях на трубопровод.</w:t>
      </w:r>
    </w:p>
    <w:p w14:paraId="60F139CA"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принятых расчетных сочетаниях нагрузок.</w:t>
      </w:r>
    </w:p>
    <w:p w14:paraId="2142E096"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принятых для расчета коэффициентах надежности по материалу, по назначению трубопровода, по нагрузке, по грунту и другим параметрам.</w:t>
      </w:r>
    </w:p>
    <w:p w14:paraId="1DAEAB0B"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Основные физические характеристики стали труб, принятые для расчета.</w:t>
      </w:r>
    </w:p>
    <w:p w14:paraId="50E48296"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требований к габаритным размерам труб, допустимым отклонениям наружного диаметра, овальности, кривизны, расчетные данные, подтверждающие прочность и устойчивость трубопровода.</w:t>
      </w:r>
    </w:p>
    <w:p w14:paraId="69729A2B"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пространственной жесткости конструкций (во время транспортировки, монтажа (строительства) и эксплуатации).</w:t>
      </w:r>
    </w:p>
    <w:p w14:paraId="6C91501D"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классов и марок бетона и стали, применяемых при строительстве.</w:t>
      </w:r>
    </w:p>
    <w:p w14:paraId="1DBB6957"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классов и марок бетона и стали, применяемых при строительстве.</w:t>
      </w:r>
    </w:p>
    <w:p w14:paraId="39C4EB5F"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глубины заложения трубопровода на отдельных участках.</w:t>
      </w:r>
    </w:p>
    <w:p w14:paraId="52868143"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конструктивных решений при прокладке трубопровода по обводненным участкам, на участках болот, участках, где наблюдаются осыпи, оползни, участках, подверженных эрозии, при пересечении крутых склонов, промоин, а также при переходе малых и средних рек.</w:t>
      </w:r>
    </w:p>
    <w:p w14:paraId="0D19DACF"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принципиальных конструктивных решений балансировки трубы трубопровода с применением утяжелителей охватывающего типа (вес комплекта, шаг установки и другие параметры).</w:t>
      </w:r>
    </w:p>
    <w:p w14:paraId="33EBE728"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выбранных мест установки сигнальных знаков на берегах водоемов, лесосплавных рек и других водных объектов.</w:t>
      </w:r>
    </w:p>
    <w:p w14:paraId="7C0FA698" w14:textId="77777777" w:rsidR="00D53134" w:rsidRPr="00D53134" w:rsidRDefault="00D53134" w:rsidP="00D53134">
      <w:pPr>
        <w:jc w:val="both"/>
        <w:rPr>
          <w:rFonts w:asciiTheme="minorBidi" w:hAnsiTheme="minorBidi" w:cstheme="minorBidi"/>
          <w:sz w:val="24"/>
          <w:szCs w:val="24"/>
        </w:rPr>
      </w:pPr>
    </w:p>
    <w:p w14:paraId="7F7716D7"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Объекты инфраструктуры</w:t>
      </w:r>
    </w:p>
    <w:p w14:paraId="16B43F9A" w14:textId="77777777" w:rsidR="00D53134" w:rsidRPr="00D53134" w:rsidRDefault="00D53134" w:rsidP="00D53134">
      <w:pPr>
        <w:pStyle w:val="aff4"/>
        <w:numPr>
          <w:ilvl w:val="0"/>
          <w:numId w:val="2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строительстве новых, реконструкции существующих объектов капитального строительства производственного и непроизводственного назначения, обеспечивающих функционирование линейного объекта.</w:t>
      </w:r>
    </w:p>
    <w:p w14:paraId="1BF8B669" w14:textId="77777777" w:rsidR="00D53134" w:rsidRPr="00D53134" w:rsidRDefault="00D53134" w:rsidP="00D53134">
      <w:pPr>
        <w:pStyle w:val="aff4"/>
        <w:numPr>
          <w:ilvl w:val="0"/>
          <w:numId w:val="29"/>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зданий, строений и сооружений, проектируемых в составе линейного объекта, с указанием их характеристик.</w:t>
      </w:r>
    </w:p>
    <w:p w14:paraId="2F7AAE37" w14:textId="77777777" w:rsidR="00D53134" w:rsidRPr="00D53134" w:rsidRDefault="00D53134" w:rsidP="00D53134">
      <w:pPr>
        <w:pStyle w:val="aff4"/>
        <w:numPr>
          <w:ilvl w:val="0"/>
          <w:numId w:val="2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проектной документации, применяемой при проектировании зданий и сооружений, проектируемых в составе линейного объекта.</w:t>
      </w:r>
    </w:p>
    <w:p w14:paraId="107A462E" w14:textId="77777777" w:rsidR="00D53134" w:rsidRPr="00D53134" w:rsidRDefault="00D53134" w:rsidP="00D53134">
      <w:pPr>
        <w:jc w:val="both"/>
        <w:rPr>
          <w:rFonts w:asciiTheme="minorBidi" w:hAnsiTheme="minorBidi" w:cstheme="minorBidi"/>
          <w:sz w:val="24"/>
          <w:szCs w:val="24"/>
        </w:rPr>
      </w:pPr>
    </w:p>
    <w:p w14:paraId="3DE31027"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Территория</w:t>
      </w:r>
    </w:p>
    <w:p w14:paraId="4AEF7FE9"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трассы линейного объекта, района его строительства, описание полосы отвода и мест расположения на трассе зданий, строений и сооружений, проектируемых в составе линейного объекта и обеспечивающих его функционирование.</w:t>
      </w:r>
    </w:p>
    <w:p w14:paraId="610ADC05"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размерах земельных участков, временно отводимых на период строительства для обеспечения размещения строительных механизмов, хранения отвала и резерва грунта, в том числе растительного, устройства объездов, перекладки коммуникаций, площадок складирования материалов и изделий, полигонов сборки конструкций, карьеров для добычи инертных материалов.</w:t>
      </w:r>
    </w:p>
    <w:p w14:paraId="78A78581"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местах размещения баз материально-технического обеспечения, производственных организаций и объектов энергетического обеспечения, обслуживающих строительство на отдельных участках трассы, а также о местах проживания персонала, участвующего в строительстве, и размещения пунктов социально-бытового обслуживания (при необходимости).</w:t>
      </w:r>
    </w:p>
    <w:p w14:paraId="4DB98FF6"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Описание транспортной схемы (схем) доставки материально-технических ресурсов с указанием мест расположения станций и пристаней разгрузки, </w:t>
      </w:r>
      <w:r w:rsidRPr="00D53134">
        <w:rPr>
          <w:rFonts w:asciiTheme="minorBidi" w:eastAsia="Times New Roman" w:hAnsiTheme="minorBidi"/>
        </w:rPr>
        <w:lastRenderedPageBreak/>
        <w:t>промежуточных складов и временных подъездных дорог, в том числе временной дороги вдоль линейного объекта.</w:t>
      </w:r>
    </w:p>
    <w:p w14:paraId="62D4B1FF"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в основных строительных машинах, механизмах, транспортных средствах, электрической энергии, паре, воде, кислороде, ацетилене, сжатом воздухе, взрывчатых веществах (при необходимости), а также во временных зданиях и сооружениях.</w:t>
      </w:r>
    </w:p>
    <w:p w14:paraId="14BD777B"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специальных вспомогательных сооружений, стендов, установок, приспособлений и устройств, требующих разработки рабочих чертежей для их строительства (при необходимости).</w:t>
      </w:r>
    </w:p>
    <w:p w14:paraId="439D561E"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объемах и трудоемкости основных строительных и монтажных работ по участкам трассы.</w:t>
      </w:r>
    </w:p>
    <w:p w14:paraId="05FD8BBA"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организационно-технологической схемы, определяющей оптимальную последовательность сооружения линейного объекта.</w:t>
      </w:r>
    </w:p>
    <w:p w14:paraId="6AE61557"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основных видов строительных и монтажных работ, ответственных конструкций, участков сетей инженерно-технического обеспечения, подлежащих освидетельствованию с составлением соответствующих актов приемки перед производством последующих работ и устройством последующих конструкций.</w:t>
      </w:r>
    </w:p>
    <w:p w14:paraId="17CDA258"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Указание мест обхода или преодоления специальными средствами естественных препятствий и преград, переправ на водных объектах.</w:t>
      </w:r>
    </w:p>
    <w:p w14:paraId="46D9C7A2"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технических решений по возможному использованию отдельных участков проектируемого линейного объекта для нужд строительства.</w:t>
      </w:r>
    </w:p>
    <w:p w14:paraId="2BCC7E80"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предотвращению в ходе строительства опасных инженерно-геологических и техногенных явлений, иных опасных природных процессов.</w:t>
      </w:r>
    </w:p>
    <w:p w14:paraId="5F1DB683"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на линейном объекте безопасного движения в период его строительства.</w:t>
      </w:r>
    </w:p>
    <w:p w14:paraId="11EF9A68"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строительства в кадрах, жилье и социально-бытовом обслуживании персонала, участвующего в строительстве.</w:t>
      </w:r>
    </w:p>
    <w:p w14:paraId="300340F4"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принятой продолжительности строительства.</w:t>
      </w:r>
    </w:p>
    <w:p w14:paraId="07DF9AD3"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и перечень мероприятий, обеспечивающих сохранение окружающей среды в период строительства.</w:t>
      </w:r>
    </w:p>
    <w:p w14:paraId="28433D63" w14:textId="77777777" w:rsidR="00D53134" w:rsidRPr="00D53134" w:rsidRDefault="00D53134" w:rsidP="00D53134">
      <w:pPr>
        <w:jc w:val="both"/>
        <w:rPr>
          <w:rFonts w:asciiTheme="minorBidi" w:eastAsia="Times New Roman" w:hAnsiTheme="minorBidi" w:cstheme="minorBidi"/>
          <w:sz w:val="24"/>
          <w:szCs w:val="24"/>
        </w:rPr>
      </w:pPr>
    </w:p>
    <w:p w14:paraId="3696C34D" w14:textId="77777777" w:rsidR="007B27A7" w:rsidRPr="00D53134" w:rsidRDefault="007B27A7" w:rsidP="00D53134">
      <w:pPr>
        <w:jc w:val="both"/>
        <w:rPr>
          <w:rFonts w:asciiTheme="minorBidi" w:hAnsiTheme="minorBidi" w:cstheme="minorBidi"/>
          <w:sz w:val="24"/>
          <w:szCs w:val="24"/>
        </w:rPr>
      </w:pPr>
    </w:p>
    <w:p w14:paraId="50CF2DA0" w14:textId="2A63FE51" w:rsidR="007B27A7" w:rsidRPr="00D53134" w:rsidRDefault="00FF04AB" w:rsidP="00D53134">
      <w:pPr>
        <w:pStyle w:val="3"/>
        <w:spacing w:line="276" w:lineRule="auto"/>
        <w:contextualSpacing w:val="0"/>
        <w:jc w:val="both"/>
        <w:rPr>
          <w:rFonts w:asciiTheme="minorBidi" w:hAnsiTheme="minorBidi" w:cstheme="minorBidi"/>
          <w:sz w:val="24"/>
          <w:szCs w:val="24"/>
        </w:rPr>
      </w:pPr>
      <w:r w:rsidRPr="00D53134">
        <w:rPr>
          <w:rFonts w:asciiTheme="minorBidi" w:hAnsiTheme="minorBidi" w:cstheme="minorBidi"/>
          <w:sz w:val="24"/>
          <w:szCs w:val="24"/>
        </w:rPr>
        <w:t xml:space="preserve"> </w:t>
      </w:r>
      <w:bookmarkStart w:id="109" w:name="_Toc531614377"/>
      <w:r w:rsidRPr="00D53134">
        <w:rPr>
          <w:rFonts w:asciiTheme="minorBidi" w:hAnsiTheme="minorBidi" w:cstheme="minorBidi"/>
          <w:sz w:val="24"/>
          <w:szCs w:val="24"/>
        </w:rPr>
        <w:t>Описание требований к уровню точности LoA</w:t>
      </w:r>
      <w:bookmarkEnd w:id="109"/>
    </w:p>
    <w:p w14:paraId="371625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67BC7D6D"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10" w:name="_Toc531614378"/>
      <w:r w:rsidRPr="00D53134">
        <w:rPr>
          <w:rFonts w:asciiTheme="minorBidi" w:hAnsiTheme="minorBidi" w:cstheme="minorBidi"/>
          <w:sz w:val="24"/>
          <w:szCs w:val="24"/>
        </w:rPr>
        <w:lastRenderedPageBreak/>
        <w:t>6.5. Описание требований к уровню качества/готовности услуги (сервиса) LoS</w:t>
      </w:r>
      <w:bookmarkEnd w:id="110"/>
    </w:p>
    <w:p w14:paraId="4524BDF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2D98F192"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11" w:name="_Toc531614379"/>
      <w:r w:rsidRPr="00D53134">
        <w:rPr>
          <w:rFonts w:asciiTheme="minorBidi" w:hAnsiTheme="minorBidi" w:cstheme="minorBidi"/>
          <w:sz w:val="24"/>
          <w:szCs w:val="24"/>
        </w:rPr>
        <w:lastRenderedPageBreak/>
        <w:t>6.6. Методика использования уровней детализации при реализации проектов</w:t>
      </w:r>
      <w:bookmarkEnd w:id="111"/>
    </w:p>
    <w:p w14:paraId="5F782808"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1FA4AB60"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112" w:name="_Toc531614380"/>
      <w:r w:rsidRPr="00D53134">
        <w:rPr>
          <w:rFonts w:asciiTheme="minorBidi" w:hAnsiTheme="minorBidi" w:cstheme="minorBidi"/>
          <w:sz w:val="24"/>
          <w:szCs w:val="24"/>
        </w:rPr>
        <w:lastRenderedPageBreak/>
        <w:t>7. Правила организации единого информационного пространства</w:t>
      </w:r>
      <w:bookmarkEnd w:id="112"/>
    </w:p>
    <w:p w14:paraId="0B4F4E01"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13" w:name="_Toc531614381"/>
      <w:r w:rsidRPr="00D53134">
        <w:rPr>
          <w:rFonts w:asciiTheme="minorBidi" w:hAnsiTheme="minorBidi" w:cstheme="minorBidi"/>
          <w:sz w:val="24"/>
          <w:szCs w:val="24"/>
        </w:rPr>
        <w:t>7.1. Общая информация</w:t>
      </w:r>
      <w:bookmarkEnd w:id="113"/>
    </w:p>
    <w:p w14:paraId="7C7044D1" w14:textId="7D2203FB"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В целях организации информационного </w:t>
      </w:r>
      <w:r w:rsidR="00FD4B74" w:rsidRPr="00D53134">
        <w:rPr>
          <w:rFonts w:asciiTheme="minorBidi" w:hAnsiTheme="minorBidi" w:cstheme="minorBidi"/>
          <w:sz w:val="24"/>
          <w:szCs w:val="24"/>
        </w:rPr>
        <w:t>взаимодействия</w:t>
      </w:r>
      <w:r w:rsidRPr="00D53134">
        <w:rPr>
          <w:rFonts w:asciiTheme="minorBidi" w:hAnsiTheme="minorBidi" w:cstheme="minorBidi"/>
          <w:sz w:val="24"/>
          <w:szCs w:val="24"/>
        </w:rPr>
        <w:t xml:space="preserve"> участников проекта и обеспечения оперативного доступа к данным </w:t>
      </w:r>
      <w:r w:rsidR="00FD4B74" w:rsidRPr="00D53134">
        <w:rPr>
          <w:rFonts w:asciiTheme="minorBidi" w:hAnsiTheme="minorBidi" w:cstheme="minorBidi"/>
          <w:sz w:val="24"/>
          <w:szCs w:val="24"/>
        </w:rPr>
        <w:t>информационной</w:t>
      </w:r>
      <w:r w:rsidRPr="00D53134">
        <w:rPr>
          <w:rFonts w:asciiTheme="minorBidi" w:hAnsiTheme="minorBidi" w:cstheme="minorBidi"/>
          <w:sz w:val="24"/>
          <w:szCs w:val="24"/>
        </w:rPr>
        <w:t xml:space="preserve"> модели, их согласованности, целостности, непротиворечивости, актуальности и достоверности, а также повторного использования и долговременного хранения, разработку и использование </w:t>
      </w:r>
      <w:r w:rsidR="00FD4B74" w:rsidRPr="00D53134">
        <w:rPr>
          <w:rFonts w:asciiTheme="minorBidi" w:hAnsiTheme="minorBidi" w:cstheme="minorBidi"/>
          <w:sz w:val="24"/>
          <w:szCs w:val="24"/>
        </w:rPr>
        <w:t>информационной</w:t>
      </w:r>
      <w:r w:rsidRPr="00D53134">
        <w:rPr>
          <w:rFonts w:asciiTheme="minorBidi" w:hAnsiTheme="minorBidi" w:cstheme="minorBidi"/>
          <w:sz w:val="24"/>
          <w:szCs w:val="24"/>
        </w:rPr>
        <w:t xml:space="preserve"> модели следует осуществлять в </w:t>
      </w:r>
      <w:r w:rsidR="00FD4B74" w:rsidRPr="00D53134">
        <w:rPr>
          <w:rFonts w:asciiTheme="minorBidi" w:hAnsiTheme="minorBidi" w:cstheme="minorBidi"/>
          <w:sz w:val="24"/>
          <w:szCs w:val="24"/>
        </w:rPr>
        <w:t>единой</w:t>
      </w:r>
      <w:r w:rsidRPr="00D53134">
        <w:rPr>
          <w:rFonts w:asciiTheme="minorBidi" w:hAnsiTheme="minorBidi" w:cstheme="minorBidi"/>
          <w:sz w:val="24"/>
          <w:szCs w:val="24"/>
        </w:rPr>
        <w:t xml:space="preserve"> </w:t>
      </w:r>
      <w:r w:rsidR="00FD4B74" w:rsidRPr="00D53134">
        <w:rPr>
          <w:rFonts w:asciiTheme="minorBidi" w:hAnsiTheme="minorBidi" w:cstheme="minorBidi"/>
          <w:sz w:val="24"/>
          <w:szCs w:val="24"/>
        </w:rPr>
        <w:t>информационной</w:t>
      </w:r>
      <w:r w:rsidRPr="00D53134">
        <w:rPr>
          <w:rFonts w:asciiTheme="minorBidi" w:hAnsiTheme="minorBidi" w:cstheme="minorBidi"/>
          <w:sz w:val="24"/>
          <w:szCs w:val="24"/>
        </w:rPr>
        <w:t xml:space="preserve"> среде — среде общих данных.</w:t>
      </w:r>
    </w:p>
    <w:p w14:paraId="7A0CF890"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Единое информационное пространство представляет собой совокупность данных, технологий, информационно-телекоммуникационных систем и сетей, функционирующих на основе единых принципов и по общим правилам, обеспечивающим информационное взаимодействие пользователей информационных моделей зданий и сооружения на всех этапах жизненного цикла. Единое информационное пространство складывается из следующих главных компонентов:</w:t>
      </w:r>
    </w:p>
    <w:p w14:paraId="5EA8A937" w14:textId="77777777" w:rsidR="007B27A7" w:rsidRPr="00D53134" w:rsidRDefault="00FF04AB" w:rsidP="00D53134">
      <w:pPr>
        <w:numPr>
          <w:ilvl w:val="0"/>
          <w:numId w:val="7"/>
        </w:numPr>
        <w:contextualSpacing/>
        <w:jc w:val="both"/>
        <w:rPr>
          <w:rFonts w:asciiTheme="minorBidi" w:hAnsiTheme="minorBidi" w:cstheme="minorBidi"/>
          <w:sz w:val="24"/>
          <w:szCs w:val="24"/>
        </w:rPr>
      </w:pPr>
      <w:r w:rsidRPr="00D53134">
        <w:rPr>
          <w:rFonts w:asciiTheme="minorBidi" w:hAnsiTheme="minorBidi" w:cstheme="minorBidi"/>
          <w:sz w:val="24"/>
          <w:szCs w:val="24"/>
        </w:rPr>
        <w:t>Данные, хранящиеся в информационной сети системы, к которым разрешен доступ из системы;</w:t>
      </w:r>
    </w:p>
    <w:p w14:paraId="07709B65" w14:textId="77777777" w:rsidR="007B27A7" w:rsidRPr="00D53134" w:rsidRDefault="00FF04AB" w:rsidP="00D53134">
      <w:pPr>
        <w:numPr>
          <w:ilvl w:val="0"/>
          <w:numId w:val="7"/>
        </w:numPr>
        <w:contextualSpacing/>
        <w:jc w:val="both"/>
        <w:rPr>
          <w:rFonts w:asciiTheme="minorBidi" w:hAnsiTheme="minorBidi" w:cstheme="minorBidi"/>
          <w:sz w:val="24"/>
          <w:szCs w:val="24"/>
        </w:rPr>
      </w:pPr>
      <w:r w:rsidRPr="00D53134">
        <w:rPr>
          <w:rFonts w:asciiTheme="minorBidi" w:hAnsiTheme="minorBidi" w:cstheme="minorBidi"/>
          <w:sz w:val="24"/>
          <w:szCs w:val="24"/>
        </w:rPr>
        <w:t>Организационные структуры, обеспечивающие функционирование и развитие единого информационного пространства, в частности, сбор, обработку, хранение, распространение, поиск и передачу информации;</w:t>
      </w:r>
    </w:p>
    <w:p w14:paraId="06062133" w14:textId="77777777" w:rsidR="007B27A7" w:rsidRPr="00D53134" w:rsidRDefault="00FF04AB" w:rsidP="00D53134">
      <w:pPr>
        <w:numPr>
          <w:ilvl w:val="0"/>
          <w:numId w:val="7"/>
        </w:numPr>
        <w:contextualSpacing/>
        <w:jc w:val="both"/>
        <w:rPr>
          <w:rFonts w:asciiTheme="minorBidi" w:hAnsiTheme="minorBidi" w:cstheme="minorBidi"/>
          <w:sz w:val="24"/>
          <w:szCs w:val="24"/>
        </w:rPr>
      </w:pPr>
      <w:r w:rsidRPr="00D53134">
        <w:rPr>
          <w:rFonts w:asciiTheme="minorBidi" w:hAnsiTheme="minorBidi" w:cstheme="minorBidi"/>
          <w:sz w:val="24"/>
          <w:szCs w:val="24"/>
        </w:rPr>
        <w:t>Средства информационного взаимодействия.</w:t>
      </w:r>
    </w:p>
    <w:p w14:paraId="34345B26" w14:textId="77777777" w:rsidR="007B27A7" w:rsidRPr="00D53134" w:rsidRDefault="007B27A7" w:rsidP="00D53134">
      <w:pPr>
        <w:ind w:firstLine="720"/>
        <w:jc w:val="both"/>
        <w:rPr>
          <w:rFonts w:asciiTheme="minorBidi" w:hAnsiTheme="minorBidi" w:cstheme="minorBidi"/>
          <w:sz w:val="24"/>
          <w:szCs w:val="24"/>
        </w:rPr>
      </w:pPr>
    </w:p>
    <w:p w14:paraId="57998E6E"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Единое информационное пространство является единственным достоверным источником данных по проекту. Единое информационное пространство основано на процедурах и регламентах, обеспечивающих эффективное управление на всех стадиях жизненного цикла объекта.</w:t>
      </w:r>
    </w:p>
    <w:p w14:paraId="38F9F2B2" w14:textId="77777777" w:rsidR="007B27A7" w:rsidRPr="00D53134" w:rsidRDefault="007B27A7" w:rsidP="00D53134">
      <w:pPr>
        <w:ind w:firstLine="720"/>
        <w:jc w:val="both"/>
        <w:rPr>
          <w:rFonts w:asciiTheme="minorBidi" w:eastAsia="Times New Roman" w:hAnsiTheme="minorBidi" w:cstheme="minorBidi"/>
          <w:sz w:val="24"/>
          <w:szCs w:val="24"/>
        </w:rPr>
      </w:pPr>
    </w:p>
    <w:p w14:paraId="67E05D3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256617C6"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14" w:name="_Toc531614382"/>
      <w:r w:rsidRPr="00D53134">
        <w:rPr>
          <w:rFonts w:asciiTheme="minorBidi" w:hAnsiTheme="minorBidi" w:cstheme="minorBidi"/>
          <w:sz w:val="24"/>
          <w:szCs w:val="24"/>
        </w:rPr>
        <w:lastRenderedPageBreak/>
        <w:t>7.2. Перечень пользователей информационной модели</w:t>
      </w:r>
      <w:bookmarkEnd w:id="114"/>
    </w:p>
    <w:p w14:paraId="58AAD142" w14:textId="77777777" w:rsidR="007B27A7" w:rsidRPr="00D53134" w:rsidRDefault="007B27A7" w:rsidP="00D53134">
      <w:pPr>
        <w:jc w:val="both"/>
        <w:rPr>
          <w:rFonts w:asciiTheme="minorBidi" w:eastAsia="Times New Roman" w:hAnsiTheme="minorBidi" w:cstheme="minorBidi"/>
          <w:sz w:val="24"/>
          <w:szCs w:val="24"/>
        </w:rPr>
      </w:pPr>
    </w:p>
    <w:p w14:paraId="2C2AB203"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На разных этапах жизненного цикла объекта строительства, возникает необходимость предоставления доступа к информационной модели различным участникам.</w:t>
      </w:r>
    </w:p>
    <w:p w14:paraId="7CFBD92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Укрупненный список участников:</w:t>
      </w:r>
    </w:p>
    <w:p w14:paraId="64C7AD79"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 </w:t>
      </w:r>
      <w:r w:rsidRPr="00D53134">
        <w:rPr>
          <w:rFonts w:asciiTheme="minorBidi" w:hAnsiTheme="minorBidi" w:cstheme="minorBidi"/>
          <w:sz w:val="24"/>
          <w:szCs w:val="24"/>
        </w:rPr>
        <w:tab/>
        <w:t>Заказчик.</w:t>
      </w:r>
    </w:p>
    <w:p w14:paraId="5B56ED39"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2. </w:t>
      </w:r>
      <w:r w:rsidRPr="00D53134">
        <w:rPr>
          <w:rFonts w:asciiTheme="minorBidi" w:hAnsiTheme="minorBidi" w:cstheme="minorBidi"/>
          <w:sz w:val="24"/>
          <w:szCs w:val="24"/>
        </w:rPr>
        <w:tab/>
        <w:t>Проектировщик.</w:t>
      </w:r>
    </w:p>
    <w:p w14:paraId="30D77D9F"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3. </w:t>
      </w:r>
      <w:r w:rsidRPr="00D53134">
        <w:rPr>
          <w:rFonts w:asciiTheme="minorBidi" w:hAnsiTheme="minorBidi" w:cstheme="minorBidi"/>
          <w:sz w:val="24"/>
          <w:szCs w:val="24"/>
        </w:rPr>
        <w:tab/>
        <w:t>Организация осуществляющая управление строительством.</w:t>
      </w:r>
    </w:p>
    <w:p w14:paraId="55FB1567"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4. </w:t>
      </w:r>
      <w:r w:rsidRPr="00D53134">
        <w:rPr>
          <w:rFonts w:asciiTheme="minorBidi" w:hAnsiTheme="minorBidi" w:cstheme="minorBidi"/>
          <w:sz w:val="24"/>
          <w:szCs w:val="24"/>
        </w:rPr>
        <w:tab/>
        <w:t>Организация осуществляющая снос объектов капитального строительства.</w:t>
      </w:r>
    </w:p>
    <w:p w14:paraId="1C70E5B0"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5. </w:t>
      </w:r>
      <w:r w:rsidRPr="00D53134">
        <w:rPr>
          <w:rFonts w:asciiTheme="minorBidi" w:hAnsiTheme="minorBidi" w:cstheme="minorBidi"/>
          <w:sz w:val="24"/>
          <w:szCs w:val="24"/>
        </w:rPr>
        <w:tab/>
        <w:t>Организация осуществляющая общестроительные работы.</w:t>
      </w:r>
    </w:p>
    <w:p w14:paraId="32285F8A"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6. </w:t>
      </w:r>
      <w:r w:rsidRPr="00D53134">
        <w:rPr>
          <w:rFonts w:asciiTheme="minorBidi" w:hAnsiTheme="minorBidi" w:cstheme="minorBidi"/>
          <w:sz w:val="24"/>
          <w:szCs w:val="24"/>
        </w:rPr>
        <w:tab/>
        <w:t>Организация осуществляющая монтаж и наладку систем электроснабжения.</w:t>
      </w:r>
    </w:p>
    <w:p w14:paraId="51E5F95D"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7. </w:t>
      </w:r>
      <w:r w:rsidRPr="00D53134">
        <w:rPr>
          <w:rFonts w:asciiTheme="minorBidi" w:hAnsiTheme="minorBidi" w:cstheme="minorBidi"/>
          <w:sz w:val="24"/>
          <w:szCs w:val="24"/>
        </w:rPr>
        <w:tab/>
        <w:t>Организация осуществляющая монтаж и наладку систем водоснабжения и водоотведения.</w:t>
      </w:r>
    </w:p>
    <w:p w14:paraId="7E9C4284"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8. </w:t>
      </w:r>
      <w:r w:rsidRPr="00D53134">
        <w:rPr>
          <w:rFonts w:asciiTheme="minorBidi" w:hAnsiTheme="minorBidi" w:cstheme="minorBidi"/>
          <w:sz w:val="24"/>
          <w:szCs w:val="24"/>
        </w:rPr>
        <w:tab/>
        <w:t>Организация осуществляющая монтаж и наладку систем отопления, вентиляции и кондиционирования.</w:t>
      </w:r>
    </w:p>
    <w:p w14:paraId="4BB0CB12"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9. </w:t>
      </w:r>
      <w:r w:rsidRPr="00D53134">
        <w:rPr>
          <w:rFonts w:asciiTheme="minorBidi" w:hAnsiTheme="minorBidi" w:cstheme="minorBidi"/>
          <w:sz w:val="24"/>
          <w:szCs w:val="24"/>
        </w:rPr>
        <w:tab/>
        <w:t>Организация осуществляющая монтаж и наладку слаботочных систем.</w:t>
      </w:r>
    </w:p>
    <w:p w14:paraId="586B5AF6"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10.  Организация осуществляющая монтаж и наладку систем газоснабжения.</w:t>
      </w:r>
    </w:p>
    <w:p w14:paraId="298D7F03"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11.  Организация осуществляющая монтаж и наладку систем вертикального транспорта.</w:t>
      </w:r>
    </w:p>
    <w:p w14:paraId="344E624B"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12.  Организация осуществляющая монтаж и наладку наружных сетей водоснабжения и водоотведения.</w:t>
      </w:r>
    </w:p>
    <w:p w14:paraId="3E1DA6AC"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13.  Организация осуществляющая монтаж и наладку наружных сетей теплоснабжения.</w:t>
      </w:r>
    </w:p>
    <w:p w14:paraId="128FDCA5"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14.  Организация осуществляющая монтаж и наладку наружных сетей электроснабжения и слаботочных систем.</w:t>
      </w:r>
    </w:p>
    <w:p w14:paraId="34105659"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15.  Организация осуществляющая монтаж и наладку технологического оборудования.</w:t>
      </w:r>
    </w:p>
    <w:p w14:paraId="71CD54D8" w14:textId="1CFFB2BD"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16.  </w:t>
      </w:r>
      <w:r w:rsidR="00FD4B74" w:rsidRPr="00D53134">
        <w:rPr>
          <w:rFonts w:asciiTheme="minorBidi" w:hAnsiTheme="minorBidi" w:cstheme="minorBidi"/>
          <w:sz w:val="24"/>
          <w:szCs w:val="24"/>
        </w:rPr>
        <w:t>Организация,</w:t>
      </w:r>
      <w:r w:rsidRPr="00D53134">
        <w:rPr>
          <w:rFonts w:asciiTheme="minorBidi" w:hAnsiTheme="minorBidi" w:cstheme="minorBidi"/>
          <w:sz w:val="24"/>
          <w:szCs w:val="24"/>
        </w:rPr>
        <w:t xml:space="preserve"> осуществляющая эксплуатацию объекта.</w:t>
      </w:r>
    </w:p>
    <w:p w14:paraId="6D3CCB5E"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17.  Органы экологического надзора.</w:t>
      </w:r>
    </w:p>
    <w:p w14:paraId="5052BA60"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18.  Органы пожарного надзора.</w:t>
      </w:r>
    </w:p>
    <w:p w14:paraId="10C4DE01" w14:textId="6D990BE1"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19.  Местные органы </w:t>
      </w:r>
      <w:r w:rsidR="00FD4B74" w:rsidRPr="00D53134">
        <w:rPr>
          <w:rFonts w:asciiTheme="minorBidi" w:hAnsiTheme="minorBidi" w:cstheme="minorBidi"/>
          <w:sz w:val="24"/>
          <w:szCs w:val="24"/>
        </w:rPr>
        <w:t>исполнительной</w:t>
      </w:r>
      <w:r w:rsidRPr="00D53134">
        <w:rPr>
          <w:rFonts w:asciiTheme="minorBidi" w:hAnsiTheme="minorBidi" w:cstheme="minorBidi"/>
          <w:sz w:val="24"/>
          <w:szCs w:val="24"/>
        </w:rPr>
        <w:t xml:space="preserve"> власти.</w:t>
      </w:r>
    </w:p>
    <w:p w14:paraId="6B8579C4"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20. Государственные контрольные органы.</w:t>
      </w:r>
    </w:p>
    <w:p w14:paraId="7A9D5740"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Укрупненные функции участников проекта представлены в </w:t>
      </w:r>
      <w:r w:rsidRPr="00D53134">
        <w:rPr>
          <w:rFonts w:asciiTheme="minorBidi" w:hAnsiTheme="minorBidi" w:cstheme="minorBidi"/>
          <w:sz w:val="24"/>
          <w:szCs w:val="24"/>
          <w:highlight w:val="red"/>
        </w:rPr>
        <w:t>таблице №</w:t>
      </w:r>
      <w:r w:rsidRPr="00D53134">
        <w:rPr>
          <w:rFonts w:asciiTheme="minorBidi" w:hAnsiTheme="minorBidi" w:cstheme="minorBidi"/>
          <w:sz w:val="24"/>
          <w:szCs w:val="24"/>
        </w:rPr>
        <w:t>.</w:t>
      </w:r>
    </w:p>
    <w:p w14:paraId="0129269E"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Таблица №. Укрупненные функции участников проекта</w:t>
      </w:r>
    </w:p>
    <w:p w14:paraId="22BB3253" w14:textId="77777777" w:rsidR="007B27A7" w:rsidRPr="00D53134" w:rsidRDefault="007B27A7" w:rsidP="00D53134">
      <w:pPr>
        <w:ind w:left="1140" w:hanging="360"/>
        <w:jc w:val="both"/>
        <w:rPr>
          <w:rFonts w:asciiTheme="minorBidi" w:hAnsiTheme="minorBidi" w:cstheme="minorBidi"/>
          <w:sz w:val="24"/>
          <w:szCs w:val="24"/>
        </w:rPr>
      </w:pPr>
    </w:p>
    <w:tbl>
      <w:tblPr>
        <w:tblStyle w:val="a9"/>
        <w:tblW w:w="886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1635"/>
        <w:gridCol w:w="5565"/>
        <w:gridCol w:w="1665"/>
      </w:tblGrid>
      <w:tr w:rsidR="007B27A7" w:rsidRPr="00D53134" w14:paraId="6720FBE0" w14:textId="77777777">
        <w:trPr>
          <w:trHeight w:val="1100"/>
        </w:trPr>
        <w:tc>
          <w:tcPr>
            <w:tcW w:w="163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286531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Наименование участника процесса </w:t>
            </w:r>
            <w:r w:rsidRPr="00D53134">
              <w:rPr>
                <w:rFonts w:asciiTheme="minorBidi" w:hAnsiTheme="minorBidi" w:cstheme="minorBidi"/>
                <w:sz w:val="24"/>
                <w:szCs w:val="24"/>
              </w:rPr>
              <w:lastRenderedPageBreak/>
              <w:t>строительства</w:t>
            </w:r>
          </w:p>
        </w:tc>
        <w:tc>
          <w:tcPr>
            <w:tcW w:w="556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762ECD38" w14:textId="77777777" w:rsidR="007B27A7" w:rsidRPr="00D53134" w:rsidRDefault="00FF04AB" w:rsidP="00D53134">
            <w:pPr>
              <w:ind w:left="600" w:hanging="280"/>
              <w:jc w:val="both"/>
              <w:rPr>
                <w:rFonts w:asciiTheme="minorBidi" w:hAnsiTheme="minorBidi" w:cstheme="minorBidi"/>
                <w:sz w:val="24"/>
                <w:szCs w:val="24"/>
              </w:rPr>
            </w:pPr>
            <w:r w:rsidRPr="00D53134">
              <w:rPr>
                <w:rFonts w:asciiTheme="minorBidi" w:hAnsiTheme="minorBidi" w:cstheme="minorBidi"/>
                <w:sz w:val="24"/>
                <w:szCs w:val="24"/>
              </w:rPr>
              <w:lastRenderedPageBreak/>
              <w:t>Детализация функций (по СП 48.13330)</w:t>
            </w:r>
          </w:p>
        </w:tc>
        <w:tc>
          <w:tcPr>
            <w:tcW w:w="166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7C83CB7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Укрупненные функции</w:t>
            </w:r>
          </w:p>
        </w:tc>
      </w:tr>
      <w:tr w:rsidR="007B27A7" w:rsidRPr="00D53134" w14:paraId="3DF7132B" w14:textId="77777777">
        <w:trPr>
          <w:trHeight w:val="3620"/>
        </w:trPr>
        <w:tc>
          <w:tcPr>
            <w:tcW w:w="1635" w:type="dxa"/>
            <w:vMerge w:val="restart"/>
            <w:tcBorders>
              <w:left w:val="single" w:sz="8" w:space="0" w:color="000000"/>
              <w:bottom w:val="single" w:sz="8" w:space="0" w:color="000000"/>
              <w:right w:val="single" w:sz="8" w:space="0" w:color="000000"/>
            </w:tcBorders>
            <w:tcMar>
              <w:top w:w="100" w:type="dxa"/>
              <w:left w:w="120" w:type="dxa"/>
              <w:bottom w:w="100" w:type="dxa"/>
              <w:right w:w="120" w:type="dxa"/>
            </w:tcMar>
          </w:tcPr>
          <w:p w14:paraId="776BBF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Заказчик</w:t>
            </w:r>
          </w:p>
        </w:tc>
        <w:tc>
          <w:tcPr>
            <w:tcW w:w="5565" w:type="dxa"/>
            <w:tcBorders>
              <w:bottom w:val="single" w:sz="8" w:space="0" w:color="000000"/>
              <w:right w:val="single" w:sz="8" w:space="0" w:color="000000"/>
            </w:tcBorders>
            <w:tcMar>
              <w:top w:w="100" w:type="dxa"/>
              <w:left w:w="120" w:type="dxa"/>
              <w:bottom w:w="100" w:type="dxa"/>
              <w:right w:w="120" w:type="dxa"/>
            </w:tcMar>
          </w:tcPr>
          <w:p w14:paraId="7B99C181"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 Получение разрешения на строительство.</w:t>
            </w:r>
          </w:p>
          <w:p w14:paraId="54A166F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2 Получение права ограниченного пользования соседними земельными участками (сервитутов) на время строительства.</w:t>
            </w:r>
          </w:p>
          <w:p w14:paraId="4EF85B10"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3 Привлечение подрядчика (генерального подрядчика) для осуществления работ по возведению здания или сооружения в качестве лица, осуществляющего строительство, в случае осуществления работ по договору.</w:t>
            </w:r>
          </w:p>
          <w:p w14:paraId="28CA5147"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4 Обеспечение строительства проектной документацией, прошедшей экспертизу и утвержденной в установленном порядке</w:t>
            </w:r>
          </w:p>
        </w:tc>
        <w:tc>
          <w:tcPr>
            <w:tcW w:w="1665" w:type="dxa"/>
            <w:tcBorders>
              <w:bottom w:val="single" w:sz="8" w:space="0" w:color="000000"/>
              <w:right w:val="single" w:sz="8" w:space="0" w:color="000000"/>
            </w:tcBorders>
            <w:tcMar>
              <w:top w:w="100" w:type="dxa"/>
              <w:left w:w="120" w:type="dxa"/>
              <w:bottom w:w="100" w:type="dxa"/>
              <w:right w:w="120" w:type="dxa"/>
            </w:tcMar>
          </w:tcPr>
          <w:p w14:paraId="749CC9CF"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Подготовка документов для начала строительства</w:t>
            </w:r>
          </w:p>
        </w:tc>
      </w:tr>
      <w:tr w:rsidR="007B27A7" w:rsidRPr="00D53134" w14:paraId="4C15ABF6" w14:textId="77777777">
        <w:trPr>
          <w:trHeight w:val="66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AA733F5"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0B8127F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5 Обеспечение выноса в натуру линий регулирования застройки и создание геодезической разбивочной основы</w:t>
            </w:r>
          </w:p>
        </w:tc>
        <w:tc>
          <w:tcPr>
            <w:tcW w:w="1665" w:type="dxa"/>
            <w:vMerge w:val="restart"/>
            <w:tcBorders>
              <w:bottom w:val="single" w:sz="8" w:space="0" w:color="000000"/>
              <w:right w:val="single" w:sz="8" w:space="0" w:color="000000"/>
            </w:tcBorders>
            <w:shd w:val="clear" w:color="auto" w:fill="auto"/>
            <w:tcMar>
              <w:top w:w="100" w:type="dxa"/>
              <w:left w:w="120" w:type="dxa"/>
              <w:bottom w:w="100" w:type="dxa"/>
              <w:right w:w="120" w:type="dxa"/>
            </w:tcMar>
          </w:tcPr>
          <w:p w14:paraId="74E68F5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Обеспечение контроля за производством строительных работ</w:t>
            </w:r>
          </w:p>
        </w:tc>
      </w:tr>
      <w:tr w:rsidR="007B27A7" w:rsidRPr="00D53134" w14:paraId="050EA236" w14:textId="77777777">
        <w:trPr>
          <w:trHeight w:val="226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672CE69"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2D658E61"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6 Привлечение проектировщика к контролю производства строительных работ в рамках авторского надзора</w:t>
            </w:r>
          </w:p>
          <w:p w14:paraId="2C13D902"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7 Извещение о начале любых работ на строительной площадке органа государственного строительного надзора, которому подконтролен данный объект.</w:t>
            </w:r>
          </w:p>
          <w:p w14:paraId="1078FD4B"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8 Обеспечение строительного контроля застройщика (заказчика)</w:t>
            </w:r>
          </w:p>
        </w:tc>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C99D860" w14:textId="77777777" w:rsidR="007B27A7" w:rsidRPr="00D53134" w:rsidRDefault="007B27A7" w:rsidP="00D53134">
            <w:pPr>
              <w:widowControl w:val="0"/>
              <w:jc w:val="both"/>
              <w:rPr>
                <w:rFonts w:asciiTheme="minorBidi" w:hAnsiTheme="minorBidi" w:cstheme="minorBidi"/>
                <w:sz w:val="24"/>
                <w:szCs w:val="24"/>
              </w:rPr>
            </w:pPr>
          </w:p>
        </w:tc>
      </w:tr>
      <w:tr w:rsidR="007B27A7" w:rsidRPr="00D53134" w14:paraId="1324F7F8" w14:textId="77777777">
        <w:trPr>
          <w:trHeight w:val="272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D71A219"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2B646091"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9 Приемка законченного строительством объекта строительства в случае осуществления работ по договору.</w:t>
            </w:r>
          </w:p>
          <w:p w14:paraId="44D95917"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10 Организация наладки и опробования оборудования, пробного производства продукции и других мероприятий по подготовке объекта к эксплуатации.</w:t>
            </w:r>
          </w:p>
          <w:p w14:paraId="613BACF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11 Принятие решений о начале, приостановке, консервации, прекращении строительства, о вводе законченного строительством объекта недвижимости в эксплуатацию</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49671888"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Приемка заказчиком</w:t>
            </w:r>
          </w:p>
        </w:tc>
      </w:tr>
      <w:tr w:rsidR="007B27A7" w:rsidRPr="00D53134" w14:paraId="05B070F0" w14:textId="77777777">
        <w:trPr>
          <w:trHeight w:val="452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C49A16A"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FC21B72"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12 Предъявление законченного строительством объекта строительства органам государственного строительного надзора и экологического надзора (в случаях, предусмотренных законодательством о градостроительной деятельности).</w:t>
            </w:r>
          </w:p>
          <w:p w14:paraId="54A3F09B"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13 Предъявление законченного строительством объекта строительства уполномоченному органу для ввода в эксплуатацию.</w:t>
            </w:r>
          </w:p>
          <w:p w14:paraId="30523E74"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14 Комплектование, хранение и передача соответствующим организациям исполнительной и эксплуатационной документации.</w:t>
            </w:r>
          </w:p>
          <w:p w14:paraId="5E32C14E"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15 Оповещение о сроках начала работ на строительной площадке, о приостановке, консервации и (или) прекращении строительства, о готовности объекта к вводу в эксплуатацию органов местного самоуправления и государственного строительного надзора</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5C2EAD0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Сдача контрольным органам</w:t>
            </w:r>
          </w:p>
        </w:tc>
      </w:tr>
      <w:tr w:rsidR="007B27A7" w:rsidRPr="00D53134" w14:paraId="1C38F4AE" w14:textId="77777777">
        <w:trPr>
          <w:trHeight w:val="83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CE94BAD"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D09174B"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16 Проверка наличия у лица, осуществляющего строительство, документов о качестве (сертификатов в установленных случаях) на применяемые им материалы, изделия и оборудование, документированных результатов входного контроля и лабораторных испытаний.</w:t>
            </w:r>
          </w:p>
          <w:p w14:paraId="60CF8437" w14:textId="23699EF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17 Контроль соблюдения лицом, осуществляющим строительство, правил складирования и хранения применяемых материалов, изделий и оборудования; при выявлении нарушений этих правил представитель строительного контроля </w:t>
            </w:r>
            <w:r w:rsidR="00F62C9E" w:rsidRPr="00D53134">
              <w:rPr>
                <w:rFonts w:asciiTheme="minorBidi" w:hAnsiTheme="minorBidi" w:cstheme="minorBidi"/>
                <w:sz w:val="24"/>
                <w:szCs w:val="24"/>
              </w:rPr>
              <w:t>застройщика</w:t>
            </w:r>
            <w:r w:rsidRPr="00D53134">
              <w:rPr>
                <w:rFonts w:asciiTheme="minorBidi" w:hAnsiTheme="minorBidi" w:cstheme="minorBidi"/>
                <w:sz w:val="24"/>
                <w:szCs w:val="24"/>
              </w:rPr>
              <w:t xml:space="preserve"> (заказчика) может запретить применение неправильно складированных и хранящихся материалов.</w:t>
            </w:r>
          </w:p>
          <w:p w14:paraId="14102872" w14:textId="260436AF"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18 Контроль </w:t>
            </w:r>
            <w:r w:rsidR="00F62C9E" w:rsidRPr="00D53134">
              <w:rPr>
                <w:rFonts w:asciiTheme="minorBidi" w:hAnsiTheme="minorBidi" w:cstheme="minorBidi"/>
                <w:sz w:val="24"/>
                <w:szCs w:val="24"/>
              </w:rPr>
              <w:t>соответствия,</w:t>
            </w:r>
            <w:r w:rsidRPr="00D53134">
              <w:rPr>
                <w:rFonts w:asciiTheme="minorBidi" w:hAnsiTheme="minorBidi" w:cstheme="minorBidi"/>
                <w:sz w:val="24"/>
                <w:szCs w:val="24"/>
              </w:rPr>
              <w:t xml:space="preserve"> выполняемого лицом, осуществляющим строительство, операционного контроля требованиям 5.10.6.</w:t>
            </w:r>
          </w:p>
          <w:p w14:paraId="4AEC578F" w14:textId="3B1CBA94"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19 Контроль наличия и правильности ведения лицом, осуществляющим строительство, </w:t>
            </w:r>
            <w:r w:rsidR="00F62C9E" w:rsidRPr="00D53134">
              <w:rPr>
                <w:rFonts w:asciiTheme="minorBidi" w:hAnsiTheme="minorBidi" w:cstheme="minorBidi"/>
                <w:sz w:val="24"/>
                <w:szCs w:val="24"/>
              </w:rPr>
              <w:t>исполнительной</w:t>
            </w:r>
            <w:r w:rsidRPr="00D53134">
              <w:rPr>
                <w:rFonts w:asciiTheme="minorBidi" w:hAnsiTheme="minorBidi" w:cstheme="minorBidi"/>
                <w:sz w:val="24"/>
                <w:szCs w:val="24"/>
              </w:rPr>
              <w:t xml:space="preserve"> документации, в том числе оценку достоверности </w:t>
            </w:r>
            <w:r w:rsidR="00F62C9E" w:rsidRPr="00D53134">
              <w:rPr>
                <w:rFonts w:asciiTheme="minorBidi" w:hAnsiTheme="minorBidi" w:cstheme="minorBidi"/>
                <w:sz w:val="24"/>
                <w:szCs w:val="24"/>
              </w:rPr>
              <w:t>геодезических исполнительных схем,</w:t>
            </w:r>
            <w:r w:rsidRPr="00D53134">
              <w:rPr>
                <w:rFonts w:asciiTheme="minorBidi" w:hAnsiTheme="minorBidi" w:cstheme="minorBidi"/>
                <w:sz w:val="24"/>
                <w:szCs w:val="24"/>
              </w:rPr>
              <w:t xml:space="preserve"> выполненных конструкций с выборочным контролем точности положения элементов.</w:t>
            </w:r>
          </w:p>
          <w:p w14:paraId="67E7E0FD" w14:textId="676C1A4C"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20 Контроль за устранением дефектов в </w:t>
            </w:r>
            <w:r w:rsidR="00F62C9E" w:rsidRPr="00D53134">
              <w:rPr>
                <w:rFonts w:asciiTheme="minorBidi" w:hAnsiTheme="minorBidi" w:cstheme="minorBidi"/>
                <w:sz w:val="24"/>
                <w:szCs w:val="24"/>
              </w:rPr>
              <w:t>проектной</w:t>
            </w:r>
            <w:r w:rsidRPr="00D53134">
              <w:rPr>
                <w:rFonts w:asciiTheme="minorBidi" w:hAnsiTheme="minorBidi" w:cstheme="minorBidi"/>
                <w:sz w:val="24"/>
                <w:szCs w:val="24"/>
              </w:rPr>
              <w:t xml:space="preserve"> документации, выявленных в процессе строительства, </w:t>
            </w:r>
            <w:r w:rsidR="00F62C9E" w:rsidRPr="00D53134">
              <w:rPr>
                <w:rFonts w:asciiTheme="minorBidi" w:hAnsiTheme="minorBidi" w:cstheme="minorBidi"/>
                <w:sz w:val="24"/>
                <w:szCs w:val="24"/>
              </w:rPr>
              <w:t>документированный</w:t>
            </w:r>
            <w:r w:rsidRPr="00D53134">
              <w:rPr>
                <w:rFonts w:asciiTheme="minorBidi" w:hAnsiTheme="minorBidi" w:cstheme="minorBidi"/>
                <w:sz w:val="24"/>
                <w:szCs w:val="24"/>
              </w:rPr>
              <w:t xml:space="preserve"> возврат </w:t>
            </w:r>
            <w:r w:rsidR="00F62C9E" w:rsidRPr="00D53134">
              <w:rPr>
                <w:rFonts w:asciiTheme="minorBidi" w:hAnsiTheme="minorBidi" w:cstheme="minorBidi"/>
                <w:sz w:val="24"/>
                <w:szCs w:val="24"/>
              </w:rPr>
              <w:t>дефектной</w:t>
            </w:r>
            <w:r w:rsidRPr="00D53134">
              <w:rPr>
                <w:rFonts w:asciiTheme="minorBidi" w:hAnsiTheme="minorBidi" w:cstheme="minorBidi"/>
                <w:sz w:val="24"/>
                <w:szCs w:val="24"/>
              </w:rPr>
              <w:t xml:space="preserve"> документации проектировщику, контроль и документированная приемка </w:t>
            </w:r>
            <w:r w:rsidR="00F62C9E" w:rsidRPr="00D53134">
              <w:rPr>
                <w:rFonts w:asciiTheme="minorBidi" w:hAnsiTheme="minorBidi" w:cstheme="minorBidi"/>
                <w:sz w:val="24"/>
                <w:szCs w:val="24"/>
              </w:rPr>
              <w:t>исправленной</w:t>
            </w:r>
            <w:r w:rsidRPr="00D53134">
              <w:rPr>
                <w:rFonts w:asciiTheme="minorBidi" w:hAnsiTheme="minorBidi" w:cstheme="minorBidi"/>
                <w:sz w:val="24"/>
                <w:szCs w:val="24"/>
              </w:rPr>
              <w:t xml:space="preserve"> документации, передача ее лицу, осуществляющему строительство.</w:t>
            </w:r>
          </w:p>
          <w:p w14:paraId="45AF3429" w14:textId="77777777" w:rsidR="007B27A7" w:rsidRPr="00D53134" w:rsidRDefault="00FF04AB" w:rsidP="00DE6E76">
            <w:pPr>
              <w:jc w:val="both"/>
              <w:rPr>
                <w:rFonts w:asciiTheme="minorBidi" w:hAnsiTheme="minorBidi" w:cstheme="minorBidi"/>
                <w:sz w:val="24"/>
                <w:szCs w:val="24"/>
              </w:rPr>
            </w:pPr>
            <w:r w:rsidRPr="00D53134">
              <w:rPr>
                <w:rFonts w:asciiTheme="minorBidi" w:hAnsiTheme="minorBidi" w:cstheme="minorBidi"/>
                <w:sz w:val="24"/>
                <w:szCs w:val="24"/>
              </w:rPr>
              <w:t>21 Контроль исполнения лицом, осуществляющим строительство, предписаний органов государственного надзора и местного самоуправления</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6D70D21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Строительный контроль заказчика</w:t>
            </w:r>
          </w:p>
        </w:tc>
      </w:tr>
      <w:tr w:rsidR="007B27A7" w:rsidRPr="00D53134" w14:paraId="2479E7E6" w14:textId="77777777">
        <w:trPr>
          <w:trHeight w:val="8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0F8AC1"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F4AFC41" w14:textId="3939D23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22 Извещение органов государственного надзора обо всех случаях </w:t>
            </w:r>
            <w:r w:rsidR="00F62C9E" w:rsidRPr="00D53134">
              <w:rPr>
                <w:rFonts w:asciiTheme="minorBidi" w:hAnsiTheme="minorBidi" w:cstheme="minorBidi"/>
                <w:sz w:val="24"/>
                <w:szCs w:val="24"/>
              </w:rPr>
              <w:t>аварийного</w:t>
            </w:r>
            <w:r w:rsidRPr="00D53134">
              <w:rPr>
                <w:rFonts w:asciiTheme="minorBidi" w:hAnsiTheme="minorBidi" w:cstheme="minorBidi"/>
                <w:sz w:val="24"/>
                <w:szCs w:val="24"/>
              </w:rPr>
              <w:t xml:space="preserve"> состояния на объекте строительства</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7ABC4A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Извещение органов</w:t>
            </w:r>
          </w:p>
        </w:tc>
      </w:tr>
      <w:tr w:rsidR="007B27A7" w:rsidRPr="00D53134" w14:paraId="3B4B88BB" w14:textId="77777777">
        <w:trPr>
          <w:trHeight w:val="33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3C22A42"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ADC1FA8" w14:textId="6014226F"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23 Оценка (совместно с лицом, осуществляющим строительство) соответствия выполненных работ, конструкций, участков инженерных </w:t>
            </w:r>
            <w:r w:rsidR="00F62C9E" w:rsidRPr="00D53134">
              <w:rPr>
                <w:rFonts w:asciiTheme="minorBidi" w:hAnsiTheme="minorBidi" w:cstheme="minorBidi"/>
                <w:sz w:val="24"/>
                <w:szCs w:val="24"/>
              </w:rPr>
              <w:t>сетей</w:t>
            </w:r>
            <w:r w:rsidRPr="00D53134">
              <w:rPr>
                <w:rFonts w:asciiTheme="minorBidi" w:hAnsiTheme="minorBidi" w:cstheme="minorBidi"/>
                <w:sz w:val="24"/>
                <w:szCs w:val="24"/>
              </w:rPr>
              <w:t>, подписание двухсторонних актов, подтверждающих соответствие; контроль за выполнением лицом, осуществляющим строительство, требования о недопустимости выполнения последующих работ до подписания указанных актов.</w:t>
            </w:r>
          </w:p>
          <w:p w14:paraId="69B76FA2" w14:textId="016D0BAC"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24 Заключительная оценка (совместно с лицом, осуществляющим строительство) соответствия законченного строительством объекта требованиям законодательства, нормативным документам и </w:t>
            </w:r>
            <w:r w:rsidR="00F62C9E" w:rsidRPr="00D53134">
              <w:rPr>
                <w:rFonts w:asciiTheme="minorBidi" w:hAnsiTheme="minorBidi" w:cstheme="minorBidi"/>
                <w:sz w:val="24"/>
                <w:szCs w:val="24"/>
              </w:rPr>
              <w:t>проектной</w:t>
            </w:r>
            <w:r w:rsidRPr="00D53134">
              <w:rPr>
                <w:rFonts w:asciiTheme="minorBidi" w:hAnsiTheme="minorBidi" w:cstheme="minorBidi"/>
                <w:sz w:val="24"/>
                <w:szCs w:val="24"/>
              </w:rPr>
              <w:t xml:space="preserve"> документации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3D4280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Оценка качества работ</w:t>
            </w:r>
          </w:p>
        </w:tc>
      </w:tr>
      <w:tr w:rsidR="007B27A7" w:rsidRPr="00D53134" w14:paraId="7E363F18" w14:textId="77777777">
        <w:trPr>
          <w:trHeight w:val="1580"/>
        </w:trPr>
        <w:tc>
          <w:tcPr>
            <w:tcW w:w="1635" w:type="dxa"/>
            <w:vMerge w:val="restart"/>
            <w:tcBorders>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BC9350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Подрядчик (генеральный подрядчик)</w:t>
            </w: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5104A8EF" w14:textId="48DB58CD"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1 Выполнение работ, конструкций, систем инженерно-технического обеспечения объекта строительства в соответствии с </w:t>
            </w:r>
            <w:r w:rsidR="00F62C9E" w:rsidRPr="00D53134">
              <w:rPr>
                <w:rFonts w:asciiTheme="minorBidi" w:hAnsiTheme="minorBidi" w:cstheme="minorBidi"/>
                <w:sz w:val="24"/>
                <w:szCs w:val="24"/>
              </w:rPr>
              <w:t>проектной</w:t>
            </w:r>
            <w:r w:rsidRPr="00D53134">
              <w:rPr>
                <w:rFonts w:asciiTheme="minorBidi" w:hAnsiTheme="minorBidi" w:cstheme="minorBidi"/>
                <w:sz w:val="24"/>
                <w:szCs w:val="24"/>
              </w:rPr>
              <w:t xml:space="preserve"> и </w:t>
            </w:r>
            <w:r w:rsidR="00F62C9E" w:rsidRPr="00D53134">
              <w:rPr>
                <w:rFonts w:asciiTheme="minorBidi" w:hAnsiTheme="minorBidi" w:cstheme="minorBidi"/>
                <w:sz w:val="24"/>
                <w:szCs w:val="24"/>
              </w:rPr>
              <w:t>рабочей</w:t>
            </w:r>
            <w:r w:rsidRPr="00D53134">
              <w:rPr>
                <w:rFonts w:asciiTheme="minorBidi" w:hAnsiTheme="minorBidi" w:cstheme="minorBidi"/>
                <w:sz w:val="24"/>
                <w:szCs w:val="24"/>
              </w:rPr>
              <w:t xml:space="preserve"> </w:t>
            </w:r>
            <w:r w:rsidR="00F62C9E" w:rsidRPr="00D53134">
              <w:rPr>
                <w:rFonts w:asciiTheme="minorBidi" w:hAnsiTheme="minorBidi" w:cstheme="minorBidi"/>
                <w:sz w:val="24"/>
                <w:szCs w:val="24"/>
              </w:rPr>
              <w:t>документацией</w:t>
            </w:r>
            <w:r w:rsidRPr="00D53134">
              <w:rPr>
                <w:rFonts w:asciiTheme="minorBidi" w:hAnsiTheme="minorBidi" w:cstheme="minorBidi"/>
                <w:sz w:val="24"/>
                <w:szCs w:val="24"/>
              </w:rPr>
              <w:t>.</w:t>
            </w:r>
          </w:p>
          <w:p w14:paraId="3AD1ACAB" w14:textId="3D83F3D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2 Разработка и применение организационно-</w:t>
            </w:r>
            <w:r w:rsidR="00F62C9E" w:rsidRPr="00D53134">
              <w:rPr>
                <w:rFonts w:asciiTheme="minorBidi" w:hAnsiTheme="minorBidi" w:cstheme="minorBidi"/>
                <w:sz w:val="24"/>
                <w:szCs w:val="24"/>
              </w:rPr>
              <w:t>технологической</w:t>
            </w:r>
            <w:r w:rsidRPr="00D53134">
              <w:rPr>
                <w:rFonts w:asciiTheme="minorBidi" w:hAnsiTheme="minorBidi" w:cstheme="minorBidi"/>
                <w:sz w:val="24"/>
                <w:szCs w:val="24"/>
              </w:rPr>
              <w:t xml:space="preserve"> документации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18D9FFC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Строительство</w:t>
            </w:r>
          </w:p>
        </w:tc>
      </w:tr>
      <w:tr w:rsidR="007B27A7" w:rsidRPr="00D53134" w14:paraId="00D25DCB" w14:textId="77777777">
        <w:trPr>
          <w:trHeight w:val="180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21F78B4"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0C6643F8" w14:textId="09DA7B51"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3 Осуществление строительного контроля лицом, осуществляющим строительство, в том числе контроля за соответствием применяемых строительных материалов и изделий требованиям нормативных документов, </w:t>
            </w:r>
            <w:r w:rsidR="00F62C9E" w:rsidRPr="00D53134">
              <w:rPr>
                <w:rFonts w:asciiTheme="minorBidi" w:hAnsiTheme="minorBidi" w:cstheme="minorBidi"/>
                <w:sz w:val="24"/>
                <w:szCs w:val="24"/>
              </w:rPr>
              <w:t>проектной</w:t>
            </w:r>
            <w:r w:rsidRPr="00D53134">
              <w:rPr>
                <w:rFonts w:asciiTheme="minorBidi" w:hAnsiTheme="minorBidi" w:cstheme="minorBidi"/>
                <w:sz w:val="24"/>
                <w:szCs w:val="24"/>
              </w:rPr>
              <w:t xml:space="preserve"> и </w:t>
            </w:r>
            <w:r w:rsidR="00F62C9E" w:rsidRPr="00D53134">
              <w:rPr>
                <w:rFonts w:asciiTheme="minorBidi" w:hAnsiTheme="minorBidi" w:cstheme="minorBidi"/>
                <w:sz w:val="24"/>
                <w:szCs w:val="24"/>
              </w:rPr>
              <w:t>рабочей</w:t>
            </w:r>
            <w:r w:rsidRPr="00D53134">
              <w:rPr>
                <w:rFonts w:asciiTheme="minorBidi" w:hAnsiTheme="minorBidi" w:cstheme="minorBidi"/>
                <w:sz w:val="24"/>
                <w:szCs w:val="24"/>
              </w:rPr>
              <w:t xml:space="preserve"> документации.</w:t>
            </w:r>
          </w:p>
          <w:p w14:paraId="4A4A4BE0"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4 Ведение исполнительной документации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1F4DA57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Внутренний строительный контроль</w:t>
            </w:r>
          </w:p>
        </w:tc>
      </w:tr>
      <w:tr w:rsidR="007B27A7" w:rsidRPr="00D53134" w14:paraId="6EAA99CC" w14:textId="77777777">
        <w:trPr>
          <w:trHeight w:val="8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164DCC3"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3575D82B" w14:textId="3FD0B0A8"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5 Обеспечение безопасности труда на </w:t>
            </w:r>
            <w:r w:rsidR="00F62C9E" w:rsidRPr="00D53134">
              <w:rPr>
                <w:rFonts w:asciiTheme="minorBidi" w:hAnsiTheme="minorBidi" w:cstheme="minorBidi"/>
                <w:sz w:val="24"/>
                <w:szCs w:val="24"/>
              </w:rPr>
              <w:t>строительной</w:t>
            </w:r>
            <w:r w:rsidRPr="00D53134">
              <w:rPr>
                <w:rFonts w:asciiTheme="minorBidi" w:hAnsiTheme="minorBidi" w:cstheme="minorBidi"/>
                <w:sz w:val="24"/>
                <w:szCs w:val="24"/>
              </w:rPr>
              <w:t xml:space="preserve"> площадке, безопасности строительных работ для </w:t>
            </w:r>
            <w:r w:rsidR="00F62C9E" w:rsidRPr="00D53134">
              <w:rPr>
                <w:rFonts w:asciiTheme="minorBidi" w:hAnsiTheme="minorBidi" w:cstheme="minorBidi"/>
                <w:sz w:val="24"/>
                <w:szCs w:val="24"/>
              </w:rPr>
              <w:t>окружающей</w:t>
            </w:r>
            <w:r w:rsidRPr="00D53134">
              <w:rPr>
                <w:rFonts w:asciiTheme="minorBidi" w:hAnsiTheme="minorBidi" w:cstheme="minorBidi"/>
                <w:sz w:val="24"/>
                <w:szCs w:val="24"/>
              </w:rPr>
              <w:t xml:space="preserve"> среды и населения</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04F2B8D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Безопасность труда</w:t>
            </w:r>
          </w:p>
        </w:tc>
      </w:tr>
      <w:tr w:rsidR="007B27A7" w:rsidRPr="00D53134" w14:paraId="51C6F7AA" w14:textId="77777777">
        <w:trPr>
          <w:trHeight w:val="224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1DB2B0F"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00FB357" w14:textId="057FE32D"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6 Управление строительной </w:t>
            </w:r>
            <w:r w:rsidR="00BC5479" w:rsidRPr="00D53134">
              <w:rPr>
                <w:rFonts w:asciiTheme="minorBidi" w:hAnsiTheme="minorBidi" w:cstheme="minorBidi"/>
                <w:sz w:val="24"/>
                <w:szCs w:val="24"/>
              </w:rPr>
              <w:t>площадкой</w:t>
            </w:r>
            <w:r w:rsidRPr="00D53134">
              <w:rPr>
                <w:rFonts w:asciiTheme="minorBidi" w:hAnsiTheme="minorBidi" w:cstheme="minorBidi"/>
                <w:sz w:val="24"/>
                <w:szCs w:val="24"/>
              </w:rPr>
              <w:t xml:space="preserve">, в том числе обеспечение охраны строительной площадки и сохранности объекта до его приемки </w:t>
            </w:r>
            <w:r w:rsidR="00BC5479" w:rsidRPr="00D53134">
              <w:rPr>
                <w:rFonts w:asciiTheme="minorBidi" w:hAnsiTheme="minorBidi" w:cstheme="minorBidi"/>
                <w:sz w:val="24"/>
                <w:szCs w:val="24"/>
              </w:rPr>
              <w:t>застройщиком</w:t>
            </w:r>
            <w:r w:rsidRPr="00D53134">
              <w:rPr>
                <w:rFonts w:asciiTheme="minorBidi" w:hAnsiTheme="minorBidi" w:cstheme="minorBidi"/>
                <w:sz w:val="24"/>
                <w:szCs w:val="24"/>
              </w:rPr>
              <w:t xml:space="preserve"> (заказчиком).</w:t>
            </w:r>
          </w:p>
          <w:p w14:paraId="25600918" w14:textId="44A311F8"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7 Выполнение требований </w:t>
            </w:r>
            <w:r w:rsidR="00BC5479" w:rsidRPr="00D53134">
              <w:rPr>
                <w:rFonts w:asciiTheme="minorBidi" w:hAnsiTheme="minorBidi" w:cstheme="minorBidi"/>
                <w:sz w:val="24"/>
                <w:szCs w:val="24"/>
              </w:rPr>
              <w:t>местной</w:t>
            </w:r>
            <w:r w:rsidRPr="00D53134">
              <w:rPr>
                <w:rFonts w:asciiTheme="minorBidi" w:hAnsiTheme="minorBidi" w:cstheme="minorBidi"/>
                <w:sz w:val="24"/>
                <w:szCs w:val="24"/>
              </w:rPr>
              <w:t xml:space="preserve"> администрации, </w:t>
            </w:r>
            <w:r w:rsidR="00BC5479" w:rsidRPr="00D53134">
              <w:rPr>
                <w:rFonts w:asciiTheme="minorBidi" w:hAnsiTheme="minorBidi" w:cstheme="minorBidi"/>
                <w:sz w:val="24"/>
                <w:szCs w:val="24"/>
              </w:rPr>
              <w:t>действующей</w:t>
            </w:r>
            <w:r w:rsidRPr="00D53134">
              <w:rPr>
                <w:rFonts w:asciiTheme="minorBidi" w:hAnsiTheme="minorBidi" w:cstheme="minorBidi"/>
                <w:sz w:val="24"/>
                <w:szCs w:val="24"/>
              </w:rPr>
              <w:t xml:space="preserve"> в пределах своей компетенции, по поддержанию порядка на </w:t>
            </w:r>
            <w:r w:rsidR="00BC5479" w:rsidRPr="00D53134">
              <w:rPr>
                <w:rFonts w:asciiTheme="minorBidi" w:hAnsiTheme="minorBidi" w:cstheme="minorBidi"/>
                <w:sz w:val="24"/>
                <w:szCs w:val="24"/>
              </w:rPr>
              <w:t>прилегающей</w:t>
            </w:r>
            <w:r w:rsidRPr="00D53134">
              <w:rPr>
                <w:rFonts w:asciiTheme="minorBidi" w:hAnsiTheme="minorBidi" w:cstheme="minorBidi"/>
                <w:sz w:val="24"/>
                <w:szCs w:val="24"/>
              </w:rPr>
              <w:t xml:space="preserve"> к строительной площадке территории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7049943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Управление</w:t>
            </w:r>
          </w:p>
        </w:tc>
      </w:tr>
      <w:tr w:rsidR="007B27A7" w:rsidRPr="00D53134" w14:paraId="609ED61D" w14:textId="77777777">
        <w:trPr>
          <w:trHeight w:val="880"/>
        </w:trPr>
        <w:tc>
          <w:tcPr>
            <w:tcW w:w="1635" w:type="dxa"/>
            <w:vMerge w:val="restart"/>
            <w:tcBorders>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91802E8"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Проектировщик</w:t>
            </w:r>
          </w:p>
        </w:tc>
        <w:tc>
          <w:tcPr>
            <w:tcW w:w="5565" w:type="dxa"/>
            <w:vMerge w:val="restart"/>
            <w:tcBorders>
              <w:bottom w:val="single" w:sz="8" w:space="0" w:color="000000"/>
              <w:right w:val="single" w:sz="8" w:space="0" w:color="000000"/>
            </w:tcBorders>
            <w:shd w:val="clear" w:color="auto" w:fill="auto"/>
            <w:tcMar>
              <w:top w:w="100" w:type="dxa"/>
              <w:left w:w="120" w:type="dxa"/>
              <w:bottom w:w="100" w:type="dxa"/>
              <w:right w:w="120" w:type="dxa"/>
            </w:tcMar>
          </w:tcPr>
          <w:p w14:paraId="0934696F"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1 Разработка проектно-сметной документации (ПСД).</w:t>
            </w:r>
          </w:p>
          <w:p w14:paraId="3ABD710F"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2 Внесение в установленном порядке изменений в ПСД и рабочую документацию в случае изменения после начала строительства градостроительного плана земельного участка или действующих нормативных документов (выполняется в качестве дополнительной работы).</w:t>
            </w:r>
          </w:p>
          <w:p w14:paraId="10A72CF6"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3 Внесение изменений в ПСД в связи с необходимостью учета технологических возможностей подрядчика.</w:t>
            </w:r>
          </w:p>
          <w:p w14:paraId="78748B0B"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4 Разработка дополнительных проектных решений в связи с необходимостью обеспечения производства.</w:t>
            </w:r>
          </w:p>
          <w:p w14:paraId="2A070F3F"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5 Ведение авторского надзора по договору с застройщиком (заказчиком), в том числе в случаях, предусмотренных действующим законодательством.</w:t>
            </w:r>
          </w:p>
          <w:p w14:paraId="6BE0AD3D"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6 Согласование допущенных отклонений от рабочей документации, в том числе принятие решений о возможности применения несоответствующей продукции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2562F6B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Авторское сопровождение ПСД</w:t>
            </w:r>
          </w:p>
        </w:tc>
      </w:tr>
      <w:tr w:rsidR="007B27A7" w:rsidRPr="00D53134" w14:paraId="5FFB3C2A" w14:textId="77777777">
        <w:trPr>
          <w:trHeight w:val="36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889135E" w14:textId="77777777" w:rsidR="007B27A7" w:rsidRPr="00D53134" w:rsidRDefault="007B27A7" w:rsidP="00D53134">
            <w:pPr>
              <w:widowControl w:val="0"/>
              <w:jc w:val="both"/>
              <w:rPr>
                <w:rFonts w:asciiTheme="minorBidi" w:hAnsiTheme="minorBidi" w:cstheme="minorBidi"/>
                <w:sz w:val="24"/>
                <w:szCs w:val="24"/>
              </w:rPr>
            </w:pPr>
          </w:p>
        </w:tc>
        <w:tc>
          <w:tcPr>
            <w:tcW w:w="55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DB8C827" w14:textId="77777777" w:rsidR="007B27A7" w:rsidRPr="00D53134" w:rsidRDefault="007B27A7" w:rsidP="00D53134">
            <w:pPr>
              <w:widowControl w:val="0"/>
              <w:jc w:val="both"/>
              <w:rPr>
                <w:rFonts w:asciiTheme="minorBidi" w:hAnsiTheme="minorBidi" w:cstheme="minorBidi"/>
                <w:sz w:val="24"/>
                <w:szCs w:val="24"/>
              </w:rPr>
            </w:pP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44E35330"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Авторский надзор</w:t>
            </w:r>
          </w:p>
        </w:tc>
      </w:tr>
      <w:tr w:rsidR="007B27A7" w:rsidRPr="00D53134" w14:paraId="0CF1F860" w14:textId="77777777">
        <w:trPr>
          <w:trHeight w:val="1580"/>
        </w:trPr>
        <w:tc>
          <w:tcPr>
            <w:tcW w:w="1635" w:type="dxa"/>
            <w:tcBorders>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4400E6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Органы местного самоуправления и государственного строительного надзора</w:t>
            </w: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68750B2F"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1 Контроль строительства в соответствии с действующим законодательством</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6D3B09C0"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w:t>
            </w:r>
          </w:p>
        </w:tc>
      </w:tr>
      <w:tr w:rsidR="007B27A7" w:rsidRPr="00D53134" w14:paraId="05BBA67C" w14:textId="77777777">
        <w:trPr>
          <w:trHeight w:val="6120"/>
        </w:trPr>
        <w:tc>
          <w:tcPr>
            <w:tcW w:w="1635" w:type="dxa"/>
            <w:tcBorders>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9D22476"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lastRenderedPageBreak/>
              <w:t>Лицо, осуществляющее строительный контроль</w:t>
            </w: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4DCD9570"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1 Входной контроль проектной документации, предоставленной застройщиком (заказчиком).</w:t>
            </w:r>
          </w:p>
          <w:p w14:paraId="62EAC9F8"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2 Освидетельствование геодезической разбивочной основы объекта капитального строительства.</w:t>
            </w:r>
          </w:p>
          <w:p w14:paraId="64531897"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3 Входной контроль применяемых строительных материалов, изделий, конструкций и оборудования.</w:t>
            </w:r>
          </w:p>
          <w:p w14:paraId="62E34F77"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4 Операционный контроль в процессе выполнения и по завершении операций строительно-монтажных работ.</w:t>
            </w:r>
          </w:p>
          <w:p w14:paraId="456C76AD"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5 Освидетельствование выполненных работ, результаты которых становятся недоступными для контроля после начала выполнения последующих работ.</w:t>
            </w:r>
          </w:p>
          <w:p w14:paraId="6D119AA5"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6 Освидетельствование ответственных строительных конструкций и участков систем инженерно-технического обеспечения.</w:t>
            </w:r>
          </w:p>
          <w:p w14:paraId="576696F0"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7 Испытания и опробования технических устройств.</w:t>
            </w:r>
          </w:p>
          <w:p w14:paraId="15B95DB7"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8 Строительный контроль застройщика (заказчика) в соответствии с действующим законодательством осуществляется в виде контроля и надзора заказчика за выполнением работ по договору строительного подряда.</w:t>
            </w:r>
          </w:p>
          <w:p w14:paraId="034CF7DF" w14:textId="77777777" w:rsidR="007B27A7" w:rsidRPr="00D53134" w:rsidRDefault="00FF04AB" w:rsidP="00D53134">
            <w:pPr>
              <w:ind w:left="40"/>
              <w:jc w:val="both"/>
              <w:rPr>
                <w:rFonts w:asciiTheme="minorBidi" w:hAnsiTheme="minorBidi" w:cstheme="minorBidi"/>
                <w:color w:val="2D2D2D"/>
                <w:sz w:val="24"/>
                <w:szCs w:val="24"/>
                <w:highlight w:val="white"/>
              </w:rPr>
            </w:pPr>
            <w:r w:rsidRPr="00D53134">
              <w:rPr>
                <w:rFonts w:asciiTheme="minorBidi" w:hAnsiTheme="minorBidi" w:cstheme="minorBidi"/>
                <w:sz w:val="24"/>
                <w:szCs w:val="24"/>
              </w:rPr>
              <w:t xml:space="preserve">9 В составе строительного контроля выполняется авторский </w:t>
            </w:r>
            <w:r w:rsidRPr="00D53134">
              <w:rPr>
                <w:rFonts w:asciiTheme="minorBidi" w:hAnsiTheme="minorBidi" w:cstheme="minorBidi"/>
                <w:color w:val="2D2D2D"/>
                <w:sz w:val="24"/>
                <w:szCs w:val="24"/>
                <w:highlight w:val="white"/>
              </w:rPr>
              <w:t>надзор лица, осуществившего подготовку проектной документации (проектировщика)</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3ACDD6F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Строительный контроль</w:t>
            </w:r>
          </w:p>
        </w:tc>
      </w:tr>
    </w:tbl>
    <w:p w14:paraId="0AEE9FBE" w14:textId="77777777" w:rsidR="007B27A7" w:rsidRPr="00D53134" w:rsidRDefault="007B27A7" w:rsidP="00D53134">
      <w:pPr>
        <w:ind w:left="1140" w:hanging="360"/>
        <w:jc w:val="both"/>
        <w:rPr>
          <w:rFonts w:asciiTheme="minorBidi" w:hAnsiTheme="minorBidi" w:cstheme="minorBidi"/>
          <w:sz w:val="24"/>
          <w:szCs w:val="24"/>
        </w:rPr>
      </w:pPr>
    </w:p>
    <w:p w14:paraId="7F72F471"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15" w:name="_Toc531614383"/>
      <w:r w:rsidRPr="00D53134">
        <w:rPr>
          <w:rFonts w:asciiTheme="minorBidi" w:hAnsiTheme="minorBidi" w:cstheme="minorBidi"/>
          <w:sz w:val="24"/>
          <w:szCs w:val="24"/>
        </w:rPr>
        <w:t>7.3. Перечень стандартных процессов</w:t>
      </w:r>
      <w:bookmarkEnd w:id="115"/>
    </w:p>
    <w:p w14:paraId="78188AA2" w14:textId="77777777" w:rsidR="007B27A7" w:rsidRPr="00D53134" w:rsidRDefault="00FF04AB" w:rsidP="00D53134">
      <w:pPr>
        <w:ind w:right="-55" w:firstLine="720"/>
        <w:jc w:val="both"/>
        <w:rPr>
          <w:rFonts w:asciiTheme="minorBidi" w:hAnsiTheme="minorBidi" w:cstheme="minorBidi"/>
          <w:sz w:val="24"/>
          <w:szCs w:val="24"/>
        </w:rPr>
      </w:pPr>
      <w:r w:rsidRPr="00D53134">
        <w:rPr>
          <w:rFonts w:asciiTheme="minorBidi" w:hAnsiTheme="minorBidi" w:cstheme="minorBidi"/>
          <w:sz w:val="24"/>
          <w:szCs w:val="24"/>
        </w:rPr>
        <w:t>Базовый жизненный цикл (ЖЦ) системы включает 12 стадий: Идея, Концепция, Планирование, Требования, Проект, Проверка на соответствие требованиям, Реализация, Валидация и Верификация, Эксплуатация, Накопление знаний, Модернизация, Вывод из эксплуатации (см. рисунок 4) Стадии могут выполняться одновременно, с наложением или последовательно. Это зависит от объекта, среды или проекта. На каждой стадии жизненного цикла осуществляется менеджмент знаний.</w:t>
      </w:r>
    </w:p>
    <w:p w14:paraId="608B6528" w14:textId="77777777" w:rsidR="007B27A7" w:rsidRPr="00D53134" w:rsidRDefault="00FF04AB" w:rsidP="00D53134">
      <w:pPr>
        <w:ind w:right="-55" w:firstLine="720"/>
        <w:jc w:val="both"/>
        <w:rPr>
          <w:rFonts w:asciiTheme="minorBidi" w:hAnsiTheme="minorBidi" w:cstheme="minorBidi"/>
          <w:sz w:val="24"/>
          <w:szCs w:val="24"/>
        </w:rPr>
      </w:pPr>
      <w:r w:rsidRPr="00D53134">
        <w:rPr>
          <w:rFonts w:asciiTheme="minorBidi" w:hAnsiTheme="minorBidi" w:cstheme="minorBidi"/>
          <w:sz w:val="24"/>
          <w:szCs w:val="24"/>
        </w:rPr>
        <w:t xml:space="preserve">Базовый жизненный цикл может быть однозначно сопоставлен (трансформирован) с любым жизненным циклом системы, определенном в соответствии с ГОСТ Р ИСО/МЭК 12207 или ГОСТ Р ИСО/МЭК 15288 с целью унификации подходов исследования процессов на различных стадиях жизненного </w:t>
      </w:r>
      <w:r w:rsidRPr="00D53134">
        <w:rPr>
          <w:rFonts w:asciiTheme="minorBidi" w:hAnsiTheme="minorBidi" w:cstheme="minorBidi"/>
          <w:sz w:val="24"/>
          <w:szCs w:val="24"/>
        </w:rPr>
        <w:lastRenderedPageBreak/>
        <w:t>цикла системы. Одной из важных особенностей данного подхода является возможность сквозного накопление знаний.</w:t>
      </w:r>
    </w:p>
    <w:p w14:paraId="5EB4968E" w14:textId="77777777" w:rsidR="007B27A7" w:rsidRPr="00D53134" w:rsidRDefault="00FF04AB" w:rsidP="00D53134">
      <w:pPr>
        <w:ind w:right="-55" w:firstLine="720"/>
        <w:jc w:val="both"/>
        <w:rPr>
          <w:rFonts w:asciiTheme="minorBidi" w:hAnsiTheme="minorBidi" w:cstheme="minorBidi"/>
          <w:sz w:val="24"/>
          <w:szCs w:val="24"/>
        </w:rPr>
      </w:pPr>
      <w:r w:rsidRPr="00D53134">
        <w:rPr>
          <w:rFonts w:asciiTheme="minorBidi" w:hAnsiTheme="minorBidi" w:cstheme="minorBidi"/>
          <w:sz w:val="24"/>
          <w:szCs w:val="24"/>
        </w:rPr>
        <w:t>Базовый жизненный цикл включает контрольные этапы «Проверка на соответствие требованиям», «Верификация и Валидация» и «Ввод в эксплуатацию», на которых могут быть выполнены автоматизированные проверки на основе математических моделей.</w:t>
      </w:r>
      <w:r w:rsidRPr="00D53134">
        <w:rPr>
          <w:rFonts w:asciiTheme="minorBidi" w:hAnsiTheme="minorBidi" w:cstheme="minorBidi"/>
          <w:sz w:val="24"/>
          <w:szCs w:val="24"/>
        </w:rPr>
        <w:br w:type="page"/>
      </w:r>
    </w:p>
    <w:p w14:paraId="5100BC6C" w14:textId="77777777" w:rsidR="007B27A7" w:rsidRPr="00DE6E76" w:rsidRDefault="00FF04AB" w:rsidP="00D53134">
      <w:pPr>
        <w:pStyle w:val="3"/>
        <w:spacing w:line="276" w:lineRule="auto"/>
        <w:contextualSpacing w:val="0"/>
        <w:jc w:val="both"/>
        <w:rPr>
          <w:rFonts w:asciiTheme="minorBidi" w:hAnsiTheme="minorBidi" w:cstheme="minorBidi"/>
          <w:sz w:val="24"/>
          <w:szCs w:val="24"/>
        </w:rPr>
      </w:pPr>
      <w:bookmarkStart w:id="116" w:name="_Toc531614384"/>
      <w:r w:rsidRPr="00DE6E76">
        <w:rPr>
          <w:rFonts w:asciiTheme="minorBidi" w:hAnsiTheme="minorBidi" w:cstheme="minorBidi"/>
          <w:sz w:val="24"/>
          <w:szCs w:val="24"/>
        </w:rPr>
        <w:lastRenderedPageBreak/>
        <w:t>7.4. Перечень дополнительных процессов</w:t>
      </w:r>
      <w:bookmarkEnd w:id="116"/>
    </w:p>
    <w:p w14:paraId="2449583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2CCA4625" w14:textId="77777777" w:rsidR="007B27A7" w:rsidRPr="00D53134" w:rsidRDefault="00FF04AB" w:rsidP="00D53134">
      <w:pPr>
        <w:pStyle w:val="3"/>
        <w:spacing w:line="276" w:lineRule="auto"/>
        <w:contextualSpacing w:val="0"/>
        <w:jc w:val="both"/>
        <w:rPr>
          <w:rFonts w:asciiTheme="minorBidi" w:eastAsia="Times New Roman" w:hAnsiTheme="minorBidi" w:cstheme="minorBidi"/>
          <w:sz w:val="24"/>
          <w:szCs w:val="24"/>
        </w:rPr>
      </w:pPr>
      <w:bookmarkStart w:id="117" w:name="_Toc531614385"/>
      <w:r w:rsidRPr="00D53134">
        <w:rPr>
          <w:rFonts w:asciiTheme="minorBidi" w:hAnsiTheme="minorBidi" w:cstheme="minorBidi"/>
          <w:sz w:val="24"/>
          <w:szCs w:val="24"/>
        </w:rPr>
        <w:lastRenderedPageBreak/>
        <w:t>7.5. Процессы обеспечения обмена информацией</w:t>
      </w:r>
      <w:bookmarkEnd w:id="117"/>
      <w:r w:rsidRPr="00D53134">
        <w:rPr>
          <w:rFonts w:asciiTheme="minorBidi" w:eastAsia="Times New Roman" w:hAnsiTheme="minorBidi" w:cstheme="minorBidi"/>
          <w:sz w:val="24"/>
          <w:szCs w:val="24"/>
        </w:rPr>
        <w:tab/>
      </w:r>
      <w:r w:rsidRPr="00D53134">
        <w:rPr>
          <w:rFonts w:asciiTheme="minorBidi" w:eastAsia="Times New Roman" w:hAnsiTheme="minorBidi" w:cstheme="minorBidi"/>
          <w:sz w:val="24"/>
          <w:szCs w:val="24"/>
        </w:rPr>
        <w:tab/>
      </w:r>
      <w:r w:rsidRPr="00D53134">
        <w:rPr>
          <w:rFonts w:asciiTheme="minorBidi" w:eastAsia="Times New Roman" w:hAnsiTheme="minorBidi" w:cstheme="minorBidi"/>
          <w:sz w:val="24"/>
          <w:szCs w:val="24"/>
        </w:rPr>
        <w:tab/>
      </w:r>
      <w:r w:rsidRPr="00D53134">
        <w:rPr>
          <w:rFonts w:asciiTheme="minorBidi" w:eastAsia="Times New Roman" w:hAnsiTheme="minorBidi" w:cstheme="minorBidi"/>
          <w:sz w:val="24"/>
          <w:szCs w:val="24"/>
        </w:rPr>
        <w:tab/>
      </w:r>
    </w:p>
    <w:p w14:paraId="66F1BF33" w14:textId="5E54DEA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Построение процессов интероперабельности участников жизненного цикла объекта строительства на программно-техническом уровне следует формировать с использованием программного обеспечения, поддерживающего возможности взаимодействия с использованием открытых форматов данных.</w:t>
      </w:r>
      <w:r w:rsidRPr="00D53134">
        <w:rPr>
          <w:rFonts w:asciiTheme="minorBidi" w:hAnsiTheme="minorBidi" w:cstheme="minorBidi"/>
          <w:sz w:val="24"/>
          <w:szCs w:val="24"/>
        </w:rPr>
        <w:tab/>
        <w:t>Для обеспечения программно-технического уровня интероперабельности в промышленном и гражданском строительстве между этапами жизненного цикла следует использовать открытый стандарт файлового формата данных IFC (IFC – Industry Foundation Classes, формат данных с открытой спецификацией).</w:t>
      </w:r>
      <w:r w:rsidRPr="00D53134">
        <w:rPr>
          <w:rFonts w:asciiTheme="minorBidi" w:hAnsiTheme="minorBidi" w:cstheme="minorBidi"/>
          <w:sz w:val="24"/>
          <w:szCs w:val="24"/>
        </w:rPr>
        <w:tab/>
        <w:t xml:space="preserve">Формат IFC необходимо использовать для упрощения взаимодействия в строительной индустрии как нейтральный формат для информационной модели здания/сооружения, содержащий соответствующие классы объектов, отвечающие различным потребностям жизненного цикла зданий и сооружений. В связи с выходом новых версий программных комплексов, а также с выходом новых релизов формата IFC соответствующие трансляторы подлежат </w:t>
      </w:r>
      <w:r w:rsidR="0035596B" w:rsidRPr="00D53134">
        <w:rPr>
          <w:rFonts w:asciiTheme="minorBidi" w:hAnsiTheme="minorBidi" w:cstheme="minorBidi"/>
          <w:sz w:val="24"/>
          <w:szCs w:val="24"/>
        </w:rPr>
        <w:t>периодической</w:t>
      </w:r>
      <w:r w:rsidRPr="00D53134">
        <w:rPr>
          <w:rFonts w:asciiTheme="minorBidi" w:hAnsiTheme="minorBidi" w:cstheme="minorBidi"/>
          <w:sz w:val="24"/>
          <w:szCs w:val="24"/>
        </w:rPr>
        <w:t xml:space="preserve"> переработке.</w:t>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p>
    <w:p w14:paraId="6340E57C" w14:textId="78EE89CD"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Импорт и экспорт данных модели в формате IFC надлежит осуществлять согласно используемым </w:t>
      </w:r>
      <w:r w:rsidR="0035596B" w:rsidRPr="00D53134">
        <w:rPr>
          <w:rFonts w:asciiTheme="minorBidi" w:hAnsiTheme="minorBidi" w:cstheme="minorBidi"/>
          <w:sz w:val="24"/>
          <w:szCs w:val="24"/>
        </w:rPr>
        <w:t>настройкам</w:t>
      </w:r>
      <w:r w:rsidRPr="00D53134">
        <w:rPr>
          <w:rFonts w:asciiTheme="minorBidi" w:hAnsiTheme="minorBidi" w:cstheme="minorBidi"/>
          <w:sz w:val="24"/>
          <w:szCs w:val="24"/>
        </w:rPr>
        <w:t xml:space="preserve"> транслятора, встроенного (или отдельно подгружаемого) в программное средство. Трансляторы позволяют существенно упростить процессы обмена моделями IFC.</w:t>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p>
    <w:p w14:paraId="4BB0BDB5" w14:textId="7A10D0AD"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Определение модельного вида IFC должно содержать подмножество схемы IFC, которое необходимо для удовлетворения одного или нескольких требований по обмену </w:t>
      </w:r>
      <w:r w:rsidR="0035596B" w:rsidRPr="00D53134">
        <w:rPr>
          <w:rFonts w:asciiTheme="minorBidi" w:hAnsiTheme="minorBidi" w:cstheme="minorBidi"/>
          <w:sz w:val="24"/>
          <w:szCs w:val="24"/>
        </w:rPr>
        <w:t>информацией</w:t>
      </w:r>
      <w:r w:rsidRPr="00D53134">
        <w:rPr>
          <w:rFonts w:asciiTheme="minorBidi" w:hAnsiTheme="minorBidi" w:cstheme="minorBidi"/>
          <w:sz w:val="24"/>
          <w:szCs w:val="24"/>
        </w:rPr>
        <w:t xml:space="preserve"> в строительстве. Определение модельного вида должно обеспечивать способ указания набора данных, необходимых для передачи в конкретном случае. При передаче данных </w:t>
      </w:r>
      <w:r w:rsidR="0035596B" w:rsidRPr="00D53134">
        <w:rPr>
          <w:rFonts w:asciiTheme="minorBidi" w:hAnsiTheme="minorBidi" w:cstheme="minorBidi"/>
          <w:sz w:val="24"/>
          <w:szCs w:val="24"/>
        </w:rPr>
        <w:t>информационной</w:t>
      </w:r>
      <w:r w:rsidRPr="00D53134">
        <w:rPr>
          <w:rFonts w:asciiTheme="minorBidi" w:hAnsiTheme="minorBidi" w:cstheme="minorBidi"/>
          <w:sz w:val="24"/>
          <w:szCs w:val="24"/>
        </w:rPr>
        <w:t xml:space="preserve"> модели из одного программного продукта в </w:t>
      </w:r>
      <w:r w:rsidR="0035596B" w:rsidRPr="00D53134">
        <w:rPr>
          <w:rFonts w:asciiTheme="minorBidi" w:hAnsiTheme="minorBidi" w:cstheme="minorBidi"/>
          <w:sz w:val="24"/>
          <w:szCs w:val="24"/>
        </w:rPr>
        <w:t>другой</w:t>
      </w:r>
      <w:r w:rsidRPr="00D53134">
        <w:rPr>
          <w:rFonts w:asciiTheme="minorBidi" w:hAnsiTheme="minorBidi" w:cstheme="minorBidi"/>
          <w:sz w:val="24"/>
          <w:szCs w:val="24"/>
        </w:rPr>
        <w:t xml:space="preserve"> следует указывать, чтобы данные соответствовали выбранному Определению модельного вида.</w:t>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p>
    <w:p w14:paraId="566AA5AA"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Выбор версии IFC и определения модельного вида осуществляется в зависимости от конкретного процесса передачи данных. </w:t>
      </w:r>
    </w:p>
    <w:p w14:paraId="54624D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Система управления городскими данными и моделями поддерживает чтение следующих форматов данных:</w:t>
      </w:r>
    </w:p>
    <w:p w14:paraId="5A4763BC"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Картографических данных ведущий производителей ГИС систем.</w:t>
      </w:r>
    </w:p>
    <w:p w14:paraId="7FCA00E1"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Табличные данные.</w:t>
      </w:r>
    </w:p>
    <w:p w14:paraId="0390B2ED"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Инженерные данные (STEP, DWG, DXF, IFC).</w:t>
      </w:r>
    </w:p>
    <w:p w14:paraId="612CD2E3"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Графические данные (JPG, PNG).</w:t>
      </w:r>
    </w:p>
    <w:p w14:paraId="0FA32F6D"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Текстовые данные (TXT, DOC).</w:t>
      </w:r>
    </w:p>
    <w:p w14:paraId="025F1DBA"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BIM модели.</w:t>
      </w:r>
    </w:p>
    <w:p w14:paraId="160413BB"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XML источники.</w:t>
      </w:r>
    </w:p>
    <w:p w14:paraId="3575B864" w14:textId="2E4CD54F" w:rsidR="007B27A7" w:rsidRPr="00D53134" w:rsidRDefault="00E97A38" w:rsidP="00D53134">
      <w:pPr>
        <w:jc w:val="both"/>
        <w:rPr>
          <w:rFonts w:asciiTheme="minorBidi" w:hAnsiTheme="minorBidi" w:cstheme="minorBidi"/>
          <w:sz w:val="24"/>
          <w:szCs w:val="24"/>
        </w:rPr>
      </w:pPr>
      <w:r>
        <w:rPr>
          <w:rFonts w:asciiTheme="minorBidi" w:hAnsiTheme="minorBidi" w:cstheme="minorBidi"/>
          <w:sz w:val="24"/>
          <w:szCs w:val="24"/>
        </w:rPr>
        <w:t xml:space="preserve">Для обеспечения информационного обмена может быть использован формат обмена комментариями к информационным моделям </w:t>
      </w:r>
      <w:r>
        <w:rPr>
          <w:rFonts w:asciiTheme="minorBidi" w:hAnsiTheme="minorBidi" w:cstheme="minorBidi"/>
          <w:sz w:val="24"/>
          <w:szCs w:val="24"/>
          <w:lang w:val="en-US"/>
        </w:rPr>
        <w:t>BCF</w:t>
      </w:r>
      <w:r w:rsidRPr="00DE6E76">
        <w:rPr>
          <w:rFonts w:asciiTheme="minorBidi" w:hAnsiTheme="minorBidi" w:cstheme="minorBidi"/>
          <w:sz w:val="24"/>
          <w:szCs w:val="24"/>
        </w:rPr>
        <w:t>.</w:t>
      </w:r>
      <w:r w:rsidR="00FF04AB" w:rsidRPr="00D53134">
        <w:rPr>
          <w:rFonts w:asciiTheme="minorBidi" w:hAnsiTheme="minorBidi" w:cstheme="minorBidi"/>
          <w:sz w:val="24"/>
          <w:szCs w:val="24"/>
        </w:rPr>
        <w:br w:type="page"/>
      </w:r>
    </w:p>
    <w:p w14:paraId="002F9B70"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18" w:name="_Toc531614386"/>
      <w:r w:rsidRPr="00D53134">
        <w:rPr>
          <w:rFonts w:asciiTheme="minorBidi" w:hAnsiTheme="minorBidi" w:cstheme="minorBidi"/>
          <w:sz w:val="24"/>
          <w:szCs w:val="24"/>
        </w:rPr>
        <w:lastRenderedPageBreak/>
        <w:t>7.6. Правила организации единого информационного пространства</w:t>
      </w:r>
      <w:bookmarkEnd w:id="118"/>
    </w:p>
    <w:p w14:paraId="3D6AD9A0" w14:textId="77777777" w:rsidR="007B27A7" w:rsidRPr="00D53134" w:rsidRDefault="00FF04AB" w:rsidP="00DE6E76">
      <w:pPr>
        <w:ind w:left="720"/>
        <w:contextualSpacing/>
        <w:jc w:val="both"/>
        <w:rPr>
          <w:rFonts w:asciiTheme="minorBidi" w:hAnsiTheme="minorBidi" w:cstheme="minorBidi"/>
          <w:sz w:val="24"/>
          <w:szCs w:val="24"/>
        </w:rPr>
      </w:pPr>
      <w:r w:rsidRPr="00D53134">
        <w:rPr>
          <w:rFonts w:asciiTheme="minorBidi" w:hAnsiTheme="minorBidi" w:cstheme="minorBidi"/>
          <w:sz w:val="24"/>
          <w:szCs w:val="24"/>
        </w:rPr>
        <w:t>Организация обмена информационными моделями в рамках одной организации</w:t>
      </w:r>
    </w:p>
    <w:p w14:paraId="472BA2F9" w14:textId="77777777" w:rsidR="007B27A7" w:rsidRPr="00D53134" w:rsidRDefault="00FF04AB" w:rsidP="00DE6E76">
      <w:pPr>
        <w:ind w:left="720"/>
        <w:contextualSpacing/>
        <w:jc w:val="both"/>
        <w:rPr>
          <w:rFonts w:asciiTheme="minorBidi" w:hAnsiTheme="minorBidi" w:cstheme="minorBidi"/>
          <w:sz w:val="24"/>
          <w:szCs w:val="24"/>
        </w:rPr>
      </w:pPr>
      <w:r w:rsidRPr="00D53134">
        <w:rPr>
          <w:rFonts w:asciiTheme="minorBidi" w:hAnsiTheme="minorBidi" w:cstheme="minorBidi"/>
          <w:sz w:val="24"/>
          <w:szCs w:val="24"/>
        </w:rPr>
        <w:t>Организация обмена информацией между разными организациями</w:t>
      </w:r>
    </w:p>
    <w:p w14:paraId="7017F622" w14:textId="77777777" w:rsidR="007B27A7" w:rsidRPr="00D53134" w:rsidRDefault="00FF04AB" w:rsidP="00DE6E76">
      <w:pPr>
        <w:ind w:left="720"/>
        <w:contextualSpacing/>
        <w:jc w:val="both"/>
        <w:rPr>
          <w:rFonts w:asciiTheme="minorBidi" w:hAnsiTheme="minorBidi" w:cstheme="minorBidi"/>
          <w:sz w:val="24"/>
          <w:szCs w:val="24"/>
        </w:rPr>
      </w:pPr>
      <w:r w:rsidRPr="00D53134">
        <w:rPr>
          <w:rFonts w:asciiTheme="minorBidi" w:hAnsiTheme="minorBidi" w:cstheme="minorBidi"/>
          <w:sz w:val="24"/>
          <w:szCs w:val="24"/>
        </w:rPr>
        <w:t>Обеспечение юридически значимого обмена информацией</w:t>
      </w:r>
    </w:p>
    <w:p w14:paraId="624A61B9" w14:textId="77777777" w:rsidR="007B27A7" w:rsidRPr="00D53134" w:rsidRDefault="00FF04AB" w:rsidP="00DE6E76">
      <w:pPr>
        <w:ind w:left="720"/>
        <w:contextualSpacing/>
        <w:jc w:val="both"/>
        <w:rPr>
          <w:rFonts w:asciiTheme="minorBidi" w:hAnsiTheme="minorBidi" w:cstheme="minorBidi"/>
          <w:sz w:val="24"/>
          <w:szCs w:val="24"/>
        </w:rPr>
      </w:pPr>
      <w:r w:rsidRPr="00D53134">
        <w:rPr>
          <w:rFonts w:asciiTheme="minorBidi" w:hAnsiTheme="minorBidi" w:cstheme="minorBidi"/>
          <w:sz w:val="24"/>
          <w:szCs w:val="24"/>
        </w:rPr>
        <w:t>Обеспечение обмена информацией между этапами жизненного цикла объекта</w:t>
      </w:r>
    </w:p>
    <w:p w14:paraId="5A93DB4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75505AA1"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119" w:name="_Toc531614387"/>
      <w:r w:rsidRPr="00D53134">
        <w:rPr>
          <w:rFonts w:asciiTheme="minorBidi" w:hAnsiTheme="minorBidi" w:cstheme="minorBidi"/>
          <w:sz w:val="24"/>
          <w:szCs w:val="24"/>
        </w:rPr>
        <w:lastRenderedPageBreak/>
        <w:t>8. Правила именования объектов информационного моделирования</w:t>
      </w:r>
      <w:bookmarkEnd w:id="119"/>
    </w:p>
    <w:p w14:paraId="26B1CDE6"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120" w:name="_hf8etc8avnwv" w:colFirst="0" w:colLast="0"/>
      <w:bookmarkStart w:id="121" w:name="_Toc531614388"/>
      <w:bookmarkEnd w:id="120"/>
      <w:r w:rsidRPr="00D53134">
        <w:rPr>
          <w:rFonts w:asciiTheme="minorBidi" w:hAnsiTheme="minorBidi" w:cstheme="minorBidi"/>
          <w:sz w:val="24"/>
          <w:szCs w:val="24"/>
        </w:rPr>
        <w:t>8.1. Принципы создания системы справочных именований (reference designation system, RDS). Обзор серии стандартов IEC/ISO 81346</w:t>
      </w:r>
      <w:bookmarkEnd w:id="121"/>
    </w:p>
    <w:p w14:paraId="0E34AA54" w14:textId="77777777" w:rsidR="007B27A7" w:rsidRPr="00D53134" w:rsidRDefault="00FF04AB" w:rsidP="00D53134">
      <w:pPr>
        <w:ind w:firstLine="720"/>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Серия международных стандартов IEC/ISO 81346 претендует на роль самого минималистичного метода описания системы. Стандарты определяют принципы создания системы справочных именований (reference designation system, RDS) целевой системы. Эта система справочных именований отражает самое существенное в основных четырёх аспектах (function, product, location, type): имена объектов и их место в системной холархии. Функция, конструкция,  размещение и тип отражают основные, хотя и не все, аспекты определения любой инженерной системы. Основная цель этой серии стандартов – формулирование принципов минималистичного описания инженерной системы, фундамента для эффективного управления конфигурацией системы. Неправильно понимать эти стандарты только как "принципы создания кодировок"/именования.</w:t>
      </w:r>
    </w:p>
    <w:p w14:paraId="15770DB8" w14:textId="77777777" w:rsidR="007B27A7" w:rsidRPr="00D53134" w:rsidRDefault="00FF04AB" w:rsidP="00D53134">
      <w:pPr>
        <w:ind w:firstLine="720"/>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Главное достоинство данного подхода в том, что в предлагаемых им описаниях «выкидывается» 99.9% информации о системе, но оставшиеся 0.1% (только имена объектов и отношения "часть-целое") оказываются крайне полезны.</w:t>
      </w:r>
    </w:p>
    <w:p w14:paraId="1355FDF9"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Элементы системы связаны тремя видами отношений: связью часть-целое (родовидовая связь), связью типов (партитивная связь) и прагматической (ассоциативной) связью.</w:t>
      </w:r>
      <w:r w:rsidRPr="00D53134">
        <w:rPr>
          <w:rFonts w:asciiTheme="minorBidi" w:hAnsiTheme="minorBidi" w:cstheme="minorBidi"/>
          <w:color w:val="242F33"/>
          <w:sz w:val="24"/>
          <w:szCs w:val="24"/>
          <w:highlight w:val="white"/>
        </w:rPr>
        <w:br/>
        <w:t>Отношение часть-целое (родовидовая связь), используется для разбиения любой системы на части, идентифицированные как элементы системы. Это позволяет осуществить неограниченное разбиение сложных систем. Именно об этом говорится в IEC 81346-1.</w:t>
      </w:r>
    </w:p>
    <w:p w14:paraId="64FD00C9"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Рисунок х. Структура родовидовых связей</w:t>
      </w:r>
    </w:p>
    <w:p w14:paraId="59141C39"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noProof/>
          <w:color w:val="242F33"/>
          <w:sz w:val="24"/>
          <w:szCs w:val="24"/>
          <w:highlight w:val="white"/>
          <w:lang w:eastAsia="ru-RU"/>
        </w:rPr>
        <w:drawing>
          <wp:inline distT="114300" distB="114300" distL="114300" distR="114300" wp14:anchorId="6BB81619" wp14:editId="1034BE56">
            <wp:extent cx="931975" cy="769521"/>
            <wp:effectExtent l="0" t="0" r="0" b="0"/>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931975" cy="769521"/>
                    </a:xfrm>
                    <a:prstGeom prst="rect">
                      <a:avLst/>
                    </a:prstGeom>
                    <a:ln/>
                  </pic:spPr>
                </pic:pic>
              </a:graphicData>
            </a:graphic>
          </wp:inline>
        </w:drawing>
      </w:r>
    </w:p>
    <w:p w14:paraId="738BA48D"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br/>
        <w:t xml:space="preserve"> </w:t>
      </w:r>
    </w:p>
    <w:p w14:paraId="4F349A00"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Отношение типов (партитивная связь) используется для задания классов систем. Это необходимо для распознавания систем и предотвращения «разрастания» информации.</w:t>
      </w:r>
    </w:p>
    <w:p w14:paraId="3004D7AE"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 xml:space="preserve"> Рисунок х Структура партитивных связей</w:t>
      </w:r>
    </w:p>
    <w:p w14:paraId="44D2F458"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noProof/>
          <w:color w:val="242F33"/>
          <w:sz w:val="24"/>
          <w:szCs w:val="24"/>
          <w:highlight w:val="white"/>
          <w:lang w:eastAsia="ru-RU"/>
        </w:rPr>
        <w:drawing>
          <wp:inline distT="114300" distB="114300" distL="114300" distR="114300" wp14:anchorId="5276A974" wp14:editId="2D4FBA88">
            <wp:extent cx="1109775" cy="1007727"/>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1109775" cy="1007727"/>
                    </a:xfrm>
                    <a:prstGeom prst="rect">
                      <a:avLst/>
                    </a:prstGeom>
                    <a:ln/>
                  </pic:spPr>
                </pic:pic>
              </a:graphicData>
            </a:graphic>
          </wp:inline>
        </w:drawing>
      </w:r>
    </w:p>
    <w:p w14:paraId="6BF4AE68" w14:textId="77777777" w:rsidR="007B27A7" w:rsidRPr="00D53134" w:rsidRDefault="00FF04AB" w:rsidP="00D53134">
      <w:pPr>
        <w:ind w:firstLine="720"/>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 xml:space="preserve">Прагматичные отношения (ассоциативная связь) между системами предполагают, что системы находятся отношениях типа "часть-целое", что </w:t>
      </w:r>
      <w:r w:rsidRPr="00D53134">
        <w:rPr>
          <w:rFonts w:asciiTheme="minorBidi" w:hAnsiTheme="minorBidi" w:cstheme="minorBidi"/>
          <w:color w:val="242F33"/>
          <w:sz w:val="24"/>
          <w:szCs w:val="24"/>
          <w:highlight w:val="white"/>
        </w:rPr>
        <w:lastRenderedPageBreak/>
        <w:t>впоследствии позволяет проанализировать интеграцию между системами. Такой подход дает преимущество работы с системами как таковыми.</w:t>
      </w:r>
    </w:p>
    <w:p w14:paraId="24D3AED7"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Рисунок х. Структура ассоциативных связей</w:t>
      </w:r>
    </w:p>
    <w:p w14:paraId="67E726AD"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noProof/>
          <w:color w:val="242F33"/>
          <w:sz w:val="24"/>
          <w:szCs w:val="24"/>
          <w:highlight w:val="white"/>
          <w:lang w:eastAsia="ru-RU"/>
        </w:rPr>
        <w:drawing>
          <wp:inline distT="114300" distB="114300" distL="114300" distR="114300" wp14:anchorId="66B3C2C1" wp14:editId="19434DAB">
            <wp:extent cx="1274875" cy="590550"/>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1274875" cy="590550"/>
                    </a:xfrm>
                    <a:prstGeom prst="rect">
                      <a:avLst/>
                    </a:prstGeom>
                    <a:ln/>
                  </pic:spPr>
                </pic:pic>
              </a:graphicData>
            </a:graphic>
          </wp:inline>
        </w:drawing>
      </w:r>
    </w:p>
    <w:p w14:paraId="29C39A02" w14:textId="77777777" w:rsidR="007B27A7" w:rsidRPr="00D53134" w:rsidRDefault="00FF04AB" w:rsidP="00D53134">
      <w:pPr>
        <w:ind w:firstLine="720"/>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Это необходимо для эффективного именования или обозначения систем и их частей, что позволяет успешно распознавать их между собой. Именно для этого и предназначена серия стандартов IEC/ISO 81346.</w:t>
      </w:r>
      <w:r w:rsidRPr="00D53134">
        <w:rPr>
          <w:rFonts w:asciiTheme="minorBidi" w:hAnsiTheme="minorBidi" w:cstheme="minorBidi"/>
          <w:color w:val="242F33"/>
          <w:sz w:val="24"/>
          <w:szCs w:val="24"/>
          <w:highlight w:val="white"/>
        </w:rPr>
        <w:br/>
      </w:r>
      <w:r w:rsidRPr="00D53134">
        <w:rPr>
          <w:rFonts w:asciiTheme="minorBidi" w:hAnsiTheme="minorBidi" w:cstheme="minorBidi"/>
          <w:color w:val="242F33"/>
          <w:sz w:val="24"/>
          <w:szCs w:val="24"/>
          <w:highlight w:val="white"/>
        </w:rPr>
        <w:tab/>
        <w:t xml:space="preserve">В настоящем Регламенте применены принципы, подходы и правила, установленные в следующих стандартах серии IEC/ISO 81346: </w:t>
      </w:r>
      <w:r w:rsidRPr="00D53134">
        <w:rPr>
          <w:rFonts w:asciiTheme="minorBidi" w:hAnsiTheme="minorBidi" w:cstheme="minorBidi"/>
          <w:color w:val="242F33"/>
          <w:sz w:val="24"/>
          <w:szCs w:val="24"/>
          <w:highlight w:val="white"/>
        </w:rPr>
        <w:br/>
        <w:t>1.</w:t>
      </w:r>
      <w:r w:rsidRPr="00D53134">
        <w:rPr>
          <w:rFonts w:asciiTheme="minorBidi" w:hAnsiTheme="minorBidi" w:cstheme="minorBidi"/>
          <w:color w:val="242F33"/>
          <w:sz w:val="24"/>
          <w:szCs w:val="24"/>
          <w:highlight w:val="white"/>
        </w:rPr>
        <w:tab/>
      </w:r>
      <w:r w:rsidRPr="00D06867">
        <w:rPr>
          <w:rFonts w:asciiTheme="minorBidi" w:hAnsiTheme="minorBidi" w:cstheme="minorBidi"/>
          <w:color w:val="242F33"/>
          <w:sz w:val="24"/>
          <w:szCs w:val="24"/>
          <w:highlight w:val="white"/>
          <w:lang w:val="en-US"/>
        </w:rPr>
        <w:t>IEC 81346-1:2009 Industrial systems, installations and equipment and industrial products –  Structuring principles and reference designations –  Part 1: Basic rules (</w:t>
      </w:r>
      <w:r w:rsidRPr="00D53134">
        <w:rPr>
          <w:rFonts w:asciiTheme="minorBidi" w:hAnsiTheme="minorBidi" w:cstheme="minorBidi"/>
          <w:color w:val="242F33"/>
          <w:sz w:val="24"/>
          <w:szCs w:val="24"/>
          <w:highlight w:val="white"/>
        </w:rPr>
        <w:t>Промышленные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системы</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установки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оборудование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промышленные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изделия</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Принципы структурирования и ссылочные именования. Часть 1. Основные правила). Стандарт устанавливает правила именования технических систем c упорядоченными связями.</w:t>
      </w:r>
      <w:r w:rsidRPr="00D53134">
        <w:rPr>
          <w:rFonts w:asciiTheme="minorBidi" w:hAnsiTheme="minorBidi" w:cstheme="minorBidi"/>
          <w:color w:val="242F33"/>
          <w:sz w:val="24"/>
          <w:szCs w:val="24"/>
          <w:highlight w:val="white"/>
        </w:rPr>
        <w:br/>
      </w:r>
      <w:r w:rsidRPr="00DE6E76">
        <w:rPr>
          <w:rFonts w:asciiTheme="minorBidi" w:hAnsiTheme="minorBidi" w:cstheme="minorBidi"/>
          <w:color w:val="242F33"/>
          <w:sz w:val="24"/>
          <w:szCs w:val="24"/>
          <w:highlight w:val="white"/>
          <w:lang w:val="en-US"/>
        </w:rPr>
        <w:t>2.</w:t>
      </w:r>
      <w:r w:rsidRPr="00DE6E76">
        <w:rPr>
          <w:rFonts w:asciiTheme="minorBidi" w:hAnsiTheme="minorBidi" w:cstheme="minorBidi"/>
          <w:color w:val="242F33"/>
          <w:sz w:val="24"/>
          <w:szCs w:val="24"/>
          <w:highlight w:val="white"/>
          <w:lang w:val="en-US"/>
        </w:rPr>
        <w:tab/>
      </w:r>
      <w:r w:rsidRPr="00D06867">
        <w:rPr>
          <w:rFonts w:asciiTheme="minorBidi" w:hAnsiTheme="minorBidi" w:cstheme="minorBidi"/>
          <w:color w:val="242F33"/>
          <w:sz w:val="24"/>
          <w:szCs w:val="24"/>
          <w:highlight w:val="white"/>
          <w:lang w:val="en-US"/>
        </w:rPr>
        <w:t>IEC</w:t>
      </w:r>
      <w:r w:rsidRPr="00DE6E76">
        <w:rPr>
          <w:rFonts w:asciiTheme="minorBidi" w:hAnsiTheme="minorBidi" w:cstheme="minorBidi"/>
          <w:color w:val="242F33"/>
          <w:sz w:val="24"/>
          <w:szCs w:val="24"/>
          <w:highlight w:val="white"/>
          <w:lang w:val="en-US"/>
        </w:rPr>
        <w:t xml:space="preserve"> 81346-2:2009  </w:t>
      </w:r>
      <w:r w:rsidRPr="00D06867">
        <w:rPr>
          <w:rFonts w:asciiTheme="minorBidi" w:hAnsiTheme="minorBidi" w:cstheme="minorBidi"/>
          <w:color w:val="242F33"/>
          <w:sz w:val="24"/>
          <w:szCs w:val="24"/>
          <w:highlight w:val="white"/>
          <w:lang w:val="en-US"/>
        </w:rPr>
        <w:t>Industrial</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systems</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installations</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and</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equipment</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and</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industrial</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products</w:t>
      </w:r>
      <w:r w:rsidRPr="00DE6E76">
        <w:rPr>
          <w:rFonts w:asciiTheme="minorBidi" w:hAnsiTheme="minorBidi" w:cstheme="minorBidi"/>
          <w:color w:val="242F33"/>
          <w:sz w:val="24"/>
          <w:szCs w:val="24"/>
          <w:highlight w:val="white"/>
          <w:lang w:val="en-US"/>
        </w:rPr>
        <w:t xml:space="preserve"> -- </w:t>
      </w:r>
      <w:r w:rsidRPr="00D06867">
        <w:rPr>
          <w:rFonts w:asciiTheme="minorBidi" w:hAnsiTheme="minorBidi" w:cstheme="minorBidi"/>
          <w:color w:val="242F33"/>
          <w:sz w:val="24"/>
          <w:szCs w:val="24"/>
          <w:highlight w:val="white"/>
          <w:lang w:val="en-US"/>
        </w:rPr>
        <w:t>Structuring</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principles</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and</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reference</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designations</w:t>
      </w:r>
      <w:r w:rsidRPr="00DE6E76">
        <w:rPr>
          <w:rFonts w:asciiTheme="minorBidi" w:hAnsiTheme="minorBidi" w:cstheme="minorBidi"/>
          <w:color w:val="242F33"/>
          <w:sz w:val="24"/>
          <w:szCs w:val="24"/>
          <w:highlight w:val="white"/>
          <w:lang w:val="en-US"/>
        </w:rPr>
        <w:t xml:space="preserve"> -- </w:t>
      </w:r>
      <w:r w:rsidRPr="00D06867">
        <w:rPr>
          <w:rFonts w:asciiTheme="minorBidi" w:hAnsiTheme="minorBidi" w:cstheme="minorBidi"/>
          <w:color w:val="242F33"/>
          <w:sz w:val="24"/>
          <w:szCs w:val="24"/>
          <w:highlight w:val="white"/>
          <w:lang w:val="en-US"/>
        </w:rPr>
        <w:t>Part</w:t>
      </w:r>
      <w:r w:rsidRPr="00DE6E76">
        <w:rPr>
          <w:rFonts w:asciiTheme="minorBidi" w:hAnsiTheme="minorBidi" w:cstheme="minorBidi"/>
          <w:color w:val="242F33"/>
          <w:sz w:val="24"/>
          <w:szCs w:val="24"/>
          <w:highlight w:val="white"/>
          <w:lang w:val="en-US"/>
        </w:rPr>
        <w:t xml:space="preserve"> 2: </w:t>
      </w:r>
      <w:r w:rsidRPr="00D06867">
        <w:rPr>
          <w:rFonts w:asciiTheme="minorBidi" w:hAnsiTheme="minorBidi" w:cstheme="minorBidi"/>
          <w:color w:val="242F33"/>
          <w:sz w:val="24"/>
          <w:szCs w:val="24"/>
          <w:highlight w:val="white"/>
          <w:lang w:val="en-US"/>
        </w:rPr>
        <w:t>Classification</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of</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objects</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and</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codes</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for</w:t>
      </w:r>
      <w:r w:rsidRPr="00DE6E76">
        <w:rPr>
          <w:rFonts w:asciiTheme="minorBidi" w:hAnsiTheme="minorBidi" w:cstheme="minorBidi"/>
          <w:color w:val="242F33"/>
          <w:sz w:val="24"/>
          <w:szCs w:val="24"/>
          <w:highlight w:val="white"/>
          <w:lang w:val="en-US"/>
        </w:rPr>
        <w:t xml:space="preserve"> </w:t>
      </w:r>
      <w:r w:rsidRPr="00D06867">
        <w:rPr>
          <w:rFonts w:asciiTheme="minorBidi" w:hAnsiTheme="minorBidi" w:cstheme="minorBidi"/>
          <w:color w:val="242F33"/>
          <w:sz w:val="24"/>
          <w:szCs w:val="24"/>
          <w:highlight w:val="white"/>
          <w:lang w:val="en-US"/>
        </w:rPr>
        <w:t>classes</w:t>
      </w:r>
      <w:r w:rsidRPr="00DE6E76">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Промышленные</w:t>
      </w:r>
      <w:r w:rsidRPr="00DE6E76">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системы</w:t>
      </w:r>
      <w:r w:rsidRPr="00DE6E76">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установки</w:t>
      </w:r>
      <w:r w:rsidRPr="00DE6E76">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E6E76">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оборудование</w:t>
      </w:r>
      <w:r w:rsidRPr="00DE6E76">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E6E76">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промышленные</w:t>
      </w:r>
      <w:r w:rsidRPr="00DE6E76">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изделия</w:t>
      </w:r>
      <w:r w:rsidRPr="00DE6E76">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Принципы структурирования и ссылочные именования. Часть 2. Классификация объектов и коды классов). Стандарт устанавливает международную классификацию технических систем, основанную на отношении типов (партитивной связи).</w:t>
      </w:r>
      <w:r w:rsidRPr="00D53134">
        <w:rPr>
          <w:rFonts w:asciiTheme="minorBidi" w:hAnsiTheme="minorBidi" w:cstheme="minorBidi"/>
          <w:color w:val="242F33"/>
          <w:sz w:val="24"/>
          <w:szCs w:val="24"/>
          <w:highlight w:val="white"/>
        </w:rPr>
        <w:br/>
      </w:r>
      <w:r w:rsidRPr="00D06867">
        <w:rPr>
          <w:rFonts w:asciiTheme="minorBidi" w:hAnsiTheme="minorBidi" w:cstheme="minorBidi"/>
          <w:color w:val="242F33"/>
          <w:sz w:val="24"/>
          <w:szCs w:val="24"/>
          <w:highlight w:val="white"/>
          <w:lang w:val="en-US"/>
        </w:rPr>
        <w:t>3.</w:t>
      </w:r>
      <w:r w:rsidRPr="00D06867">
        <w:rPr>
          <w:rFonts w:asciiTheme="minorBidi" w:hAnsiTheme="minorBidi" w:cstheme="minorBidi"/>
          <w:color w:val="242F33"/>
          <w:sz w:val="24"/>
          <w:szCs w:val="24"/>
          <w:highlight w:val="white"/>
          <w:lang w:val="en-US"/>
        </w:rPr>
        <w:tab/>
        <w:t>ISO/FDIS 81346:2018 Industrial systems, installations and equipment and industrial products —Structuring principles and reference designations — Part 12: Construction works and building services (</w:t>
      </w:r>
      <w:r w:rsidRPr="00D53134">
        <w:rPr>
          <w:rFonts w:asciiTheme="minorBidi" w:hAnsiTheme="minorBidi" w:cstheme="minorBidi"/>
          <w:color w:val="242F33"/>
          <w:sz w:val="24"/>
          <w:szCs w:val="24"/>
          <w:highlight w:val="white"/>
        </w:rPr>
        <w:t>Промышленные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системы</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установки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оборудование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промышленные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изделия</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Принципы построения и ссылочные именования. Часть 12. Строительные работы и строительные услуги). Стандарт устанавливает правила именования целевых систем в строительсте/объектов строительства.</w:t>
      </w:r>
      <w:r w:rsidRPr="00D53134">
        <w:rPr>
          <w:rFonts w:asciiTheme="minorBidi" w:hAnsiTheme="minorBidi" w:cstheme="minorBidi"/>
          <w:color w:val="242F33"/>
          <w:sz w:val="24"/>
          <w:szCs w:val="24"/>
          <w:highlight w:val="white"/>
        </w:rPr>
        <w:br/>
      </w:r>
    </w:p>
    <w:p w14:paraId="4FF80C6D" w14:textId="77777777" w:rsidR="007B27A7" w:rsidRPr="00D53134" w:rsidRDefault="007B27A7" w:rsidP="00D53134">
      <w:pPr>
        <w:jc w:val="both"/>
        <w:rPr>
          <w:rFonts w:asciiTheme="minorBidi" w:hAnsiTheme="minorBidi" w:cstheme="minorBidi"/>
          <w:sz w:val="24"/>
          <w:szCs w:val="24"/>
        </w:rPr>
      </w:pPr>
    </w:p>
    <w:p w14:paraId="7A01994C"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122" w:name="_pghocjf7adsh" w:colFirst="0" w:colLast="0"/>
      <w:bookmarkStart w:id="123" w:name="_Toc531614389"/>
      <w:bookmarkEnd w:id="122"/>
      <w:r w:rsidRPr="00D53134">
        <w:rPr>
          <w:rFonts w:asciiTheme="minorBidi" w:hAnsiTheme="minorBidi" w:cstheme="minorBidi"/>
          <w:sz w:val="24"/>
          <w:szCs w:val="24"/>
        </w:rPr>
        <w:t>8.2. Принципы именования объектов/систем в строительстве по ISO/FDIS 81346-12:2018</w:t>
      </w:r>
      <w:bookmarkEnd w:id="123"/>
    </w:p>
    <w:p w14:paraId="2A62E170" w14:textId="77777777" w:rsidR="007B27A7" w:rsidRPr="00D53134" w:rsidRDefault="007B27A7" w:rsidP="00D53134">
      <w:pPr>
        <w:jc w:val="both"/>
        <w:rPr>
          <w:rFonts w:asciiTheme="minorBidi" w:hAnsiTheme="minorBidi" w:cstheme="minorBidi"/>
          <w:sz w:val="24"/>
          <w:szCs w:val="24"/>
        </w:rPr>
      </w:pPr>
    </w:p>
    <w:p w14:paraId="2E6F3DA9"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Для успешного администрирования технической системы и ее информации на различных этапах жизненного цикла (например, сбор базовых данных, проектирование, строительство, эксплуатация, демонтаж и утилизация) необходимо разбить систему на несколько подсистем/объектов - то есть, задать системе структуру. Структурирование выполняется поэтапно, либо сверху вниз, либо снизу вверх, в результате чего задаётся древовидная структура системы.</w:t>
      </w:r>
    </w:p>
    <w:p w14:paraId="7C9D4A2B"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lastRenderedPageBreak/>
        <w:t>Процесс структурирования выполняется в соответствие с разными описаниями целевой системы, именуемыми аспектами. Наиболее важными аспектами являются:</w:t>
      </w:r>
      <w:r w:rsidRPr="00D53134">
        <w:rPr>
          <w:rFonts w:asciiTheme="minorBidi" w:hAnsiTheme="minorBidi" w:cstheme="minorBidi"/>
          <w:sz w:val="24"/>
          <w:szCs w:val="24"/>
        </w:rPr>
        <w:br/>
        <w:t>- аспект функции - то, для чего предназначена целевая система/объект строительства;</w:t>
      </w:r>
      <w:r w:rsidRPr="00D53134">
        <w:rPr>
          <w:rFonts w:asciiTheme="minorBidi" w:hAnsiTheme="minorBidi" w:cstheme="minorBidi"/>
          <w:sz w:val="24"/>
          <w:szCs w:val="24"/>
        </w:rPr>
        <w:br/>
        <w:t>- аспект продукта - посредством чего целевая система/объект строительства выполняет свои функции;</w:t>
      </w:r>
      <w:r w:rsidRPr="00D53134">
        <w:rPr>
          <w:rFonts w:asciiTheme="minorBidi" w:hAnsiTheme="minorBidi" w:cstheme="minorBidi"/>
          <w:sz w:val="24"/>
          <w:szCs w:val="24"/>
        </w:rPr>
        <w:br/>
        <w:t>- аспект местоположения/размещения - предполагаемое или фактическое пространство, занимаемое объектом или его частями. На Рисунке 3 показаны три основных аспекта: функции, продукта и размещения (по IEC 81346-1)</w:t>
      </w:r>
    </w:p>
    <w:p w14:paraId="3933424A"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114300" distB="114300" distL="114300" distR="114300" wp14:anchorId="46074DA5" wp14:editId="213A9972">
            <wp:extent cx="3705225" cy="3762375"/>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3705225" cy="3762375"/>
                    </a:xfrm>
                    <a:prstGeom prst="rect">
                      <a:avLst/>
                    </a:prstGeom>
                    <a:ln/>
                  </pic:spPr>
                </pic:pic>
              </a:graphicData>
            </a:graphic>
          </wp:inline>
        </w:drawing>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аспект типа - к какой группе с одинаковыми свойствами принадлежит объект.</w:t>
      </w:r>
    </w:p>
    <w:p w14:paraId="7E82F5A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Из-за различного содержания информации, как правило, требуется отдельная структура для каждого из аспектов, особенно если применение аспектов должно быть последовательным. Посредством построения связей между вышеупомянутыми структурами может быть собрана необходимая информация о целевой системе/объекте строительства, например, информация о местоположении объекта или продукте/компоненте, который реализует разные функции. Чтобы различать аспекты между собой в соответствии с IEC 81346-1, должны использоваться следующие префиксы:</w:t>
      </w:r>
      <w:r w:rsidRPr="00D53134">
        <w:rPr>
          <w:rFonts w:asciiTheme="minorBidi" w:hAnsiTheme="minorBidi" w:cstheme="minorBidi"/>
          <w:sz w:val="24"/>
          <w:szCs w:val="24"/>
        </w:rPr>
        <w:br/>
        <w:t>- «=» (равно), когда речь идет о аспекте функции</w:t>
      </w:r>
      <w:r w:rsidRPr="00D53134">
        <w:rPr>
          <w:rFonts w:asciiTheme="minorBidi" w:hAnsiTheme="minorBidi" w:cstheme="minorBidi"/>
          <w:sz w:val="24"/>
          <w:szCs w:val="24"/>
        </w:rPr>
        <w:br/>
        <w:t>;- «-» (минус), если речь идет о аспекте продукта;</w:t>
      </w:r>
      <w:r w:rsidRPr="00D53134">
        <w:rPr>
          <w:rFonts w:asciiTheme="minorBidi" w:hAnsiTheme="minorBidi" w:cstheme="minorBidi"/>
          <w:sz w:val="24"/>
          <w:szCs w:val="24"/>
        </w:rPr>
        <w:br/>
        <w:t>- «+» (плюс) в отношении аспекта местоположения/размещения;</w:t>
      </w:r>
      <w:r w:rsidRPr="00D53134">
        <w:rPr>
          <w:rFonts w:asciiTheme="minorBidi" w:hAnsiTheme="minorBidi" w:cstheme="minorBidi"/>
          <w:sz w:val="24"/>
          <w:szCs w:val="24"/>
        </w:rPr>
        <w:br/>
        <w:t>- «%» (процент) в отношении аспекта типа.</w:t>
      </w:r>
      <w:r w:rsidRPr="00D53134">
        <w:rPr>
          <w:rFonts w:asciiTheme="minorBidi" w:hAnsiTheme="minorBidi" w:cstheme="minorBidi"/>
          <w:sz w:val="24"/>
          <w:szCs w:val="24"/>
        </w:rPr>
        <w:br/>
      </w:r>
    </w:p>
    <w:p w14:paraId="01173A00"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8.2.1 Функционально-ориентированная структура</w:t>
      </w:r>
    </w:p>
    <w:p w14:paraId="7318D129"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lastRenderedPageBreak/>
        <w:t>Функционально-ориентированное рассмотрение целевой системы необходимо на всех этапах полного жизненного цикла системы, например, проектирования системы, планирование процессов и функций управления, ввода в эксплуатацию, а также для обнаружения сбоев в работе, эксплуатации и целей оптимизации работы системы. Функционально-ориентированная структура основана на целях системы и помогает понять и структурировать любую систему без учета физического решения или расположения объекта. Функциональное ссылочное именование (=) может быть применено в документах любого вида, но обычно применяется в схематических и не масштабированных документах, например, в обзорных диаграммах, диаграммах процесса, функциональных диаграммах и схемах.</w:t>
      </w:r>
    </w:p>
    <w:p w14:paraId="1A1D16D2" w14:textId="77777777" w:rsidR="007B27A7" w:rsidRPr="00D53134" w:rsidRDefault="007B27A7" w:rsidP="00D53134">
      <w:pPr>
        <w:jc w:val="both"/>
        <w:rPr>
          <w:rFonts w:asciiTheme="minorBidi" w:hAnsiTheme="minorBidi" w:cstheme="minorBidi"/>
          <w:sz w:val="24"/>
          <w:szCs w:val="24"/>
        </w:rPr>
      </w:pPr>
    </w:p>
    <w:p w14:paraId="69013E25"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8.2.2 Ориентированная на продукт структура</w:t>
      </w:r>
    </w:p>
    <w:p w14:paraId="6FB9F2B2"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Ориентированная на продукт структура описывает, как система внедряется и из чего собирается, а здание строится. Эта структура показывает разбиение системы на отдельные части в отношении аспекта продукта независимо от того, где находится продукт и какую функцию он выполняет. В контексте аспекта продукта рассматриваются: комплекс зданий, завод, техническое оборудование, здание, компоненты систем, строительные элементы.</w:t>
      </w:r>
    </w:p>
    <w:p w14:paraId="4BA08E06"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Продукт может реализовать одну или несколько функций, например, теплообменник может нагреваться или охлаждаться, а стеновые панели можно использовать как защитное покрытия или украшение. Несколько функций управления могут быть реализованы в одном блоке системы управления. Продукт может, отдельно или вместе с другими, находиться в одном или нескольких местах, например измерительная система с расположением измерительного блока и модуля индикации или системы воздуховодов, протянутая до нескольких разных мест.</w:t>
      </w:r>
    </w:p>
    <w:p w14:paraId="697563A7"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Ссылочное именование продукта (-) может быть показано в любом виде документа, но обычно применяется в масштабированных документах и описаниях, например, в описании продукта, чертежах, сборочных чертежах, сечениях, чертежах сетей и инструкциях по техническому обслуживанию. В строительной практике проводится дополнительное различие между строительными изделиями (например, потолками, стенами или колоннами) и инженерным оборудованием (например, фильтрами, насосами, чиллерами или котлами).</w:t>
      </w:r>
    </w:p>
    <w:p w14:paraId="577CF7F3" w14:textId="77777777" w:rsidR="007B27A7" w:rsidRPr="00D53134" w:rsidRDefault="007B27A7" w:rsidP="00D53134">
      <w:pPr>
        <w:jc w:val="both"/>
        <w:rPr>
          <w:rFonts w:asciiTheme="minorBidi" w:hAnsiTheme="minorBidi" w:cstheme="minorBidi"/>
          <w:sz w:val="24"/>
          <w:szCs w:val="24"/>
        </w:rPr>
      </w:pPr>
    </w:p>
    <w:p w14:paraId="70410FE6"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8.2.3 Ориентированная на местоположение/размещение структура</w:t>
      </w:r>
    </w:p>
    <w:p w14:paraId="0B0BD69B"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Ориентированная на местоположение структура основана на топографической структуре системы и/или на среде, в которой размещена система. Структура показывает разбиение системы относительно аспекта местоположения. Объект в ориентированной на местоположение структуре может включать любое количество продуктов и функций.</w:t>
      </w:r>
    </w:p>
    <w:p w14:paraId="6034A916"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Объектом, представленным в ориентированной на местоположение структурой, может быть, например, строительная площадка, строительный комплекс, объект строительства (здание, сооружение), часть здания, этаж или комната, а также внешняя среда объекта и её части, такие как зоны озеленения, </w:t>
      </w:r>
      <w:r w:rsidRPr="00D53134">
        <w:rPr>
          <w:rFonts w:asciiTheme="minorBidi" w:hAnsiTheme="minorBidi" w:cstheme="minorBidi"/>
          <w:sz w:val="24"/>
          <w:szCs w:val="24"/>
        </w:rPr>
        <w:lastRenderedPageBreak/>
        <w:t>парковка, улица или тротуар. Ориентированную на местоположение структуру используется при планировании процессов, монтаже зданий и сооружений, при управлении недвижимостью или территориями.</w:t>
      </w:r>
    </w:p>
    <w:p w14:paraId="5F479458" w14:textId="77777777" w:rsidR="007B27A7" w:rsidRPr="00D53134" w:rsidRDefault="00FF04AB" w:rsidP="00D53134">
      <w:pPr>
        <w:ind w:firstLine="720"/>
        <w:jc w:val="both"/>
        <w:rPr>
          <w:rFonts w:asciiTheme="minorBidi" w:hAnsiTheme="minorBidi" w:cstheme="minorBidi"/>
          <w:color w:val="231F20"/>
          <w:sz w:val="24"/>
          <w:szCs w:val="24"/>
        </w:rPr>
      </w:pPr>
      <w:r w:rsidRPr="00D53134">
        <w:rPr>
          <w:rFonts w:asciiTheme="minorBidi" w:hAnsiTheme="minorBidi" w:cstheme="minorBidi"/>
          <w:color w:val="231F20"/>
          <w:sz w:val="24"/>
          <w:szCs w:val="24"/>
        </w:rPr>
        <w:t>Ссылочное именование аспекта размещение (+) может отображаться в документах любого вида, но обычно применяется в масштабированных документах и описаниях, например, планах участка, плана этажей, разрезах, компоновочных или сборочных чертежах.</w:t>
      </w:r>
    </w:p>
    <w:p w14:paraId="5812EEA0" w14:textId="77777777" w:rsidR="007B27A7" w:rsidRPr="00D53134" w:rsidRDefault="007B27A7" w:rsidP="00D53134">
      <w:pPr>
        <w:jc w:val="both"/>
        <w:rPr>
          <w:rFonts w:asciiTheme="minorBidi" w:hAnsiTheme="minorBidi" w:cstheme="minorBidi"/>
          <w:color w:val="231F20"/>
          <w:sz w:val="24"/>
          <w:szCs w:val="24"/>
        </w:rPr>
      </w:pPr>
    </w:p>
    <w:p w14:paraId="69595739" w14:textId="77777777" w:rsidR="007B27A7" w:rsidRPr="00D53134" w:rsidRDefault="00FF04AB" w:rsidP="00D53134">
      <w:pPr>
        <w:jc w:val="both"/>
        <w:rPr>
          <w:rFonts w:asciiTheme="minorBidi" w:hAnsiTheme="minorBidi" w:cstheme="minorBidi"/>
          <w:b/>
          <w:color w:val="231F20"/>
          <w:sz w:val="24"/>
          <w:szCs w:val="24"/>
        </w:rPr>
      </w:pPr>
      <w:r w:rsidRPr="00D53134">
        <w:rPr>
          <w:rFonts w:asciiTheme="minorBidi" w:hAnsiTheme="minorBidi" w:cstheme="minorBidi"/>
          <w:b/>
          <w:color w:val="231F20"/>
          <w:sz w:val="24"/>
          <w:szCs w:val="24"/>
        </w:rPr>
        <w:t>8.2.4 Типо-ориентированная структура</w:t>
      </w:r>
    </w:p>
    <w:p w14:paraId="23742384" w14:textId="77777777" w:rsidR="007B27A7" w:rsidRPr="00D53134" w:rsidRDefault="00FF04AB" w:rsidP="00D53134">
      <w:pPr>
        <w:ind w:firstLine="720"/>
        <w:jc w:val="both"/>
        <w:rPr>
          <w:rFonts w:asciiTheme="minorBidi" w:hAnsiTheme="minorBidi" w:cstheme="minorBidi"/>
          <w:color w:val="231F20"/>
          <w:sz w:val="24"/>
          <w:szCs w:val="24"/>
        </w:rPr>
      </w:pPr>
      <w:r w:rsidRPr="00D53134">
        <w:rPr>
          <w:rFonts w:asciiTheme="minorBidi" w:hAnsiTheme="minorBidi" w:cstheme="minorBidi"/>
          <w:color w:val="231F20"/>
          <w:sz w:val="24"/>
          <w:szCs w:val="24"/>
        </w:rPr>
        <w:t>Аспект типа позволяет создавать пользовательские типы объектов, классифицированных в соответствии с IEC 81346-2. Именование типа указывает на группу объектов, а не конкретное единичное вхождение некоторую группу. Аспект типа используется для обозначения набора объектов определенного класса, которые имеют общие свойства. Эти общие свойства выбираются пользователем и могут быть одним, двумя или несколькими свойствами. В Таблице 6 Приложения 3 приведены примеры обозначений, сделанных с учётом аспекта типа. Конкретное значение именования любого типа объясняется в сопроводительных документах к проекту. Ориентированное на тип ссылочное именование (%) может быть применено в документах любого вида, но обычно применяется в библиотеках объектов и сметах.</w:t>
      </w:r>
    </w:p>
    <w:p w14:paraId="39833175" w14:textId="77777777" w:rsidR="007B27A7" w:rsidRPr="00D53134" w:rsidRDefault="007B27A7" w:rsidP="00D53134">
      <w:pPr>
        <w:jc w:val="both"/>
        <w:rPr>
          <w:rFonts w:asciiTheme="minorBidi" w:hAnsiTheme="minorBidi" w:cstheme="minorBidi"/>
          <w:color w:val="231F20"/>
          <w:sz w:val="24"/>
          <w:szCs w:val="24"/>
        </w:rPr>
      </w:pPr>
    </w:p>
    <w:p w14:paraId="790D1950" w14:textId="77777777" w:rsidR="007B27A7" w:rsidRPr="00D53134" w:rsidRDefault="00FF04AB" w:rsidP="00D53134">
      <w:pPr>
        <w:jc w:val="both"/>
        <w:rPr>
          <w:rFonts w:asciiTheme="minorBidi" w:hAnsiTheme="minorBidi" w:cstheme="minorBidi"/>
          <w:b/>
          <w:color w:val="231F20"/>
          <w:sz w:val="24"/>
          <w:szCs w:val="24"/>
        </w:rPr>
      </w:pPr>
      <w:r w:rsidRPr="00D53134">
        <w:rPr>
          <w:rFonts w:asciiTheme="minorBidi" w:hAnsiTheme="minorBidi" w:cstheme="minorBidi"/>
          <w:b/>
          <w:color w:val="231F20"/>
          <w:sz w:val="24"/>
          <w:szCs w:val="24"/>
        </w:rPr>
        <w:t>8.2.5 Ссылочное именование</w:t>
      </w:r>
    </w:p>
    <w:p w14:paraId="0690FAAB" w14:textId="77777777" w:rsidR="007B27A7" w:rsidRPr="00D53134" w:rsidRDefault="00FF04AB" w:rsidP="00D53134">
      <w:pPr>
        <w:ind w:firstLine="720"/>
        <w:jc w:val="both"/>
        <w:rPr>
          <w:rFonts w:asciiTheme="minorBidi" w:hAnsiTheme="minorBidi" w:cstheme="minorBidi"/>
          <w:color w:val="231F20"/>
          <w:sz w:val="24"/>
          <w:szCs w:val="24"/>
        </w:rPr>
      </w:pPr>
      <w:r w:rsidRPr="00D53134">
        <w:rPr>
          <w:rFonts w:asciiTheme="minorBidi" w:hAnsiTheme="minorBidi" w:cstheme="minorBidi"/>
          <w:color w:val="231F20"/>
          <w:sz w:val="24"/>
          <w:szCs w:val="24"/>
        </w:rPr>
        <w:t>Системные модели часто подразделяются согласно отношению часть-целое в древовидной структуре. Для нахождения любой подсистемы в рамках такой модели должно быть предусмотрено ссылочное именование в соответствии с IEC 81346-1. Одноуровневое ссылочное именование должно состоять из префикса, за которым следует:</w:t>
      </w:r>
      <w:r w:rsidRPr="00D53134">
        <w:rPr>
          <w:rFonts w:asciiTheme="minorBidi" w:hAnsiTheme="minorBidi" w:cstheme="minorBidi"/>
          <w:color w:val="231F20"/>
          <w:sz w:val="24"/>
          <w:szCs w:val="24"/>
        </w:rPr>
        <w:br/>
        <w:t>- буквенный код с последующим числовым;</w:t>
      </w:r>
      <w:r w:rsidRPr="00D53134">
        <w:rPr>
          <w:rFonts w:asciiTheme="minorBidi" w:hAnsiTheme="minorBidi" w:cstheme="minorBidi"/>
          <w:color w:val="231F20"/>
          <w:sz w:val="24"/>
          <w:szCs w:val="24"/>
        </w:rPr>
        <w:br/>
        <w:t>- буквенный код; или</w:t>
      </w:r>
      <w:r w:rsidRPr="00D53134">
        <w:rPr>
          <w:rFonts w:asciiTheme="minorBidi" w:hAnsiTheme="minorBidi" w:cstheme="minorBidi"/>
          <w:color w:val="231F20"/>
          <w:sz w:val="24"/>
          <w:szCs w:val="24"/>
        </w:rPr>
        <w:br/>
        <w:t>- числовой.</w:t>
      </w:r>
      <w:r w:rsidRPr="00D53134">
        <w:rPr>
          <w:rFonts w:asciiTheme="minorBidi" w:hAnsiTheme="minorBidi" w:cstheme="minorBidi"/>
          <w:color w:val="231F20"/>
          <w:sz w:val="24"/>
          <w:szCs w:val="24"/>
        </w:rPr>
        <w:br/>
      </w:r>
      <w:r w:rsidRPr="00D53134">
        <w:rPr>
          <w:rFonts w:asciiTheme="minorBidi" w:hAnsiTheme="minorBidi" w:cstheme="minorBidi"/>
          <w:color w:val="231F20"/>
          <w:sz w:val="24"/>
          <w:szCs w:val="24"/>
        </w:rPr>
        <w:tab/>
        <w:t>Буквенный код должен отображать класс назначения объекта. Числовой код должно различать объекты одного и того же класса.</w:t>
      </w:r>
      <w:r w:rsidRPr="00D53134">
        <w:rPr>
          <w:rFonts w:asciiTheme="minorBidi" w:hAnsiTheme="minorBidi" w:cstheme="minorBidi"/>
          <w:color w:val="231F20"/>
          <w:sz w:val="24"/>
          <w:szCs w:val="24"/>
        </w:rPr>
        <w:br/>
      </w:r>
      <w:r w:rsidRPr="00D53134">
        <w:rPr>
          <w:rFonts w:asciiTheme="minorBidi" w:hAnsiTheme="minorBidi" w:cstheme="minorBidi"/>
          <w:color w:val="231F20"/>
          <w:sz w:val="24"/>
          <w:szCs w:val="24"/>
        </w:rPr>
        <w:tab/>
        <w:t>Для обозначения объектов в структурах -типа, -функции или -продукта, одноуровневое ссылочное именование должно состоять из префикса, за которым следуют буквенный код, а за тем, числовой.</w:t>
      </w:r>
      <w:r w:rsidRPr="00D53134">
        <w:rPr>
          <w:rFonts w:asciiTheme="minorBidi" w:hAnsiTheme="minorBidi" w:cstheme="minorBidi"/>
          <w:color w:val="231F20"/>
          <w:sz w:val="24"/>
          <w:szCs w:val="24"/>
        </w:rPr>
        <w:br/>
      </w:r>
      <w:r w:rsidRPr="00D53134">
        <w:rPr>
          <w:rFonts w:asciiTheme="minorBidi" w:hAnsiTheme="minorBidi" w:cstheme="minorBidi"/>
          <w:color w:val="231F20"/>
          <w:sz w:val="24"/>
          <w:szCs w:val="24"/>
        </w:rPr>
        <w:br/>
      </w:r>
    </w:p>
    <w:p w14:paraId="02ED15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sz w:val="24"/>
          <w:szCs w:val="24"/>
        </w:rPr>
        <w:br/>
      </w:r>
    </w:p>
    <w:p w14:paraId="5C4FCCB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7C6D070E"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24" w:name="_guyf3pkrmg9d" w:colFirst="0" w:colLast="0"/>
      <w:bookmarkStart w:id="125" w:name="_Toc531614390"/>
      <w:bookmarkEnd w:id="124"/>
      <w:r w:rsidRPr="00D53134">
        <w:rPr>
          <w:rFonts w:asciiTheme="minorBidi" w:hAnsiTheme="minorBidi" w:cstheme="minorBidi"/>
          <w:sz w:val="24"/>
          <w:szCs w:val="24"/>
        </w:rPr>
        <w:lastRenderedPageBreak/>
        <w:t>8.3. Правила именования объектов/систем по IEC 81346-1:2009</w:t>
      </w:r>
      <w:bookmarkEnd w:id="125"/>
    </w:p>
    <w:p w14:paraId="7DB4A9FB" w14:textId="77777777" w:rsidR="007B27A7" w:rsidRPr="00D53134" w:rsidRDefault="00FF04AB" w:rsidP="00D53134">
      <w:pPr>
        <w:jc w:val="both"/>
        <w:rPr>
          <w:rFonts w:asciiTheme="minorBidi" w:hAnsiTheme="minorBidi" w:cstheme="minorBidi"/>
          <w:i/>
          <w:sz w:val="24"/>
          <w:szCs w:val="24"/>
        </w:rPr>
      </w:pP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8.3.1. Принципы структурирования</w:t>
      </w:r>
      <w:r w:rsidRPr="00D53134">
        <w:rPr>
          <w:rFonts w:asciiTheme="minorBidi" w:hAnsiTheme="minorBidi" w:cstheme="minorBidi"/>
          <w:sz w:val="24"/>
          <w:szCs w:val="24"/>
        </w:rPr>
        <w:br/>
      </w:r>
      <w:r w:rsidRPr="00D53134">
        <w:rPr>
          <w:rFonts w:asciiTheme="minorBidi" w:hAnsiTheme="minorBidi" w:cstheme="minorBidi"/>
          <w:sz w:val="24"/>
          <w:szCs w:val="24"/>
        </w:rPr>
        <w:tab/>
        <w:t>Аспекты функции, продукта и расположения необходимы и применимы, практически, на каждом этапе жизненного цикла объекта (установка, система, оборудование и т. д.). Поэтому их следует рассматривать как основные аспекты и, в первую очередь, применять для структурирования.</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1 </w:t>
      </w:r>
      <w:r w:rsidRPr="00D53134">
        <w:rPr>
          <w:rFonts w:asciiTheme="minorBidi" w:hAnsiTheme="minorBidi" w:cstheme="minorBidi"/>
          <w:sz w:val="24"/>
          <w:szCs w:val="24"/>
        </w:rPr>
        <w:br/>
        <w:t>Структурирование технической системы должно основываться на договорённости заинтересованных сторон, применяя концепцию аспектов объектов.</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2 </w:t>
      </w:r>
      <w:r w:rsidRPr="00D53134">
        <w:rPr>
          <w:rFonts w:asciiTheme="minorBidi" w:hAnsiTheme="minorBidi" w:cstheme="minorBidi"/>
          <w:sz w:val="24"/>
          <w:szCs w:val="24"/>
        </w:rPr>
        <w:br/>
        <w:t>Структуры должны устанавливаться поэтапно, по одному из двух методов: «сверху вниз», либо «снизу вверх»</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Принцип подразумевает, что аспект может меняться от шага к шагу. В методе «сверху вниз» обычный процесс:(1) выбрать объект;(2) выбрать соответствующий аспект;(3) определить под-объекты, если таковые имеются, в выбранном аспекте. Шаги с 1 по 3 повторяются итеративно для каждого установленного объекта, столько раз, сколько считается необходимым.</w:t>
      </w:r>
      <w:r w:rsidRPr="00D53134">
        <w:rPr>
          <w:rFonts w:asciiTheme="minorBidi" w:hAnsiTheme="minorBidi" w:cstheme="minorBidi"/>
          <w:i/>
          <w:sz w:val="24"/>
          <w:szCs w:val="24"/>
        </w:rPr>
        <w:br/>
        <w:t>В методе «снизу вверх» обычным процессом является:</w:t>
      </w:r>
      <w:r w:rsidRPr="00D53134">
        <w:rPr>
          <w:rFonts w:asciiTheme="minorBidi" w:hAnsiTheme="minorBidi" w:cstheme="minorBidi"/>
          <w:i/>
          <w:sz w:val="24"/>
          <w:szCs w:val="24"/>
        </w:rPr>
        <w:br/>
        <w:t>(1) выбрать аспект для работы;</w:t>
      </w:r>
      <w:r w:rsidRPr="00D53134">
        <w:rPr>
          <w:rFonts w:asciiTheme="minorBidi" w:hAnsiTheme="minorBidi" w:cstheme="minorBidi"/>
          <w:i/>
          <w:sz w:val="24"/>
          <w:szCs w:val="24"/>
        </w:rPr>
        <w:br/>
        <w:t>(2) выбрать объекты для рассмотрения вместе;</w:t>
      </w:r>
      <w:r w:rsidRPr="00D53134">
        <w:rPr>
          <w:rFonts w:asciiTheme="minorBidi" w:hAnsiTheme="minorBidi" w:cstheme="minorBidi"/>
          <w:i/>
          <w:sz w:val="24"/>
          <w:szCs w:val="24"/>
        </w:rPr>
        <w:br/>
        <w:t>(3) установить превосходный объект, к которому выбранные объекты являются составляющими в выбранном аспекте.</w:t>
      </w:r>
      <w:r w:rsidRPr="00D53134">
        <w:rPr>
          <w:rFonts w:asciiTheme="minorBidi" w:hAnsiTheme="minorBidi" w:cstheme="minorBidi"/>
          <w:i/>
          <w:sz w:val="24"/>
          <w:szCs w:val="24"/>
        </w:rPr>
        <w:br/>
        <w:t>Шаги с 1 по 3 повторяются итеративно для каждого улучшенного объекта, как это часто бывает необходимо.</w:t>
      </w:r>
      <w:r w:rsidRPr="00D53134">
        <w:rPr>
          <w:rFonts w:asciiTheme="minorBidi" w:hAnsiTheme="minorBidi" w:cstheme="minorBidi"/>
          <w:i/>
          <w:sz w:val="24"/>
          <w:szCs w:val="24"/>
        </w:rPr>
        <w:br/>
        <w:t>В тех случаях, когда один аспект сохраняется на протяжении всего структурирования, см. Рисунок 8, этот международный стандарт называет такие структуры, как ориентированные на аспекты, т. е. функционально-ориентированные, ориентированной на продукт или ориентированной на местоположение. На рисунке 6 показан объект, связанный со структурами в разных аспектах.</w:t>
      </w:r>
      <w:r w:rsidRPr="00D53134">
        <w:rPr>
          <w:rFonts w:asciiTheme="minorBidi" w:hAnsiTheme="minorBidi" w:cstheme="minorBidi"/>
          <w:i/>
          <w:sz w:val="24"/>
          <w:szCs w:val="24"/>
        </w:rPr>
        <w:br/>
        <w:t xml:space="preserve">Примечание: Для функционально-ориентированной структуры обычно выполняется подход «сверху вниз». Подход «снизу вверх», обычно, выполняется </w:t>
      </w:r>
      <w:r w:rsidRPr="00D53134">
        <w:rPr>
          <w:rFonts w:asciiTheme="minorBidi" w:hAnsiTheme="minorBidi" w:cstheme="minorBidi"/>
          <w:i/>
          <w:sz w:val="24"/>
          <w:szCs w:val="24"/>
        </w:rPr>
        <w:lastRenderedPageBreak/>
        <w:t>для ориентированной на продукт структуры.</w:t>
      </w:r>
      <w:r w:rsidRPr="00D53134">
        <w:rPr>
          <w:rFonts w:asciiTheme="minorBidi" w:hAnsiTheme="minorBidi" w:cstheme="minorBidi"/>
          <w:i/>
          <w:sz w:val="24"/>
          <w:szCs w:val="24"/>
        </w:rPr>
        <w:br/>
      </w:r>
      <w:r w:rsidRPr="00D53134">
        <w:rPr>
          <w:rFonts w:asciiTheme="minorBidi" w:hAnsiTheme="minorBidi" w:cstheme="minorBidi"/>
          <w:i/>
          <w:noProof/>
          <w:sz w:val="24"/>
          <w:szCs w:val="24"/>
          <w:lang w:eastAsia="ru-RU"/>
        </w:rPr>
        <w:drawing>
          <wp:inline distT="114300" distB="114300" distL="114300" distR="114300" wp14:anchorId="601D7078" wp14:editId="6470A56D">
            <wp:extent cx="5162550" cy="2019300"/>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5162550" cy="2019300"/>
                    </a:xfrm>
                    <a:prstGeom prst="rect">
                      <a:avLst/>
                    </a:prstGeom>
                    <a:ln/>
                  </pic:spPr>
                </pic:pic>
              </a:graphicData>
            </a:graphic>
          </wp:inline>
        </w:drawing>
      </w:r>
    </w:p>
    <w:p w14:paraId="16E9F2C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i/>
          <w:sz w:val="24"/>
          <w:szCs w:val="24"/>
        </w:rPr>
        <w:t>Если в одном аспекте выполняется структурирование сверху вниз, а последующее структурирование выполняется в другом аспекте, обычно все объекты нижнего уровня будут иметь оба аспекта. Также естественно, что некоторые из верхнеуровневых объектов, также, будут распознаны в обоих аспектах, см. Рисунок 7.</w:t>
      </w:r>
    </w:p>
    <w:p w14:paraId="28147C9D"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50872DC6" wp14:editId="6CF3E356">
            <wp:extent cx="5681775" cy="6512707"/>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681775" cy="6512707"/>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noProof/>
          <w:sz w:val="24"/>
          <w:szCs w:val="24"/>
          <w:lang w:eastAsia="ru-RU"/>
        </w:rPr>
        <w:lastRenderedPageBreak/>
        <w:drawing>
          <wp:inline distT="114300" distB="114300" distL="114300" distR="114300" wp14:anchorId="63655559" wp14:editId="418821F5">
            <wp:extent cx="5238750" cy="57150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238750" cy="5715000"/>
                    </a:xfrm>
                    <a:prstGeom prst="rect">
                      <a:avLst/>
                    </a:prstGeom>
                    <a:ln/>
                  </pic:spPr>
                </pic:pic>
              </a:graphicData>
            </a:graphic>
          </wp:inline>
        </w:drawing>
      </w:r>
      <w:r w:rsidRPr="00D53134">
        <w:rPr>
          <w:rFonts w:asciiTheme="minorBidi" w:hAnsiTheme="minorBidi" w:cstheme="minorBidi"/>
          <w:sz w:val="24"/>
          <w:szCs w:val="24"/>
        </w:rPr>
        <w:t xml:space="preserve"> </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8.3.2 Структуры, основанные на «иных аспектах»</w:t>
      </w:r>
      <w:r w:rsidRPr="00D53134">
        <w:rPr>
          <w:rFonts w:asciiTheme="minorBidi" w:hAnsiTheme="minorBidi" w:cstheme="minorBidi"/>
          <w:sz w:val="24"/>
          <w:szCs w:val="24"/>
        </w:rPr>
        <w:br/>
      </w:r>
      <w:r w:rsidRPr="00D53134">
        <w:rPr>
          <w:rFonts w:asciiTheme="minorBidi" w:hAnsiTheme="minorBidi" w:cstheme="minorBidi"/>
          <w:sz w:val="24"/>
          <w:szCs w:val="24"/>
        </w:rPr>
        <w:tab/>
        <w:t>Помимо основных аспектов, также могут быть рассмотрены другие аспекты. Так, при структурировании систем в строительстве применяется аспект «Типа».</w:t>
      </w:r>
      <w:r w:rsidRPr="00D53134">
        <w:rPr>
          <w:rFonts w:asciiTheme="minorBidi" w:hAnsiTheme="minorBidi" w:cstheme="minorBidi"/>
          <w:sz w:val="24"/>
          <w:szCs w:val="24"/>
        </w:rPr>
        <w:br/>
      </w:r>
      <w:r w:rsidRPr="00D53134">
        <w:rPr>
          <w:rFonts w:asciiTheme="minorBidi" w:hAnsiTheme="minorBidi" w:cstheme="minorBidi"/>
          <w:b/>
          <w:sz w:val="24"/>
          <w:szCs w:val="24"/>
        </w:rPr>
        <w:t>Правило 3</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Применение аспектов, отличных от основных аспектов, должно быть описано в сопроводительной документации.</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Прежде, чем приступать к разработке инженерной установки или комплексной системы, рекомендуется, чтобы использование других аспектов было согласовано между всеми участвующими сторонами и что количество других примененных аспектов было ограничено. «Иной аспект» может быть применен для структурирования сложной промышленной площадки, состоящей из автономных объектов и объектов инфраструктуры (например, различных независимых заводов или фабрик, административных объектов, объектов снабжения, дорожных сетей), см. Рис. 17.</w:t>
      </w:r>
      <w:r w:rsidRPr="00D53134">
        <w:rPr>
          <w:rFonts w:asciiTheme="minorBidi" w:hAnsiTheme="minorBidi" w:cstheme="minorBidi"/>
          <w:i/>
          <w:sz w:val="24"/>
          <w:szCs w:val="24"/>
        </w:rPr>
        <w:br/>
      </w:r>
      <w:r w:rsidRPr="00D53134">
        <w:rPr>
          <w:rFonts w:asciiTheme="minorBidi" w:hAnsiTheme="minorBidi" w:cstheme="minorBidi"/>
          <w:sz w:val="24"/>
          <w:szCs w:val="24"/>
        </w:rPr>
        <w:lastRenderedPageBreak/>
        <w:t xml:space="preserve"> </w:t>
      </w:r>
      <w:r w:rsidRPr="00D53134">
        <w:rPr>
          <w:rFonts w:asciiTheme="minorBidi" w:hAnsiTheme="minorBidi" w:cstheme="minorBidi"/>
          <w:noProof/>
          <w:sz w:val="24"/>
          <w:szCs w:val="24"/>
          <w:lang w:eastAsia="ru-RU"/>
        </w:rPr>
        <w:drawing>
          <wp:inline distT="114300" distB="114300" distL="114300" distR="114300" wp14:anchorId="1E8B79B1" wp14:editId="67C82BED">
            <wp:extent cx="5427180" cy="2868652"/>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3"/>
                    <a:srcRect/>
                    <a:stretch>
                      <a:fillRect/>
                    </a:stretch>
                  </pic:blipFill>
                  <pic:spPr>
                    <a:xfrm>
                      <a:off x="0" y="0"/>
                      <a:ext cx="5427180" cy="2868652"/>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8.3.3  Построение ссылочных именований</w:t>
      </w:r>
      <w:r w:rsidRPr="00D53134">
        <w:rPr>
          <w:rFonts w:asciiTheme="minorBidi" w:hAnsiTheme="minorBidi" w:cstheme="minorBidi"/>
          <w:sz w:val="24"/>
          <w:szCs w:val="24"/>
        </w:rPr>
        <w:br/>
        <w:t>Цель ссылочного именования - однозначно идентифицировать целевой объект в пределах рассматриваемой системы. Верхний узел в древовидных структурах, такой как тот, который показан на Рисунке 8</w:t>
      </w:r>
      <w:r w:rsidRPr="00D53134">
        <w:rPr>
          <w:rFonts w:asciiTheme="minorBidi" w:hAnsiTheme="minorBidi" w:cstheme="minorBidi"/>
          <w:sz w:val="24"/>
          <w:szCs w:val="24"/>
        </w:rPr>
        <w:br/>
      </w:r>
      <w:r w:rsidRPr="00D53134">
        <w:rPr>
          <w:rFonts w:asciiTheme="minorBidi" w:hAnsiTheme="minorBidi" w:cstheme="minorBidi"/>
          <w:b/>
          <w:sz w:val="24"/>
          <w:szCs w:val="24"/>
        </w:rPr>
        <w:t>Правило 4</w:t>
      </w:r>
      <w:r w:rsidRPr="00D53134">
        <w:rPr>
          <w:rFonts w:asciiTheme="minorBidi" w:hAnsiTheme="minorBidi" w:cstheme="minorBidi"/>
          <w:sz w:val="24"/>
          <w:szCs w:val="24"/>
        </w:rPr>
        <w:br/>
        <w:t xml:space="preserve">Каждому объекту, являющемуся компонентом, присваивается одноуровневая ссылка - уникальное обозначение по отношению к объекту, частью которого он является.  </w:t>
      </w:r>
      <w:r w:rsidRPr="00D53134">
        <w:rPr>
          <w:rFonts w:asciiTheme="minorBidi" w:hAnsiTheme="minorBidi" w:cstheme="minorBidi"/>
          <w:sz w:val="24"/>
          <w:szCs w:val="24"/>
        </w:rPr>
        <w:br/>
      </w:r>
      <w:r w:rsidRPr="00D53134">
        <w:rPr>
          <w:rFonts w:asciiTheme="minorBidi" w:hAnsiTheme="minorBidi" w:cstheme="minorBidi"/>
          <w:b/>
          <w:sz w:val="24"/>
          <w:szCs w:val="24"/>
        </w:rPr>
        <w:t>Правило 5</w:t>
      </w:r>
      <w:r w:rsidRPr="00D53134">
        <w:rPr>
          <w:rFonts w:asciiTheme="minorBidi" w:hAnsiTheme="minorBidi" w:cstheme="minorBidi"/>
          <w:sz w:val="24"/>
          <w:szCs w:val="24"/>
        </w:rPr>
        <w:br/>
        <w:t>Объекту, представленному верхним узлом, не присваивается одноуровневое ссылочное именование.</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1: Объект, представленный верхним узлом, может иметь идентификаторы, такие как номер детали, номер заказа, номер типа, или наименование.</w:t>
      </w:r>
      <w:r w:rsidRPr="00D53134">
        <w:rPr>
          <w:rFonts w:asciiTheme="minorBidi" w:hAnsiTheme="minorBidi" w:cstheme="minorBidi"/>
          <w:i/>
          <w:sz w:val="24"/>
          <w:szCs w:val="24"/>
        </w:rPr>
        <w:br/>
        <w:t>Примечание 2: Ссылочное именование присваивается объекту, представленному верхним узлом, только когда система интегрированный в более крупную систему.</w:t>
      </w:r>
      <w:r w:rsidRPr="00D53134">
        <w:rPr>
          <w:rFonts w:asciiTheme="minorBidi" w:hAnsiTheme="minorBidi" w:cstheme="minorBidi"/>
          <w:i/>
          <w:sz w:val="24"/>
          <w:szCs w:val="24"/>
        </w:rPr>
        <w:br/>
      </w:r>
    </w:p>
    <w:p w14:paraId="34FD5A38" w14:textId="77777777" w:rsidR="007B27A7" w:rsidRPr="00D53134" w:rsidRDefault="00FF04AB" w:rsidP="00D53134">
      <w:pPr>
        <w:jc w:val="both"/>
        <w:rPr>
          <w:rFonts w:asciiTheme="minorBidi" w:hAnsiTheme="minorBidi" w:cstheme="minorBidi"/>
          <w:i/>
          <w:sz w:val="24"/>
          <w:szCs w:val="24"/>
        </w:rPr>
      </w:pPr>
      <w:r w:rsidRPr="00D53134">
        <w:rPr>
          <w:rFonts w:asciiTheme="minorBidi" w:hAnsiTheme="minorBidi" w:cstheme="minorBidi"/>
          <w:b/>
          <w:sz w:val="24"/>
          <w:szCs w:val="24"/>
        </w:rPr>
        <w:t>8.3.4 Формат ссылочного именования</w:t>
      </w:r>
      <w:r w:rsidRPr="00D53134">
        <w:rPr>
          <w:rFonts w:asciiTheme="minorBidi" w:hAnsiTheme="minorBidi" w:cstheme="minorBidi"/>
          <w:b/>
          <w:sz w:val="24"/>
          <w:szCs w:val="24"/>
        </w:rPr>
        <w:br/>
        <w:t>8.3.4.1 Одноуровневые ссылочные именования</w:t>
      </w:r>
      <w:r w:rsidRPr="00D53134">
        <w:rPr>
          <w:rFonts w:asciiTheme="minorBidi" w:hAnsiTheme="minorBidi" w:cstheme="minorBidi"/>
          <w:sz w:val="24"/>
          <w:szCs w:val="24"/>
        </w:rPr>
        <w:br/>
      </w:r>
      <w:r w:rsidRPr="00D53134">
        <w:rPr>
          <w:rFonts w:asciiTheme="minorBidi" w:hAnsiTheme="minorBidi" w:cstheme="minorBidi"/>
          <w:b/>
          <w:sz w:val="24"/>
          <w:szCs w:val="24"/>
        </w:rPr>
        <w:t>Правило 6</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Одноуровневое ссылочное именование, присвоенное объекту, должно состоять из префикса, далее следуют:</w:t>
      </w:r>
      <w:r w:rsidRPr="00D53134">
        <w:rPr>
          <w:rFonts w:asciiTheme="minorBidi" w:hAnsiTheme="minorBidi" w:cstheme="minorBidi"/>
          <w:sz w:val="24"/>
          <w:szCs w:val="24"/>
        </w:rPr>
        <w:br/>
        <w:t>• буквенный код, следующий за номером; или</w:t>
      </w:r>
      <w:r w:rsidRPr="00D53134">
        <w:rPr>
          <w:rFonts w:asciiTheme="minorBidi" w:hAnsiTheme="minorBidi" w:cstheme="minorBidi"/>
          <w:sz w:val="24"/>
          <w:szCs w:val="24"/>
        </w:rPr>
        <w:br/>
        <w:t xml:space="preserve">• буквенный код; или </w:t>
      </w:r>
      <w:r w:rsidRPr="00D53134">
        <w:rPr>
          <w:rFonts w:asciiTheme="minorBidi" w:hAnsiTheme="minorBidi" w:cstheme="minorBidi"/>
          <w:sz w:val="24"/>
          <w:szCs w:val="24"/>
        </w:rPr>
        <w:br/>
        <w:t>•номер</w:t>
      </w:r>
      <w:r w:rsidRPr="00D53134">
        <w:rPr>
          <w:rFonts w:asciiTheme="minorBidi" w:hAnsiTheme="minorBidi" w:cstheme="minorBidi"/>
          <w:sz w:val="24"/>
          <w:szCs w:val="24"/>
        </w:rPr>
        <w:br/>
      </w:r>
      <w:r w:rsidRPr="00D53134">
        <w:rPr>
          <w:rFonts w:asciiTheme="minorBidi" w:hAnsiTheme="minorBidi" w:cstheme="minorBidi"/>
          <w:b/>
          <w:sz w:val="24"/>
          <w:szCs w:val="24"/>
        </w:rPr>
        <w:t>Правило 7</w:t>
      </w:r>
      <w:r w:rsidRPr="00D53134">
        <w:rPr>
          <w:rFonts w:asciiTheme="minorBidi" w:hAnsiTheme="minorBidi" w:cstheme="minorBidi"/>
          <w:sz w:val="24"/>
          <w:szCs w:val="24"/>
        </w:rPr>
        <w:br/>
        <w:t>Знаки префикса, используемые для указания типа аспект в ссылочном именовании:</w:t>
      </w:r>
      <w:r w:rsidRPr="00D53134">
        <w:rPr>
          <w:rFonts w:asciiTheme="minorBidi" w:hAnsiTheme="minorBidi" w:cstheme="minorBidi"/>
          <w:sz w:val="24"/>
          <w:szCs w:val="24"/>
        </w:rPr>
        <w:br/>
        <w:t xml:space="preserve">=  функциональный аспект;  </w:t>
      </w:r>
      <w:r w:rsidRPr="00D53134">
        <w:rPr>
          <w:rFonts w:asciiTheme="minorBidi" w:hAnsiTheme="minorBidi" w:cstheme="minorBidi"/>
          <w:sz w:val="24"/>
          <w:szCs w:val="24"/>
        </w:rPr>
        <w:br/>
      </w:r>
      <w:r w:rsidRPr="00D53134">
        <w:rPr>
          <w:rFonts w:asciiTheme="minorBidi" w:hAnsiTheme="minorBidi" w:cstheme="minorBidi"/>
          <w:sz w:val="24"/>
          <w:szCs w:val="24"/>
        </w:rPr>
        <w:lastRenderedPageBreak/>
        <w:t xml:space="preserve">-  аспект продукта;  </w:t>
      </w:r>
      <w:r w:rsidRPr="00D53134">
        <w:rPr>
          <w:rFonts w:asciiTheme="minorBidi" w:hAnsiTheme="minorBidi" w:cstheme="minorBidi"/>
          <w:sz w:val="24"/>
          <w:szCs w:val="24"/>
        </w:rPr>
        <w:br/>
        <w:t xml:space="preserve">+ аспект расположения; </w:t>
      </w:r>
      <w:r w:rsidRPr="00D53134">
        <w:rPr>
          <w:rFonts w:asciiTheme="minorBidi" w:hAnsiTheme="minorBidi" w:cstheme="minorBidi"/>
          <w:sz w:val="24"/>
          <w:szCs w:val="24"/>
        </w:rPr>
        <w:br/>
        <w:t xml:space="preserve">#   аспект типа. </w:t>
      </w:r>
      <w:r w:rsidRPr="00D53134">
        <w:rPr>
          <w:rFonts w:asciiTheme="minorBidi" w:hAnsiTheme="minorBidi" w:cstheme="minorBidi"/>
          <w:sz w:val="24"/>
          <w:szCs w:val="24"/>
        </w:rPr>
        <w:br/>
      </w:r>
      <w:r w:rsidRPr="00D53134">
        <w:rPr>
          <w:rFonts w:asciiTheme="minorBidi" w:hAnsiTheme="minorBidi" w:cstheme="minorBidi"/>
          <w:b/>
          <w:sz w:val="24"/>
          <w:szCs w:val="24"/>
        </w:rPr>
        <w:t>Правило 8</w:t>
      </w:r>
      <w:r w:rsidRPr="00D53134">
        <w:rPr>
          <w:rFonts w:asciiTheme="minorBidi" w:hAnsiTheme="minorBidi" w:cstheme="minorBidi"/>
          <w:sz w:val="24"/>
          <w:szCs w:val="24"/>
        </w:rPr>
        <w:br/>
        <w:t xml:space="preserve">Для компьютерных реализаций знаки префикса выбираются из G0-набора ISO/IEC 646 или эквивалентных международных стандартов. </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9 </w:t>
      </w:r>
      <w:r w:rsidRPr="00D53134">
        <w:rPr>
          <w:rFonts w:asciiTheme="minorBidi" w:hAnsiTheme="minorBidi" w:cstheme="minorBidi"/>
          <w:b/>
          <w:sz w:val="24"/>
          <w:szCs w:val="24"/>
        </w:rPr>
        <w:br/>
      </w:r>
      <w:r w:rsidRPr="00D53134">
        <w:rPr>
          <w:rFonts w:asciiTheme="minorBidi" w:hAnsiTheme="minorBidi" w:cstheme="minorBidi"/>
          <w:sz w:val="24"/>
          <w:szCs w:val="24"/>
        </w:rPr>
        <w:t xml:space="preserve">Если используются как буквенный код, так и номер, номер должен следовать за буквенным кодом. В этом случае номер должен отличать объекты с одинаковым буквенным кодом, которые являются составными частями одного и того же объекта. </w:t>
      </w:r>
      <w:r w:rsidRPr="00D53134">
        <w:rPr>
          <w:rFonts w:asciiTheme="minorBidi" w:hAnsiTheme="minorBidi" w:cstheme="minorBidi"/>
          <w:sz w:val="24"/>
          <w:szCs w:val="24"/>
        </w:rPr>
        <w:br/>
      </w:r>
      <w:r w:rsidRPr="00D53134">
        <w:rPr>
          <w:rFonts w:asciiTheme="minorBidi" w:hAnsiTheme="minorBidi" w:cstheme="minorBidi"/>
          <w:b/>
          <w:sz w:val="24"/>
          <w:szCs w:val="24"/>
        </w:rPr>
        <w:t>Правило 10</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Номера сами по себе или в сочетании с буквенным кодом не должны иметь значимый смысл. Если числа имеют существенное значение, это объясняется в  сопровождающей документации.</w:t>
      </w:r>
      <w:r w:rsidRPr="00D53134">
        <w:rPr>
          <w:rFonts w:asciiTheme="minorBidi" w:hAnsiTheme="minorBidi" w:cstheme="minorBidi"/>
          <w:sz w:val="24"/>
          <w:szCs w:val="24"/>
        </w:rPr>
        <w:br/>
      </w:r>
      <w:r w:rsidRPr="00D53134">
        <w:rPr>
          <w:rFonts w:asciiTheme="minorBidi" w:hAnsiTheme="minorBidi" w:cstheme="minorBidi"/>
          <w:b/>
          <w:sz w:val="24"/>
          <w:szCs w:val="24"/>
        </w:rPr>
        <w:t>Правило 11</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Числа могут содержать начальные нули. Начальные нули не должны иметь значимого смысла. Если начальные нули имеют значимый смысл, то это должно быть объяснен в сопровождающей документации. Для лучшей читаемости рекомендуется, чтобы коды чисел и букв были максимально короткими, насколько это практически возможно.</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Из опыта видно, что одноуровневые ссылочные обозначения с тремя буквами и тремя числами можно считать достаточно короткими. По соображениям запоминания рекомендуется использовать буквенный код и номер для одноуровневых ссылочных обозначений. Для лучшей читаемости рекомендуется, чтобы коды чисел и букв были максимально короткими, насколько это практически возможно. На Рис. 20 приведён пример одноуровневого ссылочного именования.</w:t>
      </w:r>
    </w:p>
    <w:p w14:paraId="767ADF3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114300" distB="114300" distL="114300" distR="114300" wp14:anchorId="054A1EE2" wp14:editId="078F7A47">
            <wp:extent cx="5707175" cy="2214194"/>
            <wp:effectExtent l="0" t="0" r="0" b="0"/>
            <wp:docPr id="58"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34"/>
                    <a:srcRect/>
                    <a:stretch>
                      <a:fillRect/>
                    </a:stretch>
                  </pic:blipFill>
                  <pic:spPr>
                    <a:xfrm>
                      <a:off x="0" y="0"/>
                      <a:ext cx="5707175" cy="2214194"/>
                    </a:xfrm>
                    <a:prstGeom prst="rect">
                      <a:avLst/>
                    </a:prstGeom>
                    <a:ln/>
                  </pic:spPr>
                </pic:pic>
              </a:graphicData>
            </a:graphic>
          </wp:inline>
        </w:drawing>
      </w:r>
    </w:p>
    <w:p w14:paraId="62D369F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8.3.4.2 Многоуровневые ссылочные именования</w:t>
      </w:r>
      <w:r w:rsidRPr="00D53134">
        <w:rPr>
          <w:rFonts w:asciiTheme="minorBidi" w:hAnsiTheme="minorBidi" w:cstheme="minorBidi"/>
          <w:sz w:val="24"/>
          <w:szCs w:val="24"/>
        </w:rPr>
        <w:br/>
      </w:r>
      <w:r w:rsidRPr="00D53134">
        <w:rPr>
          <w:rFonts w:asciiTheme="minorBidi" w:hAnsiTheme="minorBidi" w:cstheme="minorBidi"/>
          <w:sz w:val="24"/>
          <w:szCs w:val="24"/>
        </w:rPr>
        <w:tab/>
        <w:t>Рис. 21 Иллюстрирует отношение между одноуровневыми и многоуровневыми ссылочными именованиями.</w:t>
      </w:r>
    </w:p>
    <w:p w14:paraId="6395597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2652B5C9" wp14:editId="4E149824">
            <wp:extent cx="5888567" cy="2717800"/>
            <wp:effectExtent l="0" t="0" r="0" b="0"/>
            <wp:docPr id="59"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35"/>
                    <a:srcRect/>
                    <a:stretch>
                      <a:fillRect/>
                    </a:stretch>
                  </pic:blipFill>
                  <pic:spPr>
                    <a:xfrm>
                      <a:off x="0" y="0"/>
                      <a:ext cx="5888567" cy="2717800"/>
                    </a:xfrm>
                    <a:prstGeom prst="rect">
                      <a:avLst/>
                    </a:prstGeom>
                    <a:ln/>
                  </pic:spPr>
                </pic:pic>
              </a:graphicData>
            </a:graphic>
          </wp:inline>
        </w:drawing>
      </w:r>
      <w:r w:rsidRPr="00D53134">
        <w:rPr>
          <w:rFonts w:asciiTheme="minorBidi" w:hAnsiTheme="minorBidi" w:cstheme="minorBidi"/>
          <w:sz w:val="24"/>
          <w:szCs w:val="24"/>
        </w:rPr>
        <w:br/>
        <w:t xml:space="preserve"> </w:t>
      </w:r>
      <w:r w:rsidRPr="00D53134">
        <w:rPr>
          <w:rFonts w:asciiTheme="minorBidi" w:hAnsiTheme="minorBidi" w:cstheme="minorBidi"/>
          <w:sz w:val="24"/>
          <w:szCs w:val="24"/>
        </w:rPr>
        <w:br/>
      </w:r>
      <w:r w:rsidRPr="00D53134">
        <w:rPr>
          <w:rFonts w:asciiTheme="minorBidi" w:hAnsiTheme="minorBidi" w:cstheme="minorBidi"/>
          <w:sz w:val="24"/>
          <w:szCs w:val="24"/>
        </w:rPr>
        <w:tab/>
        <w:t>Многоуровневое ссылочное именование представляет собой кодированное представление пути от вершины рассматриваемого структурного дерева до целевого объекта. Этот путь будет включать в себя несколько узлов, а количество узлов зависит от реальных потребностей и сложности рассматриваемой системы.</w:t>
      </w:r>
      <w:r w:rsidRPr="00D53134">
        <w:rPr>
          <w:rFonts w:asciiTheme="minorBidi" w:hAnsiTheme="minorBidi" w:cstheme="minorBidi"/>
          <w:sz w:val="24"/>
          <w:szCs w:val="24"/>
        </w:rPr>
        <w:br/>
      </w:r>
      <w:r w:rsidRPr="00D53134">
        <w:rPr>
          <w:rFonts w:asciiTheme="minorBidi" w:hAnsiTheme="minorBidi" w:cstheme="minorBidi"/>
          <w:b/>
          <w:sz w:val="24"/>
          <w:szCs w:val="24"/>
        </w:rPr>
        <w:t>Правило 12</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r>
      <w:r w:rsidRPr="00D53134">
        <w:rPr>
          <w:rFonts w:asciiTheme="minorBidi" w:hAnsiTheme="minorBidi" w:cstheme="minorBidi"/>
          <w:i/>
          <w:sz w:val="24"/>
          <w:szCs w:val="24"/>
        </w:rPr>
        <w:t xml:space="preserve">Многоуровневое ссылочное именование  должно быть построено путем объединения одноуровневых ссылочных именований для каждого объекта, представленного на пути от вершины до целевого объекта. </w:t>
      </w:r>
      <w:r w:rsidRPr="00D53134">
        <w:rPr>
          <w:rFonts w:asciiTheme="minorBidi" w:hAnsiTheme="minorBidi" w:cstheme="minorBidi"/>
          <w:i/>
          <w:sz w:val="24"/>
          <w:szCs w:val="24"/>
        </w:rPr>
        <w:br/>
        <w:t>Примечание 1: Объект, представленный верхним узлом, может иметь идентификаторы, такие как номер детали, номер заказа, номер типа, совместное обозначение или имя. Такие идентификаторы не будут частью многоуровневого ссылочного обозначения.</w:t>
      </w:r>
      <w:r w:rsidRPr="00D53134">
        <w:rPr>
          <w:rFonts w:asciiTheme="minorBidi" w:hAnsiTheme="minorBidi" w:cstheme="minorBidi"/>
          <w:i/>
          <w:sz w:val="24"/>
          <w:szCs w:val="24"/>
        </w:rPr>
        <w:br/>
        <w:t>Примечание 2: Объекту, представленному верхним узлом, присваивается ссылочное обозначение только тогда, когда система интегрирована в более крупную систему.</w:t>
      </w:r>
      <w:r w:rsidRPr="00D53134">
        <w:rPr>
          <w:rFonts w:asciiTheme="minorBidi" w:hAnsiTheme="minorBidi" w:cstheme="minorBidi"/>
          <w: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8.3.4.2 Использование буквенных кодов</w:t>
      </w:r>
      <w:r w:rsidRPr="00D53134">
        <w:rPr>
          <w:rFonts w:asciiTheme="minorBidi" w:hAnsiTheme="minorBidi" w:cstheme="minorBidi"/>
          <w:b/>
          <w:sz w:val="24"/>
          <w:szCs w:val="24"/>
        </w:rPr>
        <w:br/>
        <w:t xml:space="preserve">Правило 13 </w:t>
      </w:r>
      <w:r w:rsidRPr="00D53134">
        <w:rPr>
          <w:rFonts w:asciiTheme="minorBidi" w:hAnsiTheme="minorBidi" w:cstheme="minorBidi"/>
          <w:b/>
          <w:sz w:val="24"/>
          <w:szCs w:val="24"/>
        </w:rPr>
        <w:br/>
      </w:r>
      <w:r w:rsidRPr="00D53134">
        <w:rPr>
          <w:rFonts w:asciiTheme="minorBidi" w:hAnsiTheme="minorBidi" w:cstheme="minorBidi"/>
          <w:sz w:val="24"/>
          <w:szCs w:val="24"/>
        </w:rPr>
        <w:t>Одноуровневое ссылочное обозначение может содержать буквенный код:</w:t>
      </w:r>
      <w:r w:rsidRPr="00D53134">
        <w:rPr>
          <w:rFonts w:asciiTheme="minorBidi" w:hAnsiTheme="minorBidi" w:cstheme="minorBidi"/>
          <w:sz w:val="24"/>
          <w:szCs w:val="24"/>
        </w:rPr>
        <w:br/>
        <w:t xml:space="preserve">• указывающий класс объекта; или </w:t>
      </w:r>
      <w:r w:rsidRPr="00D53134">
        <w:rPr>
          <w:rFonts w:asciiTheme="minorBidi" w:hAnsiTheme="minorBidi" w:cstheme="minorBidi"/>
          <w:sz w:val="24"/>
          <w:szCs w:val="24"/>
        </w:rPr>
        <w:br/>
        <w:t>• сам объект.</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14 </w:t>
      </w:r>
      <w:r w:rsidRPr="00D53134">
        <w:rPr>
          <w:rFonts w:asciiTheme="minorBidi" w:hAnsiTheme="minorBidi" w:cstheme="minorBidi"/>
          <w:b/>
          <w:sz w:val="24"/>
          <w:szCs w:val="24"/>
        </w:rPr>
        <w:br/>
      </w:r>
      <w:r w:rsidRPr="00D53134">
        <w:rPr>
          <w:rFonts w:asciiTheme="minorBidi" w:hAnsiTheme="minorBidi" w:cstheme="minorBidi"/>
          <w:sz w:val="24"/>
          <w:szCs w:val="24"/>
        </w:rPr>
        <w:t>Буквенные коды формируются с использованием заглавных латинских букв А-Z (исключая национальные письменности). Буквы I и O не должны использоваться, если вероятна путаница с цифрами 1 (один) и 0 (ноль).</w:t>
      </w:r>
      <w:r w:rsidRPr="00D53134">
        <w:rPr>
          <w:rFonts w:asciiTheme="minorBidi" w:hAnsiTheme="minorBidi" w:cstheme="minorBidi"/>
          <w:sz w:val="24"/>
          <w:szCs w:val="24"/>
        </w:rPr>
        <w:br/>
      </w:r>
      <w:r w:rsidRPr="00D53134">
        <w:rPr>
          <w:rFonts w:asciiTheme="minorBidi" w:hAnsiTheme="minorBidi" w:cstheme="minorBidi"/>
          <w:b/>
          <w:sz w:val="24"/>
          <w:szCs w:val="24"/>
        </w:rPr>
        <w:t>Правило 15</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Для буквенных кодов, указывающих класс объекта, применяется следующее правило:  </w:t>
      </w:r>
      <w:r w:rsidRPr="00D53134">
        <w:rPr>
          <w:rFonts w:asciiTheme="minorBidi" w:hAnsiTheme="minorBidi" w:cstheme="minorBidi"/>
          <w:sz w:val="24"/>
          <w:szCs w:val="24"/>
        </w:rPr>
        <w:br/>
        <w:t>• буквенный код должен классифицировать объект на основе схемы классификации</w:t>
      </w:r>
      <w:r w:rsidRPr="00D53134">
        <w:rPr>
          <w:rFonts w:asciiTheme="minorBidi" w:hAnsiTheme="minorBidi" w:cstheme="minorBidi"/>
          <w:sz w:val="24"/>
          <w:szCs w:val="24"/>
        </w:rPr>
        <w:br/>
      </w:r>
      <w:r w:rsidRPr="00D53134">
        <w:rPr>
          <w:rFonts w:asciiTheme="minorBidi" w:hAnsiTheme="minorBidi" w:cstheme="minorBidi"/>
          <w:sz w:val="24"/>
          <w:szCs w:val="24"/>
        </w:rPr>
        <w:lastRenderedPageBreak/>
        <w:t>• буквенный код может состоять из любого количества букв. В буквенном коде, состоящем из несколько букв, вторая (третья и т. д.) буква должны указывать подкласс класса, обозначенного первой (второй и т. д.) буквой</w:t>
      </w:r>
      <w:r w:rsidRPr="00D53134">
        <w:rPr>
          <w:rFonts w:asciiTheme="minorBidi" w:hAnsiTheme="minorBidi" w:cstheme="minorBidi"/>
          <w:sz w:val="24"/>
          <w:szCs w:val="24"/>
        </w:rPr>
        <w:br/>
      </w:r>
      <w:r w:rsidRPr="00D53134">
        <w:rPr>
          <w:rFonts w:asciiTheme="minorBidi" w:hAnsiTheme="minorBidi" w:cstheme="minorBidi"/>
          <w:i/>
          <w:sz w:val="24"/>
          <w:szCs w:val="24"/>
        </w:rPr>
        <w:t xml:space="preserve">Примечание: Последовательность классификации букв не представляет собой структуру системы.  </w:t>
      </w:r>
      <w:r w:rsidRPr="00D53134">
        <w:rPr>
          <w:rFonts w:asciiTheme="minorBidi" w:hAnsiTheme="minorBidi" w:cstheme="minorBidi"/>
          <w:i/>
          <w:sz w:val="24"/>
          <w:szCs w:val="24"/>
        </w:rPr>
        <w:br/>
        <w:t>• буквенные коды, указывающие класс объектов, должны быть выбраны из классификации, приведенной в IEC 81346-2</w:t>
      </w:r>
      <w:r w:rsidRPr="00D53134">
        <w:rPr>
          <w:rFonts w:asciiTheme="minorBidi" w:hAnsiTheme="minorBidi" w:cstheme="minorBidi"/>
          <w: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8.3.5 Различные структуры в одном аспекте</w:t>
      </w:r>
      <w:r w:rsidRPr="00D53134">
        <w:rPr>
          <w:rFonts w:asciiTheme="minorBidi" w:hAnsiTheme="minorBidi" w:cstheme="minorBidi"/>
          <w:b/>
          <w:sz w:val="24"/>
          <w:szCs w:val="24"/>
        </w:rPr>
        <w:br/>
      </w:r>
      <w:r w:rsidRPr="00D53134">
        <w:rPr>
          <w:rFonts w:asciiTheme="minorBidi" w:hAnsiTheme="minorBidi" w:cstheme="minorBidi"/>
          <w:b/>
          <w:sz w:val="24"/>
          <w:szCs w:val="24"/>
        </w:rPr>
        <w:tab/>
      </w:r>
      <w:r w:rsidRPr="00D53134">
        <w:rPr>
          <w:rFonts w:asciiTheme="minorBidi" w:hAnsiTheme="minorBidi" w:cstheme="minorBidi"/>
          <w:sz w:val="24"/>
          <w:szCs w:val="24"/>
        </w:rPr>
        <w:t>Бывают случаи, когда необходимо рассматривать объект по-разному, но все же в том же аспекте, что и тот, который уже использовался. Это можно сделать, используя дополнительный взгляд на тот же вид аспекта.</w:t>
      </w:r>
      <w:r w:rsidRPr="00D53134">
        <w:rPr>
          <w:rFonts w:asciiTheme="minorBidi" w:hAnsiTheme="minorBidi" w:cstheme="minorBidi"/>
          <w:sz w:val="24"/>
          <w:szCs w:val="24"/>
        </w:rPr>
        <w:br/>
      </w:r>
      <w:r w:rsidRPr="00D53134">
        <w:rPr>
          <w:rFonts w:asciiTheme="minorBidi" w:hAnsiTheme="minorBidi" w:cstheme="minorBidi"/>
          <w:b/>
          <w:sz w:val="24"/>
          <w:szCs w:val="24"/>
        </w:rPr>
        <w:t>Правило 16</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Если требуются дополнительные виды аспектного типа системы, обозначение объектов в этих представлениях должно формироваться путем удвоения (трижды и т. Д.) Символа, используемого в качестве знака префикса. Значение и применение дополнительных представлений объясняются в сопроводительной документации.</w:t>
      </w:r>
      <w:r w:rsidRPr="00D53134">
        <w:rPr>
          <w:rFonts w:asciiTheme="minorBidi" w:hAnsiTheme="minorBidi" w:cstheme="minorBidi"/>
          <w:sz w:val="24"/>
          <w:szCs w:val="24"/>
        </w:rPr>
        <w:br/>
        <w:t>На рисунке 22 показаны некоторые примеры многоуровневых ссылочных обозначений с использованием нескольких знаков префикса.</w:t>
      </w:r>
      <w:r w:rsidRPr="00D53134">
        <w:rPr>
          <w:rFonts w:asciiTheme="minorBidi" w:hAnsiTheme="minorBidi" w:cstheme="minorBidi"/>
          <w:sz w:val="24"/>
          <w:szCs w:val="24"/>
        </w:rPr>
        <w:br/>
      </w:r>
      <w:r w:rsidRPr="00D53134">
        <w:rPr>
          <w:rFonts w:asciiTheme="minorBidi" w:hAnsiTheme="minorBidi" w:cstheme="minorBidi"/>
          <w:noProof/>
          <w:sz w:val="24"/>
          <w:szCs w:val="24"/>
          <w:lang w:eastAsia="ru-RU"/>
        </w:rPr>
        <w:drawing>
          <wp:inline distT="114300" distB="114300" distL="114300" distR="114300" wp14:anchorId="071D78CB" wp14:editId="10AFC3D0">
            <wp:extent cx="5753100" cy="736600"/>
            <wp:effectExtent l="0" t="0" r="0" b="0"/>
            <wp:docPr id="48"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6"/>
                    <a:srcRect/>
                    <a:stretch>
                      <a:fillRect/>
                    </a:stretch>
                  </pic:blipFill>
                  <pic:spPr>
                    <a:xfrm>
                      <a:off x="0" y="0"/>
                      <a:ext cx="5753100" cy="736600"/>
                    </a:xfrm>
                    <a:prstGeom prst="rect">
                      <a:avLst/>
                    </a:prstGeom>
                    <a:ln/>
                  </pic:spPr>
                </pic:pic>
              </a:graphicData>
            </a:graphic>
          </wp:inline>
        </w:drawing>
      </w:r>
      <w:r w:rsidRPr="00D53134">
        <w:rPr>
          <w:rFonts w:asciiTheme="minorBidi" w:hAnsiTheme="minorBidi" w:cstheme="minorBidi"/>
          <w:sz w:val="24"/>
          <w:szCs w:val="24"/>
        </w:rPr>
        <w:br/>
        <w:t xml:space="preserve"> </w:t>
      </w:r>
    </w:p>
    <w:p w14:paraId="7396D6B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8.3.6 Набор ссылочных именований</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r>
      <w:r w:rsidRPr="00D53134">
        <w:rPr>
          <w:rFonts w:asciiTheme="minorBidi" w:hAnsiTheme="minorBidi" w:cstheme="minorBidi"/>
          <w:sz w:val="24"/>
          <w:szCs w:val="24"/>
        </w:rPr>
        <w:tab/>
        <w:t>Поскольку целевой объект, может рассматриваться с разных сторон, он может иметь несколько ссылочных обозначений, определяющих положение целевого объекта  в разных структурах, см. Рисунок 18.</w:t>
      </w:r>
      <w:r w:rsidRPr="00D53134">
        <w:rPr>
          <w:rFonts w:asciiTheme="minorBidi" w:hAnsiTheme="minorBidi" w:cstheme="minorBidi"/>
          <w:sz w:val="24"/>
          <w:szCs w:val="24"/>
        </w:rPr>
        <w:br/>
      </w:r>
      <w:r w:rsidRPr="00D53134">
        <w:rPr>
          <w:rFonts w:asciiTheme="minorBidi" w:hAnsiTheme="minorBidi" w:cstheme="minorBidi"/>
          <w:sz w:val="24"/>
          <w:szCs w:val="24"/>
        </w:rPr>
        <w:lastRenderedPageBreak/>
        <w:t xml:space="preserve">  </w:t>
      </w:r>
      <w:r w:rsidRPr="00D53134">
        <w:rPr>
          <w:rFonts w:asciiTheme="minorBidi" w:hAnsiTheme="minorBidi" w:cstheme="minorBidi"/>
          <w:noProof/>
          <w:sz w:val="24"/>
          <w:szCs w:val="24"/>
          <w:lang w:eastAsia="ru-RU"/>
        </w:rPr>
        <w:drawing>
          <wp:inline distT="114300" distB="114300" distL="114300" distR="114300" wp14:anchorId="41F7C1A7" wp14:editId="58CCFB42">
            <wp:extent cx="5748450" cy="3606800"/>
            <wp:effectExtent l="0" t="0" r="0" b="0"/>
            <wp:docPr id="4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7"/>
                    <a:srcRect/>
                    <a:stretch>
                      <a:fillRect/>
                    </a:stretch>
                  </pic:blipFill>
                  <pic:spPr>
                    <a:xfrm>
                      <a:off x="0" y="0"/>
                      <a:ext cx="5748450" cy="3606800"/>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sz w:val="24"/>
          <w:szCs w:val="24"/>
        </w:rPr>
        <w:tab/>
        <w:t>Если к объекту привязано более одного ссылочного обозначения, это называется набором ссылочных обозначений. На Рисунке 23 приведён пример набора ссылочных именований.</w:t>
      </w:r>
    </w:p>
    <w:p w14:paraId="7CB72CA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4ACFF9C7" wp14:editId="27AE293A">
            <wp:extent cx="5859575" cy="5954963"/>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5859575" cy="5954963"/>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b/>
          <w:sz w:val="24"/>
          <w:szCs w:val="24"/>
        </w:rPr>
        <w:t>Правило 17</w:t>
      </w:r>
      <w:r w:rsidRPr="00D53134">
        <w:rPr>
          <w:rFonts w:asciiTheme="minorBidi" w:hAnsiTheme="minorBidi" w:cstheme="minorBidi"/>
          <w:sz w:val="24"/>
          <w:szCs w:val="24"/>
        </w:rPr>
        <w:br/>
        <w:t>Каждое ссылочное обозначение в наборе ссылочных обозначений должно быть четко отделено от других.</w:t>
      </w:r>
      <w:r w:rsidRPr="00D53134">
        <w:rPr>
          <w:rFonts w:asciiTheme="minorBidi" w:hAnsiTheme="minorBidi" w:cstheme="minorBidi"/>
          <w:sz w:val="24"/>
          <w:szCs w:val="24"/>
        </w:rPr>
        <w:br/>
      </w:r>
      <w:r w:rsidRPr="00D53134">
        <w:rPr>
          <w:rFonts w:asciiTheme="minorBidi" w:hAnsiTheme="minorBidi" w:cstheme="minorBidi"/>
          <w:b/>
          <w:sz w:val="24"/>
          <w:szCs w:val="24"/>
        </w:rPr>
        <w:t>Правило 18</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По меньшей мере одно ссылочное обозначение в наборе ссылочных обозначений должно однозначно идентифицировать объект.</w:t>
      </w:r>
      <w:r w:rsidRPr="00D53134">
        <w:rPr>
          <w:rFonts w:asciiTheme="minorBidi" w:hAnsiTheme="minorBidi" w:cstheme="minorBidi"/>
          <w:sz w:val="24"/>
          <w:szCs w:val="24"/>
        </w:rPr>
        <w:br/>
      </w:r>
      <w:r w:rsidRPr="00D53134">
        <w:rPr>
          <w:rFonts w:asciiTheme="minorBidi" w:hAnsiTheme="minorBidi" w:cstheme="minorBidi"/>
          <w:b/>
          <w:sz w:val="24"/>
          <w:szCs w:val="24"/>
        </w:rPr>
        <w:t>Правило 19</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Ссылочное обозначение, которое идентифицирует объект, являющейся частью  рассматриваемого объекта может быть включена в набор ссылочных обозначений.  За таким обозначением должен следовать горизонтальный эллипс «...». Горизонтальный эллипс может быть опущен, если это не приведёт к ошибкам/путанице.</w:t>
      </w:r>
      <w:r w:rsidRPr="00D53134">
        <w:rPr>
          <w:rFonts w:asciiTheme="minorBidi" w:hAnsiTheme="minorBidi" w:cstheme="minorBidi"/>
          <w:sz w:val="24"/>
          <w:szCs w:val="24"/>
        </w:rPr>
        <w:br/>
        <w:t xml:space="preserve"> </w:t>
      </w:r>
    </w:p>
    <w:p w14:paraId="1A39C3B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8.3.7 Именовани размещения</w:t>
      </w:r>
      <w:r w:rsidRPr="00D53134">
        <w:rPr>
          <w:rFonts w:asciiTheme="minorBidi" w:hAnsiTheme="minorBidi" w:cstheme="minorBidi"/>
          <w:sz w:val="24"/>
          <w:szCs w:val="24"/>
        </w:rPr>
        <w:br/>
      </w:r>
      <w:r w:rsidRPr="00D53134">
        <w:rPr>
          <w:rFonts w:asciiTheme="minorBidi" w:hAnsiTheme="minorBidi" w:cstheme="minorBidi"/>
          <w:sz w:val="24"/>
          <w:szCs w:val="24"/>
        </w:rPr>
        <w:tab/>
        <w:t>Для именования местоположения/размещения применяются следующие правила.</w:t>
      </w:r>
      <w:r w:rsidRPr="00D53134">
        <w:rPr>
          <w:rFonts w:asciiTheme="minorBidi" w:hAnsiTheme="minorBidi" w:cstheme="minorBidi"/>
          <w:b/>
          <w:sz w:val="24"/>
          <w:szCs w:val="24"/>
        </w:rPr>
        <w:br/>
        <w:t>Правило 20</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Обозначение стран, городов, областей и т. д. Должно быть сделано как можно короче.</w:t>
      </w:r>
      <w:r w:rsidRPr="00D53134">
        <w:rPr>
          <w:rFonts w:asciiTheme="minorBidi" w:hAnsiTheme="minorBidi" w:cstheme="minorBidi"/>
          <w:sz w:val="24"/>
          <w:szCs w:val="24"/>
        </w:rPr>
        <w:br/>
      </w:r>
      <w:r w:rsidRPr="00D53134">
        <w:rPr>
          <w:rFonts w:asciiTheme="minorBidi" w:hAnsiTheme="minorBidi" w:cstheme="minorBidi"/>
          <w:i/>
          <w:sz w:val="24"/>
          <w:szCs w:val="24"/>
        </w:rPr>
        <w:t xml:space="preserve">Примечание: В соответствующих случаях могут применяться признанные или согласованные системы кода, например, ISO 3166-1 для стран.  </w:t>
      </w:r>
      <w:r w:rsidRPr="00D53134">
        <w:rPr>
          <w:rFonts w:asciiTheme="minorBidi" w:hAnsiTheme="minorBidi" w:cstheme="minorBidi"/>
          <w:i/>
          <w:sz w:val="24"/>
          <w:szCs w:val="24"/>
        </w:rPr>
        <w:br/>
      </w:r>
      <w:r w:rsidRPr="00D53134">
        <w:rPr>
          <w:rFonts w:asciiTheme="minorBidi" w:hAnsiTheme="minorBidi" w:cstheme="minorBidi"/>
          <w:b/>
          <w:sz w:val="24"/>
          <w:szCs w:val="24"/>
        </w:rPr>
        <w:t>Правило 21</w:t>
      </w:r>
      <w:r w:rsidRPr="00D53134">
        <w:rPr>
          <w:rFonts w:asciiTheme="minorBidi" w:hAnsiTheme="minorBidi" w:cstheme="minorBidi"/>
          <w:sz w:val="24"/>
          <w:szCs w:val="24"/>
        </w:rPr>
        <w:br/>
        <w:t>Обозначение зданий, этажей и помещений в зданиях должно соответствовать стандарту ISO 4157.</w:t>
      </w:r>
      <w:r w:rsidRPr="00D53134">
        <w:rPr>
          <w:rFonts w:asciiTheme="minorBidi" w:hAnsiTheme="minorBidi" w:cstheme="minorBidi"/>
          <w:sz w:val="24"/>
          <w:szCs w:val="24"/>
        </w:rPr>
        <w:br/>
      </w:r>
      <w:r w:rsidRPr="00D53134">
        <w:rPr>
          <w:rFonts w:asciiTheme="minorBidi" w:hAnsiTheme="minorBidi" w:cstheme="minorBidi"/>
          <w:b/>
          <w:sz w:val="24"/>
          <w:szCs w:val="24"/>
        </w:rPr>
        <w:t>Правило 22</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В соответствующих случаях для именования географической области могут использоваться координаты UTM или другие системы пространственных координат.</w:t>
      </w:r>
      <w:r w:rsidRPr="00D53134">
        <w:rPr>
          <w:rFonts w:asciiTheme="minorBidi" w:hAnsiTheme="minorBidi" w:cstheme="minorBidi"/>
          <w:sz w:val="24"/>
          <w:szCs w:val="24"/>
        </w:rPr>
        <w:br/>
      </w:r>
      <w:r w:rsidRPr="00D53134">
        <w:rPr>
          <w:rFonts w:asciiTheme="minorBidi" w:hAnsiTheme="minorBidi" w:cstheme="minorBidi"/>
          <w:b/>
          <w:sz w:val="24"/>
          <w:szCs w:val="24"/>
        </w:rPr>
        <w:t>Правило 23</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Координаты (2D или 3D) также могут использоваться в качестве основы для обозначения местоположений внутри здания или структуры.</w:t>
      </w:r>
      <w:r w:rsidRPr="00D53134">
        <w:rPr>
          <w:rFonts w:asciiTheme="minorBidi" w:hAnsiTheme="minorBidi" w:cstheme="minorBidi"/>
          <w:sz w:val="24"/>
          <w:szCs w:val="24"/>
        </w:rPr>
        <w:br/>
        <w:t>В случае, когда для обозначения местоположения используется координата, координата должна указываться для контрольной точки местоположения. Координата преобразуется в формат одноуровневого ссылочного обозначения. Применение системы координат и правил для преобразования объясняется в сопроводительной документации.</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1: Координаты в системе координат являются точным средством позиционирования, а не местоположением в рамках этого международного стандарта.</w:t>
      </w:r>
      <w:r w:rsidRPr="00D53134">
        <w:rPr>
          <w:rFonts w:asciiTheme="minorBidi" w:hAnsiTheme="minorBidi" w:cstheme="minorBidi"/>
          <w:i/>
          <w:sz w:val="24"/>
          <w:szCs w:val="24"/>
        </w:rPr>
        <w:br/>
        <w:t>Примечание 2: Определение зон с использованием строительных линий (см. ИСО 4157-3), часто называемых координатами построения плоскости, является примером применения двумерного местоположения. Аналогичный пример показан на рисунке 25</w:t>
      </w:r>
      <w:r w:rsidRPr="00D53134">
        <w:rPr>
          <w:rFonts w:asciiTheme="minorBidi" w:hAnsiTheme="minorBidi" w:cstheme="minorBidi"/>
          <w:sz w:val="24"/>
          <w:szCs w:val="24"/>
        </w:rPr>
        <w:t>.</w:t>
      </w:r>
    </w:p>
    <w:p w14:paraId="3516E9E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5F70590E" wp14:editId="741556C2">
            <wp:extent cx="5580175" cy="6364714"/>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5580175" cy="6364714"/>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b/>
          <w:sz w:val="24"/>
          <w:szCs w:val="24"/>
        </w:rPr>
        <w:t>Правило 24</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Обозначения мест расположения оборудования (внутри или снаружи), сборок и т. д. Должны определяться изготовителем оборудования, сборок и т. д.</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8.3.7.1 Сборка, компоновка</w:t>
      </w:r>
      <w:r w:rsidRPr="00D53134">
        <w:rPr>
          <w:rFonts w:asciiTheme="minorBidi" w:hAnsiTheme="minorBidi" w:cstheme="minorBidi"/>
          <w:sz w:val="24"/>
          <w:szCs w:val="24"/>
        </w:rPr>
        <w:br/>
      </w:r>
      <w:r w:rsidRPr="00D53134">
        <w:rPr>
          <w:rFonts w:asciiTheme="minorBidi" w:hAnsiTheme="minorBidi" w:cstheme="minorBidi"/>
          <w:sz w:val="24"/>
          <w:szCs w:val="24"/>
        </w:rPr>
        <w:tab/>
        <w:t>Местам (пространствам), принадлежащим заводским сборкам, часто присваиваются ссылочные обозначения, основанные на локальных сетчатых системах, определяемых для доступных монтажных плоскостей.</w:t>
      </w:r>
      <w:r w:rsidRPr="00D53134">
        <w:rPr>
          <w:rFonts w:asciiTheme="minorBidi" w:hAnsiTheme="minorBidi" w:cstheme="minorBidi"/>
          <w:sz w:val="24"/>
          <w:szCs w:val="24"/>
        </w:rPr>
        <w:br/>
      </w:r>
      <w:r w:rsidRPr="00D53134">
        <w:rPr>
          <w:rFonts w:asciiTheme="minorBidi" w:hAnsiTheme="minorBidi" w:cstheme="minorBidi"/>
          <w:b/>
          <w:sz w:val="24"/>
          <w:szCs w:val="24"/>
        </w:rPr>
        <w:t>Правило 25</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Если для обозначения мест, принадлежащих сборке, используется сетчатая система, то сетка должна быть однозначно идентифицирована внутри сборки. На рисунке 24 показана  заводская сборка с обозначениями различных монтажных </w:t>
      </w:r>
      <w:r w:rsidRPr="00D53134">
        <w:rPr>
          <w:rFonts w:asciiTheme="minorBidi" w:hAnsiTheme="minorBidi" w:cstheme="minorBidi"/>
          <w:sz w:val="24"/>
          <w:szCs w:val="24"/>
        </w:rPr>
        <w:lastRenderedPageBreak/>
        <w:t>плоскостей. Узел состоит из нескольких монтажных плоскостей, обозначенных следующими буквенными кодами:</w:t>
      </w:r>
      <w:r w:rsidRPr="00D53134">
        <w:rPr>
          <w:rFonts w:asciiTheme="minorBidi" w:hAnsiTheme="minorBidi" w:cstheme="minorBidi"/>
          <w:sz w:val="24"/>
          <w:szCs w:val="24"/>
        </w:rPr>
        <w:br/>
        <w:t xml:space="preserve">A Внутри слева </w:t>
      </w:r>
      <w:r w:rsidRPr="00D53134">
        <w:rPr>
          <w:rFonts w:asciiTheme="minorBidi" w:hAnsiTheme="minorBidi" w:cstheme="minorBidi"/>
          <w:sz w:val="24"/>
          <w:szCs w:val="24"/>
        </w:rPr>
        <w:br/>
        <w:t>B Внутри сзади</w:t>
      </w:r>
      <w:r w:rsidRPr="00D53134">
        <w:rPr>
          <w:rFonts w:asciiTheme="minorBidi" w:hAnsiTheme="minorBidi" w:cstheme="minorBidi"/>
          <w:sz w:val="24"/>
          <w:szCs w:val="24"/>
        </w:rPr>
        <w:br/>
        <w:t xml:space="preserve">C Внутри справа </w:t>
      </w:r>
      <w:r w:rsidRPr="00D53134">
        <w:rPr>
          <w:rFonts w:asciiTheme="minorBidi" w:hAnsiTheme="minorBidi" w:cstheme="minorBidi"/>
          <w:sz w:val="24"/>
          <w:szCs w:val="24"/>
        </w:rPr>
        <w:br/>
        <w:t xml:space="preserve">D Снаружи двери </w:t>
      </w:r>
      <w:r w:rsidRPr="00D53134">
        <w:rPr>
          <w:rFonts w:asciiTheme="minorBidi" w:hAnsiTheme="minorBidi" w:cstheme="minorBidi"/>
          <w:sz w:val="24"/>
          <w:szCs w:val="24"/>
        </w:rPr>
        <w:br/>
        <w:t xml:space="preserve">E Внутри двери </w:t>
      </w:r>
      <w:r w:rsidRPr="00D53134">
        <w:rPr>
          <w:rFonts w:asciiTheme="minorBidi" w:hAnsiTheme="minorBidi" w:cstheme="minorBidi"/>
          <w:sz w:val="24"/>
          <w:szCs w:val="24"/>
        </w:rPr>
        <w:br/>
        <w:t xml:space="preserve"> </w:t>
      </w:r>
      <w:r w:rsidRPr="00D53134">
        <w:rPr>
          <w:rFonts w:asciiTheme="minorBidi" w:hAnsiTheme="minorBidi" w:cstheme="minorBidi"/>
          <w:noProof/>
          <w:sz w:val="24"/>
          <w:szCs w:val="24"/>
          <w:lang w:eastAsia="ru-RU"/>
        </w:rPr>
        <w:drawing>
          <wp:inline distT="114300" distB="114300" distL="114300" distR="114300" wp14:anchorId="71AE4729" wp14:editId="45ECE54F">
            <wp:extent cx="6291375" cy="2781121"/>
            <wp:effectExtent l="0" t="0" r="0" b="0"/>
            <wp:docPr id="5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0"/>
                    <a:srcRect/>
                    <a:stretch>
                      <a:fillRect/>
                    </a:stretch>
                  </pic:blipFill>
                  <pic:spPr>
                    <a:xfrm>
                      <a:off x="0" y="0"/>
                      <a:ext cx="6291375" cy="2781121"/>
                    </a:xfrm>
                    <a:prstGeom prst="rect">
                      <a:avLst/>
                    </a:prstGeom>
                    <a:ln/>
                  </pic:spPr>
                </pic:pic>
              </a:graphicData>
            </a:graphic>
          </wp:inline>
        </w:drawing>
      </w:r>
      <w:r w:rsidRPr="00D53134">
        <w:rPr>
          <w:rFonts w:asciiTheme="minorBidi" w:hAnsiTheme="minorBidi" w:cstheme="minorBidi"/>
          <w:sz w:val="24"/>
          <w:szCs w:val="24"/>
        </w:rPr>
        <w:br/>
        <w:t>На рисунке 25 показано, как можно построить обозначение мест на монтажной плоскости. В этом конкретном случае монтажная плоскость берется как внутренняя часть (обозначенная + B).</w:t>
      </w:r>
      <w:r w:rsidRPr="00D53134">
        <w:rPr>
          <w:rFonts w:asciiTheme="minorBidi" w:hAnsiTheme="minorBidi" w:cstheme="minorBidi"/>
          <w:sz w:val="24"/>
          <w:szCs w:val="24"/>
        </w:rPr>
        <w:br/>
        <w:t xml:space="preserve">Верхний левый угол каждой монтажной плоскости (как показано в направлении стрелок, показанных на рисунке 24) определяет начальную точку для нумерации пробелов.  </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8.3.8 Представление ссылочных именований</w:t>
      </w:r>
      <w:r w:rsidRPr="00D53134">
        <w:rPr>
          <w:rFonts w:asciiTheme="minorBidi" w:hAnsiTheme="minorBidi" w:cstheme="minorBidi"/>
          <w:b/>
          <w:sz w:val="24"/>
          <w:szCs w:val="24"/>
        </w:rPr>
        <w:br/>
      </w:r>
      <w:r w:rsidRPr="00D53134">
        <w:rPr>
          <w:rFonts w:asciiTheme="minorBidi" w:hAnsiTheme="minorBidi" w:cstheme="minorBidi"/>
          <w:b/>
          <w:sz w:val="24"/>
          <w:szCs w:val="24"/>
        </w:rPr>
        <w:tab/>
      </w:r>
      <w:r w:rsidRPr="00D53134">
        <w:rPr>
          <w:rFonts w:asciiTheme="minorBidi" w:hAnsiTheme="minorBidi" w:cstheme="minorBidi"/>
          <w:sz w:val="24"/>
          <w:szCs w:val="24"/>
        </w:rPr>
        <w:t>Для представления ссылочных именований применяются следующие правила:</w:t>
      </w:r>
      <w:r w:rsidRPr="00D53134">
        <w:rPr>
          <w:rFonts w:asciiTheme="minorBidi" w:hAnsiTheme="minorBidi" w:cstheme="minorBidi"/>
          <w:sz w:val="24"/>
          <w:szCs w:val="24"/>
        </w:rPr>
        <w:br/>
      </w:r>
      <w:r w:rsidRPr="00D53134">
        <w:rPr>
          <w:rFonts w:asciiTheme="minorBidi" w:hAnsiTheme="minorBidi" w:cstheme="minorBidi"/>
          <w:b/>
          <w:sz w:val="24"/>
          <w:szCs w:val="24"/>
        </w:rPr>
        <w:t>Правило 26</w:t>
      </w:r>
      <w:r w:rsidRPr="00D53134">
        <w:rPr>
          <w:rFonts w:asciiTheme="minorBidi" w:hAnsiTheme="minorBidi" w:cstheme="minorBidi"/>
          <w:sz w:val="24"/>
          <w:szCs w:val="24"/>
        </w:rPr>
        <w:br/>
        <w:t>Ссылочное именование должно быть представлено одной строкой.</w:t>
      </w:r>
      <w:r w:rsidRPr="00D53134">
        <w:rPr>
          <w:rFonts w:asciiTheme="minorBidi" w:hAnsiTheme="minorBidi" w:cstheme="minorBidi"/>
          <w:sz w:val="24"/>
          <w:szCs w:val="24"/>
        </w:rPr>
        <w:br/>
      </w:r>
      <w:r w:rsidRPr="00D53134">
        <w:rPr>
          <w:rFonts w:asciiTheme="minorBidi" w:hAnsiTheme="minorBidi" w:cstheme="minorBidi"/>
          <w:b/>
          <w:sz w:val="24"/>
          <w:szCs w:val="24"/>
        </w:rPr>
        <w:t>Правило 27</w:t>
      </w:r>
      <w:r w:rsidRPr="00D53134">
        <w:rPr>
          <w:rFonts w:asciiTheme="minorBidi" w:hAnsiTheme="minorBidi" w:cstheme="minorBidi"/>
          <w:sz w:val="24"/>
          <w:szCs w:val="24"/>
        </w:rPr>
        <w:br/>
        <w:t>Представление одноуровневого ссылочного именования не должна разделяться.</w:t>
      </w:r>
    </w:p>
    <w:p w14:paraId="4B17036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Правило 28</w:t>
      </w:r>
      <w:r w:rsidRPr="00D53134">
        <w:rPr>
          <w:rFonts w:asciiTheme="minorBidi" w:hAnsiTheme="minorBidi" w:cstheme="minorBidi"/>
          <w:sz w:val="24"/>
          <w:szCs w:val="24"/>
        </w:rPr>
        <w:br/>
        <w:t>Если знак префикса для одноуровневого ссылочного именования в многоуровневом ссылочном именовании совпадает с предыдущим одноуровневым ссылочным именованием, могут применяться следующие одинаково допустимые методы:• знак префикса может быть заменен на «.» (Период / полная остановка); или• знак префикса может быть опущен, если предыдущая одноуровневая ссылочное именование заканчивается числом, и начинается с буквенного кода.</w:t>
      </w:r>
      <w:r w:rsidRPr="00D53134">
        <w:rPr>
          <w:rFonts w:asciiTheme="minorBidi" w:hAnsiTheme="minorBidi" w:cstheme="minorBidi"/>
          <w:sz w:val="24"/>
          <w:szCs w:val="24"/>
        </w:rPr>
        <w:br/>
      </w:r>
      <w:r w:rsidRPr="00D53134">
        <w:rPr>
          <w:rFonts w:asciiTheme="minorBidi" w:hAnsiTheme="minorBidi" w:cstheme="minorBidi"/>
          <w:i/>
          <w:sz w:val="24"/>
          <w:szCs w:val="24"/>
        </w:rPr>
        <w:t xml:space="preserve">ПРИМЕЧАНИЕ 1: Рекомендуется применять этот метод только при </w:t>
      </w:r>
      <w:r w:rsidRPr="00D53134">
        <w:rPr>
          <w:rFonts w:asciiTheme="minorBidi" w:hAnsiTheme="minorBidi" w:cstheme="minorBidi"/>
          <w:i/>
          <w:sz w:val="24"/>
          <w:szCs w:val="24"/>
        </w:rPr>
        <w:lastRenderedPageBreak/>
        <w:t>одноуровневом ссылочном именовании, снабжённым буквенным кодом, за которым следует номер.</w:t>
      </w:r>
      <w:r w:rsidRPr="00D53134">
        <w:rPr>
          <w:rFonts w:asciiTheme="minorBidi" w:hAnsiTheme="minorBidi" w:cstheme="minorBidi"/>
          <w:i/>
          <w:sz w:val="24"/>
          <w:szCs w:val="24"/>
        </w:rPr>
        <w:br/>
      </w:r>
      <w:r w:rsidRPr="00D53134">
        <w:rPr>
          <w:rFonts w:asciiTheme="minorBidi" w:hAnsiTheme="minorBidi" w:cstheme="minorBidi"/>
          <w:b/>
          <w:sz w:val="24"/>
          <w:szCs w:val="24"/>
        </w:rPr>
        <w:t>Правило 29</w:t>
      </w:r>
      <w:r w:rsidRPr="00D53134">
        <w:rPr>
          <w:rFonts w:asciiTheme="minorBidi" w:hAnsiTheme="minorBidi" w:cstheme="minorBidi"/>
          <w:sz w:val="24"/>
          <w:szCs w:val="24"/>
        </w:rPr>
        <w:br/>
        <w:t>Пустое пространство может использоваться для разделения различных одноуровневых ссылочных именований в многоуровневом ссылочном именовании. Пустое пространство не должно иметь какого-либо существенного значение и должно использоваться только по соображениям удобочитаемости.</w:t>
      </w:r>
      <w:r w:rsidRPr="00D53134">
        <w:rPr>
          <w:rFonts w:asciiTheme="minorBidi" w:hAnsiTheme="minorBidi" w:cstheme="minorBidi"/>
          <w:sz w:val="24"/>
          <w:szCs w:val="24"/>
        </w:rPr>
        <w:br/>
      </w:r>
      <w:r w:rsidRPr="00D53134">
        <w:rPr>
          <w:rFonts w:asciiTheme="minorBidi" w:hAnsiTheme="minorBidi" w:cstheme="minorBidi"/>
          <w:b/>
          <w:sz w:val="24"/>
          <w:szCs w:val="24"/>
        </w:rPr>
        <w:t>Правило 30</w:t>
      </w:r>
      <w:r w:rsidRPr="00D53134">
        <w:rPr>
          <w:rFonts w:asciiTheme="minorBidi" w:hAnsiTheme="minorBidi" w:cstheme="minorBidi"/>
          <w:sz w:val="24"/>
          <w:szCs w:val="24"/>
        </w:rPr>
        <w:br/>
        <w:t>Если необходимо указать, что указанное ссылочное именование является полным по отношению к верхнему узлу в контексте фактического представления, перед ссылочным именованием должен быть поставлен быть символ "&gt;"(больше).</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2 Символ «&gt;» (больше) не является частью ссылочного именования.</w:t>
      </w:r>
      <w:r w:rsidRPr="00D53134">
        <w:rPr>
          <w:rFonts w:asciiTheme="minorBidi" w:hAnsiTheme="minorBidi" w:cstheme="minorBidi"/>
          <w:i/>
          <w:sz w:val="24"/>
          <w:szCs w:val="24"/>
        </w:rPr>
        <w:br/>
        <w:t>На Рисунке 26 показаны примеры многоуровневых ссылочных обозначений и способ их записи.</w:t>
      </w:r>
      <w:r w:rsidRPr="00D53134">
        <w:rPr>
          <w:rFonts w:asciiTheme="minorBidi" w:hAnsiTheme="minorBidi" w:cstheme="minorBidi"/>
          <w:i/>
          <w:sz w:val="24"/>
          <w:szCs w:val="24"/>
        </w:rPr>
        <w:br/>
      </w:r>
      <w:r w:rsidRPr="00D53134">
        <w:rPr>
          <w:rFonts w:asciiTheme="minorBidi" w:hAnsiTheme="minorBidi" w:cstheme="minorBidi"/>
          <w:b/>
          <w:sz w:val="24"/>
          <w:szCs w:val="24"/>
        </w:rPr>
        <w:br/>
        <w:t>8.3.8 Набор ссылочных именований</w:t>
      </w:r>
      <w:r w:rsidRPr="00D53134">
        <w:rPr>
          <w:rFonts w:asciiTheme="minorBidi" w:hAnsiTheme="minorBidi" w:cstheme="minorBidi"/>
          <w:sz w:val="24"/>
          <w:szCs w:val="24"/>
        </w:rPr>
        <w:br/>
      </w:r>
      <w:r w:rsidRPr="00D53134">
        <w:rPr>
          <w:rFonts w:asciiTheme="minorBidi" w:hAnsiTheme="minorBidi" w:cstheme="minorBidi"/>
          <w:sz w:val="24"/>
          <w:szCs w:val="24"/>
        </w:rPr>
        <w:tab/>
        <w:t>Для представления набора ссылочных именований применяются следующие правила (см. Рис. 27).</w:t>
      </w:r>
    </w:p>
    <w:p w14:paraId="4CEA55C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114300" distB="114300" distL="114300" distR="114300" wp14:anchorId="2C25D374" wp14:editId="422DD51E">
            <wp:extent cx="5935775" cy="2829309"/>
            <wp:effectExtent l="0" t="0" r="0" b="0"/>
            <wp:docPr id="4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1"/>
                    <a:srcRect/>
                    <a:stretch>
                      <a:fillRect/>
                    </a:stretch>
                  </pic:blipFill>
                  <pic:spPr>
                    <a:xfrm>
                      <a:off x="0" y="0"/>
                      <a:ext cx="5935775" cy="2829309"/>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b/>
          <w:sz w:val="24"/>
          <w:szCs w:val="24"/>
        </w:rPr>
        <w:t>Правило 31</w:t>
      </w:r>
      <w:r w:rsidRPr="00D53134">
        <w:rPr>
          <w:rFonts w:asciiTheme="minorBidi" w:hAnsiTheme="minorBidi" w:cstheme="minorBidi"/>
          <w:sz w:val="24"/>
          <w:szCs w:val="24"/>
        </w:rPr>
        <w:br/>
        <w:t>Набор ссылочных именований может быть представлен на одной строке или на последовательных строках.</w:t>
      </w:r>
      <w:r w:rsidRPr="00D53134">
        <w:rPr>
          <w:rFonts w:asciiTheme="minorBidi" w:hAnsiTheme="minorBidi" w:cstheme="minorBidi"/>
          <w:sz w:val="24"/>
          <w:szCs w:val="24"/>
        </w:rPr>
        <w:br/>
      </w:r>
      <w:r w:rsidRPr="00D53134">
        <w:rPr>
          <w:rFonts w:asciiTheme="minorBidi" w:hAnsiTheme="minorBidi" w:cstheme="minorBidi"/>
          <w:b/>
          <w:sz w:val="24"/>
          <w:szCs w:val="24"/>
        </w:rPr>
        <w:t>Правило 32</w:t>
      </w:r>
      <w:r w:rsidRPr="00D53134">
        <w:rPr>
          <w:rFonts w:asciiTheme="minorBidi" w:hAnsiTheme="minorBidi" w:cstheme="minorBidi"/>
          <w:sz w:val="24"/>
          <w:szCs w:val="24"/>
        </w:rPr>
        <w:br/>
        <w:t>Если ссылочные именования представлены на последовательных строках, каждое ссылочное именование начинается в отдельной строке.</w:t>
      </w:r>
    </w:p>
    <w:p w14:paraId="54E927C1"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Правило 33</w:t>
      </w:r>
    </w:p>
    <w:p w14:paraId="0FA6F20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Если ссылочные именования представлены в одной строке, и, если путаница, вероятно, символ «/» (солидус) должен использоваться как знак разделителя между различными ссылочными именованиями.</w:t>
      </w:r>
      <w:r w:rsidRPr="00D53134">
        <w:rPr>
          <w:rFonts w:asciiTheme="minorBidi" w:hAnsiTheme="minorBidi" w:cstheme="minorBidi"/>
          <w:sz w:val="24"/>
          <w:szCs w:val="24"/>
        </w:rPr>
        <w:br/>
      </w:r>
      <w:r w:rsidRPr="00D53134">
        <w:rPr>
          <w:rFonts w:asciiTheme="minorBidi" w:hAnsiTheme="minorBidi" w:cstheme="minorBidi"/>
          <w:b/>
          <w:sz w:val="24"/>
          <w:szCs w:val="24"/>
        </w:rPr>
        <w:lastRenderedPageBreak/>
        <w:t>Правило 34</w:t>
      </w:r>
      <w:r w:rsidRPr="00D53134">
        <w:rPr>
          <w:rFonts w:asciiTheme="minorBidi" w:hAnsiTheme="minorBidi" w:cstheme="minorBidi"/>
          <w:sz w:val="24"/>
          <w:szCs w:val="24"/>
        </w:rPr>
        <w:br/>
        <w:t xml:space="preserve">Порядок представленных ссылочных именований в наборе ссылочных именований не имеет особого значения. </w:t>
      </w:r>
      <w:r w:rsidRPr="00D53134">
        <w:rPr>
          <w:rFonts w:asciiTheme="minorBidi" w:hAnsiTheme="minorBidi" w:cstheme="minorBidi"/>
          <w:sz w:val="24"/>
          <w:szCs w:val="24"/>
        </w:rPr>
        <w:br/>
      </w:r>
    </w:p>
    <w:p w14:paraId="129ED081" w14:textId="77777777" w:rsidR="007B27A7" w:rsidRPr="00D53134" w:rsidRDefault="00FF04AB" w:rsidP="00D53134">
      <w:pPr>
        <w:jc w:val="both"/>
        <w:rPr>
          <w:rFonts w:asciiTheme="minorBidi" w:hAnsiTheme="minorBidi" w:cstheme="minorBidi"/>
          <w:i/>
          <w:sz w:val="24"/>
          <w:szCs w:val="24"/>
        </w:rPr>
      </w:pPr>
      <w:r w:rsidRPr="00D53134">
        <w:rPr>
          <w:rFonts w:asciiTheme="minorBidi" w:hAnsiTheme="minorBidi" w:cstheme="minorBidi"/>
          <w:b/>
          <w:sz w:val="24"/>
          <w:szCs w:val="24"/>
        </w:rPr>
        <w:t>8.3.8.1 Представление идентификаторов верхних подклассов</w:t>
      </w:r>
      <w:r w:rsidRPr="00D53134">
        <w:rPr>
          <w:rFonts w:asciiTheme="minorBidi" w:hAnsiTheme="minorBidi" w:cstheme="minorBidi"/>
          <w:sz w:val="24"/>
          <w:szCs w:val="24"/>
        </w:rPr>
        <w:br/>
      </w:r>
      <w:r w:rsidRPr="00D53134">
        <w:rPr>
          <w:rFonts w:asciiTheme="minorBidi" w:hAnsiTheme="minorBidi" w:cstheme="minorBidi"/>
          <w:sz w:val="24"/>
          <w:szCs w:val="24"/>
        </w:rPr>
        <w:tab/>
        <w:t>Такой идентификатор не является ссылочным именованием или его частью. Однако, иногда бывает полезно или необходимо представить такой идентификатор вместе со ссылочным именованием, например, когда необходимо однозначно обращаться к независимым системам.</w:t>
      </w:r>
      <w:r w:rsidRPr="00D53134">
        <w:rPr>
          <w:rFonts w:asciiTheme="minorBidi" w:hAnsiTheme="minorBidi" w:cstheme="minorBidi"/>
          <w:sz w:val="24"/>
          <w:szCs w:val="24"/>
        </w:rPr>
        <w:br/>
      </w:r>
      <w:r w:rsidRPr="00D53134">
        <w:rPr>
          <w:rFonts w:asciiTheme="minorBidi" w:hAnsiTheme="minorBidi" w:cstheme="minorBidi"/>
          <w:b/>
          <w:sz w:val="24"/>
          <w:szCs w:val="24"/>
        </w:rPr>
        <w:t>Правило 35</w:t>
      </w:r>
      <w:r w:rsidRPr="00D53134">
        <w:rPr>
          <w:rFonts w:asciiTheme="minorBidi" w:hAnsiTheme="minorBidi" w:cstheme="minorBidi"/>
          <w:sz w:val="24"/>
          <w:szCs w:val="24"/>
        </w:rPr>
        <w:br/>
        <w:t>Если идентификатор верхнего узла должен быть представлен вместе со ссылочным именованием, он должен быть представлен в «&lt;...&gt;» (угловые скобки), предшествующие ссылочным именованиям в системе, представленной верхним узлом.</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1: Правило 30 является упрощенным применением этого правила, когда идентификатор верхнего узла не считается необходимым для отображения.</w:t>
      </w:r>
      <w:r w:rsidRPr="00D53134">
        <w:rPr>
          <w:rFonts w:asciiTheme="minorBidi" w:hAnsiTheme="minorBidi" w:cstheme="minorBidi"/>
          <w:i/>
          <w:sz w:val="24"/>
          <w:szCs w:val="24"/>
        </w:rPr>
        <w:br/>
        <w:t>ПРИМЕЧАНИЕ 2: Верхние узлы могут иметь идентификаторы, такие как номер детали, номер заказа, номер типа или наименование.</w:t>
      </w:r>
      <w:r w:rsidRPr="00D53134">
        <w:rPr>
          <w:rFonts w:asciiTheme="minorBidi" w:hAnsiTheme="minorBidi" w:cstheme="minorBidi"/>
          <w:i/>
          <w:sz w:val="24"/>
          <w:szCs w:val="24"/>
        </w:rPr>
        <w:br/>
        <w:t>ПРИМЕР 1 &lt;123456-X&gt; = A1B1 идентифицирует объект = A1B1 системы с идентификатором верхнего уровня 123456-X.</w:t>
      </w:r>
      <w:r w:rsidRPr="00D53134">
        <w:rPr>
          <w:rFonts w:asciiTheme="minorBidi" w:hAnsiTheme="minorBidi" w:cstheme="minorBidi"/>
          <w:i/>
          <w:sz w:val="24"/>
          <w:szCs w:val="24"/>
        </w:rPr>
        <w:br/>
        <w:t>ПРИМЕР 2 Промышленные комплексы обычно состоят из ряда автономных производственных объектов и объектов инфраструктуры. Они могут быть идентифицированы с различными идентификаторами верхнего узла, см. Рисунок 28</w:t>
      </w:r>
    </w:p>
    <w:p w14:paraId="71B1AAE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i/>
          <w:noProof/>
          <w:sz w:val="24"/>
          <w:szCs w:val="24"/>
          <w:lang w:eastAsia="ru-RU"/>
        </w:rPr>
        <w:drawing>
          <wp:inline distT="114300" distB="114300" distL="114300" distR="114300" wp14:anchorId="7355C0C7" wp14:editId="3BD18D2D">
            <wp:extent cx="4295775" cy="2038350"/>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2"/>
                    <a:srcRect/>
                    <a:stretch>
                      <a:fillRect/>
                    </a:stretch>
                  </pic:blipFill>
                  <pic:spPr>
                    <a:xfrm>
                      <a:off x="0" y="0"/>
                      <a:ext cx="4295775" cy="2038350"/>
                    </a:xfrm>
                    <a:prstGeom prst="rect">
                      <a:avLst/>
                    </a:prstGeom>
                    <a:ln/>
                  </pic:spPr>
                </pic:pic>
              </a:graphicData>
            </a:graphic>
          </wp:inline>
        </w:drawing>
      </w:r>
      <w:r w:rsidRPr="00D53134">
        <w:rPr>
          <w:rFonts w:asciiTheme="minorBidi" w:hAnsiTheme="minorBidi" w:cstheme="minorBidi"/>
          <w:i/>
          <w:sz w:val="24"/>
          <w:szCs w:val="24"/>
        </w:rPr>
        <w:br/>
      </w:r>
      <w:r w:rsidRPr="00D53134">
        <w:rPr>
          <w:rFonts w:asciiTheme="minorBidi" w:hAnsiTheme="minorBidi" w:cstheme="minorBidi"/>
          <w:sz w:val="24"/>
          <w:szCs w:val="24"/>
        </w:rPr>
        <w:t xml:space="preserve"> </w:t>
      </w:r>
      <w:r w:rsidRPr="00D53134">
        <w:rPr>
          <w:rFonts w:asciiTheme="minorBidi" w:hAnsiTheme="minorBidi" w:cstheme="minorBidi"/>
          <w:sz w:val="24"/>
          <w:szCs w:val="24"/>
        </w:rPr>
        <w:br/>
      </w:r>
    </w:p>
    <w:p w14:paraId="47F6F33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67DCF93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color w:val="434343"/>
          <w:sz w:val="24"/>
          <w:szCs w:val="24"/>
        </w:rPr>
        <w:lastRenderedPageBreak/>
        <w:t>8.4  Правила классификации по IEC 81346-2</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 xml:space="preserve"> 8.4.1 Отнесение объектов к классам</w:t>
      </w:r>
      <w:r w:rsidRPr="00D53134">
        <w:rPr>
          <w:rFonts w:asciiTheme="minorBidi" w:hAnsiTheme="minorBidi" w:cstheme="minorBidi"/>
          <w:sz w:val="24"/>
          <w:szCs w:val="24"/>
        </w:rPr>
        <w:br/>
      </w:r>
      <w:r w:rsidRPr="00D53134">
        <w:rPr>
          <w:rFonts w:asciiTheme="minorBidi" w:hAnsiTheme="minorBidi" w:cstheme="minorBidi"/>
          <w:sz w:val="24"/>
          <w:szCs w:val="24"/>
        </w:rPr>
        <w:tab/>
        <w:t>Для отнесения объекта (т.е. компонента, принадлежащего к рассматриваемой системе) применяются следующие правила:</w:t>
      </w:r>
      <w:r w:rsidRPr="00D53134">
        <w:rPr>
          <w:rFonts w:asciiTheme="minorBidi" w:hAnsiTheme="minorBidi" w:cstheme="minorBidi"/>
          <w:sz w:val="24"/>
          <w:szCs w:val="24"/>
        </w:rPr>
        <w:br/>
      </w:r>
      <w:r w:rsidRPr="00D53134">
        <w:rPr>
          <w:rFonts w:asciiTheme="minorBidi" w:hAnsiTheme="minorBidi" w:cstheme="minorBidi"/>
          <w:b/>
          <w:sz w:val="24"/>
          <w:szCs w:val="24"/>
        </w:rPr>
        <w:t>Правило 1</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Для классификации объектов согласно их целей и задач, применяются основные классы и буквенные коды в соответствии с Таблицей 1 или Таблицей 3, приведёнными в Приложении 4. </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2 </w:t>
      </w:r>
      <w:r w:rsidRPr="00D53134">
        <w:rPr>
          <w:rFonts w:asciiTheme="minorBidi" w:hAnsiTheme="minorBidi" w:cstheme="minorBidi"/>
          <w:b/>
          <w:sz w:val="24"/>
          <w:szCs w:val="24"/>
        </w:rPr>
        <w:br/>
      </w:r>
      <w:r w:rsidRPr="00D53134">
        <w:rPr>
          <w:rFonts w:asciiTheme="minorBidi" w:hAnsiTheme="minorBidi" w:cstheme="minorBidi"/>
          <w:sz w:val="24"/>
          <w:szCs w:val="24"/>
        </w:rPr>
        <w:t>Для отнесения объекта к классу согласно Таблице 1 или Таблице 3 объект должен рассматриваться в соответствии с его намеченной целью или задачей как компонент в рассматриваемой системе без учета средств для реализации (например, вид продукта).</w:t>
      </w:r>
      <w:r w:rsidRPr="00D53134">
        <w:rPr>
          <w:rFonts w:asciiTheme="minorBidi" w:hAnsiTheme="minorBidi" w:cstheme="minorBidi"/>
          <w:sz w:val="24"/>
          <w:szCs w:val="24"/>
        </w:rPr>
        <w:br/>
      </w:r>
      <w:r w:rsidRPr="00D53134">
        <w:rPr>
          <w:rFonts w:asciiTheme="minorBidi" w:hAnsiTheme="minorBidi" w:cstheme="minorBidi"/>
          <w:b/>
          <w:sz w:val="24"/>
          <w:szCs w:val="24"/>
        </w:rPr>
        <w:t>Правило 3</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Для объектов с более чем одной целью или задачей объект классифицируется в соответствии с намеченной целью или задачей, считающейся основной.</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4 </w:t>
      </w:r>
      <w:r w:rsidRPr="00D53134">
        <w:rPr>
          <w:rFonts w:asciiTheme="minorBidi" w:hAnsiTheme="minorBidi" w:cstheme="minorBidi"/>
          <w:sz w:val="24"/>
          <w:szCs w:val="24"/>
        </w:rPr>
        <w:br/>
        <w:t>Класс с буквенным кодом A в соответствии с Таблицей 1 применяется только для объектов, не имеющих явной основной цели или задачи.</w:t>
      </w:r>
      <w:r w:rsidRPr="00D53134">
        <w:rPr>
          <w:rFonts w:asciiTheme="minorBidi" w:hAnsiTheme="minorBidi" w:cstheme="minorBidi"/>
          <w:sz w:val="24"/>
          <w:szCs w:val="24"/>
        </w:rPr>
        <w:br/>
      </w:r>
    </w:p>
    <w:p w14:paraId="23519F5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8.4.2 Классы объектов в соответствии с целями и задачами</w:t>
      </w:r>
      <w:r w:rsidRPr="00D53134">
        <w:rPr>
          <w:rFonts w:asciiTheme="minorBidi" w:hAnsiTheme="minorBidi" w:cstheme="minorBidi"/>
          <w:sz w:val="24"/>
          <w:szCs w:val="24"/>
        </w:rPr>
        <w:br/>
      </w:r>
      <w:r w:rsidRPr="00D53134">
        <w:rPr>
          <w:rFonts w:asciiTheme="minorBidi" w:hAnsiTheme="minorBidi" w:cstheme="minorBidi"/>
          <w:sz w:val="24"/>
          <w:szCs w:val="24"/>
        </w:rPr>
        <w:tab/>
        <w:t>В Таблице 1 представлен основной метод классификации, применимый для любого объекта из любой области техники. Наиболее важным элементом в таблице является описание намеченной цели или задачи объекта, к которому оно относится, при поиске соответствующего класса для объекта.</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8.4.3 Подклассы объектов в соответствии с целями и задачами</w:t>
      </w:r>
      <w:r w:rsidRPr="00D53134">
        <w:rPr>
          <w:rFonts w:asciiTheme="minorBidi" w:hAnsiTheme="minorBidi" w:cstheme="minorBidi"/>
          <w:sz w:val="24"/>
          <w:szCs w:val="24"/>
        </w:rPr>
        <w:br/>
        <w:t>Иногда бывает необходимо или полезно предоставить более подробную классификацию объекта, нежели разбиение на классы, представленное в Таблице 1.</w:t>
      </w:r>
      <w:r w:rsidRPr="00D53134">
        <w:rPr>
          <w:rFonts w:asciiTheme="minorBidi" w:hAnsiTheme="minorBidi" w:cstheme="minorBidi"/>
          <w:sz w:val="24"/>
          <w:szCs w:val="24"/>
        </w:rPr>
        <w:br/>
      </w:r>
      <w:r w:rsidRPr="00D53134">
        <w:rPr>
          <w:rFonts w:asciiTheme="minorBidi" w:hAnsiTheme="minorBidi" w:cstheme="minorBidi"/>
          <w:b/>
          <w:sz w:val="24"/>
          <w:szCs w:val="24"/>
        </w:rPr>
        <w:t>Правило 5</w:t>
      </w:r>
      <w:r w:rsidRPr="00D53134">
        <w:rPr>
          <w:rFonts w:asciiTheme="minorBidi" w:hAnsiTheme="minorBidi" w:cstheme="minorBidi"/>
          <w:sz w:val="24"/>
          <w:szCs w:val="24"/>
        </w:rPr>
        <w:br/>
        <w:t>Объекты, классифицированные в соответствии с Таблицей 1, должны быть подклассифицированы в соответствии с Таблицей 2, приведённой в Приложении 4.</w:t>
      </w:r>
      <w:r w:rsidRPr="00D53134">
        <w:rPr>
          <w:rFonts w:asciiTheme="minorBidi" w:hAnsiTheme="minorBidi" w:cstheme="minorBidi"/>
          <w:sz w:val="24"/>
          <w:szCs w:val="24"/>
        </w:rPr>
        <w:br/>
      </w:r>
      <w:r w:rsidRPr="00D53134">
        <w:rPr>
          <w:rFonts w:asciiTheme="minorBidi" w:hAnsiTheme="minorBidi" w:cstheme="minorBidi"/>
          <w:b/>
          <w:sz w:val="24"/>
          <w:szCs w:val="24"/>
        </w:rPr>
        <w:t>Правило 6</w:t>
      </w:r>
      <w:r w:rsidRPr="00D53134">
        <w:rPr>
          <w:rFonts w:asciiTheme="minorBidi" w:hAnsiTheme="minorBidi" w:cstheme="minorBidi"/>
          <w:b/>
          <w:sz w:val="24"/>
          <w:szCs w:val="24"/>
        </w:rPr>
        <w:br/>
      </w:r>
      <w:r w:rsidRPr="00D53134">
        <w:rPr>
          <w:rFonts w:asciiTheme="minorBidi" w:hAnsiTheme="minorBidi" w:cstheme="minorBidi"/>
          <w:sz w:val="24"/>
          <w:szCs w:val="24"/>
        </w:rPr>
        <w:t>Дополнительные подклассы помимо, определенных в Таблице 2, могут применяться, если:</w:t>
      </w:r>
      <w:r w:rsidRPr="00D53134">
        <w:rPr>
          <w:rFonts w:asciiTheme="minorBidi" w:hAnsiTheme="minorBidi" w:cstheme="minorBidi"/>
          <w:sz w:val="24"/>
          <w:szCs w:val="24"/>
        </w:rPr>
        <w:br/>
        <w:t>• нет соответствующего подкласса в Таблице 2;</w:t>
      </w:r>
      <w:r w:rsidRPr="00D53134">
        <w:rPr>
          <w:rFonts w:asciiTheme="minorBidi" w:hAnsiTheme="minorBidi" w:cstheme="minorBidi"/>
          <w:sz w:val="24"/>
          <w:szCs w:val="24"/>
        </w:rPr>
        <w:br/>
        <w:t>• подклассы определены в соответствии с базовой группировкой подклассов в Таблице 2;</w:t>
      </w:r>
      <w:r w:rsidRPr="00D53134">
        <w:rPr>
          <w:rFonts w:asciiTheme="minorBidi" w:hAnsiTheme="minorBidi" w:cstheme="minorBidi"/>
          <w:sz w:val="24"/>
          <w:szCs w:val="24"/>
        </w:rPr>
        <w:br/>
        <w:t>• применение подклассов объясняется в сопровождающей документации.</w:t>
      </w:r>
      <w:r w:rsidRPr="00D53134">
        <w:rPr>
          <w:rFonts w:asciiTheme="minorBidi" w:hAnsiTheme="minorBidi" w:cstheme="minorBidi"/>
          <w:sz w:val="24"/>
          <w:szCs w:val="24"/>
        </w:rPr>
        <w:br/>
        <w:t>Каждый подкласс, представленный в Таблице 2, характеризует объект, а различные подклассы</w:t>
      </w:r>
      <w:r w:rsidRPr="00D53134">
        <w:rPr>
          <w:rFonts w:asciiTheme="minorBidi" w:hAnsiTheme="minorBidi" w:cstheme="minorBidi"/>
          <w:sz w:val="24"/>
          <w:szCs w:val="24"/>
        </w:rPr>
        <w:br/>
        <w:t>в соответствии с отношением к определённому техническому сектору:</w:t>
      </w:r>
      <w:r w:rsidRPr="00D53134">
        <w:rPr>
          <w:rFonts w:asciiTheme="minorBidi" w:hAnsiTheme="minorBidi" w:cstheme="minorBidi"/>
          <w:sz w:val="24"/>
          <w:szCs w:val="24"/>
        </w:rPr>
        <w:br/>
      </w:r>
      <w:r w:rsidRPr="00D53134">
        <w:rPr>
          <w:rFonts w:asciiTheme="minorBidi" w:hAnsiTheme="minorBidi" w:cstheme="minorBidi"/>
          <w:sz w:val="24"/>
          <w:szCs w:val="24"/>
        </w:rPr>
        <w:lastRenderedPageBreak/>
        <w:t>• Подкласс A - E для объектов, связанных с электрической энергией;</w:t>
      </w:r>
      <w:r w:rsidRPr="00D53134">
        <w:rPr>
          <w:rFonts w:asciiTheme="minorBidi" w:hAnsiTheme="minorBidi" w:cstheme="minorBidi"/>
          <w:sz w:val="24"/>
          <w:szCs w:val="24"/>
        </w:rPr>
        <w:br/>
        <w:t>• Подкласс F - K, за исключением I, для объектов, связанных с информацией и сигналами;</w:t>
      </w:r>
      <w:r w:rsidRPr="00D53134">
        <w:rPr>
          <w:rFonts w:asciiTheme="minorBidi" w:hAnsiTheme="minorBidi" w:cstheme="minorBidi"/>
          <w:sz w:val="24"/>
          <w:szCs w:val="24"/>
        </w:rPr>
        <w:br/>
        <w:t>• Подкласс L - Y, за исключением O, для объектов, связанных с процессами, машиностроением и строительством;</w:t>
      </w:r>
      <w:r w:rsidRPr="00D53134">
        <w:rPr>
          <w:rFonts w:asciiTheme="minorBidi" w:hAnsiTheme="minorBidi" w:cstheme="minorBidi"/>
          <w:sz w:val="24"/>
          <w:szCs w:val="24"/>
        </w:rPr>
        <w:br/>
        <w:t>• Подкласс Z для объектов, связанных с комбинированными задачами.</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8.4.4 Классы инфраструктурных объектов</w:t>
      </w:r>
      <w:r w:rsidRPr="00D53134">
        <w:rPr>
          <w:rFonts w:asciiTheme="minorBidi" w:hAnsiTheme="minorBidi" w:cstheme="minorBidi"/>
          <w:sz w:val="24"/>
          <w:szCs w:val="24"/>
        </w:rPr>
        <w:br/>
      </w:r>
      <w:r w:rsidRPr="00D53134">
        <w:rPr>
          <w:rFonts w:asciiTheme="minorBidi" w:hAnsiTheme="minorBidi" w:cstheme="minorBidi"/>
          <w:sz w:val="24"/>
          <w:szCs w:val="24"/>
        </w:rPr>
        <w:tab/>
        <w:t>Каждый объект может быть классифицирован в соответствии с Таблицей 1 и Таблицей 2 и кодироваться с помощью связанных буквенных кодов. Однако такие объекты, как промышленные комплексы, состоящие из различных производственные мощностей или фабрики, состоящие из различных производственных линий и связанных с ними вспомогательных объектов, часто имеют одинаковую цель или задачу и поэтому принадлежат к ограниченному числу классов. В контексте этого стандарта эти типы объектов называются объектами инфраструктуры.</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Инфраструктура должна пониматься как базовая структура промышленного объекта. В Таблице 3 представлен алгоритм создания схем классификации и связанных буквенных кодов для объектов инфраструктуры.</w:t>
      </w:r>
      <w:r w:rsidRPr="00D53134">
        <w:rPr>
          <w:rFonts w:asciiTheme="minorBidi" w:hAnsiTheme="minorBidi" w:cstheme="minorBidi"/>
          <w:i/>
          <w:sz w:val="24"/>
          <w:szCs w:val="24"/>
        </w:rPr>
        <w:br/>
      </w:r>
      <w:r w:rsidRPr="00D53134">
        <w:rPr>
          <w:rFonts w:asciiTheme="minorBidi" w:hAnsiTheme="minorBidi" w:cstheme="minorBidi"/>
          <w:b/>
          <w:sz w:val="24"/>
          <w:szCs w:val="24"/>
        </w:rPr>
        <w:t>Правило 7</w:t>
      </w:r>
      <w:r w:rsidRPr="00D53134">
        <w:rPr>
          <w:rFonts w:asciiTheme="minorBidi" w:hAnsiTheme="minorBidi" w:cstheme="minorBidi"/>
          <w:sz w:val="24"/>
          <w:szCs w:val="24"/>
        </w:rPr>
        <w:br/>
        <w:t>Использование схемы классификации в соответствии с инфраструктурой и ее отношением к объектам, представленным в древовидной структуре, должно быть объяснено в документе, где оно применяется или в подтверждающей документации.</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 Использование различных классификационных схем в ссылочном обозначении делает их интерпретацию более сложной или даже невозможной без объяснения причин</w:t>
      </w:r>
      <w:r w:rsidRPr="00D53134">
        <w:rPr>
          <w:rFonts w:asciiTheme="minorBidi" w:hAnsiTheme="minorBidi" w:cstheme="minorBidi"/>
          <w:sz w:val="24"/>
          <w:szCs w:val="24"/>
        </w:rPr>
        <w:t>.</w:t>
      </w:r>
      <w:r w:rsidRPr="00D53134">
        <w:rPr>
          <w:rFonts w:asciiTheme="minorBidi" w:hAnsiTheme="minorBidi" w:cstheme="minorBidi"/>
          <w:sz w:val="24"/>
          <w:szCs w:val="24"/>
        </w:rPr>
        <w:br/>
      </w:r>
    </w:p>
    <w:p w14:paraId="0D5A2605"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126" w:name="_elvg0iik00dg" w:colFirst="0" w:colLast="0"/>
      <w:bookmarkStart w:id="127" w:name="_Toc531614391"/>
      <w:bookmarkEnd w:id="126"/>
      <w:r w:rsidRPr="00D53134">
        <w:rPr>
          <w:rFonts w:asciiTheme="minorBidi" w:hAnsiTheme="minorBidi" w:cstheme="minorBidi"/>
          <w:sz w:val="24"/>
          <w:szCs w:val="24"/>
        </w:rPr>
        <w:t>8.5 Правила именования файлов</w:t>
      </w:r>
      <w:bookmarkEnd w:id="127"/>
    </w:p>
    <w:p w14:paraId="567152C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Имя файла модели, в обязательном порядке, должно состоять из 8 (восьми) блоков разделенных между собой «нижним тире/нижним подчеркиванием». Количество символов в блоках 1,2, 4-8 не должно превышать 4 (четырех) символов. Если значение блока не определено, то указывается значение «ХХ».</w:t>
      </w:r>
    </w:p>
    <w:p w14:paraId="54806DC9" w14:textId="77777777" w:rsidR="007B27A7" w:rsidRPr="00D53134" w:rsidRDefault="00FF04AB" w:rsidP="00D53134">
      <w:pPr>
        <w:spacing w:after="200"/>
        <w:jc w:val="both"/>
        <w:rPr>
          <w:rFonts w:asciiTheme="minorBidi" w:hAnsiTheme="minorBidi" w:cstheme="minorBidi"/>
          <w:sz w:val="24"/>
          <w:szCs w:val="24"/>
        </w:rPr>
      </w:pPr>
      <w:r w:rsidRPr="00D53134">
        <w:rPr>
          <w:rFonts w:asciiTheme="minorBidi" w:hAnsiTheme="minorBidi" w:cstheme="minorBidi"/>
          <w:sz w:val="24"/>
          <w:szCs w:val="24"/>
        </w:rPr>
        <w:t>Правила наименования файлов модели:</w:t>
      </w:r>
    </w:p>
    <w:tbl>
      <w:tblPr>
        <w:tblStyle w:val="aa"/>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196"/>
        <w:gridCol w:w="1196"/>
        <w:gridCol w:w="1085"/>
        <w:gridCol w:w="1307"/>
        <w:gridCol w:w="1196"/>
        <w:gridCol w:w="1197"/>
        <w:gridCol w:w="1197"/>
      </w:tblGrid>
      <w:tr w:rsidR="007B27A7" w:rsidRPr="00D53134" w14:paraId="61554607" w14:textId="77777777" w:rsidTr="00DE6E76">
        <w:tc>
          <w:tcPr>
            <w:tcW w:w="1196" w:type="dxa"/>
            <w:shd w:val="clear" w:color="auto" w:fill="F2F2F2"/>
          </w:tcPr>
          <w:p w14:paraId="5E009049"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1</w:t>
            </w:r>
          </w:p>
        </w:tc>
        <w:tc>
          <w:tcPr>
            <w:tcW w:w="1196" w:type="dxa"/>
            <w:shd w:val="clear" w:color="auto" w:fill="F2F2F2"/>
          </w:tcPr>
          <w:p w14:paraId="56AC194F"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2</w:t>
            </w:r>
          </w:p>
        </w:tc>
        <w:tc>
          <w:tcPr>
            <w:tcW w:w="1196" w:type="dxa"/>
            <w:shd w:val="clear" w:color="auto" w:fill="F2F2F2"/>
          </w:tcPr>
          <w:p w14:paraId="2353CEE8"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3</w:t>
            </w:r>
          </w:p>
        </w:tc>
        <w:tc>
          <w:tcPr>
            <w:tcW w:w="1085" w:type="dxa"/>
            <w:shd w:val="clear" w:color="auto" w:fill="F2F2F2"/>
          </w:tcPr>
          <w:p w14:paraId="613560A3"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4</w:t>
            </w:r>
          </w:p>
        </w:tc>
        <w:tc>
          <w:tcPr>
            <w:tcW w:w="1307" w:type="dxa"/>
            <w:shd w:val="clear" w:color="auto" w:fill="F2F2F2"/>
          </w:tcPr>
          <w:p w14:paraId="57C93C8F"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5</w:t>
            </w:r>
          </w:p>
        </w:tc>
        <w:tc>
          <w:tcPr>
            <w:tcW w:w="1196" w:type="dxa"/>
            <w:shd w:val="clear" w:color="auto" w:fill="F2F2F2"/>
          </w:tcPr>
          <w:p w14:paraId="5E2510A4"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6</w:t>
            </w:r>
          </w:p>
        </w:tc>
        <w:tc>
          <w:tcPr>
            <w:tcW w:w="1197" w:type="dxa"/>
            <w:shd w:val="clear" w:color="auto" w:fill="F2F2F2"/>
          </w:tcPr>
          <w:p w14:paraId="4EFC437C"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7</w:t>
            </w:r>
          </w:p>
        </w:tc>
        <w:tc>
          <w:tcPr>
            <w:tcW w:w="1197" w:type="dxa"/>
            <w:shd w:val="clear" w:color="auto" w:fill="F2F2F2"/>
          </w:tcPr>
          <w:p w14:paraId="3EB5D911"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8</w:t>
            </w:r>
          </w:p>
        </w:tc>
      </w:tr>
      <w:tr w:rsidR="007B27A7" w:rsidRPr="00D53134" w14:paraId="1A753FB8" w14:textId="77777777" w:rsidTr="00DE6E76">
        <w:tc>
          <w:tcPr>
            <w:tcW w:w="1196" w:type="dxa"/>
            <w:shd w:val="clear" w:color="auto" w:fill="F2F2F2"/>
            <w:vAlign w:val="center"/>
          </w:tcPr>
          <w:p w14:paraId="1F6C671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Раздел</w:t>
            </w:r>
          </w:p>
        </w:tc>
        <w:tc>
          <w:tcPr>
            <w:tcW w:w="1196" w:type="dxa"/>
            <w:shd w:val="clear" w:color="auto" w:fill="F2F2F2"/>
            <w:vAlign w:val="center"/>
          </w:tcPr>
          <w:p w14:paraId="1CBCA4F2"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Статус</w:t>
            </w:r>
          </w:p>
        </w:tc>
        <w:tc>
          <w:tcPr>
            <w:tcW w:w="1196" w:type="dxa"/>
            <w:shd w:val="clear" w:color="auto" w:fill="F2F2F2"/>
            <w:vAlign w:val="center"/>
          </w:tcPr>
          <w:p w14:paraId="0C10907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Объект</w:t>
            </w:r>
          </w:p>
        </w:tc>
        <w:tc>
          <w:tcPr>
            <w:tcW w:w="1085" w:type="dxa"/>
            <w:shd w:val="clear" w:color="auto" w:fill="F2F2F2"/>
            <w:vAlign w:val="center"/>
          </w:tcPr>
          <w:p w14:paraId="7283C434"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Фаза</w:t>
            </w:r>
          </w:p>
        </w:tc>
        <w:tc>
          <w:tcPr>
            <w:tcW w:w="1307" w:type="dxa"/>
            <w:shd w:val="clear" w:color="auto" w:fill="F2F2F2"/>
            <w:vAlign w:val="center"/>
          </w:tcPr>
          <w:p w14:paraId="440AF2F4" w14:textId="722269DE" w:rsidR="007B27A7" w:rsidRPr="00BF379E" w:rsidRDefault="00BF379E" w:rsidP="00D53134">
            <w:pPr>
              <w:spacing w:line="276" w:lineRule="auto"/>
              <w:jc w:val="both"/>
              <w:rPr>
                <w:rFonts w:asciiTheme="minorBidi" w:hAnsiTheme="minorBidi" w:cstheme="minorBidi"/>
                <w:b/>
                <w:sz w:val="24"/>
                <w:szCs w:val="24"/>
              </w:rPr>
            </w:pPr>
            <w:r>
              <w:rPr>
                <w:rFonts w:asciiTheme="minorBidi" w:hAnsiTheme="minorBidi" w:cstheme="minorBidi"/>
                <w:b/>
                <w:sz w:val="24"/>
                <w:szCs w:val="24"/>
              </w:rPr>
              <w:t>Уровень</w:t>
            </w:r>
          </w:p>
        </w:tc>
        <w:tc>
          <w:tcPr>
            <w:tcW w:w="1196" w:type="dxa"/>
            <w:shd w:val="clear" w:color="auto" w:fill="F2F2F2"/>
            <w:vAlign w:val="center"/>
          </w:tcPr>
          <w:p w14:paraId="7317626A" w14:textId="2D444E94" w:rsidR="007B27A7" w:rsidRPr="00D53134" w:rsidRDefault="003E13D0" w:rsidP="00D53134">
            <w:pPr>
              <w:spacing w:line="276" w:lineRule="auto"/>
              <w:jc w:val="both"/>
              <w:rPr>
                <w:rFonts w:asciiTheme="minorBidi" w:hAnsiTheme="minorBidi" w:cstheme="minorBidi"/>
                <w:b/>
                <w:sz w:val="24"/>
                <w:szCs w:val="24"/>
              </w:rPr>
            </w:pPr>
            <w:r>
              <w:rPr>
                <w:rFonts w:asciiTheme="minorBidi" w:hAnsiTheme="minorBidi" w:cstheme="minorBidi"/>
                <w:b/>
                <w:sz w:val="24"/>
                <w:szCs w:val="24"/>
              </w:rPr>
              <w:t>Тип ИМ</w:t>
            </w:r>
          </w:p>
        </w:tc>
        <w:tc>
          <w:tcPr>
            <w:tcW w:w="1197" w:type="dxa"/>
            <w:shd w:val="clear" w:color="auto" w:fill="F2F2F2"/>
            <w:vAlign w:val="center"/>
          </w:tcPr>
          <w:p w14:paraId="63276C4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Автор</w:t>
            </w:r>
          </w:p>
        </w:tc>
        <w:tc>
          <w:tcPr>
            <w:tcW w:w="1197" w:type="dxa"/>
            <w:shd w:val="clear" w:color="auto" w:fill="F2F2F2"/>
            <w:vAlign w:val="center"/>
          </w:tcPr>
          <w:p w14:paraId="7A72A01C"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Версия</w:t>
            </w:r>
          </w:p>
        </w:tc>
      </w:tr>
      <w:tr w:rsidR="007B27A7" w:rsidRPr="00D53134" w14:paraId="47ACC6F9" w14:textId="77777777" w:rsidTr="00DE6E76">
        <w:tc>
          <w:tcPr>
            <w:tcW w:w="1196" w:type="dxa"/>
          </w:tcPr>
          <w:p w14:paraId="1F1A3EE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AR</w:t>
            </w:r>
          </w:p>
        </w:tc>
        <w:tc>
          <w:tcPr>
            <w:tcW w:w="1196" w:type="dxa"/>
          </w:tcPr>
          <w:p w14:paraId="4CEBDB3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PUB</w:t>
            </w:r>
          </w:p>
        </w:tc>
        <w:tc>
          <w:tcPr>
            <w:tcW w:w="1196" w:type="dxa"/>
          </w:tcPr>
          <w:p w14:paraId="0F45A8C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Techopark</w:t>
            </w:r>
          </w:p>
        </w:tc>
        <w:tc>
          <w:tcPr>
            <w:tcW w:w="1085" w:type="dxa"/>
          </w:tcPr>
          <w:p w14:paraId="7E68549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XX</w:t>
            </w:r>
          </w:p>
        </w:tc>
        <w:tc>
          <w:tcPr>
            <w:tcW w:w="1307" w:type="dxa"/>
          </w:tcPr>
          <w:p w14:paraId="038252E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L2</w:t>
            </w:r>
          </w:p>
        </w:tc>
        <w:tc>
          <w:tcPr>
            <w:tcW w:w="1196" w:type="dxa"/>
          </w:tcPr>
          <w:p w14:paraId="39B3B30D"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EXP</w:t>
            </w:r>
          </w:p>
        </w:tc>
        <w:tc>
          <w:tcPr>
            <w:tcW w:w="1197" w:type="dxa"/>
          </w:tcPr>
          <w:p w14:paraId="3DE8BD9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FIO</w:t>
            </w:r>
          </w:p>
        </w:tc>
        <w:tc>
          <w:tcPr>
            <w:tcW w:w="1197" w:type="dxa"/>
          </w:tcPr>
          <w:p w14:paraId="24BED2E1"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R16</w:t>
            </w:r>
          </w:p>
        </w:tc>
      </w:tr>
      <w:tr w:rsidR="007B27A7" w:rsidRPr="00D53134" w14:paraId="258B0830" w14:textId="77777777" w:rsidTr="00DE6E76">
        <w:tc>
          <w:tcPr>
            <w:tcW w:w="1196" w:type="dxa"/>
          </w:tcPr>
          <w:p w14:paraId="4A5A120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SC</w:t>
            </w:r>
          </w:p>
        </w:tc>
        <w:tc>
          <w:tcPr>
            <w:tcW w:w="1196" w:type="dxa"/>
          </w:tcPr>
          <w:p w14:paraId="7C71782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SHD</w:t>
            </w:r>
          </w:p>
        </w:tc>
        <w:tc>
          <w:tcPr>
            <w:tcW w:w="1196" w:type="dxa"/>
          </w:tcPr>
          <w:p w14:paraId="281AFDB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Techopark</w:t>
            </w:r>
          </w:p>
        </w:tc>
        <w:tc>
          <w:tcPr>
            <w:tcW w:w="1085" w:type="dxa"/>
          </w:tcPr>
          <w:p w14:paraId="2E84C421"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XX</w:t>
            </w:r>
          </w:p>
        </w:tc>
        <w:tc>
          <w:tcPr>
            <w:tcW w:w="1307" w:type="dxa"/>
          </w:tcPr>
          <w:p w14:paraId="3664ED9F" w14:textId="77777777" w:rsidR="007B27A7" w:rsidRPr="00DE6E76" w:rsidRDefault="00FF04AB" w:rsidP="00D53134">
            <w:pPr>
              <w:spacing w:line="276" w:lineRule="auto"/>
              <w:jc w:val="both"/>
              <w:rPr>
                <w:rFonts w:asciiTheme="minorBidi" w:hAnsiTheme="minorBidi" w:cstheme="minorBidi"/>
                <w:sz w:val="24"/>
                <w:szCs w:val="24"/>
                <w:lang w:val="en-US"/>
              </w:rPr>
            </w:pPr>
            <w:r w:rsidRPr="00D53134">
              <w:rPr>
                <w:rFonts w:asciiTheme="minorBidi" w:hAnsiTheme="minorBidi" w:cstheme="minorBidi"/>
                <w:sz w:val="24"/>
                <w:szCs w:val="24"/>
              </w:rPr>
              <w:t>L1</w:t>
            </w:r>
          </w:p>
        </w:tc>
        <w:tc>
          <w:tcPr>
            <w:tcW w:w="1196" w:type="dxa"/>
          </w:tcPr>
          <w:p w14:paraId="58FCB91D"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CNS</w:t>
            </w:r>
          </w:p>
        </w:tc>
        <w:tc>
          <w:tcPr>
            <w:tcW w:w="1197" w:type="dxa"/>
          </w:tcPr>
          <w:p w14:paraId="72566AE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FIO</w:t>
            </w:r>
          </w:p>
        </w:tc>
        <w:tc>
          <w:tcPr>
            <w:tcW w:w="1197" w:type="dxa"/>
          </w:tcPr>
          <w:p w14:paraId="784FB97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N16</w:t>
            </w:r>
          </w:p>
        </w:tc>
      </w:tr>
    </w:tbl>
    <w:p w14:paraId="61C5D9F3" w14:textId="77777777" w:rsidR="007B27A7" w:rsidRPr="00D53134" w:rsidRDefault="007B27A7" w:rsidP="00D53134">
      <w:pPr>
        <w:spacing w:after="200"/>
        <w:jc w:val="both"/>
        <w:rPr>
          <w:rFonts w:asciiTheme="minorBidi" w:hAnsiTheme="minorBidi" w:cstheme="minorBidi"/>
          <w:sz w:val="24"/>
          <w:szCs w:val="24"/>
        </w:rPr>
      </w:pPr>
    </w:p>
    <w:p w14:paraId="7E47282C" w14:textId="77777777" w:rsidR="007B27A7" w:rsidRPr="00D53134" w:rsidRDefault="00FF04AB" w:rsidP="00D53134">
      <w:pPr>
        <w:spacing w:after="200"/>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Пример готового имени файла модели Revit: </w:t>
      </w:r>
      <w:r w:rsidRPr="00D53134">
        <w:rPr>
          <w:rFonts w:asciiTheme="minorBidi" w:hAnsiTheme="minorBidi" w:cstheme="minorBidi"/>
          <w:sz w:val="24"/>
          <w:szCs w:val="24"/>
        </w:rPr>
        <w:br/>
        <w:t>AR_PUB_ Techopark _XX_L2_EXP_FIO_R16.rvt</w:t>
      </w:r>
    </w:p>
    <w:p w14:paraId="0ADD2B94" w14:textId="7E9F2A02" w:rsidR="007B27A7" w:rsidRDefault="00FF04AB" w:rsidP="00D53134">
      <w:pPr>
        <w:spacing w:after="200"/>
        <w:jc w:val="both"/>
        <w:rPr>
          <w:rFonts w:asciiTheme="minorBidi" w:hAnsiTheme="minorBidi" w:cstheme="minorBidi"/>
          <w:sz w:val="24"/>
          <w:szCs w:val="24"/>
        </w:rPr>
      </w:pPr>
      <w:r w:rsidRPr="00D53134">
        <w:rPr>
          <w:rFonts w:asciiTheme="minorBidi" w:hAnsiTheme="minorBidi" w:cstheme="minorBidi"/>
          <w:sz w:val="24"/>
          <w:szCs w:val="24"/>
        </w:rPr>
        <w:t xml:space="preserve">Пример готового имени файла модели Navisworks: </w:t>
      </w:r>
      <w:r w:rsidRPr="00D53134">
        <w:rPr>
          <w:rFonts w:asciiTheme="minorBidi" w:hAnsiTheme="minorBidi" w:cstheme="minorBidi"/>
          <w:sz w:val="24"/>
          <w:szCs w:val="24"/>
        </w:rPr>
        <w:br/>
        <w:t>SC_SHD_ Techopark _XX_L1_CNS_FIO_N16.nwd</w:t>
      </w:r>
    </w:p>
    <w:p w14:paraId="4E57050A" w14:textId="6D662BFA" w:rsidR="00F52E3B" w:rsidRDefault="00F52E3B" w:rsidP="00F52E3B">
      <w:pPr>
        <w:spacing w:after="200"/>
        <w:jc w:val="both"/>
        <w:rPr>
          <w:rFonts w:asciiTheme="minorBidi" w:hAnsiTheme="minorBidi" w:cstheme="minorBidi"/>
          <w:sz w:val="24"/>
          <w:szCs w:val="24"/>
        </w:rPr>
      </w:pPr>
      <w:r w:rsidRPr="00D53134">
        <w:rPr>
          <w:rFonts w:asciiTheme="minorBidi" w:hAnsiTheme="minorBidi" w:cstheme="minorBidi"/>
          <w:sz w:val="24"/>
          <w:szCs w:val="24"/>
        </w:rPr>
        <w:t>Пример готово</w:t>
      </w:r>
      <w:r>
        <w:rPr>
          <w:rFonts w:asciiTheme="minorBidi" w:hAnsiTheme="minorBidi" w:cstheme="minorBidi"/>
          <w:sz w:val="24"/>
          <w:szCs w:val="24"/>
        </w:rPr>
        <w:t xml:space="preserve">го имени файла модели в общеобменном формате </w:t>
      </w:r>
      <w:r>
        <w:rPr>
          <w:rFonts w:asciiTheme="minorBidi" w:hAnsiTheme="minorBidi" w:cstheme="minorBidi"/>
          <w:sz w:val="24"/>
          <w:szCs w:val="24"/>
          <w:lang w:val="en-US"/>
        </w:rPr>
        <w:t>IFC</w:t>
      </w:r>
      <w:r w:rsidRPr="00DE6E76">
        <w:rPr>
          <w:rFonts w:asciiTheme="minorBidi" w:hAnsiTheme="minorBidi" w:cstheme="minorBidi"/>
          <w:sz w:val="24"/>
          <w:szCs w:val="24"/>
        </w:rPr>
        <w:t xml:space="preserve"> </w:t>
      </w:r>
      <w:r>
        <w:rPr>
          <w:rFonts w:asciiTheme="minorBidi" w:hAnsiTheme="minorBidi" w:cstheme="minorBidi"/>
          <w:sz w:val="24"/>
          <w:szCs w:val="24"/>
        </w:rPr>
        <w:t>версии 2х3</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SC_SHD_ </w:t>
      </w:r>
      <w:r>
        <w:rPr>
          <w:rFonts w:asciiTheme="minorBidi" w:hAnsiTheme="minorBidi" w:cstheme="minorBidi"/>
          <w:sz w:val="24"/>
          <w:szCs w:val="24"/>
        </w:rPr>
        <w:t>Techopark _XX_L1_CNS_FIO_I2x3.ifc</w:t>
      </w:r>
    </w:p>
    <w:p w14:paraId="0CC8CEB8" w14:textId="07DAEC1B" w:rsidR="00F52E3B" w:rsidRDefault="00F52E3B" w:rsidP="00F52E3B">
      <w:pPr>
        <w:spacing w:after="200"/>
        <w:jc w:val="both"/>
        <w:rPr>
          <w:rFonts w:asciiTheme="minorBidi" w:hAnsiTheme="minorBidi" w:cstheme="minorBidi"/>
          <w:sz w:val="24"/>
          <w:szCs w:val="24"/>
        </w:rPr>
      </w:pPr>
      <w:r w:rsidRPr="00D53134">
        <w:rPr>
          <w:rFonts w:asciiTheme="minorBidi" w:hAnsiTheme="minorBidi" w:cstheme="minorBidi"/>
          <w:sz w:val="24"/>
          <w:szCs w:val="24"/>
        </w:rPr>
        <w:t>Пример готово</w:t>
      </w:r>
      <w:r>
        <w:rPr>
          <w:rFonts w:asciiTheme="minorBidi" w:hAnsiTheme="minorBidi" w:cstheme="minorBidi"/>
          <w:sz w:val="24"/>
          <w:szCs w:val="24"/>
        </w:rPr>
        <w:t xml:space="preserve">го имени файла модели в общеобменном формате </w:t>
      </w:r>
      <w:r>
        <w:rPr>
          <w:rFonts w:asciiTheme="minorBidi" w:hAnsiTheme="minorBidi" w:cstheme="minorBidi"/>
          <w:sz w:val="24"/>
          <w:szCs w:val="24"/>
          <w:lang w:val="en-US"/>
        </w:rPr>
        <w:t>IFC</w:t>
      </w:r>
      <w:r w:rsidRPr="002D5AB6">
        <w:rPr>
          <w:rFonts w:asciiTheme="minorBidi" w:hAnsiTheme="minorBidi" w:cstheme="minorBidi"/>
          <w:sz w:val="24"/>
          <w:szCs w:val="24"/>
        </w:rPr>
        <w:t xml:space="preserve"> </w:t>
      </w:r>
      <w:r>
        <w:rPr>
          <w:rFonts w:asciiTheme="minorBidi" w:hAnsiTheme="minorBidi" w:cstheme="minorBidi"/>
          <w:sz w:val="24"/>
          <w:szCs w:val="24"/>
        </w:rPr>
        <w:t>версии 4</w:t>
      </w:r>
      <w:r w:rsidR="00286AB0" w:rsidRPr="00DE6E76">
        <w:rPr>
          <w:rFonts w:asciiTheme="minorBidi" w:hAnsiTheme="minorBidi" w:cstheme="minorBidi"/>
          <w:sz w:val="24"/>
          <w:szCs w:val="24"/>
        </w:rPr>
        <w:t xml:space="preserve"> </w:t>
      </w:r>
      <w:r w:rsidR="00286AB0">
        <w:rPr>
          <w:rFonts w:asciiTheme="minorBidi" w:hAnsiTheme="minorBidi" w:cstheme="minorBidi"/>
          <w:sz w:val="24"/>
          <w:szCs w:val="24"/>
        </w:rPr>
        <w:t>дополнение</w:t>
      </w:r>
      <w:r w:rsidR="00286AB0">
        <w:rPr>
          <w:rFonts w:asciiTheme="minorBidi" w:hAnsiTheme="minorBidi" w:cstheme="minorBidi"/>
          <w:sz w:val="24"/>
          <w:szCs w:val="24"/>
          <w:lang w:val="en-US"/>
        </w:rPr>
        <w:t> </w:t>
      </w:r>
      <w:r w:rsidR="00286AB0">
        <w:rPr>
          <w:rFonts w:asciiTheme="minorBidi" w:hAnsiTheme="minorBidi" w:cstheme="minorBidi"/>
          <w:sz w:val="24"/>
          <w:szCs w:val="24"/>
        </w:rPr>
        <w:t>1</w:t>
      </w:r>
      <w:r w:rsidR="00C113EF">
        <w:rPr>
          <w:rFonts w:asciiTheme="minorBidi" w:hAnsiTheme="minorBidi" w:cstheme="minorBidi"/>
          <w:sz w:val="24"/>
          <w:szCs w:val="24"/>
        </w:rPr>
        <w:t xml:space="preserve"> для объекта</w:t>
      </w:r>
      <w:r w:rsidRPr="00D53134">
        <w:rPr>
          <w:rFonts w:asciiTheme="minorBidi" w:hAnsiTheme="minorBidi" w:cstheme="minorBidi"/>
          <w:sz w:val="24"/>
          <w:szCs w:val="24"/>
        </w:rPr>
        <w:t>:</w:t>
      </w:r>
      <w:r w:rsidR="00286AB0">
        <w:rPr>
          <w:rFonts w:asciiTheme="minorBidi" w:hAnsiTheme="minorBidi" w:cstheme="minorBidi"/>
          <w:sz w:val="24"/>
          <w:szCs w:val="24"/>
        </w:rPr>
        <w:t xml:space="preserve"> </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SC_SHD_ </w:t>
      </w:r>
      <w:r>
        <w:rPr>
          <w:rFonts w:asciiTheme="minorBidi" w:hAnsiTheme="minorBidi" w:cstheme="minorBidi"/>
          <w:sz w:val="24"/>
          <w:szCs w:val="24"/>
        </w:rPr>
        <w:t>Techopark _XX_L1_CNS_FIO_I</w:t>
      </w:r>
      <w:r w:rsidR="00286AB0">
        <w:rPr>
          <w:rFonts w:asciiTheme="minorBidi" w:hAnsiTheme="minorBidi" w:cstheme="minorBidi"/>
          <w:sz w:val="24"/>
          <w:szCs w:val="24"/>
        </w:rPr>
        <w:t>4</w:t>
      </w:r>
      <w:r w:rsidR="00286AB0">
        <w:rPr>
          <w:rFonts w:asciiTheme="minorBidi" w:hAnsiTheme="minorBidi" w:cstheme="minorBidi"/>
          <w:sz w:val="24"/>
          <w:szCs w:val="24"/>
          <w:lang w:val="en-US"/>
        </w:rPr>
        <w:t>a</w:t>
      </w:r>
      <w:r w:rsidR="00286AB0" w:rsidRPr="00DE6E76">
        <w:rPr>
          <w:rFonts w:asciiTheme="minorBidi" w:hAnsiTheme="minorBidi" w:cstheme="minorBidi"/>
          <w:sz w:val="24"/>
          <w:szCs w:val="24"/>
        </w:rPr>
        <w:t>1</w:t>
      </w:r>
      <w:r>
        <w:rPr>
          <w:rFonts w:asciiTheme="minorBidi" w:hAnsiTheme="minorBidi" w:cstheme="minorBidi"/>
          <w:sz w:val="24"/>
          <w:szCs w:val="24"/>
        </w:rPr>
        <w:t>.ifc</w:t>
      </w:r>
    </w:p>
    <w:p w14:paraId="2438EF40" w14:textId="55BA9B1F" w:rsidR="00C113EF" w:rsidRDefault="00C113EF" w:rsidP="00C113EF">
      <w:pPr>
        <w:spacing w:after="200"/>
        <w:jc w:val="both"/>
        <w:rPr>
          <w:rFonts w:asciiTheme="minorBidi" w:hAnsiTheme="minorBidi" w:cstheme="minorBidi"/>
          <w:sz w:val="24"/>
          <w:szCs w:val="24"/>
        </w:rPr>
      </w:pPr>
      <w:r w:rsidRPr="00D53134">
        <w:rPr>
          <w:rFonts w:asciiTheme="minorBidi" w:hAnsiTheme="minorBidi" w:cstheme="minorBidi"/>
          <w:sz w:val="24"/>
          <w:szCs w:val="24"/>
        </w:rPr>
        <w:t>Пример готово</w:t>
      </w:r>
      <w:r>
        <w:rPr>
          <w:rFonts w:asciiTheme="minorBidi" w:hAnsiTheme="minorBidi" w:cstheme="minorBidi"/>
          <w:sz w:val="24"/>
          <w:szCs w:val="24"/>
        </w:rPr>
        <w:t xml:space="preserve">го имени файла модели в общеобменном формате </w:t>
      </w:r>
      <w:r>
        <w:rPr>
          <w:rFonts w:asciiTheme="minorBidi" w:hAnsiTheme="minorBidi" w:cstheme="minorBidi"/>
          <w:sz w:val="24"/>
          <w:szCs w:val="24"/>
          <w:lang w:val="en-US"/>
        </w:rPr>
        <w:t>IFC</w:t>
      </w:r>
      <w:r w:rsidRPr="002D5AB6">
        <w:rPr>
          <w:rFonts w:asciiTheme="minorBidi" w:hAnsiTheme="minorBidi" w:cstheme="minorBidi"/>
          <w:sz w:val="24"/>
          <w:szCs w:val="24"/>
        </w:rPr>
        <w:t xml:space="preserve"> </w:t>
      </w:r>
      <w:r>
        <w:rPr>
          <w:rFonts w:asciiTheme="minorBidi" w:hAnsiTheme="minorBidi" w:cstheme="minorBidi"/>
          <w:sz w:val="24"/>
          <w:szCs w:val="24"/>
        </w:rPr>
        <w:t>версии 4</w:t>
      </w:r>
      <w:r w:rsidRPr="002D5AB6">
        <w:rPr>
          <w:rFonts w:asciiTheme="minorBidi" w:hAnsiTheme="minorBidi" w:cstheme="minorBidi"/>
          <w:sz w:val="24"/>
          <w:szCs w:val="24"/>
        </w:rPr>
        <w:t xml:space="preserve"> </w:t>
      </w:r>
      <w:r>
        <w:rPr>
          <w:rFonts w:asciiTheme="minorBidi" w:hAnsiTheme="minorBidi" w:cstheme="minorBidi"/>
          <w:sz w:val="24"/>
          <w:szCs w:val="24"/>
        </w:rPr>
        <w:t>дополнение</w:t>
      </w:r>
      <w:r>
        <w:rPr>
          <w:rFonts w:asciiTheme="minorBidi" w:hAnsiTheme="minorBidi" w:cstheme="minorBidi"/>
          <w:sz w:val="24"/>
          <w:szCs w:val="24"/>
          <w:lang w:val="en-US"/>
        </w:rPr>
        <w:t> </w:t>
      </w:r>
      <w:r>
        <w:rPr>
          <w:rFonts w:asciiTheme="minorBidi" w:hAnsiTheme="minorBidi" w:cstheme="minorBidi"/>
          <w:sz w:val="24"/>
          <w:szCs w:val="24"/>
        </w:rPr>
        <w:t>1 для линейного объекта</w:t>
      </w:r>
      <w:r w:rsidRPr="00D53134">
        <w:rPr>
          <w:rFonts w:asciiTheme="minorBidi" w:hAnsiTheme="minorBidi" w:cstheme="minorBidi"/>
          <w:sz w:val="24"/>
          <w:szCs w:val="24"/>
        </w:rPr>
        <w:t>:</w:t>
      </w:r>
      <w:r>
        <w:rPr>
          <w:rFonts w:asciiTheme="minorBidi" w:hAnsiTheme="minorBidi" w:cstheme="minorBidi"/>
          <w:sz w:val="24"/>
          <w:szCs w:val="24"/>
        </w:rPr>
        <w:t xml:space="preserve"> </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SC_SHD_ </w:t>
      </w:r>
      <w:r>
        <w:rPr>
          <w:rFonts w:asciiTheme="minorBidi" w:hAnsiTheme="minorBidi" w:cstheme="minorBidi"/>
          <w:sz w:val="24"/>
          <w:szCs w:val="24"/>
        </w:rPr>
        <w:t>Techopark _XX_L1_CNS_FIO_I4</w:t>
      </w:r>
      <w:r>
        <w:rPr>
          <w:rFonts w:asciiTheme="minorBidi" w:hAnsiTheme="minorBidi" w:cstheme="minorBidi"/>
          <w:sz w:val="24"/>
          <w:szCs w:val="24"/>
          <w:lang w:val="en-US"/>
        </w:rPr>
        <w:t>x</w:t>
      </w:r>
      <w:r w:rsidRPr="002D5AB6">
        <w:rPr>
          <w:rFonts w:asciiTheme="minorBidi" w:hAnsiTheme="minorBidi" w:cstheme="minorBidi"/>
          <w:sz w:val="24"/>
          <w:szCs w:val="24"/>
        </w:rPr>
        <w:t>1</w:t>
      </w:r>
      <w:r>
        <w:rPr>
          <w:rFonts w:asciiTheme="minorBidi" w:hAnsiTheme="minorBidi" w:cstheme="minorBidi"/>
          <w:sz w:val="24"/>
          <w:szCs w:val="24"/>
        </w:rPr>
        <w:t>.ifc</w:t>
      </w:r>
    </w:p>
    <w:p w14:paraId="58C1E707" w14:textId="77777777" w:rsidR="00C113EF" w:rsidRDefault="00C113EF" w:rsidP="00D53134">
      <w:pPr>
        <w:spacing w:after="200"/>
        <w:jc w:val="both"/>
        <w:rPr>
          <w:rFonts w:asciiTheme="minorBidi" w:hAnsiTheme="minorBidi" w:cstheme="minorBidi"/>
          <w:sz w:val="24"/>
          <w:szCs w:val="24"/>
        </w:rPr>
      </w:pPr>
    </w:p>
    <w:p w14:paraId="07005A54" w14:textId="77777777" w:rsidR="00C113EF" w:rsidRPr="00D53134" w:rsidRDefault="00C113EF" w:rsidP="00D53134">
      <w:pPr>
        <w:spacing w:after="200"/>
        <w:jc w:val="both"/>
        <w:rPr>
          <w:rFonts w:asciiTheme="minorBidi" w:hAnsiTheme="minorBidi" w:cstheme="minorBidi"/>
          <w:sz w:val="24"/>
          <w:szCs w:val="24"/>
        </w:rPr>
      </w:pPr>
    </w:p>
    <w:tbl>
      <w:tblPr>
        <w:tblStyle w:val="ab"/>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78CA653F" w14:textId="77777777">
        <w:tc>
          <w:tcPr>
            <w:tcW w:w="1384" w:type="dxa"/>
            <w:shd w:val="clear" w:color="auto" w:fill="F2F2F2"/>
          </w:tcPr>
          <w:p w14:paraId="61DD8F86"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1</w:t>
            </w:r>
          </w:p>
        </w:tc>
        <w:tc>
          <w:tcPr>
            <w:tcW w:w="7513" w:type="dxa"/>
            <w:shd w:val="clear" w:color="auto" w:fill="F2F2F2"/>
          </w:tcPr>
          <w:p w14:paraId="0BD801D1" w14:textId="0167D6C8"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Раздел</w:t>
            </w:r>
            <w:r w:rsidR="004234A4">
              <w:rPr>
                <w:rFonts w:asciiTheme="minorBidi" w:hAnsiTheme="minorBidi" w:cstheme="minorBidi"/>
                <w:b/>
                <w:sz w:val="24"/>
                <w:szCs w:val="24"/>
              </w:rPr>
              <w:t xml:space="preserve"> проектной документации в соответствии с постановлением №87</w:t>
            </w:r>
            <w:r w:rsidR="003E13D0">
              <w:rPr>
                <w:rFonts w:asciiTheme="minorBidi" w:hAnsiTheme="minorBidi" w:cstheme="minorBidi"/>
                <w:b/>
                <w:sz w:val="24"/>
                <w:szCs w:val="24"/>
              </w:rPr>
              <w:t xml:space="preserve"> (предметная область)</w:t>
            </w:r>
          </w:p>
        </w:tc>
      </w:tr>
      <w:tr w:rsidR="007B27A7" w:rsidRPr="00D53134" w14:paraId="3B3A8751" w14:textId="77777777">
        <w:tc>
          <w:tcPr>
            <w:tcW w:w="1384" w:type="dxa"/>
            <w:shd w:val="clear" w:color="auto" w:fill="F2F2F2"/>
            <w:vAlign w:val="center"/>
          </w:tcPr>
          <w:p w14:paraId="079B162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63AE9297"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6021DA2C" w14:textId="77777777">
        <w:tc>
          <w:tcPr>
            <w:tcW w:w="1384" w:type="dxa"/>
          </w:tcPr>
          <w:p w14:paraId="4F660DC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FM</w:t>
            </w:r>
          </w:p>
        </w:tc>
        <w:tc>
          <w:tcPr>
            <w:tcW w:w="7513" w:type="dxa"/>
          </w:tcPr>
          <w:p w14:paraId="192CA0C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Обобщенная модель по всем разделам (</w:t>
            </w:r>
            <w:r w:rsidRPr="00D53134">
              <w:rPr>
                <w:rFonts w:asciiTheme="minorBidi" w:hAnsiTheme="minorBidi" w:cstheme="minorBidi"/>
                <w:b/>
                <w:sz w:val="24"/>
                <w:szCs w:val="24"/>
              </w:rPr>
              <w:t>F</w:t>
            </w:r>
            <w:r w:rsidRPr="00D53134">
              <w:rPr>
                <w:rFonts w:asciiTheme="minorBidi" w:hAnsiTheme="minorBidi" w:cstheme="minorBidi"/>
                <w:sz w:val="24"/>
                <w:szCs w:val="24"/>
              </w:rPr>
              <w:t xml:space="preserve">ederated </w:t>
            </w:r>
            <w:r w:rsidRPr="00D53134">
              <w:rPr>
                <w:rFonts w:asciiTheme="minorBidi" w:hAnsiTheme="minorBidi" w:cstheme="minorBidi"/>
                <w:b/>
                <w:sz w:val="24"/>
                <w:szCs w:val="24"/>
              </w:rPr>
              <w:t>M</w:t>
            </w:r>
            <w:r w:rsidRPr="00D53134">
              <w:rPr>
                <w:rFonts w:asciiTheme="minorBidi" w:hAnsiTheme="minorBidi" w:cstheme="minorBidi"/>
                <w:sz w:val="24"/>
                <w:szCs w:val="24"/>
              </w:rPr>
              <w:t>odel)</w:t>
            </w:r>
          </w:p>
        </w:tc>
      </w:tr>
      <w:tr w:rsidR="007B27A7" w:rsidRPr="00D53134" w14:paraId="1CAAE309" w14:textId="77777777">
        <w:tc>
          <w:tcPr>
            <w:tcW w:w="1384" w:type="dxa"/>
          </w:tcPr>
          <w:p w14:paraId="0DBBB3F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BS</w:t>
            </w:r>
          </w:p>
        </w:tc>
        <w:tc>
          <w:tcPr>
            <w:tcW w:w="7513" w:type="dxa"/>
          </w:tcPr>
          <w:p w14:paraId="74F2AB8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Базовый файл (</w:t>
            </w:r>
            <w:r w:rsidRPr="00D53134">
              <w:rPr>
                <w:rFonts w:asciiTheme="minorBidi" w:hAnsiTheme="minorBidi" w:cstheme="minorBidi"/>
                <w:b/>
                <w:sz w:val="24"/>
                <w:szCs w:val="24"/>
              </w:rPr>
              <w:t>B</w:t>
            </w:r>
            <w:r w:rsidRPr="00D53134">
              <w:rPr>
                <w:rFonts w:asciiTheme="minorBidi" w:hAnsiTheme="minorBidi" w:cstheme="minorBidi"/>
                <w:sz w:val="24"/>
                <w:szCs w:val="24"/>
              </w:rPr>
              <w:t>a</w:t>
            </w:r>
            <w:r w:rsidRPr="00D53134">
              <w:rPr>
                <w:rFonts w:asciiTheme="minorBidi" w:hAnsiTheme="minorBidi" w:cstheme="minorBidi"/>
                <w:b/>
                <w:sz w:val="24"/>
                <w:szCs w:val="24"/>
              </w:rPr>
              <w:t>s</w:t>
            </w:r>
            <w:r w:rsidRPr="00D53134">
              <w:rPr>
                <w:rFonts w:asciiTheme="minorBidi" w:hAnsiTheme="minorBidi" w:cstheme="minorBidi"/>
                <w:sz w:val="24"/>
                <w:szCs w:val="24"/>
              </w:rPr>
              <w:t>e)</w:t>
            </w:r>
          </w:p>
        </w:tc>
      </w:tr>
      <w:tr w:rsidR="007B27A7" w:rsidRPr="00D53134" w14:paraId="1AADC43B" w14:textId="77777777">
        <w:tc>
          <w:tcPr>
            <w:tcW w:w="1384" w:type="dxa"/>
          </w:tcPr>
          <w:p w14:paraId="62D4A25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AR</w:t>
            </w:r>
          </w:p>
        </w:tc>
        <w:tc>
          <w:tcPr>
            <w:tcW w:w="7513" w:type="dxa"/>
          </w:tcPr>
          <w:p w14:paraId="1263D34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Архитектурные решения (</w:t>
            </w:r>
            <w:r w:rsidRPr="00D53134">
              <w:rPr>
                <w:rFonts w:asciiTheme="minorBidi" w:hAnsiTheme="minorBidi" w:cstheme="minorBidi"/>
                <w:b/>
                <w:sz w:val="24"/>
                <w:szCs w:val="24"/>
              </w:rPr>
              <w:t>Ar</w:t>
            </w:r>
            <w:r w:rsidRPr="00D53134">
              <w:rPr>
                <w:rFonts w:asciiTheme="minorBidi" w:hAnsiTheme="minorBidi" w:cstheme="minorBidi"/>
                <w:sz w:val="24"/>
                <w:szCs w:val="24"/>
              </w:rPr>
              <w:t>chitecture)</w:t>
            </w:r>
          </w:p>
        </w:tc>
      </w:tr>
      <w:tr w:rsidR="007B27A7" w:rsidRPr="00D53134" w14:paraId="5AA6D2A8" w14:textId="77777777">
        <w:tc>
          <w:tcPr>
            <w:tcW w:w="1384" w:type="dxa"/>
          </w:tcPr>
          <w:p w14:paraId="174DD91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ST</w:t>
            </w:r>
          </w:p>
        </w:tc>
        <w:tc>
          <w:tcPr>
            <w:tcW w:w="7513" w:type="dxa"/>
          </w:tcPr>
          <w:p w14:paraId="208CF52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Конструкции Общие решения (</w:t>
            </w:r>
            <w:r w:rsidRPr="00D53134">
              <w:rPr>
                <w:rFonts w:asciiTheme="minorBidi" w:hAnsiTheme="minorBidi" w:cstheme="minorBidi"/>
                <w:b/>
                <w:sz w:val="24"/>
                <w:szCs w:val="24"/>
              </w:rPr>
              <w:t>St</w:t>
            </w:r>
            <w:r w:rsidRPr="00D53134">
              <w:rPr>
                <w:rFonts w:asciiTheme="minorBidi" w:hAnsiTheme="minorBidi" w:cstheme="minorBidi"/>
                <w:sz w:val="24"/>
                <w:szCs w:val="24"/>
              </w:rPr>
              <w:t>ructural)</w:t>
            </w:r>
          </w:p>
        </w:tc>
      </w:tr>
      <w:tr w:rsidR="007B27A7" w:rsidRPr="00D53134" w14:paraId="27500510" w14:textId="77777777">
        <w:tc>
          <w:tcPr>
            <w:tcW w:w="1384" w:type="dxa"/>
          </w:tcPr>
          <w:p w14:paraId="4CEC54E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SC</w:t>
            </w:r>
          </w:p>
        </w:tc>
        <w:tc>
          <w:tcPr>
            <w:tcW w:w="7513" w:type="dxa"/>
          </w:tcPr>
          <w:p w14:paraId="218285B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Конструкции Железобетонные (</w:t>
            </w:r>
            <w:r w:rsidRPr="00D53134">
              <w:rPr>
                <w:rFonts w:asciiTheme="minorBidi" w:hAnsiTheme="minorBidi" w:cstheme="minorBidi"/>
                <w:b/>
                <w:sz w:val="24"/>
                <w:szCs w:val="24"/>
              </w:rPr>
              <w:t>S</w:t>
            </w:r>
            <w:r w:rsidRPr="00D53134">
              <w:rPr>
                <w:rFonts w:asciiTheme="minorBidi" w:hAnsiTheme="minorBidi" w:cstheme="minorBidi"/>
                <w:sz w:val="24"/>
                <w:szCs w:val="24"/>
              </w:rPr>
              <w:t xml:space="preserve">tructural </w:t>
            </w:r>
            <w:r w:rsidRPr="00D53134">
              <w:rPr>
                <w:rFonts w:asciiTheme="minorBidi" w:hAnsiTheme="minorBidi" w:cstheme="minorBidi"/>
                <w:b/>
                <w:sz w:val="24"/>
                <w:szCs w:val="24"/>
              </w:rPr>
              <w:t>C</w:t>
            </w:r>
            <w:r w:rsidRPr="00D53134">
              <w:rPr>
                <w:rFonts w:asciiTheme="minorBidi" w:hAnsiTheme="minorBidi" w:cstheme="minorBidi"/>
                <w:sz w:val="24"/>
                <w:szCs w:val="24"/>
              </w:rPr>
              <w:t>oncrete)</w:t>
            </w:r>
          </w:p>
        </w:tc>
      </w:tr>
      <w:tr w:rsidR="007B27A7" w:rsidRPr="00D53134" w14:paraId="7BAAB466" w14:textId="77777777">
        <w:tc>
          <w:tcPr>
            <w:tcW w:w="1384" w:type="dxa"/>
          </w:tcPr>
          <w:p w14:paraId="43DEF2E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SS</w:t>
            </w:r>
          </w:p>
        </w:tc>
        <w:tc>
          <w:tcPr>
            <w:tcW w:w="7513" w:type="dxa"/>
          </w:tcPr>
          <w:p w14:paraId="5B197BA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Конструкции Металлические (</w:t>
            </w:r>
            <w:r w:rsidRPr="00D53134">
              <w:rPr>
                <w:rFonts w:asciiTheme="minorBidi" w:hAnsiTheme="minorBidi" w:cstheme="minorBidi"/>
                <w:b/>
                <w:sz w:val="24"/>
                <w:szCs w:val="24"/>
              </w:rPr>
              <w:t>S</w:t>
            </w:r>
            <w:r w:rsidRPr="00D53134">
              <w:rPr>
                <w:rFonts w:asciiTheme="minorBidi" w:hAnsiTheme="minorBidi" w:cstheme="minorBidi"/>
                <w:sz w:val="24"/>
                <w:szCs w:val="24"/>
              </w:rPr>
              <w:t xml:space="preserve">tructural </w:t>
            </w:r>
            <w:r w:rsidRPr="00D53134">
              <w:rPr>
                <w:rFonts w:asciiTheme="minorBidi" w:hAnsiTheme="minorBidi" w:cstheme="minorBidi"/>
                <w:b/>
                <w:sz w:val="24"/>
                <w:szCs w:val="24"/>
              </w:rPr>
              <w:t>S</w:t>
            </w:r>
            <w:r w:rsidRPr="00D53134">
              <w:rPr>
                <w:rFonts w:asciiTheme="minorBidi" w:hAnsiTheme="minorBidi" w:cstheme="minorBidi"/>
                <w:sz w:val="24"/>
                <w:szCs w:val="24"/>
              </w:rPr>
              <w:t>teel)</w:t>
            </w:r>
          </w:p>
        </w:tc>
      </w:tr>
      <w:tr w:rsidR="007B27A7" w:rsidRPr="00D53134" w14:paraId="7508219F" w14:textId="77777777">
        <w:tc>
          <w:tcPr>
            <w:tcW w:w="1384" w:type="dxa"/>
          </w:tcPr>
          <w:p w14:paraId="5ED7A65D"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HVAC</w:t>
            </w:r>
          </w:p>
        </w:tc>
        <w:tc>
          <w:tcPr>
            <w:tcW w:w="7513" w:type="dxa"/>
          </w:tcPr>
          <w:p w14:paraId="12161AA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Отопление, Вентиляция, Кондиционирование и Холодоснабжение (</w:t>
            </w:r>
            <w:r w:rsidRPr="00D53134">
              <w:rPr>
                <w:rFonts w:asciiTheme="minorBidi" w:hAnsiTheme="minorBidi" w:cstheme="minorBidi"/>
                <w:b/>
                <w:sz w:val="24"/>
                <w:szCs w:val="24"/>
              </w:rPr>
              <w:t>H</w:t>
            </w:r>
            <w:r w:rsidRPr="00D53134">
              <w:rPr>
                <w:rFonts w:asciiTheme="minorBidi" w:hAnsiTheme="minorBidi" w:cstheme="minorBidi"/>
                <w:sz w:val="24"/>
                <w:szCs w:val="24"/>
              </w:rPr>
              <w:t xml:space="preserve">eating, </w:t>
            </w:r>
            <w:r w:rsidRPr="00D53134">
              <w:rPr>
                <w:rFonts w:asciiTheme="minorBidi" w:hAnsiTheme="minorBidi" w:cstheme="minorBidi"/>
                <w:b/>
                <w:sz w:val="24"/>
                <w:szCs w:val="24"/>
              </w:rPr>
              <w:t>V</w:t>
            </w:r>
            <w:r w:rsidRPr="00D53134">
              <w:rPr>
                <w:rFonts w:asciiTheme="minorBidi" w:hAnsiTheme="minorBidi" w:cstheme="minorBidi"/>
                <w:sz w:val="24"/>
                <w:szCs w:val="24"/>
              </w:rPr>
              <w:t xml:space="preserve">entilation, </w:t>
            </w:r>
            <w:r w:rsidRPr="00D53134">
              <w:rPr>
                <w:rFonts w:asciiTheme="minorBidi" w:hAnsiTheme="minorBidi" w:cstheme="minorBidi"/>
                <w:b/>
                <w:sz w:val="24"/>
                <w:szCs w:val="24"/>
              </w:rPr>
              <w:t>C</w:t>
            </w:r>
            <w:r w:rsidRPr="00D53134">
              <w:rPr>
                <w:rFonts w:asciiTheme="minorBidi" w:hAnsiTheme="minorBidi" w:cstheme="minorBidi"/>
                <w:color w:val="1A1C1E"/>
                <w:sz w:val="24"/>
                <w:szCs w:val="24"/>
                <w:highlight w:val="white"/>
              </w:rPr>
              <w:t>onditioning and</w:t>
            </w:r>
            <w:r w:rsidRPr="00D53134">
              <w:rPr>
                <w:rFonts w:asciiTheme="minorBidi" w:hAnsiTheme="minorBidi" w:cstheme="minorBidi"/>
                <w:b/>
                <w:sz w:val="24"/>
                <w:szCs w:val="24"/>
              </w:rPr>
              <w:t xml:space="preserve"> C</w:t>
            </w:r>
            <w:r w:rsidRPr="00D53134">
              <w:rPr>
                <w:rFonts w:asciiTheme="minorBidi" w:hAnsiTheme="minorBidi" w:cstheme="minorBidi"/>
                <w:sz w:val="24"/>
                <w:szCs w:val="24"/>
              </w:rPr>
              <w:t>ooling)</w:t>
            </w:r>
          </w:p>
        </w:tc>
      </w:tr>
      <w:tr w:rsidR="007B27A7" w:rsidRPr="00D53134" w14:paraId="15037EF5" w14:textId="77777777">
        <w:tc>
          <w:tcPr>
            <w:tcW w:w="1384" w:type="dxa"/>
          </w:tcPr>
          <w:p w14:paraId="53FEC52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WS</w:t>
            </w:r>
          </w:p>
        </w:tc>
        <w:tc>
          <w:tcPr>
            <w:tcW w:w="7513" w:type="dxa"/>
          </w:tcPr>
          <w:p w14:paraId="6FDD39E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Водоснабжение, Водоотведение (</w:t>
            </w:r>
            <w:r w:rsidRPr="00D53134">
              <w:rPr>
                <w:rFonts w:asciiTheme="minorBidi" w:hAnsiTheme="minorBidi" w:cstheme="minorBidi"/>
                <w:b/>
                <w:sz w:val="24"/>
                <w:szCs w:val="24"/>
              </w:rPr>
              <w:t>W</w:t>
            </w:r>
            <w:r w:rsidRPr="00D53134">
              <w:rPr>
                <w:rFonts w:asciiTheme="minorBidi" w:hAnsiTheme="minorBidi" w:cstheme="minorBidi"/>
                <w:sz w:val="24"/>
                <w:szCs w:val="24"/>
              </w:rPr>
              <w:t>ater supply,</w:t>
            </w:r>
            <w:r w:rsidRPr="00D53134">
              <w:rPr>
                <w:rFonts w:asciiTheme="minorBidi" w:hAnsiTheme="minorBidi" w:cstheme="minorBidi"/>
                <w:b/>
                <w:sz w:val="24"/>
                <w:szCs w:val="24"/>
              </w:rPr>
              <w:t xml:space="preserve"> S</w:t>
            </w:r>
            <w:r w:rsidRPr="00D53134">
              <w:rPr>
                <w:rFonts w:asciiTheme="minorBidi" w:hAnsiTheme="minorBidi" w:cstheme="minorBidi"/>
                <w:sz w:val="24"/>
                <w:szCs w:val="24"/>
              </w:rPr>
              <w:t>ewerage)</w:t>
            </w:r>
          </w:p>
        </w:tc>
      </w:tr>
      <w:tr w:rsidR="007B27A7" w:rsidRPr="00D53134" w14:paraId="581E59D3" w14:textId="77777777">
        <w:tc>
          <w:tcPr>
            <w:tcW w:w="1384" w:type="dxa"/>
          </w:tcPr>
          <w:p w14:paraId="422A324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ES</w:t>
            </w:r>
          </w:p>
        </w:tc>
        <w:tc>
          <w:tcPr>
            <w:tcW w:w="7513" w:type="dxa"/>
          </w:tcPr>
          <w:p w14:paraId="67D7AD4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Электроснабжение, Электроосвещение (</w:t>
            </w:r>
            <w:r w:rsidRPr="00D53134">
              <w:rPr>
                <w:rFonts w:asciiTheme="minorBidi" w:hAnsiTheme="minorBidi" w:cstheme="minorBidi"/>
                <w:b/>
                <w:sz w:val="24"/>
                <w:szCs w:val="24"/>
              </w:rPr>
              <w:t>E</w:t>
            </w:r>
            <w:r w:rsidRPr="00D53134">
              <w:rPr>
                <w:rFonts w:asciiTheme="minorBidi" w:hAnsiTheme="minorBidi" w:cstheme="minorBidi"/>
                <w:sz w:val="24"/>
                <w:szCs w:val="24"/>
              </w:rPr>
              <w:t xml:space="preserve">lectrical </w:t>
            </w:r>
            <w:r w:rsidRPr="00D53134">
              <w:rPr>
                <w:rFonts w:asciiTheme="minorBidi" w:hAnsiTheme="minorBidi" w:cstheme="minorBidi"/>
                <w:b/>
                <w:sz w:val="24"/>
                <w:szCs w:val="24"/>
              </w:rPr>
              <w:t>S</w:t>
            </w:r>
            <w:r w:rsidRPr="00D53134">
              <w:rPr>
                <w:rFonts w:asciiTheme="minorBidi" w:hAnsiTheme="minorBidi" w:cstheme="minorBidi"/>
                <w:sz w:val="24"/>
                <w:szCs w:val="24"/>
              </w:rPr>
              <w:t>ystem)</w:t>
            </w:r>
          </w:p>
        </w:tc>
      </w:tr>
      <w:tr w:rsidR="007B27A7" w:rsidRPr="00D53134" w14:paraId="123570A2" w14:textId="77777777">
        <w:tc>
          <w:tcPr>
            <w:tcW w:w="1384" w:type="dxa"/>
          </w:tcPr>
          <w:p w14:paraId="1F68CAD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FS</w:t>
            </w:r>
          </w:p>
        </w:tc>
        <w:tc>
          <w:tcPr>
            <w:tcW w:w="7513" w:type="dxa"/>
          </w:tcPr>
          <w:p w14:paraId="123B90F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Пожаротушение (</w:t>
            </w:r>
            <w:r w:rsidRPr="00D53134">
              <w:rPr>
                <w:rFonts w:asciiTheme="minorBidi" w:hAnsiTheme="minorBidi" w:cstheme="minorBidi"/>
                <w:b/>
                <w:sz w:val="24"/>
                <w:szCs w:val="24"/>
              </w:rPr>
              <w:t>F</w:t>
            </w:r>
            <w:r w:rsidRPr="00D53134">
              <w:rPr>
                <w:rFonts w:asciiTheme="minorBidi" w:hAnsiTheme="minorBidi" w:cstheme="minorBidi"/>
                <w:sz w:val="24"/>
                <w:szCs w:val="24"/>
              </w:rPr>
              <w:t xml:space="preserve">ire </w:t>
            </w:r>
            <w:r w:rsidRPr="00D53134">
              <w:rPr>
                <w:rFonts w:asciiTheme="minorBidi" w:hAnsiTheme="minorBidi" w:cstheme="minorBidi"/>
                <w:b/>
                <w:sz w:val="24"/>
                <w:szCs w:val="24"/>
              </w:rPr>
              <w:t>S</w:t>
            </w:r>
            <w:r w:rsidRPr="00D53134">
              <w:rPr>
                <w:rFonts w:asciiTheme="minorBidi" w:hAnsiTheme="minorBidi" w:cstheme="minorBidi"/>
                <w:sz w:val="24"/>
                <w:szCs w:val="24"/>
              </w:rPr>
              <w:t>ystem)</w:t>
            </w:r>
          </w:p>
        </w:tc>
      </w:tr>
      <w:tr w:rsidR="004C6ADA" w:rsidRPr="00D53134" w14:paraId="08B15BF0" w14:textId="77777777">
        <w:tc>
          <w:tcPr>
            <w:tcW w:w="1384" w:type="dxa"/>
          </w:tcPr>
          <w:p w14:paraId="2899C13B" w14:textId="73542852" w:rsidR="004C6ADA" w:rsidRPr="00DE6E76" w:rsidRDefault="003D6756" w:rsidP="00D53134">
            <w:pPr>
              <w:jc w:val="both"/>
              <w:rPr>
                <w:rFonts w:asciiTheme="minorBidi" w:hAnsiTheme="minorBidi" w:cstheme="minorBidi"/>
                <w:sz w:val="24"/>
                <w:szCs w:val="24"/>
                <w:lang w:val="en-US"/>
              </w:rPr>
            </w:pPr>
            <w:r>
              <w:rPr>
                <w:rFonts w:asciiTheme="minorBidi" w:hAnsiTheme="minorBidi" w:cstheme="minorBidi"/>
                <w:sz w:val="24"/>
                <w:szCs w:val="24"/>
                <w:lang w:val="en-US"/>
              </w:rPr>
              <w:t>T</w:t>
            </w:r>
            <w:r w:rsidR="00B36831">
              <w:rPr>
                <w:rFonts w:asciiTheme="minorBidi" w:hAnsiTheme="minorBidi" w:cstheme="minorBidi"/>
                <w:sz w:val="24"/>
                <w:szCs w:val="24"/>
                <w:lang w:val="en-US"/>
              </w:rPr>
              <w:t>G</w:t>
            </w:r>
          </w:p>
        </w:tc>
        <w:tc>
          <w:tcPr>
            <w:tcW w:w="7513" w:type="dxa"/>
          </w:tcPr>
          <w:p w14:paraId="2D96AE81" w14:textId="2DAC806F" w:rsidR="004C6ADA" w:rsidRPr="00D53134" w:rsidRDefault="003D6756" w:rsidP="00D53134">
            <w:pPr>
              <w:jc w:val="both"/>
              <w:rPr>
                <w:rFonts w:asciiTheme="minorBidi" w:hAnsiTheme="minorBidi" w:cstheme="minorBidi"/>
                <w:sz w:val="24"/>
                <w:szCs w:val="24"/>
              </w:rPr>
            </w:pPr>
            <w:r>
              <w:rPr>
                <w:rFonts w:asciiTheme="minorBidi" w:hAnsiTheme="minorBidi" w:cstheme="minorBidi"/>
                <w:sz w:val="24"/>
                <w:szCs w:val="24"/>
              </w:rPr>
              <w:t>Коллектор</w:t>
            </w:r>
          </w:p>
        </w:tc>
      </w:tr>
      <w:tr w:rsidR="003D6756" w:rsidRPr="00D53134" w14:paraId="5864D1ED" w14:textId="77777777">
        <w:tc>
          <w:tcPr>
            <w:tcW w:w="1384" w:type="dxa"/>
          </w:tcPr>
          <w:p w14:paraId="4553FF0E" w14:textId="62F4E996" w:rsidR="003D6756" w:rsidRPr="00DE6E76" w:rsidRDefault="0011588F" w:rsidP="00D53134">
            <w:pPr>
              <w:jc w:val="both"/>
              <w:rPr>
                <w:rFonts w:asciiTheme="minorBidi" w:hAnsiTheme="minorBidi" w:cstheme="minorBidi"/>
                <w:sz w:val="24"/>
                <w:szCs w:val="24"/>
              </w:rPr>
            </w:pPr>
            <w:r>
              <w:rPr>
                <w:rFonts w:asciiTheme="minorBidi" w:hAnsiTheme="minorBidi" w:cstheme="minorBidi"/>
                <w:sz w:val="24"/>
                <w:szCs w:val="24"/>
              </w:rPr>
              <w:t>В0</w:t>
            </w:r>
          </w:p>
        </w:tc>
        <w:tc>
          <w:tcPr>
            <w:tcW w:w="7513" w:type="dxa"/>
          </w:tcPr>
          <w:p w14:paraId="426C8631" w14:textId="4974900D" w:rsidR="003D6756" w:rsidRPr="00EA24DA" w:rsidRDefault="00516A47" w:rsidP="00D53134">
            <w:pPr>
              <w:jc w:val="both"/>
              <w:rPr>
                <w:rFonts w:asciiTheme="minorBidi" w:hAnsiTheme="minorBidi" w:cstheme="minorBidi"/>
                <w:sz w:val="24"/>
                <w:szCs w:val="24"/>
              </w:rPr>
            </w:pPr>
            <w:r>
              <w:rPr>
                <w:rFonts w:asciiTheme="minorBidi" w:hAnsiTheme="minorBidi" w:cstheme="minorBidi"/>
                <w:sz w:val="24"/>
                <w:szCs w:val="24"/>
              </w:rPr>
              <w:t>Водопровод общее обозначение</w:t>
            </w:r>
          </w:p>
        </w:tc>
      </w:tr>
      <w:tr w:rsidR="00BD7D8C" w:rsidRPr="00D53134" w14:paraId="51474822" w14:textId="77777777">
        <w:tc>
          <w:tcPr>
            <w:tcW w:w="1384" w:type="dxa"/>
          </w:tcPr>
          <w:p w14:paraId="4FB69C34" w14:textId="2AAB09E8" w:rsidR="00BD7D8C" w:rsidRPr="00DE6E76" w:rsidRDefault="0011588F" w:rsidP="00D53134">
            <w:pPr>
              <w:jc w:val="both"/>
              <w:rPr>
                <w:rFonts w:asciiTheme="minorBidi" w:hAnsiTheme="minorBidi" w:cstheme="minorBidi"/>
                <w:sz w:val="24"/>
                <w:szCs w:val="24"/>
              </w:rPr>
            </w:pPr>
            <w:r>
              <w:rPr>
                <w:rFonts w:asciiTheme="minorBidi" w:hAnsiTheme="minorBidi" w:cstheme="minorBidi"/>
                <w:sz w:val="24"/>
                <w:szCs w:val="24"/>
              </w:rPr>
              <w:t>В1</w:t>
            </w:r>
          </w:p>
        </w:tc>
        <w:tc>
          <w:tcPr>
            <w:tcW w:w="7513" w:type="dxa"/>
          </w:tcPr>
          <w:p w14:paraId="2B93699C" w14:textId="308C7587" w:rsidR="00BD7D8C" w:rsidRDefault="00516A47" w:rsidP="00D53134">
            <w:pPr>
              <w:jc w:val="both"/>
              <w:rPr>
                <w:rFonts w:asciiTheme="minorBidi" w:hAnsiTheme="minorBidi" w:cstheme="minorBidi"/>
                <w:sz w:val="24"/>
                <w:szCs w:val="24"/>
              </w:rPr>
            </w:pPr>
            <w:r>
              <w:rPr>
                <w:rFonts w:asciiTheme="minorBidi" w:hAnsiTheme="minorBidi" w:cstheme="minorBidi"/>
                <w:sz w:val="24"/>
                <w:szCs w:val="24"/>
              </w:rPr>
              <w:t>Водопровод хозяйственно-питьевой</w:t>
            </w:r>
          </w:p>
        </w:tc>
      </w:tr>
      <w:tr w:rsidR="00BD7D8C" w:rsidRPr="00D53134" w14:paraId="69B0E201" w14:textId="77777777">
        <w:tc>
          <w:tcPr>
            <w:tcW w:w="1384" w:type="dxa"/>
          </w:tcPr>
          <w:p w14:paraId="01BEA41C" w14:textId="0495866B" w:rsidR="00BD7D8C" w:rsidRPr="00DE6E76" w:rsidRDefault="0011588F" w:rsidP="00D53134">
            <w:pPr>
              <w:jc w:val="both"/>
              <w:rPr>
                <w:rFonts w:asciiTheme="minorBidi" w:hAnsiTheme="minorBidi" w:cstheme="minorBidi"/>
                <w:sz w:val="24"/>
                <w:szCs w:val="24"/>
              </w:rPr>
            </w:pPr>
            <w:r>
              <w:rPr>
                <w:rFonts w:asciiTheme="minorBidi" w:hAnsiTheme="minorBidi" w:cstheme="minorBidi"/>
                <w:sz w:val="24"/>
                <w:szCs w:val="24"/>
              </w:rPr>
              <w:lastRenderedPageBreak/>
              <w:t>В2</w:t>
            </w:r>
          </w:p>
        </w:tc>
        <w:tc>
          <w:tcPr>
            <w:tcW w:w="7513" w:type="dxa"/>
          </w:tcPr>
          <w:p w14:paraId="09AA69FE" w14:textId="467EB9E7" w:rsidR="00BD7D8C" w:rsidRDefault="00516A47" w:rsidP="00D53134">
            <w:pPr>
              <w:jc w:val="both"/>
              <w:rPr>
                <w:rFonts w:asciiTheme="minorBidi" w:hAnsiTheme="minorBidi" w:cstheme="minorBidi"/>
                <w:sz w:val="24"/>
                <w:szCs w:val="24"/>
              </w:rPr>
            </w:pPr>
            <w:r>
              <w:rPr>
                <w:rFonts w:asciiTheme="minorBidi" w:hAnsiTheme="minorBidi" w:cstheme="minorBidi"/>
                <w:sz w:val="24"/>
                <w:szCs w:val="24"/>
              </w:rPr>
              <w:t>Водопровод противопожарный</w:t>
            </w:r>
          </w:p>
        </w:tc>
      </w:tr>
      <w:tr w:rsidR="00BD7D8C" w:rsidRPr="00D53134" w14:paraId="5C7830C8" w14:textId="77777777">
        <w:tc>
          <w:tcPr>
            <w:tcW w:w="1384" w:type="dxa"/>
          </w:tcPr>
          <w:p w14:paraId="7BF31D72" w14:textId="43B257BF" w:rsidR="00BD7D8C" w:rsidRPr="00DE6E76" w:rsidRDefault="0011588F" w:rsidP="00D53134">
            <w:pPr>
              <w:jc w:val="both"/>
              <w:rPr>
                <w:rFonts w:asciiTheme="minorBidi" w:hAnsiTheme="minorBidi" w:cstheme="minorBidi"/>
                <w:sz w:val="24"/>
                <w:szCs w:val="24"/>
              </w:rPr>
            </w:pPr>
            <w:r>
              <w:rPr>
                <w:rFonts w:asciiTheme="minorBidi" w:hAnsiTheme="minorBidi" w:cstheme="minorBidi"/>
                <w:sz w:val="24"/>
                <w:szCs w:val="24"/>
              </w:rPr>
              <w:t>В3</w:t>
            </w:r>
          </w:p>
        </w:tc>
        <w:tc>
          <w:tcPr>
            <w:tcW w:w="7513" w:type="dxa"/>
          </w:tcPr>
          <w:p w14:paraId="38BD97E0" w14:textId="06163A09" w:rsidR="00BD7D8C" w:rsidRDefault="00516A47" w:rsidP="00D53134">
            <w:pPr>
              <w:jc w:val="both"/>
              <w:rPr>
                <w:rFonts w:asciiTheme="minorBidi" w:hAnsiTheme="minorBidi" w:cstheme="minorBidi"/>
                <w:sz w:val="24"/>
                <w:szCs w:val="24"/>
              </w:rPr>
            </w:pPr>
            <w:r>
              <w:rPr>
                <w:rFonts w:asciiTheme="minorBidi" w:hAnsiTheme="minorBidi" w:cstheme="minorBidi"/>
                <w:sz w:val="24"/>
                <w:szCs w:val="24"/>
              </w:rPr>
              <w:t>Водопровод производственный общее обозначение</w:t>
            </w:r>
          </w:p>
        </w:tc>
      </w:tr>
      <w:tr w:rsidR="00BD7D8C" w:rsidRPr="00D53134" w14:paraId="6597B898" w14:textId="77777777">
        <w:tc>
          <w:tcPr>
            <w:tcW w:w="1384" w:type="dxa"/>
          </w:tcPr>
          <w:p w14:paraId="23BC6825" w14:textId="48CB088D" w:rsidR="00BD7D8C" w:rsidRPr="00DE6E76" w:rsidRDefault="0011588F" w:rsidP="00D53134">
            <w:pPr>
              <w:jc w:val="both"/>
              <w:rPr>
                <w:rFonts w:asciiTheme="minorBidi" w:hAnsiTheme="minorBidi" w:cstheme="minorBidi"/>
                <w:sz w:val="24"/>
                <w:szCs w:val="24"/>
              </w:rPr>
            </w:pPr>
            <w:r>
              <w:rPr>
                <w:rFonts w:asciiTheme="minorBidi" w:hAnsiTheme="minorBidi" w:cstheme="minorBidi"/>
                <w:sz w:val="24"/>
                <w:szCs w:val="24"/>
              </w:rPr>
              <w:t>В4</w:t>
            </w:r>
          </w:p>
        </w:tc>
        <w:tc>
          <w:tcPr>
            <w:tcW w:w="7513" w:type="dxa"/>
          </w:tcPr>
          <w:p w14:paraId="0DF40605" w14:textId="6CC32DFF" w:rsidR="00BD7D8C" w:rsidRDefault="00516A47" w:rsidP="00D53134">
            <w:pPr>
              <w:jc w:val="both"/>
              <w:rPr>
                <w:rFonts w:asciiTheme="minorBidi" w:hAnsiTheme="minorBidi" w:cstheme="minorBidi"/>
                <w:sz w:val="24"/>
                <w:szCs w:val="24"/>
              </w:rPr>
            </w:pPr>
            <w:r>
              <w:rPr>
                <w:rFonts w:asciiTheme="minorBidi" w:hAnsiTheme="minorBidi" w:cstheme="minorBidi"/>
                <w:sz w:val="24"/>
                <w:szCs w:val="24"/>
              </w:rPr>
              <w:t>Водопровод производственный оборотной воды, подающей</w:t>
            </w:r>
          </w:p>
        </w:tc>
      </w:tr>
      <w:tr w:rsidR="00BD7D8C" w:rsidRPr="00D53134" w14:paraId="20299EA5" w14:textId="77777777">
        <w:tc>
          <w:tcPr>
            <w:tcW w:w="1384" w:type="dxa"/>
          </w:tcPr>
          <w:p w14:paraId="6DC4C1C1" w14:textId="78D3EE40" w:rsidR="00BD7D8C" w:rsidRPr="00DE6E76" w:rsidRDefault="0011588F" w:rsidP="00D53134">
            <w:pPr>
              <w:jc w:val="both"/>
              <w:rPr>
                <w:rFonts w:asciiTheme="minorBidi" w:hAnsiTheme="minorBidi" w:cstheme="minorBidi"/>
                <w:sz w:val="24"/>
                <w:szCs w:val="24"/>
              </w:rPr>
            </w:pPr>
            <w:r>
              <w:rPr>
                <w:rFonts w:asciiTheme="minorBidi" w:hAnsiTheme="minorBidi" w:cstheme="minorBidi"/>
                <w:sz w:val="24"/>
                <w:szCs w:val="24"/>
              </w:rPr>
              <w:t>В5</w:t>
            </w:r>
          </w:p>
        </w:tc>
        <w:tc>
          <w:tcPr>
            <w:tcW w:w="7513" w:type="dxa"/>
          </w:tcPr>
          <w:p w14:paraId="3049F430" w14:textId="7D1794B6" w:rsidR="00BD7D8C" w:rsidRDefault="00516A47" w:rsidP="00D53134">
            <w:pPr>
              <w:jc w:val="both"/>
              <w:rPr>
                <w:rFonts w:asciiTheme="minorBidi" w:hAnsiTheme="minorBidi" w:cstheme="minorBidi"/>
                <w:sz w:val="24"/>
                <w:szCs w:val="24"/>
              </w:rPr>
            </w:pPr>
            <w:r>
              <w:rPr>
                <w:rFonts w:asciiTheme="minorBidi" w:hAnsiTheme="minorBidi" w:cstheme="minorBidi"/>
                <w:sz w:val="24"/>
                <w:szCs w:val="24"/>
              </w:rPr>
              <w:t>Водопровод производственный оборотной воды, обратный</w:t>
            </w:r>
          </w:p>
        </w:tc>
      </w:tr>
      <w:tr w:rsidR="008A1868" w:rsidRPr="00D53134" w14:paraId="3CE1398B" w14:textId="77777777">
        <w:tc>
          <w:tcPr>
            <w:tcW w:w="1384" w:type="dxa"/>
          </w:tcPr>
          <w:p w14:paraId="16C26A56" w14:textId="7F0F28B9" w:rsidR="008A1868" w:rsidRDefault="008A1868" w:rsidP="00D53134">
            <w:pPr>
              <w:jc w:val="both"/>
              <w:rPr>
                <w:rFonts w:asciiTheme="minorBidi" w:hAnsiTheme="minorBidi" w:cstheme="minorBidi"/>
                <w:sz w:val="24"/>
                <w:szCs w:val="24"/>
              </w:rPr>
            </w:pPr>
            <w:r>
              <w:rPr>
                <w:rFonts w:asciiTheme="minorBidi" w:hAnsiTheme="minorBidi" w:cstheme="minorBidi"/>
                <w:sz w:val="24"/>
                <w:szCs w:val="24"/>
              </w:rPr>
              <w:t>В6</w:t>
            </w:r>
          </w:p>
        </w:tc>
        <w:tc>
          <w:tcPr>
            <w:tcW w:w="7513" w:type="dxa"/>
          </w:tcPr>
          <w:p w14:paraId="3B761A71" w14:textId="22A57D74" w:rsidR="008A1868" w:rsidRDefault="008A1868" w:rsidP="00D53134">
            <w:pPr>
              <w:jc w:val="both"/>
              <w:rPr>
                <w:rFonts w:asciiTheme="minorBidi" w:hAnsiTheme="minorBidi" w:cstheme="minorBidi"/>
                <w:sz w:val="24"/>
                <w:szCs w:val="24"/>
              </w:rPr>
            </w:pPr>
            <w:r>
              <w:rPr>
                <w:rFonts w:asciiTheme="minorBidi" w:hAnsiTheme="minorBidi" w:cstheme="minorBidi"/>
                <w:sz w:val="24"/>
                <w:szCs w:val="24"/>
              </w:rPr>
              <w:t>Водопровод производственный умягченной воды</w:t>
            </w:r>
          </w:p>
        </w:tc>
      </w:tr>
      <w:tr w:rsidR="00BD7D8C" w:rsidRPr="00D53134" w14:paraId="448D59A0" w14:textId="77777777">
        <w:tc>
          <w:tcPr>
            <w:tcW w:w="1384" w:type="dxa"/>
          </w:tcPr>
          <w:p w14:paraId="58A6FF65" w14:textId="2F94E062" w:rsidR="00BD7D8C" w:rsidRPr="00DE6E76" w:rsidRDefault="0011588F" w:rsidP="00D53134">
            <w:pPr>
              <w:jc w:val="both"/>
              <w:rPr>
                <w:rFonts w:asciiTheme="minorBidi" w:hAnsiTheme="minorBidi" w:cstheme="minorBidi"/>
                <w:sz w:val="24"/>
                <w:szCs w:val="24"/>
              </w:rPr>
            </w:pPr>
            <w:r>
              <w:rPr>
                <w:rFonts w:asciiTheme="minorBidi" w:hAnsiTheme="minorBidi" w:cstheme="minorBidi"/>
                <w:sz w:val="24"/>
                <w:szCs w:val="24"/>
              </w:rPr>
              <w:t>В7</w:t>
            </w:r>
          </w:p>
        </w:tc>
        <w:tc>
          <w:tcPr>
            <w:tcW w:w="7513" w:type="dxa"/>
          </w:tcPr>
          <w:p w14:paraId="19A0B004" w14:textId="707EF68C" w:rsidR="00BD7D8C" w:rsidRDefault="00516A47" w:rsidP="00EA24DA">
            <w:pPr>
              <w:jc w:val="both"/>
              <w:rPr>
                <w:rFonts w:asciiTheme="minorBidi" w:hAnsiTheme="minorBidi" w:cstheme="minorBidi"/>
                <w:sz w:val="24"/>
                <w:szCs w:val="24"/>
              </w:rPr>
            </w:pPr>
            <w:r>
              <w:rPr>
                <w:rFonts w:asciiTheme="minorBidi" w:hAnsiTheme="minorBidi" w:cstheme="minorBidi"/>
                <w:sz w:val="24"/>
                <w:szCs w:val="24"/>
              </w:rPr>
              <w:t xml:space="preserve">Водопровод производственный </w:t>
            </w:r>
            <w:r w:rsidR="008A1868">
              <w:rPr>
                <w:rFonts w:asciiTheme="minorBidi" w:hAnsiTheme="minorBidi" w:cstheme="minorBidi"/>
                <w:sz w:val="24"/>
                <w:szCs w:val="24"/>
              </w:rPr>
              <w:t>речной воды</w:t>
            </w:r>
          </w:p>
        </w:tc>
      </w:tr>
      <w:tr w:rsidR="00BD7D8C" w:rsidRPr="00D53134" w14:paraId="474773A9" w14:textId="77777777">
        <w:tc>
          <w:tcPr>
            <w:tcW w:w="1384" w:type="dxa"/>
          </w:tcPr>
          <w:p w14:paraId="0AB34615" w14:textId="439FB2C0" w:rsidR="00BD7D8C" w:rsidRPr="00DE6E76" w:rsidRDefault="0011588F" w:rsidP="00D53134">
            <w:pPr>
              <w:jc w:val="both"/>
              <w:rPr>
                <w:rFonts w:asciiTheme="minorBidi" w:hAnsiTheme="minorBidi" w:cstheme="minorBidi"/>
                <w:sz w:val="24"/>
                <w:szCs w:val="24"/>
              </w:rPr>
            </w:pPr>
            <w:r>
              <w:rPr>
                <w:rFonts w:asciiTheme="minorBidi" w:hAnsiTheme="minorBidi" w:cstheme="minorBidi"/>
                <w:sz w:val="24"/>
                <w:szCs w:val="24"/>
              </w:rPr>
              <w:t>В8</w:t>
            </w:r>
          </w:p>
        </w:tc>
        <w:tc>
          <w:tcPr>
            <w:tcW w:w="7513" w:type="dxa"/>
          </w:tcPr>
          <w:p w14:paraId="1A94532C" w14:textId="5CF2EB7A" w:rsidR="00BD7D8C" w:rsidRDefault="00516A47" w:rsidP="00D53134">
            <w:pPr>
              <w:jc w:val="both"/>
              <w:rPr>
                <w:rFonts w:asciiTheme="minorBidi" w:hAnsiTheme="minorBidi" w:cstheme="minorBidi"/>
                <w:sz w:val="24"/>
                <w:szCs w:val="24"/>
              </w:rPr>
            </w:pPr>
            <w:r>
              <w:rPr>
                <w:rFonts w:asciiTheme="minorBidi" w:hAnsiTheme="minorBidi" w:cstheme="minorBidi"/>
                <w:sz w:val="24"/>
                <w:szCs w:val="24"/>
              </w:rPr>
              <w:t xml:space="preserve">Водопровод производственный речной </w:t>
            </w:r>
            <w:r w:rsidR="008A1868">
              <w:rPr>
                <w:rFonts w:asciiTheme="minorBidi" w:hAnsiTheme="minorBidi" w:cstheme="minorBidi"/>
                <w:sz w:val="24"/>
                <w:szCs w:val="24"/>
              </w:rPr>
              <w:t xml:space="preserve">осветленной </w:t>
            </w:r>
            <w:r>
              <w:rPr>
                <w:rFonts w:asciiTheme="minorBidi" w:hAnsiTheme="minorBidi" w:cstheme="minorBidi"/>
                <w:sz w:val="24"/>
                <w:szCs w:val="24"/>
              </w:rPr>
              <w:t>воды</w:t>
            </w:r>
          </w:p>
        </w:tc>
      </w:tr>
      <w:tr w:rsidR="00BD7D8C" w:rsidRPr="00D53134" w14:paraId="3A01579A" w14:textId="77777777">
        <w:tc>
          <w:tcPr>
            <w:tcW w:w="1384" w:type="dxa"/>
          </w:tcPr>
          <w:p w14:paraId="6C01C2E0" w14:textId="4C6DF550" w:rsidR="00BD7D8C" w:rsidRPr="00DE6E76" w:rsidRDefault="0011588F" w:rsidP="00D53134">
            <w:pPr>
              <w:jc w:val="both"/>
              <w:rPr>
                <w:rFonts w:asciiTheme="minorBidi" w:hAnsiTheme="minorBidi" w:cstheme="minorBidi"/>
                <w:sz w:val="24"/>
                <w:szCs w:val="24"/>
              </w:rPr>
            </w:pPr>
            <w:r>
              <w:rPr>
                <w:rFonts w:asciiTheme="minorBidi" w:hAnsiTheme="minorBidi" w:cstheme="minorBidi"/>
                <w:sz w:val="24"/>
                <w:szCs w:val="24"/>
              </w:rPr>
              <w:t>В9</w:t>
            </w:r>
          </w:p>
        </w:tc>
        <w:tc>
          <w:tcPr>
            <w:tcW w:w="7513" w:type="dxa"/>
          </w:tcPr>
          <w:p w14:paraId="1A9DFD0B" w14:textId="67F9DBE1" w:rsidR="00BD7D8C" w:rsidRDefault="008A1868" w:rsidP="00D53134">
            <w:pPr>
              <w:jc w:val="both"/>
              <w:rPr>
                <w:rFonts w:asciiTheme="minorBidi" w:hAnsiTheme="minorBidi" w:cstheme="minorBidi"/>
                <w:sz w:val="24"/>
                <w:szCs w:val="24"/>
              </w:rPr>
            </w:pPr>
            <w:r>
              <w:rPr>
                <w:rFonts w:asciiTheme="minorBidi" w:hAnsiTheme="minorBidi" w:cstheme="minorBidi"/>
                <w:sz w:val="24"/>
                <w:szCs w:val="24"/>
              </w:rPr>
              <w:t>Водопровод производственный подземной воды</w:t>
            </w:r>
          </w:p>
        </w:tc>
      </w:tr>
      <w:tr w:rsidR="0011588F" w:rsidRPr="00D53134" w14:paraId="029E5931" w14:textId="77777777">
        <w:tc>
          <w:tcPr>
            <w:tcW w:w="1384" w:type="dxa"/>
          </w:tcPr>
          <w:p w14:paraId="0C222F26" w14:textId="4FEA20B7"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К0</w:t>
            </w:r>
          </w:p>
        </w:tc>
        <w:tc>
          <w:tcPr>
            <w:tcW w:w="7513" w:type="dxa"/>
          </w:tcPr>
          <w:p w14:paraId="167787B8" w14:textId="4B1037F0" w:rsidR="0011588F" w:rsidRDefault="008A1868" w:rsidP="00D53134">
            <w:pPr>
              <w:jc w:val="both"/>
              <w:rPr>
                <w:rFonts w:asciiTheme="minorBidi" w:hAnsiTheme="minorBidi" w:cstheme="minorBidi"/>
                <w:sz w:val="24"/>
                <w:szCs w:val="24"/>
              </w:rPr>
            </w:pPr>
            <w:r>
              <w:rPr>
                <w:rFonts w:asciiTheme="minorBidi" w:hAnsiTheme="minorBidi" w:cstheme="minorBidi"/>
                <w:sz w:val="24"/>
                <w:szCs w:val="24"/>
              </w:rPr>
              <w:t>Канализация общее обозначение</w:t>
            </w:r>
          </w:p>
        </w:tc>
      </w:tr>
      <w:tr w:rsidR="0011588F" w:rsidRPr="00D53134" w14:paraId="64FBBED9" w14:textId="77777777">
        <w:tc>
          <w:tcPr>
            <w:tcW w:w="1384" w:type="dxa"/>
          </w:tcPr>
          <w:p w14:paraId="0919FE0A" w14:textId="095131A9"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К1</w:t>
            </w:r>
          </w:p>
        </w:tc>
        <w:tc>
          <w:tcPr>
            <w:tcW w:w="7513" w:type="dxa"/>
          </w:tcPr>
          <w:p w14:paraId="4533882B" w14:textId="57204489" w:rsidR="0011588F" w:rsidRDefault="008A1868" w:rsidP="00D53134">
            <w:pPr>
              <w:jc w:val="both"/>
              <w:rPr>
                <w:rFonts w:asciiTheme="minorBidi" w:hAnsiTheme="minorBidi" w:cstheme="minorBidi"/>
                <w:sz w:val="24"/>
                <w:szCs w:val="24"/>
              </w:rPr>
            </w:pPr>
            <w:r>
              <w:rPr>
                <w:rFonts w:asciiTheme="minorBidi" w:hAnsiTheme="minorBidi" w:cstheme="minorBidi"/>
                <w:sz w:val="24"/>
                <w:szCs w:val="24"/>
              </w:rPr>
              <w:t>Канализация бытовая</w:t>
            </w:r>
          </w:p>
        </w:tc>
      </w:tr>
      <w:tr w:rsidR="0011588F" w:rsidRPr="00D53134" w14:paraId="446AE82B" w14:textId="77777777">
        <w:tc>
          <w:tcPr>
            <w:tcW w:w="1384" w:type="dxa"/>
          </w:tcPr>
          <w:p w14:paraId="3774863E" w14:textId="551A4C75"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К2</w:t>
            </w:r>
          </w:p>
        </w:tc>
        <w:tc>
          <w:tcPr>
            <w:tcW w:w="7513" w:type="dxa"/>
          </w:tcPr>
          <w:p w14:paraId="0C4EC1BB" w14:textId="4C2EF56F" w:rsidR="0011588F" w:rsidRDefault="008A1868" w:rsidP="00D53134">
            <w:pPr>
              <w:jc w:val="both"/>
              <w:rPr>
                <w:rFonts w:asciiTheme="minorBidi" w:hAnsiTheme="minorBidi" w:cstheme="minorBidi"/>
                <w:sz w:val="24"/>
                <w:szCs w:val="24"/>
              </w:rPr>
            </w:pPr>
            <w:r>
              <w:rPr>
                <w:rFonts w:asciiTheme="minorBidi" w:hAnsiTheme="minorBidi" w:cstheme="minorBidi"/>
                <w:sz w:val="24"/>
                <w:szCs w:val="24"/>
              </w:rPr>
              <w:t>Канализация дождевая</w:t>
            </w:r>
          </w:p>
        </w:tc>
      </w:tr>
      <w:tr w:rsidR="0011588F" w:rsidRPr="00D53134" w14:paraId="1C69674D" w14:textId="77777777">
        <w:tc>
          <w:tcPr>
            <w:tcW w:w="1384" w:type="dxa"/>
          </w:tcPr>
          <w:p w14:paraId="543BD5CA" w14:textId="6100D6CC"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К3</w:t>
            </w:r>
          </w:p>
        </w:tc>
        <w:tc>
          <w:tcPr>
            <w:tcW w:w="7513" w:type="dxa"/>
          </w:tcPr>
          <w:p w14:paraId="16858C70" w14:textId="48AF9F7E" w:rsidR="0011588F" w:rsidRDefault="008A1868"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общее обозначение</w:t>
            </w:r>
          </w:p>
        </w:tc>
      </w:tr>
      <w:tr w:rsidR="0011588F" w:rsidRPr="00D53134" w14:paraId="2E263A6D" w14:textId="77777777">
        <w:tc>
          <w:tcPr>
            <w:tcW w:w="1384" w:type="dxa"/>
          </w:tcPr>
          <w:p w14:paraId="229537B2" w14:textId="42371327"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К4</w:t>
            </w:r>
          </w:p>
        </w:tc>
        <w:tc>
          <w:tcPr>
            <w:tcW w:w="7513" w:type="dxa"/>
          </w:tcPr>
          <w:p w14:paraId="5186743D" w14:textId="5A4B133B" w:rsidR="0011588F" w:rsidRDefault="008A1868"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механически загрязнённых вод</w:t>
            </w:r>
          </w:p>
        </w:tc>
      </w:tr>
      <w:tr w:rsidR="0011588F" w:rsidRPr="00D53134" w14:paraId="1FC85297" w14:textId="77777777">
        <w:tc>
          <w:tcPr>
            <w:tcW w:w="1384" w:type="dxa"/>
          </w:tcPr>
          <w:p w14:paraId="04E82CFF" w14:textId="0E206F36"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К5</w:t>
            </w:r>
          </w:p>
        </w:tc>
        <w:tc>
          <w:tcPr>
            <w:tcW w:w="7513" w:type="dxa"/>
          </w:tcPr>
          <w:p w14:paraId="5A12D6D3" w14:textId="5229D4AD" w:rsidR="0011588F" w:rsidRDefault="008A1868"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иловая</w:t>
            </w:r>
          </w:p>
        </w:tc>
      </w:tr>
      <w:tr w:rsidR="0011588F" w:rsidRPr="00D53134" w14:paraId="267FCCBD" w14:textId="77777777">
        <w:tc>
          <w:tcPr>
            <w:tcW w:w="1384" w:type="dxa"/>
          </w:tcPr>
          <w:p w14:paraId="0F18BE41" w14:textId="4E91FDA9"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К6</w:t>
            </w:r>
          </w:p>
        </w:tc>
        <w:tc>
          <w:tcPr>
            <w:tcW w:w="7513" w:type="dxa"/>
          </w:tcPr>
          <w:p w14:paraId="43476F26" w14:textId="135345F1" w:rsidR="0011588F" w:rsidRDefault="008A1868"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шламосодержащих вод</w:t>
            </w:r>
          </w:p>
        </w:tc>
      </w:tr>
      <w:tr w:rsidR="0011588F" w:rsidRPr="00D53134" w14:paraId="6D55BD25" w14:textId="77777777">
        <w:tc>
          <w:tcPr>
            <w:tcW w:w="1384" w:type="dxa"/>
          </w:tcPr>
          <w:p w14:paraId="732DADEE" w14:textId="17887CEA"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К7</w:t>
            </w:r>
          </w:p>
        </w:tc>
        <w:tc>
          <w:tcPr>
            <w:tcW w:w="7513" w:type="dxa"/>
          </w:tcPr>
          <w:p w14:paraId="3A76743B" w14:textId="51F6828B" w:rsidR="0011588F" w:rsidRDefault="004E489F"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химических загрязненных вод</w:t>
            </w:r>
          </w:p>
        </w:tc>
      </w:tr>
      <w:tr w:rsidR="0011588F" w:rsidRPr="00D53134" w14:paraId="30B48F3D" w14:textId="77777777">
        <w:tc>
          <w:tcPr>
            <w:tcW w:w="1384" w:type="dxa"/>
          </w:tcPr>
          <w:p w14:paraId="270FDD1A" w14:textId="079A0C21"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К8</w:t>
            </w:r>
          </w:p>
        </w:tc>
        <w:tc>
          <w:tcPr>
            <w:tcW w:w="7513" w:type="dxa"/>
          </w:tcPr>
          <w:p w14:paraId="26A2055D" w14:textId="31C71E38" w:rsidR="0011588F" w:rsidRDefault="004E489F"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кислых вод</w:t>
            </w:r>
          </w:p>
        </w:tc>
      </w:tr>
      <w:tr w:rsidR="0011588F" w:rsidRPr="00D53134" w14:paraId="1CEE4980" w14:textId="77777777">
        <w:tc>
          <w:tcPr>
            <w:tcW w:w="1384" w:type="dxa"/>
          </w:tcPr>
          <w:p w14:paraId="54EAF525" w14:textId="0A30AD32"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К9</w:t>
            </w:r>
          </w:p>
        </w:tc>
        <w:tc>
          <w:tcPr>
            <w:tcW w:w="7513" w:type="dxa"/>
          </w:tcPr>
          <w:p w14:paraId="54CB7903" w14:textId="5AA398C0" w:rsidR="0011588F" w:rsidRDefault="004E489F"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щелочных вод</w:t>
            </w:r>
          </w:p>
        </w:tc>
      </w:tr>
      <w:tr w:rsidR="0011588F" w:rsidRPr="00D53134" w14:paraId="39EE1F24" w14:textId="77777777">
        <w:tc>
          <w:tcPr>
            <w:tcW w:w="1384" w:type="dxa"/>
          </w:tcPr>
          <w:p w14:paraId="5E70AE20" w14:textId="2CC86348"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К10</w:t>
            </w:r>
          </w:p>
        </w:tc>
        <w:tc>
          <w:tcPr>
            <w:tcW w:w="7513" w:type="dxa"/>
          </w:tcPr>
          <w:p w14:paraId="23D4E8A7" w14:textId="0E445766" w:rsidR="0011588F" w:rsidRDefault="003608CE"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кислотощелочных вод</w:t>
            </w:r>
          </w:p>
        </w:tc>
      </w:tr>
      <w:tr w:rsidR="0011588F" w:rsidRPr="00D53134" w14:paraId="6721003F" w14:textId="77777777">
        <w:tc>
          <w:tcPr>
            <w:tcW w:w="1384" w:type="dxa"/>
          </w:tcPr>
          <w:p w14:paraId="0577DFC5" w14:textId="75200AE0"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К11</w:t>
            </w:r>
          </w:p>
        </w:tc>
        <w:tc>
          <w:tcPr>
            <w:tcW w:w="7513" w:type="dxa"/>
          </w:tcPr>
          <w:p w14:paraId="62D02B7B" w14:textId="11D94A26" w:rsidR="0011588F" w:rsidRDefault="003608CE"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цианосодержащих вод</w:t>
            </w:r>
          </w:p>
        </w:tc>
      </w:tr>
      <w:tr w:rsidR="0011588F" w:rsidRPr="00D53134" w14:paraId="01B894C6" w14:textId="77777777">
        <w:tc>
          <w:tcPr>
            <w:tcW w:w="1384" w:type="dxa"/>
          </w:tcPr>
          <w:p w14:paraId="4C89AEA0" w14:textId="735EAB42"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К12</w:t>
            </w:r>
          </w:p>
        </w:tc>
        <w:tc>
          <w:tcPr>
            <w:tcW w:w="7513" w:type="dxa"/>
          </w:tcPr>
          <w:p w14:paraId="58FD1FC4" w14:textId="14DF3D2F" w:rsidR="0011588F" w:rsidRDefault="003608CE" w:rsidP="00D53134">
            <w:pPr>
              <w:jc w:val="both"/>
              <w:rPr>
                <w:rFonts w:asciiTheme="minorBidi" w:hAnsiTheme="minorBidi" w:cstheme="minorBidi"/>
                <w:sz w:val="24"/>
                <w:szCs w:val="24"/>
              </w:rPr>
            </w:pPr>
            <w:r>
              <w:rPr>
                <w:rFonts w:asciiTheme="minorBidi" w:hAnsiTheme="minorBidi" w:cstheme="minorBidi"/>
                <w:sz w:val="24"/>
                <w:szCs w:val="24"/>
              </w:rPr>
              <w:t>Канализация производственная хромосодержащих вод</w:t>
            </w:r>
          </w:p>
        </w:tc>
      </w:tr>
      <w:tr w:rsidR="0011588F" w:rsidRPr="00D53134" w14:paraId="0887F30A" w14:textId="77777777">
        <w:tc>
          <w:tcPr>
            <w:tcW w:w="1384" w:type="dxa"/>
          </w:tcPr>
          <w:p w14:paraId="05A329E9" w14:textId="6153F77B"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Т0</w:t>
            </w:r>
          </w:p>
        </w:tc>
        <w:tc>
          <w:tcPr>
            <w:tcW w:w="7513" w:type="dxa"/>
          </w:tcPr>
          <w:p w14:paraId="5F8B92B4" w14:textId="71F3A7A1" w:rsidR="0011588F" w:rsidRDefault="003608CE" w:rsidP="00D53134">
            <w:pPr>
              <w:jc w:val="both"/>
              <w:rPr>
                <w:rFonts w:asciiTheme="minorBidi" w:hAnsiTheme="minorBidi" w:cstheme="minorBidi"/>
                <w:sz w:val="24"/>
                <w:szCs w:val="24"/>
              </w:rPr>
            </w:pPr>
            <w:r>
              <w:rPr>
                <w:rFonts w:asciiTheme="minorBidi" w:hAnsiTheme="minorBidi" w:cstheme="minorBidi"/>
                <w:sz w:val="24"/>
                <w:szCs w:val="24"/>
              </w:rPr>
              <w:t>Теплопровод общее обозначение</w:t>
            </w:r>
          </w:p>
        </w:tc>
      </w:tr>
      <w:tr w:rsidR="0011588F" w:rsidRPr="00D53134" w14:paraId="39024963" w14:textId="77777777">
        <w:tc>
          <w:tcPr>
            <w:tcW w:w="1384" w:type="dxa"/>
          </w:tcPr>
          <w:p w14:paraId="34272340" w14:textId="1C1541F8"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Т1</w:t>
            </w:r>
          </w:p>
        </w:tc>
        <w:tc>
          <w:tcPr>
            <w:tcW w:w="7513" w:type="dxa"/>
          </w:tcPr>
          <w:p w14:paraId="5C801714" w14:textId="6E696462" w:rsidR="0011588F" w:rsidRDefault="003608CE" w:rsidP="00D53134">
            <w:pPr>
              <w:jc w:val="both"/>
              <w:rPr>
                <w:rFonts w:asciiTheme="minorBidi" w:hAnsiTheme="minorBidi" w:cstheme="minorBidi"/>
                <w:sz w:val="24"/>
                <w:szCs w:val="24"/>
              </w:rPr>
            </w:pPr>
            <w:r>
              <w:rPr>
                <w:rFonts w:asciiTheme="minorBidi" w:hAnsiTheme="minorBidi" w:cstheme="minorBidi"/>
                <w:sz w:val="24"/>
                <w:szCs w:val="24"/>
              </w:rPr>
              <w:t>Теплопровод горячей воды для отопления и вентиляции подающий</w:t>
            </w:r>
          </w:p>
        </w:tc>
      </w:tr>
      <w:tr w:rsidR="0011588F" w:rsidRPr="00D53134" w14:paraId="1333CAA9" w14:textId="77777777">
        <w:tc>
          <w:tcPr>
            <w:tcW w:w="1384" w:type="dxa"/>
          </w:tcPr>
          <w:p w14:paraId="6539607B" w14:textId="0A59019F"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Т2</w:t>
            </w:r>
          </w:p>
        </w:tc>
        <w:tc>
          <w:tcPr>
            <w:tcW w:w="7513" w:type="dxa"/>
          </w:tcPr>
          <w:p w14:paraId="65373D33" w14:textId="05B997FB" w:rsidR="0011588F" w:rsidRDefault="003608CE" w:rsidP="00D53134">
            <w:pPr>
              <w:jc w:val="both"/>
              <w:rPr>
                <w:rFonts w:asciiTheme="minorBidi" w:hAnsiTheme="minorBidi" w:cstheme="minorBidi"/>
                <w:sz w:val="24"/>
                <w:szCs w:val="24"/>
              </w:rPr>
            </w:pPr>
            <w:r>
              <w:rPr>
                <w:rFonts w:asciiTheme="minorBidi" w:hAnsiTheme="minorBidi" w:cstheme="minorBidi"/>
                <w:sz w:val="24"/>
                <w:szCs w:val="24"/>
              </w:rPr>
              <w:t>Теплопровод горячей воды для отопления и вентиляции обратный</w:t>
            </w:r>
          </w:p>
        </w:tc>
      </w:tr>
      <w:tr w:rsidR="0011588F" w:rsidRPr="00D53134" w14:paraId="5BD5667A" w14:textId="77777777">
        <w:tc>
          <w:tcPr>
            <w:tcW w:w="1384" w:type="dxa"/>
          </w:tcPr>
          <w:p w14:paraId="7E156126" w14:textId="6175B49F"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Т3</w:t>
            </w:r>
          </w:p>
        </w:tc>
        <w:tc>
          <w:tcPr>
            <w:tcW w:w="7513" w:type="dxa"/>
          </w:tcPr>
          <w:p w14:paraId="153CE2CC" w14:textId="2B862890" w:rsidR="0011588F" w:rsidRDefault="001F6406" w:rsidP="00EA24DA">
            <w:pPr>
              <w:jc w:val="both"/>
              <w:rPr>
                <w:rFonts w:asciiTheme="minorBidi" w:hAnsiTheme="minorBidi" w:cstheme="minorBidi"/>
                <w:sz w:val="24"/>
                <w:szCs w:val="24"/>
              </w:rPr>
            </w:pPr>
            <w:r>
              <w:rPr>
                <w:rFonts w:asciiTheme="minorBidi" w:hAnsiTheme="minorBidi" w:cstheme="minorBidi"/>
                <w:sz w:val="24"/>
                <w:szCs w:val="24"/>
              </w:rPr>
              <w:t>Теплопровод горячей воды для горячего водоснабжения подающий</w:t>
            </w:r>
          </w:p>
        </w:tc>
      </w:tr>
      <w:tr w:rsidR="0011588F" w:rsidRPr="00D53134" w14:paraId="785BCB90" w14:textId="77777777">
        <w:tc>
          <w:tcPr>
            <w:tcW w:w="1384" w:type="dxa"/>
          </w:tcPr>
          <w:p w14:paraId="4AF88F9F" w14:textId="19A11FE0"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Т4</w:t>
            </w:r>
          </w:p>
        </w:tc>
        <w:tc>
          <w:tcPr>
            <w:tcW w:w="7513" w:type="dxa"/>
          </w:tcPr>
          <w:p w14:paraId="3CAA9D28" w14:textId="1C7B264D" w:rsidR="0011588F" w:rsidRDefault="001F6406" w:rsidP="00D53134">
            <w:pPr>
              <w:jc w:val="both"/>
              <w:rPr>
                <w:rFonts w:asciiTheme="minorBidi" w:hAnsiTheme="minorBidi" w:cstheme="minorBidi"/>
                <w:sz w:val="24"/>
                <w:szCs w:val="24"/>
              </w:rPr>
            </w:pPr>
            <w:r>
              <w:rPr>
                <w:rFonts w:asciiTheme="minorBidi" w:hAnsiTheme="minorBidi" w:cstheme="minorBidi"/>
                <w:sz w:val="24"/>
                <w:szCs w:val="24"/>
              </w:rPr>
              <w:t>Теплопровод горячей воды для горячего водоснабжения циркуляционный</w:t>
            </w:r>
          </w:p>
        </w:tc>
      </w:tr>
      <w:tr w:rsidR="0011588F" w:rsidRPr="00D53134" w14:paraId="359DF834" w14:textId="77777777">
        <w:tc>
          <w:tcPr>
            <w:tcW w:w="1384" w:type="dxa"/>
          </w:tcPr>
          <w:p w14:paraId="28D76599" w14:textId="158D16A2"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lastRenderedPageBreak/>
              <w:t>Т5</w:t>
            </w:r>
          </w:p>
        </w:tc>
        <w:tc>
          <w:tcPr>
            <w:tcW w:w="7513" w:type="dxa"/>
          </w:tcPr>
          <w:p w14:paraId="6A616649" w14:textId="395E0CCF" w:rsidR="0011588F" w:rsidRDefault="001F6406" w:rsidP="00EA24DA">
            <w:pPr>
              <w:jc w:val="both"/>
              <w:rPr>
                <w:rFonts w:asciiTheme="minorBidi" w:hAnsiTheme="minorBidi" w:cstheme="minorBidi"/>
                <w:sz w:val="24"/>
                <w:szCs w:val="24"/>
              </w:rPr>
            </w:pPr>
            <w:r>
              <w:rPr>
                <w:rFonts w:asciiTheme="minorBidi" w:hAnsiTheme="minorBidi" w:cstheme="minorBidi"/>
                <w:sz w:val="24"/>
                <w:szCs w:val="24"/>
              </w:rPr>
              <w:t xml:space="preserve">Теплопровод горячей воды для технологических процессов подающий </w:t>
            </w:r>
          </w:p>
        </w:tc>
      </w:tr>
      <w:tr w:rsidR="0011588F" w:rsidRPr="00D53134" w14:paraId="326BFD91" w14:textId="77777777">
        <w:tc>
          <w:tcPr>
            <w:tcW w:w="1384" w:type="dxa"/>
          </w:tcPr>
          <w:p w14:paraId="569BEEFC" w14:textId="4C6BD545"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Т6</w:t>
            </w:r>
          </w:p>
        </w:tc>
        <w:tc>
          <w:tcPr>
            <w:tcW w:w="7513" w:type="dxa"/>
          </w:tcPr>
          <w:p w14:paraId="372C1D47" w14:textId="275AAE21" w:rsidR="0011588F" w:rsidRDefault="001F6406" w:rsidP="00EA24DA">
            <w:pPr>
              <w:jc w:val="both"/>
              <w:rPr>
                <w:rFonts w:asciiTheme="minorBidi" w:hAnsiTheme="minorBidi" w:cstheme="minorBidi"/>
                <w:sz w:val="24"/>
                <w:szCs w:val="24"/>
              </w:rPr>
            </w:pPr>
            <w:r>
              <w:rPr>
                <w:rFonts w:asciiTheme="minorBidi" w:hAnsiTheme="minorBidi" w:cstheme="minorBidi"/>
                <w:sz w:val="24"/>
                <w:szCs w:val="24"/>
              </w:rPr>
              <w:t xml:space="preserve">Теплопровод горячей воды для </w:t>
            </w:r>
            <w:r w:rsidR="006D480D">
              <w:rPr>
                <w:rFonts w:asciiTheme="minorBidi" w:hAnsiTheme="minorBidi" w:cstheme="minorBidi"/>
                <w:sz w:val="24"/>
                <w:szCs w:val="24"/>
              </w:rPr>
              <w:t>технологических процессов обратный</w:t>
            </w:r>
          </w:p>
        </w:tc>
      </w:tr>
      <w:tr w:rsidR="0011588F" w:rsidRPr="00D53134" w14:paraId="6BB4DED2" w14:textId="77777777">
        <w:tc>
          <w:tcPr>
            <w:tcW w:w="1384" w:type="dxa"/>
          </w:tcPr>
          <w:p w14:paraId="72FAC307" w14:textId="440CA1AB"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Т7</w:t>
            </w:r>
          </w:p>
        </w:tc>
        <w:tc>
          <w:tcPr>
            <w:tcW w:w="7513" w:type="dxa"/>
          </w:tcPr>
          <w:p w14:paraId="1918E925" w14:textId="12D4B77C" w:rsidR="0011588F" w:rsidRDefault="00A87854" w:rsidP="00D53134">
            <w:pPr>
              <w:jc w:val="both"/>
              <w:rPr>
                <w:rFonts w:asciiTheme="minorBidi" w:hAnsiTheme="minorBidi" w:cstheme="minorBidi"/>
                <w:sz w:val="24"/>
                <w:szCs w:val="24"/>
              </w:rPr>
            </w:pPr>
            <w:r>
              <w:rPr>
                <w:rFonts w:asciiTheme="minorBidi" w:hAnsiTheme="minorBidi" w:cstheme="minorBidi"/>
                <w:sz w:val="24"/>
                <w:szCs w:val="24"/>
              </w:rPr>
              <w:t>Трубопровод пара (паропровод)</w:t>
            </w:r>
          </w:p>
        </w:tc>
      </w:tr>
      <w:tr w:rsidR="0011588F" w:rsidRPr="00D53134" w14:paraId="6AA3A368" w14:textId="77777777">
        <w:tc>
          <w:tcPr>
            <w:tcW w:w="1384" w:type="dxa"/>
          </w:tcPr>
          <w:p w14:paraId="4C03340A" w14:textId="5DBB6ACC" w:rsidR="0011588F" w:rsidRDefault="0011588F" w:rsidP="00D53134">
            <w:pPr>
              <w:jc w:val="both"/>
              <w:rPr>
                <w:rFonts w:asciiTheme="minorBidi" w:hAnsiTheme="minorBidi" w:cstheme="minorBidi"/>
                <w:sz w:val="24"/>
                <w:szCs w:val="24"/>
              </w:rPr>
            </w:pPr>
            <w:r>
              <w:rPr>
                <w:rFonts w:asciiTheme="minorBidi" w:hAnsiTheme="minorBidi" w:cstheme="minorBidi"/>
                <w:sz w:val="24"/>
                <w:szCs w:val="24"/>
              </w:rPr>
              <w:t>Т8</w:t>
            </w:r>
          </w:p>
        </w:tc>
        <w:tc>
          <w:tcPr>
            <w:tcW w:w="7513" w:type="dxa"/>
          </w:tcPr>
          <w:p w14:paraId="31F04C16" w14:textId="652603B9" w:rsidR="0011588F" w:rsidRDefault="00A87854" w:rsidP="00D53134">
            <w:pPr>
              <w:jc w:val="both"/>
              <w:rPr>
                <w:rFonts w:asciiTheme="minorBidi" w:hAnsiTheme="minorBidi" w:cstheme="minorBidi"/>
                <w:sz w:val="24"/>
                <w:szCs w:val="24"/>
              </w:rPr>
            </w:pPr>
            <w:r>
              <w:rPr>
                <w:rFonts w:asciiTheme="minorBidi" w:hAnsiTheme="minorBidi" w:cstheme="minorBidi"/>
                <w:sz w:val="24"/>
                <w:szCs w:val="24"/>
              </w:rPr>
              <w:t>Трубопровод конденсата (конденсатопровод)</w:t>
            </w:r>
          </w:p>
        </w:tc>
      </w:tr>
      <w:tr w:rsidR="0011588F" w:rsidRPr="00D53134" w14:paraId="2D1F9B66" w14:textId="77777777">
        <w:tc>
          <w:tcPr>
            <w:tcW w:w="1384" w:type="dxa"/>
          </w:tcPr>
          <w:p w14:paraId="1115F340" w14:textId="667FA96F" w:rsidR="0011588F" w:rsidRDefault="004D49A6" w:rsidP="00D53134">
            <w:pPr>
              <w:jc w:val="both"/>
              <w:rPr>
                <w:rFonts w:asciiTheme="minorBidi" w:hAnsiTheme="minorBidi" w:cstheme="minorBidi"/>
                <w:sz w:val="24"/>
                <w:szCs w:val="24"/>
              </w:rPr>
            </w:pPr>
            <w:r>
              <w:rPr>
                <w:rFonts w:asciiTheme="minorBidi" w:hAnsiTheme="minorBidi" w:cstheme="minorBidi"/>
                <w:sz w:val="24"/>
                <w:szCs w:val="24"/>
              </w:rPr>
              <w:t>Г0</w:t>
            </w:r>
            <w:r w:rsidR="003625AD">
              <w:rPr>
                <w:rFonts w:asciiTheme="minorBidi" w:hAnsiTheme="minorBidi" w:cstheme="minorBidi"/>
                <w:sz w:val="24"/>
                <w:szCs w:val="24"/>
              </w:rPr>
              <w:t xml:space="preserve"> (</w:t>
            </w:r>
            <w:r w:rsidR="003625AD">
              <w:rPr>
                <w:rFonts w:asciiTheme="minorBidi" w:hAnsiTheme="minorBidi" w:cstheme="minorBidi"/>
                <w:sz w:val="24"/>
                <w:szCs w:val="24"/>
                <w:lang w:val="en-US"/>
              </w:rPr>
              <w:t>G0</w:t>
            </w:r>
            <w:r w:rsidR="003625AD">
              <w:rPr>
                <w:rFonts w:asciiTheme="minorBidi" w:hAnsiTheme="minorBidi" w:cstheme="minorBidi"/>
                <w:sz w:val="24"/>
                <w:szCs w:val="24"/>
              </w:rPr>
              <w:t>)</w:t>
            </w:r>
          </w:p>
        </w:tc>
        <w:tc>
          <w:tcPr>
            <w:tcW w:w="7513" w:type="dxa"/>
          </w:tcPr>
          <w:p w14:paraId="12219361" w14:textId="5A238410" w:rsidR="0011588F" w:rsidRPr="00DE6E76" w:rsidRDefault="004D49A6" w:rsidP="00D53134">
            <w:pPr>
              <w:jc w:val="both"/>
              <w:rPr>
                <w:rFonts w:asciiTheme="minorBidi" w:hAnsiTheme="minorBidi" w:cstheme="minorBidi"/>
                <w:sz w:val="24"/>
                <w:szCs w:val="24"/>
                <w:lang w:val="en-US"/>
              </w:rPr>
            </w:pPr>
            <w:r>
              <w:rPr>
                <w:rFonts w:asciiTheme="minorBidi" w:hAnsiTheme="minorBidi" w:cstheme="minorBidi"/>
                <w:sz w:val="24"/>
                <w:szCs w:val="24"/>
              </w:rPr>
              <w:t>Газопровод общее обозначение</w:t>
            </w:r>
          </w:p>
        </w:tc>
      </w:tr>
      <w:tr w:rsidR="0011588F" w:rsidRPr="00D53134" w14:paraId="589AF00B" w14:textId="77777777">
        <w:tc>
          <w:tcPr>
            <w:tcW w:w="1384" w:type="dxa"/>
          </w:tcPr>
          <w:p w14:paraId="0B5455C6" w14:textId="1586D114" w:rsidR="0011588F" w:rsidRPr="00DE6E76" w:rsidRDefault="004D49A6" w:rsidP="00EA24DA">
            <w:pPr>
              <w:jc w:val="both"/>
              <w:rPr>
                <w:rFonts w:asciiTheme="minorBidi" w:hAnsiTheme="minorBidi" w:cstheme="minorBidi"/>
                <w:sz w:val="24"/>
                <w:szCs w:val="24"/>
                <w:lang w:val="en-US"/>
              </w:rPr>
            </w:pPr>
            <w:r>
              <w:rPr>
                <w:rFonts w:asciiTheme="minorBidi" w:hAnsiTheme="minorBidi" w:cstheme="minorBidi"/>
                <w:sz w:val="24"/>
                <w:szCs w:val="24"/>
              </w:rPr>
              <w:t>Г1</w:t>
            </w:r>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G1</w:t>
            </w:r>
            <w:r w:rsidR="003625AD">
              <w:rPr>
                <w:rFonts w:asciiTheme="minorBidi" w:hAnsiTheme="minorBidi" w:cstheme="minorBidi"/>
                <w:sz w:val="24"/>
                <w:szCs w:val="24"/>
              </w:rPr>
              <w:t>)</w:t>
            </w:r>
          </w:p>
        </w:tc>
        <w:tc>
          <w:tcPr>
            <w:tcW w:w="7513" w:type="dxa"/>
          </w:tcPr>
          <w:p w14:paraId="3D6B4DF8" w14:textId="3247B5FB" w:rsidR="0011588F" w:rsidRDefault="004D49A6" w:rsidP="00D53134">
            <w:pPr>
              <w:jc w:val="both"/>
              <w:rPr>
                <w:rFonts w:asciiTheme="minorBidi" w:hAnsiTheme="minorBidi" w:cstheme="minorBidi"/>
                <w:sz w:val="24"/>
                <w:szCs w:val="24"/>
              </w:rPr>
            </w:pPr>
            <w:r>
              <w:rPr>
                <w:rFonts w:asciiTheme="minorBidi" w:hAnsiTheme="minorBidi" w:cstheme="minorBidi"/>
                <w:sz w:val="24"/>
                <w:szCs w:val="24"/>
              </w:rPr>
              <w:t>Газопровод низкого давления до 0,005МПа</w:t>
            </w:r>
          </w:p>
        </w:tc>
      </w:tr>
      <w:tr w:rsidR="0011588F" w:rsidRPr="00D53134" w14:paraId="3AFAA923" w14:textId="77777777">
        <w:tc>
          <w:tcPr>
            <w:tcW w:w="1384" w:type="dxa"/>
          </w:tcPr>
          <w:p w14:paraId="5E5112E1" w14:textId="26F4A801" w:rsidR="0011588F" w:rsidRPr="00DE6E76" w:rsidRDefault="004D49A6" w:rsidP="00D53134">
            <w:pPr>
              <w:jc w:val="both"/>
              <w:rPr>
                <w:rFonts w:asciiTheme="minorBidi" w:hAnsiTheme="minorBidi" w:cstheme="minorBidi"/>
                <w:sz w:val="24"/>
                <w:szCs w:val="24"/>
                <w:lang w:val="en-US"/>
              </w:rPr>
            </w:pPr>
            <w:r>
              <w:rPr>
                <w:rFonts w:asciiTheme="minorBidi" w:hAnsiTheme="minorBidi" w:cstheme="minorBidi"/>
                <w:sz w:val="24"/>
                <w:szCs w:val="24"/>
              </w:rPr>
              <w:t>Г2</w:t>
            </w:r>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G2</w:t>
            </w:r>
            <w:r w:rsidR="003625AD">
              <w:rPr>
                <w:rFonts w:asciiTheme="minorBidi" w:hAnsiTheme="minorBidi" w:cstheme="minorBidi"/>
                <w:sz w:val="24"/>
                <w:szCs w:val="24"/>
              </w:rPr>
              <w:t>)</w:t>
            </w:r>
          </w:p>
        </w:tc>
        <w:tc>
          <w:tcPr>
            <w:tcW w:w="7513" w:type="dxa"/>
          </w:tcPr>
          <w:p w14:paraId="674E1EA6" w14:textId="6EFFD4FB" w:rsidR="0011588F" w:rsidRDefault="004D49A6" w:rsidP="00D53134">
            <w:pPr>
              <w:jc w:val="both"/>
              <w:rPr>
                <w:rFonts w:asciiTheme="minorBidi" w:hAnsiTheme="minorBidi" w:cstheme="minorBidi"/>
                <w:sz w:val="24"/>
                <w:szCs w:val="24"/>
              </w:rPr>
            </w:pPr>
            <w:r>
              <w:rPr>
                <w:rFonts w:asciiTheme="minorBidi" w:hAnsiTheme="minorBidi" w:cstheme="minorBidi"/>
                <w:sz w:val="24"/>
                <w:szCs w:val="24"/>
              </w:rPr>
              <w:t xml:space="preserve">Газопровод среднего давления </w:t>
            </w:r>
            <w:r w:rsidR="001A3BE1">
              <w:rPr>
                <w:rFonts w:asciiTheme="minorBidi" w:hAnsiTheme="minorBidi" w:cstheme="minorBidi"/>
                <w:sz w:val="24"/>
                <w:szCs w:val="24"/>
              </w:rPr>
              <w:t>свыше</w:t>
            </w:r>
            <w:r>
              <w:rPr>
                <w:rFonts w:asciiTheme="minorBidi" w:hAnsiTheme="minorBidi" w:cstheme="minorBidi"/>
                <w:sz w:val="24"/>
                <w:szCs w:val="24"/>
              </w:rPr>
              <w:t xml:space="preserve"> 0,005 до 0,3 М</w:t>
            </w:r>
            <w:r w:rsidR="001A3BE1">
              <w:rPr>
                <w:rFonts w:asciiTheme="minorBidi" w:hAnsiTheme="minorBidi" w:cstheme="minorBidi"/>
                <w:sz w:val="24"/>
                <w:szCs w:val="24"/>
              </w:rPr>
              <w:t>П</w:t>
            </w:r>
            <w:r>
              <w:rPr>
                <w:rFonts w:asciiTheme="minorBidi" w:hAnsiTheme="minorBidi" w:cstheme="minorBidi"/>
                <w:sz w:val="24"/>
                <w:szCs w:val="24"/>
              </w:rPr>
              <w:t>а включительно</w:t>
            </w:r>
          </w:p>
        </w:tc>
      </w:tr>
      <w:tr w:rsidR="0011588F" w:rsidRPr="00D53134" w14:paraId="62F7C234" w14:textId="77777777">
        <w:tc>
          <w:tcPr>
            <w:tcW w:w="1384" w:type="dxa"/>
          </w:tcPr>
          <w:p w14:paraId="210D7EE5" w14:textId="7090CDA8" w:rsidR="0011588F" w:rsidRPr="00DE6E76" w:rsidRDefault="004D49A6" w:rsidP="00D53134">
            <w:pPr>
              <w:jc w:val="both"/>
              <w:rPr>
                <w:rFonts w:asciiTheme="minorBidi" w:hAnsiTheme="minorBidi" w:cstheme="minorBidi"/>
                <w:sz w:val="24"/>
                <w:szCs w:val="24"/>
                <w:lang w:val="en-US"/>
              </w:rPr>
            </w:pPr>
            <w:r>
              <w:rPr>
                <w:rFonts w:asciiTheme="minorBidi" w:hAnsiTheme="minorBidi" w:cstheme="minorBidi"/>
                <w:sz w:val="24"/>
                <w:szCs w:val="24"/>
              </w:rPr>
              <w:t>Г3</w:t>
            </w:r>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G3</w:t>
            </w:r>
            <w:r w:rsidR="003625AD">
              <w:rPr>
                <w:rFonts w:asciiTheme="minorBidi" w:hAnsiTheme="minorBidi" w:cstheme="minorBidi"/>
                <w:sz w:val="24"/>
                <w:szCs w:val="24"/>
              </w:rPr>
              <w:t>)</w:t>
            </w:r>
          </w:p>
        </w:tc>
        <w:tc>
          <w:tcPr>
            <w:tcW w:w="7513" w:type="dxa"/>
          </w:tcPr>
          <w:p w14:paraId="1DC9D4DC" w14:textId="2C94ABF0" w:rsidR="0011588F" w:rsidRDefault="004D49A6" w:rsidP="00D53134">
            <w:pPr>
              <w:jc w:val="both"/>
              <w:rPr>
                <w:rFonts w:asciiTheme="minorBidi" w:hAnsiTheme="minorBidi" w:cstheme="minorBidi"/>
                <w:sz w:val="24"/>
                <w:szCs w:val="24"/>
              </w:rPr>
            </w:pPr>
            <w:r>
              <w:rPr>
                <w:rFonts w:asciiTheme="minorBidi" w:hAnsiTheme="minorBidi" w:cstheme="minorBidi"/>
                <w:sz w:val="24"/>
                <w:szCs w:val="24"/>
              </w:rPr>
              <w:t>Газо</w:t>
            </w:r>
            <w:r w:rsidR="001A3BE1">
              <w:rPr>
                <w:rFonts w:asciiTheme="minorBidi" w:hAnsiTheme="minorBidi" w:cstheme="minorBidi"/>
                <w:sz w:val="24"/>
                <w:szCs w:val="24"/>
              </w:rPr>
              <w:t>провод высокого</w:t>
            </w:r>
            <w:r>
              <w:rPr>
                <w:rFonts w:asciiTheme="minorBidi" w:hAnsiTheme="minorBidi" w:cstheme="minorBidi"/>
                <w:sz w:val="24"/>
                <w:szCs w:val="24"/>
              </w:rPr>
              <w:t xml:space="preserve"> давления </w:t>
            </w:r>
            <w:r w:rsidR="001A3BE1">
              <w:rPr>
                <w:rFonts w:asciiTheme="minorBidi" w:hAnsiTheme="minorBidi" w:cstheme="minorBidi"/>
                <w:sz w:val="24"/>
                <w:szCs w:val="24"/>
              </w:rPr>
              <w:t>свыше 0,3 до 0,6 МП</w:t>
            </w:r>
            <w:r>
              <w:rPr>
                <w:rFonts w:asciiTheme="minorBidi" w:hAnsiTheme="minorBidi" w:cstheme="minorBidi"/>
                <w:sz w:val="24"/>
                <w:szCs w:val="24"/>
              </w:rPr>
              <w:t>а</w:t>
            </w:r>
            <w:r w:rsidR="001A3BE1">
              <w:rPr>
                <w:rFonts w:asciiTheme="minorBidi" w:hAnsiTheme="minorBidi" w:cstheme="minorBidi"/>
                <w:sz w:val="24"/>
                <w:szCs w:val="24"/>
              </w:rPr>
              <w:t xml:space="preserve"> включительно</w:t>
            </w:r>
          </w:p>
        </w:tc>
      </w:tr>
      <w:tr w:rsidR="0011588F" w:rsidRPr="00D53134" w14:paraId="6CE207B5" w14:textId="77777777">
        <w:tc>
          <w:tcPr>
            <w:tcW w:w="1384" w:type="dxa"/>
          </w:tcPr>
          <w:p w14:paraId="08BB927E" w14:textId="0D7FC31A" w:rsidR="0011588F" w:rsidRPr="00DE6E76" w:rsidRDefault="004D49A6" w:rsidP="00D53134">
            <w:pPr>
              <w:jc w:val="both"/>
              <w:rPr>
                <w:rFonts w:asciiTheme="minorBidi" w:hAnsiTheme="minorBidi" w:cstheme="minorBidi"/>
                <w:sz w:val="24"/>
                <w:szCs w:val="24"/>
                <w:lang w:val="en-US"/>
              </w:rPr>
            </w:pPr>
            <w:r>
              <w:rPr>
                <w:rFonts w:asciiTheme="minorBidi" w:hAnsiTheme="minorBidi" w:cstheme="minorBidi"/>
                <w:sz w:val="24"/>
                <w:szCs w:val="24"/>
              </w:rPr>
              <w:t>Г4</w:t>
            </w:r>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G4</w:t>
            </w:r>
            <w:r w:rsidR="003625AD">
              <w:rPr>
                <w:rFonts w:asciiTheme="minorBidi" w:hAnsiTheme="minorBidi" w:cstheme="minorBidi"/>
                <w:sz w:val="24"/>
                <w:szCs w:val="24"/>
              </w:rPr>
              <w:t>)</w:t>
            </w:r>
          </w:p>
        </w:tc>
        <w:tc>
          <w:tcPr>
            <w:tcW w:w="7513" w:type="dxa"/>
          </w:tcPr>
          <w:p w14:paraId="1EEFB43B" w14:textId="185ABFD4" w:rsidR="0011588F" w:rsidRDefault="00C65369" w:rsidP="00D53134">
            <w:pPr>
              <w:jc w:val="both"/>
              <w:rPr>
                <w:rFonts w:asciiTheme="minorBidi" w:hAnsiTheme="minorBidi" w:cstheme="minorBidi"/>
                <w:sz w:val="24"/>
                <w:szCs w:val="24"/>
              </w:rPr>
            </w:pPr>
            <w:r>
              <w:rPr>
                <w:rFonts w:asciiTheme="minorBidi" w:hAnsiTheme="minorBidi" w:cstheme="minorBidi"/>
                <w:sz w:val="24"/>
                <w:szCs w:val="24"/>
              </w:rPr>
              <w:t>Газопровод высокого давления свыше 0,6 до 1,2 МПа включительно</w:t>
            </w:r>
          </w:p>
        </w:tc>
      </w:tr>
      <w:tr w:rsidR="004D49A6" w:rsidRPr="00D53134" w14:paraId="4C91922E" w14:textId="77777777">
        <w:tc>
          <w:tcPr>
            <w:tcW w:w="1384" w:type="dxa"/>
          </w:tcPr>
          <w:p w14:paraId="567C4D25" w14:textId="037C0E6A" w:rsidR="004D49A6" w:rsidRPr="00DE6E76" w:rsidRDefault="004D49A6" w:rsidP="00D53134">
            <w:pPr>
              <w:jc w:val="both"/>
              <w:rPr>
                <w:rFonts w:asciiTheme="minorBidi" w:hAnsiTheme="minorBidi" w:cstheme="minorBidi"/>
                <w:sz w:val="24"/>
                <w:szCs w:val="24"/>
                <w:lang w:val="en-US"/>
              </w:rPr>
            </w:pPr>
            <w:r>
              <w:rPr>
                <w:rFonts w:asciiTheme="minorBidi" w:hAnsiTheme="minorBidi" w:cstheme="minorBidi"/>
                <w:sz w:val="24"/>
                <w:szCs w:val="24"/>
              </w:rPr>
              <w:t>Г5</w:t>
            </w:r>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G5</w:t>
            </w:r>
            <w:r w:rsidR="003625AD">
              <w:rPr>
                <w:rFonts w:asciiTheme="minorBidi" w:hAnsiTheme="minorBidi" w:cstheme="minorBidi"/>
                <w:sz w:val="24"/>
                <w:szCs w:val="24"/>
              </w:rPr>
              <w:t>)</w:t>
            </w:r>
          </w:p>
        </w:tc>
        <w:tc>
          <w:tcPr>
            <w:tcW w:w="7513" w:type="dxa"/>
          </w:tcPr>
          <w:p w14:paraId="79A86758" w14:textId="4C88B9B1" w:rsidR="004D49A6" w:rsidRDefault="00C65369" w:rsidP="00D53134">
            <w:pPr>
              <w:jc w:val="both"/>
              <w:rPr>
                <w:rFonts w:asciiTheme="minorBidi" w:hAnsiTheme="minorBidi" w:cstheme="minorBidi"/>
                <w:sz w:val="24"/>
                <w:szCs w:val="24"/>
              </w:rPr>
            </w:pPr>
            <w:r>
              <w:rPr>
                <w:rFonts w:asciiTheme="minorBidi" w:hAnsiTheme="minorBidi" w:cstheme="minorBidi"/>
                <w:sz w:val="24"/>
                <w:szCs w:val="24"/>
              </w:rPr>
              <w:t>Газопровод продувочный</w:t>
            </w:r>
          </w:p>
        </w:tc>
      </w:tr>
      <w:tr w:rsidR="004D49A6" w:rsidRPr="00D53134" w14:paraId="52355731" w14:textId="77777777">
        <w:tc>
          <w:tcPr>
            <w:tcW w:w="1384" w:type="dxa"/>
          </w:tcPr>
          <w:p w14:paraId="7CE08382" w14:textId="1191D3ED" w:rsidR="004D49A6" w:rsidRPr="00DE6E76" w:rsidRDefault="004D49A6" w:rsidP="00D53134">
            <w:pPr>
              <w:jc w:val="both"/>
              <w:rPr>
                <w:rFonts w:asciiTheme="minorBidi" w:hAnsiTheme="minorBidi" w:cstheme="minorBidi"/>
                <w:sz w:val="24"/>
                <w:szCs w:val="24"/>
                <w:lang w:val="en-US"/>
              </w:rPr>
            </w:pPr>
            <w:r>
              <w:rPr>
                <w:rFonts w:asciiTheme="minorBidi" w:hAnsiTheme="minorBidi" w:cstheme="minorBidi"/>
                <w:sz w:val="24"/>
                <w:szCs w:val="24"/>
              </w:rPr>
              <w:t>Г6</w:t>
            </w:r>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G6</w:t>
            </w:r>
            <w:r w:rsidR="003625AD">
              <w:rPr>
                <w:rFonts w:asciiTheme="minorBidi" w:hAnsiTheme="minorBidi" w:cstheme="minorBidi"/>
                <w:sz w:val="24"/>
                <w:szCs w:val="24"/>
              </w:rPr>
              <w:t>)</w:t>
            </w:r>
          </w:p>
        </w:tc>
        <w:tc>
          <w:tcPr>
            <w:tcW w:w="7513" w:type="dxa"/>
          </w:tcPr>
          <w:p w14:paraId="4C2212BA" w14:textId="1BDDF8E8" w:rsidR="004D49A6" w:rsidRDefault="00C65369" w:rsidP="00D53134">
            <w:pPr>
              <w:jc w:val="both"/>
              <w:rPr>
                <w:rFonts w:asciiTheme="minorBidi" w:hAnsiTheme="minorBidi" w:cstheme="minorBidi"/>
                <w:sz w:val="24"/>
                <w:szCs w:val="24"/>
              </w:rPr>
            </w:pPr>
            <w:r>
              <w:rPr>
                <w:rFonts w:asciiTheme="minorBidi" w:hAnsiTheme="minorBidi" w:cstheme="minorBidi"/>
                <w:sz w:val="24"/>
                <w:szCs w:val="24"/>
              </w:rPr>
              <w:t>Газопровод на разряжение</w:t>
            </w:r>
          </w:p>
        </w:tc>
      </w:tr>
      <w:tr w:rsidR="004D49A6" w:rsidRPr="00D53134" w14:paraId="7121B4A7" w14:textId="77777777">
        <w:tc>
          <w:tcPr>
            <w:tcW w:w="1384" w:type="dxa"/>
          </w:tcPr>
          <w:p w14:paraId="3C901E0C" w14:textId="6F9052D5" w:rsidR="004D49A6" w:rsidRPr="00DE6E76" w:rsidRDefault="004D49A6" w:rsidP="00D53134">
            <w:pPr>
              <w:jc w:val="both"/>
              <w:rPr>
                <w:rFonts w:asciiTheme="minorBidi" w:hAnsiTheme="minorBidi" w:cstheme="minorBidi"/>
                <w:sz w:val="24"/>
                <w:szCs w:val="24"/>
                <w:lang w:val="en-US"/>
              </w:rPr>
            </w:pPr>
            <w:r>
              <w:rPr>
                <w:rFonts w:asciiTheme="minorBidi" w:hAnsiTheme="minorBidi" w:cstheme="minorBidi"/>
                <w:sz w:val="24"/>
                <w:szCs w:val="24"/>
              </w:rPr>
              <w:t>Г7</w:t>
            </w:r>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G7</w:t>
            </w:r>
            <w:r w:rsidR="003625AD">
              <w:rPr>
                <w:rFonts w:asciiTheme="minorBidi" w:hAnsiTheme="minorBidi" w:cstheme="minorBidi"/>
                <w:sz w:val="24"/>
                <w:szCs w:val="24"/>
              </w:rPr>
              <w:t>)</w:t>
            </w:r>
          </w:p>
        </w:tc>
        <w:tc>
          <w:tcPr>
            <w:tcW w:w="7513" w:type="dxa"/>
          </w:tcPr>
          <w:p w14:paraId="7FDD8AC5" w14:textId="17FE3E13" w:rsidR="004D49A6" w:rsidRDefault="00C65369" w:rsidP="00D53134">
            <w:pPr>
              <w:jc w:val="both"/>
              <w:rPr>
                <w:rFonts w:asciiTheme="minorBidi" w:hAnsiTheme="minorBidi" w:cstheme="minorBidi"/>
                <w:sz w:val="24"/>
                <w:szCs w:val="24"/>
              </w:rPr>
            </w:pPr>
            <w:r>
              <w:rPr>
                <w:rFonts w:asciiTheme="minorBidi" w:hAnsiTheme="minorBidi" w:cstheme="minorBidi"/>
                <w:sz w:val="24"/>
                <w:szCs w:val="24"/>
              </w:rPr>
              <w:t>Газопровод (тробопровод) безопасности</w:t>
            </w:r>
          </w:p>
        </w:tc>
      </w:tr>
      <w:tr w:rsidR="004D49A6" w:rsidRPr="00D53134" w14:paraId="37C8C76D" w14:textId="77777777">
        <w:tc>
          <w:tcPr>
            <w:tcW w:w="1384" w:type="dxa"/>
          </w:tcPr>
          <w:p w14:paraId="0649B56F" w14:textId="77777777" w:rsidR="004D49A6" w:rsidRDefault="004D49A6" w:rsidP="00D53134">
            <w:pPr>
              <w:jc w:val="both"/>
              <w:rPr>
                <w:rFonts w:asciiTheme="minorBidi" w:hAnsiTheme="minorBidi" w:cstheme="minorBidi"/>
                <w:sz w:val="24"/>
                <w:szCs w:val="24"/>
              </w:rPr>
            </w:pPr>
          </w:p>
        </w:tc>
        <w:tc>
          <w:tcPr>
            <w:tcW w:w="7513" w:type="dxa"/>
          </w:tcPr>
          <w:p w14:paraId="54C229C2" w14:textId="77777777" w:rsidR="004D49A6" w:rsidRDefault="004D49A6" w:rsidP="00D53134">
            <w:pPr>
              <w:jc w:val="both"/>
              <w:rPr>
                <w:rFonts w:asciiTheme="minorBidi" w:hAnsiTheme="minorBidi" w:cstheme="minorBidi"/>
                <w:sz w:val="24"/>
                <w:szCs w:val="24"/>
              </w:rPr>
            </w:pPr>
          </w:p>
        </w:tc>
      </w:tr>
    </w:tbl>
    <w:p w14:paraId="272EB7F7" w14:textId="77777777" w:rsidR="007B27A7" w:rsidRPr="00D53134" w:rsidRDefault="007B27A7" w:rsidP="00D53134">
      <w:pPr>
        <w:spacing w:after="200"/>
        <w:jc w:val="both"/>
        <w:rPr>
          <w:rFonts w:asciiTheme="minorBidi" w:hAnsiTheme="minorBidi" w:cstheme="minorBidi"/>
          <w:sz w:val="24"/>
          <w:szCs w:val="24"/>
        </w:rPr>
      </w:pPr>
    </w:p>
    <w:tbl>
      <w:tblPr>
        <w:tblStyle w:val="ac"/>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3AA53425" w14:textId="77777777">
        <w:tc>
          <w:tcPr>
            <w:tcW w:w="1384" w:type="dxa"/>
            <w:shd w:val="clear" w:color="auto" w:fill="F2F2F2"/>
          </w:tcPr>
          <w:p w14:paraId="465452A6"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2</w:t>
            </w:r>
          </w:p>
        </w:tc>
        <w:tc>
          <w:tcPr>
            <w:tcW w:w="7513" w:type="dxa"/>
            <w:shd w:val="clear" w:color="auto" w:fill="F2F2F2"/>
          </w:tcPr>
          <w:p w14:paraId="2BF394E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Статус</w:t>
            </w:r>
          </w:p>
        </w:tc>
      </w:tr>
      <w:tr w:rsidR="007B27A7" w:rsidRPr="00D53134" w14:paraId="582A868F" w14:textId="77777777">
        <w:tc>
          <w:tcPr>
            <w:tcW w:w="1384" w:type="dxa"/>
            <w:shd w:val="clear" w:color="auto" w:fill="F2F2F2"/>
            <w:vAlign w:val="center"/>
          </w:tcPr>
          <w:p w14:paraId="6ECE466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7A70E5B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362F2842" w14:textId="77777777">
        <w:tc>
          <w:tcPr>
            <w:tcW w:w="1384" w:type="dxa"/>
          </w:tcPr>
          <w:p w14:paraId="7279026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WIP</w:t>
            </w:r>
          </w:p>
        </w:tc>
        <w:tc>
          <w:tcPr>
            <w:tcW w:w="7513" w:type="dxa"/>
          </w:tcPr>
          <w:p w14:paraId="275D025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В разработке</w:t>
            </w:r>
          </w:p>
        </w:tc>
      </w:tr>
      <w:tr w:rsidR="007B27A7" w:rsidRPr="00D53134" w14:paraId="0ED861B4" w14:textId="77777777">
        <w:tc>
          <w:tcPr>
            <w:tcW w:w="1384" w:type="dxa"/>
          </w:tcPr>
          <w:p w14:paraId="4A283A5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SHD</w:t>
            </w:r>
          </w:p>
        </w:tc>
        <w:tc>
          <w:tcPr>
            <w:tcW w:w="7513" w:type="dxa"/>
          </w:tcPr>
          <w:p w14:paraId="04536863"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Для общего пользования</w:t>
            </w:r>
          </w:p>
        </w:tc>
      </w:tr>
      <w:tr w:rsidR="007B27A7" w:rsidRPr="00D53134" w14:paraId="57DA16CE" w14:textId="77777777">
        <w:tc>
          <w:tcPr>
            <w:tcW w:w="1384" w:type="dxa"/>
          </w:tcPr>
          <w:p w14:paraId="1E28F1A9"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PUB</w:t>
            </w:r>
          </w:p>
        </w:tc>
        <w:tc>
          <w:tcPr>
            <w:tcW w:w="7513" w:type="dxa"/>
          </w:tcPr>
          <w:p w14:paraId="23CBADD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Для публикации/передачи заказчику</w:t>
            </w:r>
          </w:p>
        </w:tc>
      </w:tr>
    </w:tbl>
    <w:p w14:paraId="64A9D206" w14:textId="77777777" w:rsidR="007B27A7" w:rsidRPr="00D53134" w:rsidRDefault="007B27A7" w:rsidP="00D53134">
      <w:pPr>
        <w:spacing w:after="200"/>
        <w:jc w:val="both"/>
        <w:rPr>
          <w:rFonts w:asciiTheme="minorBidi" w:hAnsiTheme="minorBidi" w:cstheme="minorBidi"/>
          <w:sz w:val="24"/>
          <w:szCs w:val="24"/>
        </w:rPr>
      </w:pPr>
    </w:p>
    <w:tbl>
      <w:tblPr>
        <w:tblStyle w:val="ad"/>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449A4EFD" w14:textId="77777777">
        <w:tc>
          <w:tcPr>
            <w:tcW w:w="1384" w:type="dxa"/>
            <w:shd w:val="clear" w:color="auto" w:fill="F2F2F2"/>
          </w:tcPr>
          <w:p w14:paraId="61EB0D50"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3</w:t>
            </w:r>
          </w:p>
        </w:tc>
        <w:tc>
          <w:tcPr>
            <w:tcW w:w="7513" w:type="dxa"/>
            <w:shd w:val="clear" w:color="auto" w:fill="F2F2F2"/>
          </w:tcPr>
          <w:p w14:paraId="116AADC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Объект</w:t>
            </w:r>
          </w:p>
        </w:tc>
      </w:tr>
      <w:tr w:rsidR="007B27A7" w:rsidRPr="00D53134" w14:paraId="25496798" w14:textId="77777777">
        <w:tc>
          <w:tcPr>
            <w:tcW w:w="1384" w:type="dxa"/>
            <w:shd w:val="clear" w:color="auto" w:fill="F2F2F2"/>
            <w:vAlign w:val="center"/>
          </w:tcPr>
          <w:p w14:paraId="6ED51E9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01048405"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1F0A5507" w14:textId="77777777">
        <w:tc>
          <w:tcPr>
            <w:tcW w:w="1384" w:type="dxa"/>
          </w:tcPr>
          <w:p w14:paraId="0C17F96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Techopark</w:t>
            </w:r>
          </w:p>
        </w:tc>
        <w:tc>
          <w:tcPr>
            <w:tcW w:w="7513" w:type="dxa"/>
          </w:tcPr>
          <w:p w14:paraId="0EC7B8D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Технопарк</w:t>
            </w:r>
          </w:p>
        </w:tc>
      </w:tr>
    </w:tbl>
    <w:p w14:paraId="6A6CAB9E" w14:textId="77777777" w:rsidR="007B27A7" w:rsidRPr="00D53134" w:rsidRDefault="007B27A7" w:rsidP="00D53134">
      <w:pPr>
        <w:spacing w:after="200"/>
        <w:jc w:val="both"/>
        <w:rPr>
          <w:rFonts w:asciiTheme="minorBidi" w:hAnsiTheme="minorBidi" w:cstheme="minorBidi"/>
          <w:sz w:val="24"/>
          <w:szCs w:val="24"/>
        </w:rPr>
      </w:pPr>
    </w:p>
    <w:tbl>
      <w:tblPr>
        <w:tblStyle w:val="ae"/>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4DE42D74" w14:textId="77777777">
        <w:tc>
          <w:tcPr>
            <w:tcW w:w="1384" w:type="dxa"/>
            <w:shd w:val="clear" w:color="auto" w:fill="F2F2F2"/>
          </w:tcPr>
          <w:p w14:paraId="6600CC30"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4</w:t>
            </w:r>
          </w:p>
        </w:tc>
        <w:tc>
          <w:tcPr>
            <w:tcW w:w="7513" w:type="dxa"/>
            <w:shd w:val="clear" w:color="auto" w:fill="F2F2F2"/>
          </w:tcPr>
          <w:p w14:paraId="47A6324A" w14:textId="7239AEC5" w:rsidR="007B27A7" w:rsidRPr="00320777"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Фаза</w:t>
            </w:r>
            <w:r w:rsidR="00320777" w:rsidRPr="00DE6E76">
              <w:rPr>
                <w:rFonts w:asciiTheme="minorBidi" w:hAnsiTheme="minorBidi" w:cstheme="minorBidi"/>
                <w:b/>
                <w:sz w:val="24"/>
                <w:szCs w:val="24"/>
              </w:rPr>
              <w:t xml:space="preserve"> </w:t>
            </w:r>
            <w:r w:rsidR="00320777">
              <w:rPr>
                <w:rFonts w:asciiTheme="minorBidi" w:hAnsiTheme="minorBidi" w:cstheme="minorBidi"/>
                <w:b/>
                <w:sz w:val="24"/>
                <w:szCs w:val="24"/>
              </w:rPr>
              <w:t>строительного проекта</w:t>
            </w:r>
            <w:r w:rsidR="003E13D0">
              <w:rPr>
                <w:rFonts w:asciiTheme="minorBidi" w:hAnsiTheme="minorBidi" w:cstheme="minorBidi"/>
                <w:b/>
                <w:sz w:val="24"/>
                <w:szCs w:val="24"/>
              </w:rPr>
              <w:t>/модели</w:t>
            </w:r>
          </w:p>
        </w:tc>
      </w:tr>
      <w:tr w:rsidR="007B27A7" w:rsidRPr="00D53134" w14:paraId="7B839BE7" w14:textId="77777777">
        <w:tc>
          <w:tcPr>
            <w:tcW w:w="1384" w:type="dxa"/>
            <w:shd w:val="clear" w:color="auto" w:fill="F2F2F2"/>
            <w:vAlign w:val="center"/>
          </w:tcPr>
          <w:p w14:paraId="45B09C8C"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lastRenderedPageBreak/>
              <w:t>Код</w:t>
            </w:r>
          </w:p>
        </w:tc>
        <w:tc>
          <w:tcPr>
            <w:tcW w:w="7513" w:type="dxa"/>
            <w:shd w:val="clear" w:color="auto" w:fill="F2F2F2"/>
            <w:vAlign w:val="center"/>
          </w:tcPr>
          <w:p w14:paraId="237285CC"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1D337ACD" w14:textId="77777777">
        <w:tc>
          <w:tcPr>
            <w:tcW w:w="1384" w:type="dxa"/>
          </w:tcPr>
          <w:p w14:paraId="0300E0F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XX</w:t>
            </w:r>
          </w:p>
        </w:tc>
        <w:tc>
          <w:tcPr>
            <w:tcW w:w="7513" w:type="dxa"/>
            <w:vAlign w:val="center"/>
          </w:tcPr>
          <w:p w14:paraId="53C3E4F5" w14:textId="77777777" w:rsidR="007B27A7" w:rsidRPr="00D53134" w:rsidRDefault="00FF04AB" w:rsidP="00D53134">
            <w:pPr>
              <w:spacing w:line="276" w:lineRule="auto"/>
              <w:jc w:val="both"/>
              <w:rPr>
                <w:rFonts w:asciiTheme="minorBidi" w:eastAsia="Tahoma" w:hAnsiTheme="minorBidi" w:cstheme="minorBidi"/>
                <w:sz w:val="24"/>
                <w:szCs w:val="24"/>
              </w:rPr>
            </w:pPr>
            <w:r w:rsidRPr="00D53134">
              <w:rPr>
                <w:rFonts w:asciiTheme="minorBidi" w:eastAsia="Tahoma" w:hAnsiTheme="minorBidi" w:cstheme="minorBidi"/>
                <w:sz w:val="24"/>
                <w:szCs w:val="24"/>
              </w:rPr>
              <w:t>Не применяется</w:t>
            </w:r>
          </w:p>
        </w:tc>
      </w:tr>
      <w:tr w:rsidR="00320777" w:rsidRPr="00D53134" w14:paraId="188EC837" w14:textId="77777777">
        <w:tc>
          <w:tcPr>
            <w:tcW w:w="1384" w:type="dxa"/>
          </w:tcPr>
          <w:p w14:paraId="1A1FBE72" w14:textId="09E5DC42" w:rsidR="00320777" w:rsidRPr="003E13D0" w:rsidRDefault="003D6756" w:rsidP="00D53134">
            <w:pPr>
              <w:jc w:val="both"/>
              <w:rPr>
                <w:rFonts w:asciiTheme="minorBidi" w:hAnsiTheme="minorBidi" w:cstheme="minorBidi"/>
                <w:sz w:val="24"/>
                <w:szCs w:val="24"/>
              </w:rPr>
            </w:pPr>
            <w:r>
              <w:rPr>
                <w:rFonts w:asciiTheme="minorBidi" w:hAnsiTheme="minorBidi" w:cstheme="minorBidi"/>
                <w:sz w:val="24"/>
                <w:szCs w:val="24"/>
                <w:lang w:val="en-US"/>
              </w:rPr>
              <w:t>SE</w:t>
            </w:r>
          </w:p>
        </w:tc>
        <w:tc>
          <w:tcPr>
            <w:tcW w:w="7513" w:type="dxa"/>
            <w:vAlign w:val="center"/>
          </w:tcPr>
          <w:p w14:paraId="4ED9E764" w14:textId="5D8FDC70" w:rsidR="00320777" w:rsidRPr="00320777" w:rsidRDefault="00320777" w:rsidP="00D53134">
            <w:pPr>
              <w:jc w:val="both"/>
              <w:rPr>
                <w:rFonts w:asciiTheme="minorBidi" w:eastAsia="Tahoma" w:hAnsiTheme="minorBidi" w:cstheme="minorBidi"/>
                <w:sz w:val="24"/>
                <w:szCs w:val="24"/>
              </w:rPr>
            </w:pPr>
            <w:r>
              <w:rPr>
                <w:rFonts w:asciiTheme="minorBidi" w:eastAsia="Tahoma" w:hAnsiTheme="minorBidi" w:cstheme="minorBidi"/>
                <w:sz w:val="24"/>
                <w:szCs w:val="24"/>
              </w:rPr>
              <w:t>Эскизный проект</w:t>
            </w:r>
          </w:p>
        </w:tc>
      </w:tr>
      <w:tr w:rsidR="00320777" w:rsidRPr="00D53134" w14:paraId="312DF339" w14:textId="77777777">
        <w:tc>
          <w:tcPr>
            <w:tcW w:w="1384" w:type="dxa"/>
          </w:tcPr>
          <w:p w14:paraId="5D96C1E2" w14:textId="519D8C21" w:rsidR="00320777" w:rsidRPr="00DE6E76" w:rsidRDefault="003D6756" w:rsidP="00D53134">
            <w:pPr>
              <w:jc w:val="both"/>
              <w:rPr>
                <w:rFonts w:asciiTheme="minorBidi" w:hAnsiTheme="minorBidi" w:cstheme="minorBidi"/>
                <w:sz w:val="24"/>
                <w:szCs w:val="24"/>
              </w:rPr>
            </w:pPr>
            <w:r>
              <w:rPr>
                <w:rFonts w:asciiTheme="minorBidi" w:hAnsiTheme="minorBidi" w:cstheme="minorBidi"/>
                <w:sz w:val="24"/>
                <w:szCs w:val="24"/>
                <w:lang w:val="en-US"/>
              </w:rPr>
              <w:t>SP</w:t>
            </w:r>
          </w:p>
        </w:tc>
        <w:tc>
          <w:tcPr>
            <w:tcW w:w="7513" w:type="dxa"/>
            <w:vAlign w:val="center"/>
          </w:tcPr>
          <w:p w14:paraId="7B98D4F0" w14:textId="53BAC078" w:rsidR="00320777" w:rsidRDefault="00320777" w:rsidP="00D53134">
            <w:pPr>
              <w:jc w:val="both"/>
              <w:rPr>
                <w:rFonts w:asciiTheme="minorBidi" w:eastAsia="Tahoma" w:hAnsiTheme="minorBidi" w:cstheme="minorBidi"/>
                <w:sz w:val="24"/>
                <w:szCs w:val="24"/>
              </w:rPr>
            </w:pPr>
            <w:r>
              <w:rPr>
                <w:rFonts w:asciiTheme="minorBidi" w:eastAsia="Tahoma" w:hAnsiTheme="minorBidi" w:cstheme="minorBidi"/>
                <w:sz w:val="24"/>
                <w:szCs w:val="24"/>
              </w:rPr>
              <w:t>Стадия «П»</w:t>
            </w:r>
          </w:p>
        </w:tc>
      </w:tr>
      <w:tr w:rsidR="00320777" w:rsidRPr="00D53134" w14:paraId="3C0550A4" w14:textId="77777777">
        <w:tc>
          <w:tcPr>
            <w:tcW w:w="1384" w:type="dxa"/>
          </w:tcPr>
          <w:p w14:paraId="7D0986A4" w14:textId="485CAEBF" w:rsidR="00320777" w:rsidRPr="00DE6E76" w:rsidRDefault="003D6756" w:rsidP="00D53134">
            <w:pPr>
              <w:jc w:val="both"/>
              <w:rPr>
                <w:rFonts w:asciiTheme="minorBidi" w:hAnsiTheme="minorBidi" w:cstheme="minorBidi"/>
                <w:sz w:val="24"/>
                <w:szCs w:val="24"/>
              </w:rPr>
            </w:pPr>
            <w:r>
              <w:rPr>
                <w:rFonts w:asciiTheme="minorBidi" w:hAnsiTheme="minorBidi" w:cstheme="minorBidi"/>
                <w:sz w:val="24"/>
                <w:szCs w:val="24"/>
                <w:lang w:val="en-US"/>
              </w:rPr>
              <w:t>SWD</w:t>
            </w:r>
          </w:p>
        </w:tc>
        <w:tc>
          <w:tcPr>
            <w:tcW w:w="7513" w:type="dxa"/>
            <w:vAlign w:val="center"/>
          </w:tcPr>
          <w:p w14:paraId="717F4EF7" w14:textId="7106B2ED" w:rsidR="00320777" w:rsidRPr="003D6756" w:rsidRDefault="003D6756" w:rsidP="00D53134">
            <w:pPr>
              <w:jc w:val="both"/>
              <w:rPr>
                <w:rFonts w:asciiTheme="minorBidi" w:eastAsia="Tahoma" w:hAnsiTheme="minorBidi" w:cstheme="minorBidi"/>
                <w:sz w:val="24"/>
                <w:szCs w:val="24"/>
              </w:rPr>
            </w:pPr>
            <w:r>
              <w:rPr>
                <w:rFonts w:asciiTheme="minorBidi" w:eastAsia="Tahoma" w:hAnsiTheme="minorBidi" w:cstheme="minorBidi"/>
                <w:sz w:val="24"/>
                <w:szCs w:val="24"/>
              </w:rPr>
              <w:t>Стадия «Рабочая документация</w:t>
            </w:r>
          </w:p>
        </w:tc>
      </w:tr>
      <w:tr w:rsidR="003D6756" w:rsidRPr="00D53134" w14:paraId="3828539A" w14:textId="77777777">
        <w:tc>
          <w:tcPr>
            <w:tcW w:w="1384" w:type="dxa"/>
          </w:tcPr>
          <w:p w14:paraId="4769DAB3" w14:textId="0EB95897" w:rsidR="003D6756" w:rsidRPr="00DE6E76" w:rsidRDefault="003D6756">
            <w:pPr>
              <w:jc w:val="both"/>
              <w:rPr>
                <w:rFonts w:asciiTheme="minorBidi" w:hAnsiTheme="minorBidi" w:cstheme="minorBidi"/>
                <w:sz w:val="24"/>
                <w:szCs w:val="24"/>
              </w:rPr>
            </w:pPr>
            <w:r>
              <w:rPr>
                <w:rFonts w:asciiTheme="minorBidi" w:hAnsiTheme="minorBidi" w:cstheme="minorBidi"/>
                <w:sz w:val="24"/>
                <w:szCs w:val="24"/>
                <w:lang w:val="en-US"/>
              </w:rPr>
              <w:t>SaB</w:t>
            </w:r>
          </w:p>
        </w:tc>
        <w:tc>
          <w:tcPr>
            <w:tcW w:w="7513" w:type="dxa"/>
            <w:vAlign w:val="center"/>
          </w:tcPr>
          <w:p w14:paraId="42F7D161" w14:textId="07B249C4" w:rsidR="003D6756" w:rsidRPr="003D6756" w:rsidRDefault="003D6756" w:rsidP="00D53134">
            <w:pPr>
              <w:jc w:val="both"/>
              <w:rPr>
                <w:rFonts w:asciiTheme="minorBidi" w:eastAsia="Tahoma" w:hAnsiTheme="minorBidi" w:cstheme="minorBidi"/>
                <w:sz w:val="24"/>
                <w:szCs w:val="24"/>
              </w:rPr>
            </w:pPr>
            <w:r>
              <w:rPr>
                <w:rFonts w:asciiTheme="minorBidi" w:eastAsia="Tahoma" w:hAnsiTheme="minorBidi" w:cstheme="minorBidi"/>
                <w:sz w:val="24"/>
                <w:szCs w:val="24"/>
              </w:rPr>
              <w:t>Исполнительная документация</w:t>
            </w:r>
          </w:p>
        </w:tc>
      </w:tr>
      <w:tr w:rsidR="003D6756" w:rsidRPr="00D53134" w14:paraId="188CDFD4" w14:textId="77777777">
        <w:tc>
          <w:tcPr>
            <w:tcW w:w="1384" w:type="dxa"/>
          </w:tcPr>
          <w:p w14:paraId="0C364A3E" w14:textId="0D22CABD" w:rsidR="003D6756" w:rsidRDefault="003D6756" w:rsidP="003D6756">
            <w:pPr>
              <w:jc w:val="both"/>
              <w:rPr>
                <w:rFonts w:asciiTheme="minorBidi" w:hAnsiTheme="minorBidi" w:cstheme="minorBidi"/>
                <w:sz w:val="24"/>
                <w:szCs w:val="24"/>
                <w:lang w:val="en-US"/>
              </w:rPr>
            </w:pPr>
            <w:r>
              <w:rPr>
                <w:rFonts w:asciiTheme="minorBidi" w:hAnsiTheme="minorBidi" w:cstheme="minorBidi"/>
                <w:sz w:val="24"/>
                <w:szCs w:val="24"/>
                <w:lang w:val="en-US"/>
              </w:rPr>
              <w:t>SOM</w:t>
            </w:r>
          </w:p>
        </w:tc>
        <w:tc>
          <w:tcPr>
            <w:tcW w:w="7513" w:type="dxa"/>
            <w:vAlign w:val="center"/>
          </w:tcPr>
          <w:p w14:paraId="19CAEA58" w14:textId="2F14F5FD" w:rsidR="003D6756" w:rsidRPr="00DE6E76" w:rsidRDefault="003D6756" w:rsidP="00D53134">
            <w:pPr>
              <w:jc w:val="both"/>
              <w:rPr>
                <w:rFonts w:asciiTheme="minorBidi" w:eastAsia="Tahoma" w:hAnsiTheme="minorBidi" w:cstheme="minorBidi"/>
                <w:sz w:val="24"/>
                <w:szCs w:val="24"/>
                <w:lang w:val="en-US"/>
              </w:rPr>
            </w:pPr>
            <w:r>
              <w:rPr>
                <w:rFonts w:asciiTheme="minorBidi" w:eastAsia="Tahoma" w:hAnsiTheme="minorBidi" w:cstheme="minorBidi"/>
                <w:sz w:val="24"/>
                <w:szCs w:val="24"/>
              </w:rPr>
              <w:t>Эксплуатационная документация</w:t>
            </w:r>
          </w:p>
        </w:tc>
      </w:tr>
    </w:tbl>
    <w:p w14:paraId="5AFAD540" w14:textId="77777777" w:rsidR="007B27A7" w:rsidRPr="00D53134" w:rsidRDefault="007B27A7" w:rsidP="00D53134">
      <w:pPr>
        <w:spacing w:after="200"/>
        <w:jc w:val="both"/>
        <w:rPr>
          <w:rFonts w:asciiTheme="minorBidi" w:hAnsiTheme="minorBidi" w:cstheme="minorBidi"/>
          <w:sz w:val="24"/>
          <w:szCs w:val="24"/>
        </w:rPr>
      </w:pPr>
    </w:p>
    <w:tbl>
      <w:tblPr>
        <w:tblStyle w:val="af"/>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76773867" w14:textId="77777777">
        <w:tc>
          <w:tcPr>
            <w:tcW w:w="1384" w:type="dxa"/>
            <w:shd w:val="clear" w:color="auto" w:fill="F2F2F2"/>
          </w:tcPr>
          <w:p w14:paraId="63D3DCBA"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5</w:t>
            </w:r>
          </w:p>
        </w:tc>
        <w:tc>
          <w:tcPr>
            <w:tcW w:w="7513" w:type="dxa"/>
            <w:shd w:val="clear" w:color="auto" w:fill="F2F2F2"/>
          </w:tcPr>
          <w:p w14:paraId="51C7BBAA" w14:textId="30875105" w:rsidR="007B27A7" w:rsidRPr="00D53134" w:rsidRDefault="00BF379E" w:rsidP="00D53134">
            <w:pPr>
              <w:spacing w:line="276" w:lineRule="auto"/>
              <w:jc w:val="both"/>
              <w:rPr>
                <w:rFonts w:asciiTheme="minorBidi" w:hAnsiTheme="minorBidi" w:cstheme="minorBidi"/>
                <w:b/>
                <w:sz w:val="24"/>
                <w:szCs w:val="24"/>
              </w:rPr>
            </w:pPr>
            <w:r>
              <w:rPr>
                <w:rFonts w:asciiTheme="minorBidi" w:hAnsiTheme="minorBidi" w:cstheme="minorBidi"/>
                <w:b/>
                <w:sz w:val="24"/>
                <w:szCs w:val="24"/>
              </w:rPr>
              <w:t>Уровень</w:t>
            </w:r>
          </w:p>
        </w:tc>
      </w:tr>
      <w:tr w:rsidR="007B27A7" w:rsidRPr="00D53134" w14:paraId="221F34C1" w14:textId="77777777">
        <w:tc>
          <w:tcPr>
            <w:tcW w:w="1384" w:type="dxa"/>
            <w:shd w:val="clear" w:color="auto" w:fill="F2F2F2"/>
            <w:vAlign w:val="center"/>
          </w:tcPr>
          <w:p w14:paraId="56BBCAD7"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7D618B05"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2FDA46B4" w14:textId="77777777">
        <w:tc>
          <w:tcPr>
            <w:tcW w:w="1384" w:type="dxa"/>
          </w:tcPr>
          <w:p w14:paraId="2237A65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ALL</w:t>
            </w:r>
          </w:p>
        </w:tc>
        <w:tc>
          <w:tcPr>
            <w:tcW w:w="7513" w:type="dxa"/>
          </w:tcPr>
          <w:p w14:paraId="4BF5CD8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Полная сборка</w:t>
            </w:r>
          </w:p>
        </w:tc>
      </w:tr>
      <w:tr w:rsidR="00320777" w:rsidRPr="00D53134" w14:paraId="23BF57FB" w14:textId="77777777">
        <w:tc>
          <w:tcPr>
            <w:tcW w:w="1384" w:type="dxa"/>
          </w:tcPr>
          <w:p w14:paraId="7D047C23" w14:textId="357EFD74" w:rsidR="00320777" w:rsidRPr="00DE6E76" w:rsidRDefault="00320777" w:rsidP="00D53134">
            <w:pPr>
              <w:jc w:val="both"/>
              <w:rPr>
                <w:rFonts w:asciiTheme="minorBidi" w:hAnsiTheme="minorBidi" w:cstheme="minorBidi"/>
                <w:sz w:val="24"/>
                <w:szCs w:val="24"/>
                <w:lang w:val="en-US"/>
              </w:rPr>
            </w:pPr>
            <w:r>
              <w:rPr>
                <w:rFonts w:asciiTheme="minorBidi" w:hAnsiTheme="minorBidi" w:cstheme="minorBidi"/>
                <w:sz w:val="24"/>
                <w:szCs w:val="24"/>
                <w:lang w:val="en-US"/>
              </w:rPr>
              <w:t>L-1</w:t>
            </w:r>
          </w:p>
        </w:tc>
        <w:tc>
          <w:tcPr>
            <w:tcW w:w="7513" w:type="dxa"/>
          </w:tcPr>
          <w:p w14:paraId="301B5602" w14:textId="69A5773C" w:rsidR="00320777" w:rsidRPr="00DE6E76" w:rsidRDefault="00320777" w:rsidP="00D53134">
            <w:pPr>
              <w:jc w:val="both"/>
              <w:rPr>
                <w:rFonts w:asciiTheme="minorBidi" w:hAnsiTheme="minorBidi" w:cstheme="minorBidi"/>
                <w:sz w:val="24"/>
                <w:szCs w:val="24"/>
                <w:lang w:val="en-US"/>
              </w:rPr>
            </w:pPr>
            <w:r>
              <w:rPr>
                <w:rFonts w:asciiTheme="minorBidi" w:hAnsiTheme="minorBidi" w:cstheme="minorBidi"/>
                <w:sz w:val="24"/>
                <w:szCs w:val="24"/>
                <w:lang w:val="en-US"/>
              </w:rPr>
              <w:t>-1-</w:t>
            </w:r>
            <w:r>
              <w:rPr>
                <w:rFonts w:asciiTheme="minorBidi" w:hAnsiTheme="minorBidi" w:cstheme="minorBidi"/>
                <w:sz w:val="24"/>
                <w:szCs w:val="24"/>
              </w:rPr>
              <w:t xml:space="preserve">й этаж </w:t>
            </w:r>
            <w:r>
              <w:rPr>
                <w:rFonts w:asciiTheme="minorBidi" w:hAnsiTheme="minorBidi" w:cstheme="minorBidi"/>
                <w:sz w:val="24"/>
                <w:szCs w:val="24"/>
                <w:lang w:val="en-US"/>
              </w:rPr>
              <w:t>Level -1</w:t>
            </w:r>
          </w:p>
        </w:tc>
      </w:tr>
      <w:tr w:rsidR="007B27A7" w:rsidRPr="00D53134" w14:paraId="505EF063" w14:textId="77777777">
        <w:tc>
          <w:tcPr>
            <w:tcW w:w="1384" w:type="dxa"/>
          </w:tcPr>
          <w:p w14:paraId="63D723A2"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BF</w:t>
            </w:r>
          </w:p>
        </w:tc>
        <w:tc>
          <w:tcPr>
            <w:tcW w:w="7513" w:type="dxa"/>
          </w:tcPr>
          <w:p w14:paraId="4F7ED93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Подземный этаж - Basement</w:t>
            </w:r>
          </w:p>
        </w:tc>
      </w:tr>
      <w:tr w:rsidR="007B27A7" w:rsidRPr="00D53134" w14:paraId="7ADB7094" w14:textId="77777777">
        <w:tc>
          <w:tcPr>
            <w:tcW w:w="1384" w:type="dxa"/>
          </w:tcPr>
          <w:p w14:paraId="6538D9A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L1</w:t>
            </w:r>
          </w:p>
        </w:tc>
        <w:tc>
          <w:tcPr>
            <w:tcW w:w="7513" w:type="dxa"/>
          </w:tcPr>
          <w:p w14:paraId="5102FE1D"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1-й этаж - Level 1</w:t>
            </w:r>
          </w:p>
        </w:tc>
      </w:tr>
      <w:tr w:rsidR="007B27A7" w:rsidRPr="00D53134" w14:paraId="12A6C022" w14:textId="77777777">
        <w:tc>
          <w:tcPr>
            <w:tcW w:w="1384" w:type="dxa"/>
          </w:tcPr>
          <w:p w14:paraId="4F7AD9F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L2</w:t>
            </w:r>
          </w:p>
        </w:tc>
        <w:tc>
          <w:tcPr>
            <w:tcW w:w="7513" w:type="dxa"/>
          </w:tcPr>
          <w:p w14:paraId="3709EBC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2-й этаж - Level 2</w:t>
            </w:r>
          </w:p>
        </w:tc>
      </w:tr>
      <w:tr w:rsidR="007B27A7" w:rsidRPr="00D53134" w14:paraId="13C3684C" w14:textId="77777777">
        <w:tc>
          <w:tcPr>
            <w:tcW w:w="1384" w:type="dxa"/>
          </w:tcPr>
          <w:p w14:paraId="22258A7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L3</w:t>
            </w:r>
          </w:p>
        </w:tc>
        <w:tc>
          <w:tcPr>
            <w:tcW w:w="7513" w:type="dxa"/>
          </w:tcPr>
          <w:p w14:paraId="153E580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3-й этаж - Level 3</w:t>
            </w:r>
          </w:p>
        </w:tc>
      </w:tr>
      <w:tr w:rsidR="007B27A7" w:rsidRPr="00D53134" w14:paraId="53B563F4" w14:textId="77777777">
        <w:tc>
          <w:tcPr>
            <w:tcW w:w="1384" w:type="dxa"/>
          </w:tcPr>
          <w:p w14:paraId="4A84F31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L4</w:t>
            </w:r>
          </w:p>
        </w:tc>
        <w:tc>
          <w:tcPr>
            <w:tcW w:w="7513" w:type="dxa"/>
          </w:tcPr>
          <w:p w14:paraId="696E9E22"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4-й этаж - Level 4</w:t>
            </w:r>
          </w:p>
        </w:tc>
      </w:tr>
      <w:tr w:rsidR="007B27A7" w:rsidRPr="00D53134" w14:paraId="27CE6C8B" w14:textId="77777777">
        <w:tc>
          <w:tcPr>
            <w:tcW w:w="1384" w:type="dxa"/>
          </w:tcPr>
          <w:p w14:paraId="70C86D2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L5</w:t>
            </w:r>
          </w:p>
        </w:tc>
        <w:tc>
          <w:tcPr>
            <w:tcW w:w="7513" w:type="dxa"/>
          </w:tcPr>
          <w:p w14:paraId="5410E92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5-й этаж - Level 5</w:t>
            </w:r>
          </w:p>
        </w:tc>
      </w:tr>
      <w:tr w:rsidR="007B27A7" w:rsidRPr="00D53134" w14:paraId="0FF7EDB0" w14:textId="77777777">
        <w:tc>
          <w:tcPr>
            <w:tcW w:w="1384" w:type="dxa"/>
          </w:tcPr>
          <w:p w14:paraId="3526DA6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RF</w:t>
            </w:r>
          </w:p>
        </w:tc>
        <w:tc>
          <w:tcPr>
            <w:tcW w:w="7513" w:type="dxa"/>
          </w:tcPr>
          <w:p w14:paraId="2E947276"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План кровли - Roof</w:t>
            </w:r>
          </w:p>
        </w:tc>
      </w:tr>
    </w:tbl>
    <w:p w14:paraId="35664417" w14:textId="77777777" w:rsidR="007B27A7" w:rsidRPr="00D53134" w:rsidRDefault="007B27A7" w:rsidP="00D53134">
      <w:pPr>
        <w:spacing w:after="200"/>
        <w:jc w:val="both"/>
        <w:rPr>
          <w:rFonts w:asciiTheme="minorBidi" w:hAnsiTheme="minorBidi" w:cstheme="minorBidi"/>
          <w:sz w:val="24"/>
          <w:szCs w:val="24"/>
        </w:rPr>
      </w:pPr>
    </w:p>
    <w:tbl>
      <w:tblPr>
        <w:tblStyle w:val="af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596FE9BE" w14:textId="77777777">
        <w:tc>
          <w:tcPr>
            <w:tcW w:w="1384" w:type="dxa"/>
            <w:shd w:val="clear" w:color="auto" w:fill="F2F2F2"/>
          </w:tcPr>
          <w:p w14:paraId="2F4F0750"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6</w:t>
            </w:r>
          </w:p>
        </w:tc>
        <w:tc>
          <w:tcPr>
            <w:tcW w:w="7513" w:type="dxa"/>
            <w:shd w:val="clear" w:color="auto" w:fill="F2F2F2"/>
          </w:tcPr>
          <w:p w14:paraId="05D8638E" w14:textId="523BEAB5" w:rsidR="007B27A7" w:rsidRPr="003E13D0" w:rsidRDefault="003E13D0" w:rsidP="00D53134">
            <w:pPr>
              <w:spacing w:line="276" w:lineRule="auto"/>
              <w:jc w:val="both"/>
              <w:rPr>
                <w:rFonts w:asciiTheme="minorBidi" w:hAnsiTheme="minorBidi" w:cstheme="minorBidi"/>
                <w:b/>
                <w:sz w:val="24"/>
                <w:szCs w:val="24"/>
              </w:rPr>
            </w:pPr>
            <w:r>
              <w:rPr>
                <w:rFonts w:asciiTheme="minorBidi" w:hAnsiTheme="minorBidi" w:cstheme="minorBidi"/>
                <w:b/>
                <w:sz w:val="24"/>
                <w:szCs w:val="24"/>
              </w:rPr>
              <w:t>Тип информационной модели</w:t>
            </w:r>
          </w:p>
        </w:tc>
      </w:tr>
      <w:tr w:rsidR="007B27A7" w:rsidRPr="00D53134" w14:paraId="5F92AF67" w14:textId="77777777">
        <w:tc>
          <w:tcPr>
            <w:tcW w:w="1384" w:type="dxa"/>
            <w:shd w:val="clear" w:color="auto" w:fill="F2F2F2"/>
            <w:vAlign w:val="center"/>
          </w:tcPr>
          <w:p w14:paraId="35670FD7"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4DD78192"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00BF5AAB" w14:textId="77777777">
        <w:tc>
          <w:tcPr>
            <w:tcW w:w="1384" w:type="dxa"/>
          </w:tcPr>
          <w:p w14:paraId="195FFBC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EXP</w:t>
            </w:r>
          </w:p>
        </w:tc>
        <w:tc>
          <w:tcPr>
            <w:tcW w:w="7513" w:type="dxa"/>
          </w:tcPr>
          <w:p w14:paraId="124BCB3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Исполнительная модель</w:t>
            </w:r>
          </w:p>
        </w:tc>
      </w:tr>
      <w:tr w:rsidR="007B27A7" w:rsidRPr="00D53134" w14:paraId="47E3692E" w14:textId="77777777">
        <w:tc>
          <w:tcPr>
            <w:tcW w:w="1384" w:type="dxa"/>
          </w:tcPr>
          <w:p w14:paraId="4805FE41"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CNS</w:t>
            </w:r>
          </w:p>
        </w:tc>
        <w:tc>
          <w:tcPr>
            <w:tcW w:w="7513" w:type="dxa"/>
          </w:tcPr>
          <w:p w14:paraId="28F7DCE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Строительная модель</w:t>
            </w:r>
          </w:p>
        </w:tc>
      </w:tr>
    </w:tbl>
    <w:p w14:paraId="7A46F7ED" w14:textId="77777777" w:rsidR="007B27A7" w:rsidRPr="00D53134" w:rsidRDefault="007B27A7" w:rsidP="00D53134">
      <w:pPr>
        <w:spacing w:after="200"/>
        <w:jc w:val="both"/>
        <w:rPr>
          <w:rFonts w:asciiTheme="minorBidi" w:hAnsiTheme="minorBidi" w:cstheme="minorBidi"/>
          <w:sz w:val="24"/>
          <w:szCs w:val="24"/>
        </w:rPr>
      </w:pPr>
    </w:p>
    <w:tbl>
      <w:tblPr>
        <w:tblStyle w:val="af1"/>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45A7CC3F" w14:textId="77777777">
        <w:tc>
          <w:tcPr>
            <w:tcW w:w="1384" w:type="dxa"/>
            <w:shd w:val="clear" w:color="auto" w:fill="F2F2F2"/>
          </w:tcPr>
          <w:p w14:paraId="0FA246B9"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7</w:t>
            </w:r>
          </w:p>
        </w:tc>
        <w:tc>
          <w:tcPr>
            <w:tcW w:w="7513" w:type="dxa"/>
            <w:shd w:val="clear" w:color="auto" w:fill="F2F2F2"/>
          </w:tcPr>
          <w:p w14:paraId="5F7FD1F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Автор</w:t>
            </w:r>
          </w:p>
        </w:tc>
      </w:tr>
      <w:tr w:rsidR="007B27A7" w:rsidRPr="00D53134" w14:paraId="1D30A9C5" w14:textId="77777777">
        <w:tc>
          <w:tcPr>
            <w:tcW w:w="1384" w:type="dxa"/>
            <w:shd w:val="clear" w:color="auto" w:fill="F2F2F2"/>
            <w:vAlign w:val="center"/>
          </w:tcPr>
          <w:p w14:paraId="515377F5"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0A2DE180"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7F4EC3C1" w14:textId="77777777">
        <w:tc>
          <w:tcPr>
            <w:tcW w:w="1384" w:type="dxa"/>
          </w:tcPr>
          <w:p w14:paraId="6EED9BD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FIO</w:t>
            </w:r>
          </w:p>
        </w:tc>
        <w:tc>
          <w:tcPr>
            <w:tcW w:w="7513" w:type="dxa"/>
          </w:tcPr>
          <w:p w14:paraId="2C81816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ФИО автора</w:t>
            </w:r>
          </w:p>
        </w:tc>
      </w:tr>
      <w:tr w:rsidR="007B27A7" w:rsidRPr="00D53134" w14:paraId="1598151B" w14:textId="77777777">
        <w:tc>
          <w:tcPr>
            <w:tcW w:w="1384" w:type="dxa"/>
          </w:tcPr>
          <w:p w14:paraId="0BB8B3C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{Код}</w:t>
            </w:r>
          </w:p>
        </w:tc>
        <w:tc>
          <w:tcPr>
            <w:tcW w:w="7513" w:type="dxa"/>
          </w:tcPr>
          <w:p w14:paraId="47D6C6D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{Наименование}</w:t>
            </w:r>
          </w:p>
        </w:tc>
      </w:tr>
    </w:tbl>
    <w:p w14:paraId="066E7A37" w14:textId="77777777" w:rsidR="007B27A7" w:rsidRPr="00D53134" w:rsidRDefault="007B27A7" w:rsidP="00D53134">
      <w:pPr>
        <w:spacing w:after="200"/>
        <w:jc w:val="both"/>
        <w:rPr>
          <w:rFonts w:asciiTheme="minorBidi" w:hAnsiTheme="minorBidi" w:cstheme="minorBidi"/>
          <w:sz w:val="24"/>
          <w:szCs w:val="24"/>
        </w:rPr>
      </w:pPr>
    </w:p>
    <w:tbl>
      <w:tblPr>
        <w:tblStyle w:val="af2"/>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6EDD8B2E" w14:textId="77777777">
        <w:tc>
          <w:tcPr>
            <w:tcW w:w="1384" w:type="dxa"/>
            <w:shd w:val="clear" w:color="auto" w:fill="F2F2F2"/>
          </w:tcPr>
          <w:p w14:paraId="57533572"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8</w:t>
            </w:r>
          </w:p>
        </w:tc>
        <w:tc>
          <w:tcPr>
            <w:tcW w:w="7513" w:type="dxa"/>
            <w:shd w:val="clear" w:color="auto" w:fill="F2F2F2"/>
          </w:tcPr>
          <w:p w14:paraId="2E36295C" w14:textId="470F6C0D" w:rsidR="007B27A7" w:rsidRPr="00EA24DA"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Версия</w:t>
            </w:r>
            <w:r w:rsidR="004B31C7">
              <w:rPr>
                <w:rFonts w:asciiTheme="minorBidi" w:hAnsiTheme="minorBidi" w:cstheme="minorBidi"/>
                <w:b/>
                <w:sz w:val="24"/>
                <w:szCs w:val="24"/>
              </w:rPr>
              <w:t xml:space="preserve"> и ПО/формат представления информации</w:t>
            </w:r>
          </w:p>
        </w:tc>
      </w:tr>
      <w:tr w:rsidR="00EA24DA" w:rsidRPr="00D53134" w14:paraId="5F63D416" w14:textId="77777777" w:rsidTr="009E45AC">
        <w:tc>
          <w:tcPr>
            <w:tcW w:w="8897" w:type="dxa"/>
            <w:gridSpan w:val="2"/>
            <w:shd w:val="clear" w:color="auto" w:fill="F2F2F2"/>
          </w:tcPr>
          <w:p w14:paraId="21CA0D10" w14:textId="3D2671DD" w:rsidR="00EA24DA" w:rsidRPr="00EA24DA" w:rsidRDefault="00EA24DA" w:rsidP="00C63653">
            <w:pPr>
              <w:jc w:val="both"/>
              <w:rPr>
                <w:rFonts w:asciiTheme="minorBidi" w:hAnsiTheme="minorBidi" w:cstheme="minorBidi"/>
                <w:b/>
                <w:sz w:val="24"/>
                <w:szCs w:val="24"/>
              </w:rPr>
            </w:pPr>
            <w:r>
              <w:rPr>
                <w:rFonts w:asciiTheme="minorBidi" w:hAnsiTheme="minorBidi" w:cstheme="minorBidi"/>
                <w:b/>
                <w:sz w:val="24"/>
                <w:szCs w:val="24"/>
              </w:rPr>
              <w:t>Код состоит из сокращения названия компании производителя программного обеспечения до первой буквы, сокращения наименования программного продукта и сокращенного номера версии программного продукта, либо если используется универсальный общеобменный формат, то используется обозначение «</w:t>
            </w:r>
            <w:r>
              <w:rPr>
                <w:rFonts w:asciiTheme="minorBidi" w:hAnsiTheme="minorBidi" w:cstheme="minorBidi"/>
                <w:b/>
                <w:sz w:val="24"/>
                <w:szCs w:val="24"/>
                <w:lang w:val="en-US"/>
              </w:rPr>
              <w:t>I</w:t>
            </w:r>
            <w:r>
              <w:rPr>
                <w:rFonts w:asciiTheme="minorBidi" w:hAnsiTheme="minorBidi" w:cstheme="minorBidi"/>
                <w:b/>
                <w:sz w:val="24"/>
                <w:szCs w:val="24"/>
              </w:rPr>
              <w:t>»</w:t>
            </w:r>
            <w:r w:rsidRPr="00DE6E76">
              <w:rPr>
                <w:rFonts w:asciiTheme="minorBidi" w:hAnsiTheme="minorBidi" w:cstheme="minorBidi"/>
                <w:b/>
                <w:sz w:val="24"/>
                <w:szCs w:val="24"/>
              </w:rPr>
              <w:t xml:space="preserve"> </w:t>
            </w:r>
            <w:r>
              <w:rPr>
                <w:rFonts w:asciiTheme="minorBidi" w:hAnsiTheme="minorBidi" w:cstheme="minorBidi"/>
                <w:b/>
                <w:sz w:val="24"/>
                <w:szCs w:val="24"/>
              </w:rPr>
              <w:t>и номер версии стандарта в формате «</w:t>
            </w:r>
            <w:r w:rsidR="00C63653">
              <w:rPr>
                <w:rFonts w:asciiTheme="minorBidi" w:hAnsiTheme="minorBidi" w:cstheme="minorBidi"/>
                <w:b/>
                <w:sz w:val="24"/>
                <w:szCs w:val="24"/>
              </w:rPr>
              <w:t>Базовый н</w:t>
            </w:r>
            <w:r>
              <w:rPr>
                <w:rFonts w:asciiTheme="minorBidi" w:hAnsiTheme="minorBidi" w:cstheme="minorBidi"/>
                <w:b/>
                <w:sz w:val="24"/>
                <w:szCs w:val="24"/>
              </w:rPr>
              <w:t>омер версии»</w:t>
            </w:r>
            <w:r w:rsidR="00C63653">
              <w:rPr>
                <w:rFonts w:asciiTheme="minorBidi" w:hAnsiTheme="minorBidi" w:cstheme="minorBidi"/>
                <w:b/>
                <w:sz w:val="24"/>
                <w:szCs w:val="24"/>
              </w:rPr>
              <w:t xml:space="preserve"> </w:t>
            </w:r>
            <w:r>
              <w:rPr>
                <w:rFonts w:asciiTheme="minorBidi" w:hAnsiTheme="minorBidi" w:cstheme="minorBidi"/>
                <w:b/>
                <w:sz w:val="24"/>
                <w:szCs w:val="24"/>
              </w:rPr>
              <w:t>х</w:t>
            </w:r>
            <w:r w:rsidR="00C63653">
              <w:rPr>
                <w:rFonts w:asciiTheme="minorBidi" w:hAnsiTheme="minorBidi" w:cstheme="minorBidi"/>
                <w:b/>
                <w:sz w:val="24"/>
                <w:szCs w:val="24"/>
              </w:rPr>
              <w:t xml:space="preserve"> </w:t>
            </w:r>
            <w:r>
              <w:rPr>
                <w:rFonts w:asciiTheme="minorBidi" w:hAnsiTheme="minorBidi" w:cstheme="minorBidi"/>
                <w:b/>
                <w:sz w:val="24"/>
                <w:szCs w:val="24"/>
              </w:rPr>
              <w:t>«</w:t>
            </w:r>
            <w:r w:rsidR="00C63653">
              <w:rPr>
                <w:rFonts w:asciiTheme="minorBidi" w:hAnsiTheme="minorBidi" w:cstheme="minorBidi"/>
                <w:b/>
                <w:sz w:val="24"/>
                <w:szCs w:val="24"/>
              </w:rPr>
              <w:t>младший номер версии стандарта</w:t>
            </w:r>
            <w:r>
              <w:rPr>
                <w:rFonts w:asciiTheme="minorBidi" w:hAnsiTheme="minorBidi" w:cstheme="minorBidi"/>
                <w:b/>
                <w:sz w:val="24"/>
                <w:szCs w:val="24"/>
              </w:rPr>
              <w:t>»</w:t>
            </w:r>
          </w:p>
        </w:tc>
      </w:tr>
      <w:tr w:rsidR="007B27A7" w:rsidRPr="00D53134" w14:paraId="06D154B1" w14:textId="77777777">
        <w:tc>
          <w:tcPr>
            <w:tcW w:w="1384" w:type="dxa"/>
            <w:shd w:val="clear" w:color="auto" w:fill="F2F2F2"/>
            <w:vAlign w:val="center"/>
          </w:tcPr>
          <w:p w14:paraId="44315EF8"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3515224B"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73C4E42E" w14:textId="77777777">
        <w:tc>
          <w:tcPr>
            <w:tcW w:w="1384" w:type="dxa"/>
          </w:tcPr>
          <w:p w14:paraId="27AABBAE" w14:textId="1878C3B8" w:rsidR="007B27A7" w:rsidRPr="00D53134" w:rsidRDefault="003B0296" w:rsidP="00D53134">
            <w:pPr>
              <w:spacing w:line="276" w:lineRule="auto"/>
              <w:jc w:val="both"/>
              <w:rPr>
                <w:rFonts w:asciiTheme="minorBidi" w:hAnsiTheme="minorBidi" w:cstheme="minorBidi"/>
                <w:sz w:val="24"/>
                <w:szCs w:val="24"/>
              </w:rPr>
            </w:pPr>
            <w:r>
              <w:rPr>
                <w:rFonts w:asciiTheme="minorBidi" w:hAnsiTheme="minorBidi" w:cstheme="minorBidi"/>
                <w:sz w:val="24"/>
                <w:szCs w:val="24"/>
                <w:lang w:val="en-US"/>
              </w:rPr>
              <w:t>A</w:t>
            </w:r>
            <w:r w:rsidR="00FF04AB" w:rsidRPr="00D53134">
              <w:rPr>
                <w:rFonts w:asciiTheme="minorBidi" w:hAnsiTheme="minorBidi" w:cstheme="minorBidi"/>
                <w:sz w:val="24"/>
                <w:szCs w:val="24"/>
              </w:rPr>
              <w:t>R16</w:t>
            </w:r>
          </w:p>
        </w:tc>
        <w:tc>
          <w:tcPr>
            <w:tcW w:w="7513" w:type="dxa"/>
          </w:tcPr>
          <w:p w14:paraId="5BEED096"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Autodesk Revit 2016</w:t>
            </w:r>
          </w:p>
        </w:tc>
      </w:tr>
      <w:tr w:rsidR="00286AB0" w:rsidRPr="00D53134" w14:paraId="1D808120" w14:textId="77777777">
        <w:tc>
          <w:tcPr>
            <w:tcW w:w="1384" w:type="dxa"/>
          </w:tcPr>
          <w:p w14:paraId="46644E22" w14:textId="738AA55E" w:rsidR="00286AB0" w:rsidRPr="00DE6E76" w:rsidRDefault="003B0296" w:rsidP="00D53134">
            <w:pPr>
              <w:jc w:val="both"/>
              <w:rPr>
                <w:rFonts w:asciiTheme="minorBidi" w:hAnsiTheme="minorBidi" w:cstheme="minorBidi"/>
                <w:sz w:val="24"/>
                <w:szCs w:val="24"/>
                <w:lang w:val="en-US"/>
              </w:rPr>
            </w:pPr>
            <w:r>
              <w:rPr>
                <w:rFonts w:asciiTheme="minorBidi" w:hAnsiTheme="minorBidi" w:cstheme="minorBidi"/>
                <w:sz w:val="24"/>
                <w:szCs w:val="24"/>
                <w:lang w:val="en-US"/>
              </w:rPr>
              <w:t>A</w:t>
            </w:r>
            <w:r w:rsidR="00286AB0">
              <w:rPr>
                <w:rFonts w:asciiTheme="minorBidi" w:hAnsiTheme="minorBidi" w:cstheme="minorBidi"/>
                <w:sz w:val="24"/>
                <w:szCs w:val="24"/>
                <w:lang w:val="en-US"/>
              </w:rPr>
              <w:t>R17</w:t>
            </w:r>
          </w:p>
        </w:tc>
        <w:tc>
          <w:tcPr>
            <w:tcW w:w="7513" w:type="dxa"/>
          </w:tcPr>
          <w:p w14:paraId="11163F21" w14:textId="5D3F52B4" w:rsidR="00286AB0" w:rsidRPr="00D53134" w:rsidRDefault="00286AB0" w:rsidP="00D53134">
            <w:pPr>
              <w:jc w:val="both"/>
              <w:rPr>
                <w:rFonts w:asciiTheme="minorBidi" w:hAnsiTheme="minorBidi" w:cstheme="minorBidi"/>
                <w:sz w:val="24"/>
                <w:szCs w:val="24"/>
              </w:rPr>
            </w:pPr>
            <w:r>
              <w:rPr>
                <w:rFonts w:asciiTheme="minorBidi" w:hAnsiTheme="minorBidi" w:cstheme="minorBidi"/>
                <w:sz w:val="24"/>
                <w:szCs w:val="24"/>
              </w:rPr>
              <w:t>Autodesk Revit 2017</w:t>
            </w:r>
          </w:p>
        </w:tc>
      </w:tr>
      <w:tr w:rsidR="00286AB0" w:rsidRPr="00D53134" w14:paraId="5F57D4A6" w14:textId="77777777">
        <w:tc>
          <w:tcPr>
            <w:tcW w:w="1384" w:type="dxa"/>
          </w:tcPr>
          <w:p w14:paraId="4DA805BF" w14:textId="0633D53A" w:rsidR="00286AB0" w:rsidRPr="00DE6E76" w:rsidRDefault="003B0296" w:rsidP="00D53134">
            <w:pPr>
              <w:jc w:val="both"/>
              <w:rPr>
                <w:rFonts w:asciiTheme="minorBidi" w:hAnsiTheme="minorBidi" w:cstheme="minorBidi"/>
                <w:sz w:val="24"/>
                <w:szCs w:val="24"/>
                <w:lang w:val="en-US"/>
              </w:rPr>
            </w:pPr>
            <w:r>
              <w:rPr>
                <w:rFonts w:asciiTheme="minorBidi" w:hAnsiTheme="minorBidi" w:cstheme="minorBidi"/>
                <w:sz w:val="24"/>
                <w:szCs w:val="24"/>
                <w:lang w:val="en-US"/>
              </w:rPr>
              <w:t>A</w:t>
            </w:r>
            <w:r w:rsidR="00286AB0">
              <w:rPr>
                <w:rFonts w:asciiTheme="minorBidi" w:hAnsiTheme="minorBidi" w:cstheme="minorBidi"/>
                <w:sz w:val="24"/>
                <w:szCs w:val="24"/>
                <w:lang w:val="en-US"/>
              </w:rPr>
              <w:t>R18</w:t>
            </w:r>
          </w:p>
        </w:tc>
        <w:tc>
          <w:tcPr>
            <w:tcW w:w="7513" w:type="dxa"/>
          </w:tcPr>
          <w:p w14:paraId="41F14103" w14:textId="1B1D240D" w:rsidR="00286AB0" w:rsidRPr="00D53134" w:rsidRDefault="00286AB0" w:rsidP="00D53134">
            <w:pPr>
              <w:jc w:val="both"/>
              <w:rPr>
                <w:rFonts w:asciiTheme="minorBidi" w:hAnsiTheme="minorBidi" w:cstheme="minorBidi"/>
                <w:sz w:val="24"/>
                <w:szCs w:val="24"/>
              </w:rPr>
            </w:pPr>
            <w:r>
              <w:rPr>
                <w:rFonts w:asciiTheme="minorBidi" w:hAnsiTheme="minorBidi" w:cstheme="minorBidi"/>
                <w:sz w:val="24"/>
                <w:szCs w:val="24"/>
              </w:rPr>
              <w:t>Autodesk Revit 2018</w:t>
            </w:r>
          </w:p>
        </w:tc>
      </w:tr>
      <w:tr w:rsidR="00286AB0" w:rsidRPr="00D53134" w14:paraId="71EED611" w14:textId="77777777">
        <w:tc>
          <w:tcPr>
            <w:tcW w:w="1384" w:type="dxa"/>
          </w:tcPr>
          <w:p w14:paraId="2DCF7F62" w14:textId="58F17540" w:rsidR="00286AB0" w:rsidRPr="00DE6E76" w:rsidRDefault="003B0296" w:rsidP="00D53134">
            <w:pPr>
              <w:jc w:val="both"/>
              <w:rPr>
                <w:rFonts w:asciiTheme="minorBidi" w:hAnsiTheme="minorBidi" w:cstheme="minorBidi"/>
                <w:sz w:val="24"/>
                <w:szCs w:val="24"/>
                <w:lang w:val="en-US"/>
              </w:rPr>
            </w:pPr>
            <w:r>
              <w:rPr>
                <w:rFonts w:asciiTheme="minorBidi" w:hAnsiTheme="minorBidi" w:cstheme="minorBidi"/>
                <w:sz w:val="24"/>
                <w:szCs w:val="24"/>
                <w:lang w:val="en-US"/>
              </w:rPr>
              <w:t>A</w:t>
            </w:r>
            <w:r w:rsidR="00286AB0">
              <w:rPr>
                <w:rFonts w:asciiTheme="minorBidi" w:hAnsiTheme="minorBidi" w:cstheme="minorBidi"/>
                <w:sz w:val="24"/>
                <w:szCs w:val="24"/>
                <w:lang w:val="en-US"/>
              </w:rPr>
              <w:t>R19</w:t>
            </w:r>
          </w:p>
        </w:tc>
        <w:tc>
          <w:tcPr>
            <w:tcW w:w="7513" w:type="dxa"/>
          </w:tcPr>
          <w:p w14:paraId="0C569DC2" w14:textId="355C2693" w:rsidR="00286AB0" w:rsidRPr="00D53134" w:rsidRDefault="00286AB0" w:rsidP="00D53134">
            <w:pPr>
              <w:jc w:val="both"/>
              <w:rPr>
                <w:rFonts w:asciiTheme="minorBidi" w:hAnsiTheme="minorBidi" w:cstheme="minorBidi"/>
                <w:sz w:val="24"/>
                <w:szCs w:val="24"/>
              </w:rPr>
            </w:pPr>
            <w:r>
              <w:rPr>
                <w:rFonts w:asciiTheme="minorBidi" w:hAnsiTheme="minorBidi" w:cstheme="minorBidi"/>
                <w:sz w:val="24"/>
                <w:szCs w:val="24"/>
              </w:rPr>
              <w:t>Autodesk Revit 2019</w:t>
            </w:r>
          </w:p>
        </w:tc>
      </w:tr>
      <w:tr w:rsidR="007B27A7" w:rsidRPr="00D53134" w14:paraId="12DE78DC" w14:textId="77777777">
        <w:tc>
          <w:tcPr>
            <w:tcW w:w="1384" w:type="dxa"/>
          </w:tcPr>
          <w:p w14:paraId="6372A2CF" w14:textId="65A73411" w:rsidR="007B27A7" w:rsidRPr="00D53134" w:rsidRDefault="003B0296" w:rsidP="00D53134">
            <w:pPr>
              <w:spacing w:line="276" w:lineRule="auto"/>
              <w:jc w:val="both"/>
              <w:rPr>
                <w:rFonts w:asciiTheme="minorBidi" w:hAnsiTheme="minorBidi" w:cstheme="minorBidi"/>
                <w:sz w:val="24"/>
                <w:szCs w:val="24"/>
              </w:rPr>
            </w:pPr>
            <w:r>
              <w:rPr>
                <w:rFonts w:asciiTheme="minorBidi" w:hAnsiTheme="minorBidi" w:cstheme="minorBidi"/>
                <w:sz w:val="24"/>
                <w:szCs w:val="24"/>
                <w:lang w:val="en-US"/>
              </w:rPr>
              <w:t>A</w:t>
            </w:r>
            <w:r w:rsidR="00FF04AB" w:rsidRPr="00D53134">
              <w:rPr>
                <w:rFonts w:asciiTheme="minorBidi" w:hAnsiTheme="minorBidi" w:cstheme="minorBidi"/>
                <w:sz w:val="24"/>
                <w:szCs w:val="24"/>
              </w:rPr>
              <w:t>N16</w:t>
            </w:r>
          </w:p>
        </w:tc>
        <w:tc>
          <w:tcPr>
            <w:tcW w:w="7513" w:type="dxa"/>
          </w:tcPr>
          <w:p w14:paraId="3FDCC0D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Autodesk Navisworks 2016</w:t>
            </w:r>
          </w:p>
        </w:tc>
      </w:tr>
      <w:tr w:rsidR="00763FFC" w:rsidRPr="00D53134" w14:paraId="6AC857EB" w14:textId="77777777" w:rsidTr="009E45AC">
        <w:tc>
          <w:tcPr>
            <w:tcW w:w="1384" w:type="dxa"/>
          </w:tcPr>
          <w:p w14:paraId="00E945D1" w14:textId="77777777" w:rsidR="00763FFC" w:rsidRDefault="00763FFC" w:rsidP="009E45AC">
            <w:pPr>
              <w:jc w:val="both"/>
              <w:rPr>
                <w:rFonts w:asciiTheme="minorBidi" w:hAnsiTheme="minorBidi" w:cstheme="minorBidi"/>
                <w:sz w:val="24"/>
                <w:szCs w:val="24"/>
                <w:lang w:val="en-US"/>
              </w:rPr>
            </w:pPr>
            <w:r>
              <w:rPr>
                <w:rFonts w:asciiTheme="minorBidi" w:hAnsiTheme="minorBidi" w:cstheme="minorBidi"/>
                <w:sz w:val="24"/>
                <w:szCs w:val="24"/>
                <w:lang w:val="en-US"/>
              </w:rPr>
              <w:t>AA</w:t>
            </w:r>
          </w:p>
        </w:tc>
        <w:tc>
          <w:tcPr>
            <w:tcW w:w="7513" w:type="dxa"/>
          </w:tcPr>
          <w:p w14:paraId="10280805" w14:textId="77777777" w:rsidR="00763FFC" w:rsidRPr="00813A66" w:rsidRDefault="00763FFC" w:rsidP="009E45AC">
            <w:pPr>
              <w:jc w:val="both"/>
              <w:rPr>
                <w:rFonts w:asciiTheme="minorBidi" w:hAnsiTheme="minorBidi" w:cstheme="minorBidi"/>
                <w:sz w:val="24"/>
                <w:szCs w:val="24"/>
                <w:lang w:val="en-US"/>
              </w:rPr>
            </w:pPr>
            <w:r>
              <w:rPr>
                <w:rFonts w:asciiTheme="minorBidi" w:hAnsiTheme="minorBidi" w:cstheme="minorBidi"/>
                <w:sz w:val="24"/>
                <w:szCs w:val="24"/>
                <w:lang w:val="en-US"/>
              </w:rPr>
              <w:t xml:space="preserve">Autodesk Autocad </w:t>
            </w:r>
          </w:p>
        </w:tc>
      </w:tr>
      <w:tr w:rsidR="00763FFC" w:rsidRPr="00D53134" w14:paraId="6D8741AB" w14:textId="77777777">
        <w:tc>
          <w:tcPr>
            <w:tcW w:w="1384" w:type="dxa"/>
          </w:tcPr>
          <w:p w14:paraId="4F5BF8C1" w14:textId="20099293" w:rsidR="00763FFC" w:rsidRDefault="00763FFC" w:rsidP="00D53134">
            <w:pPr>
              <w:jc w:val="both"/>
              <w:rPr>
                <w:rFonts w:asciiTheme="minorBidi" w:hAnsiTheme="minorBidi" w:cstheme="minorBidi"/>
                <w:sz w:val="24"/>
                <w:szCs w:val="24"/>
                <w:lang w:val="en-US"/>
              </w:rPr>
            </w:pPr>
            <w:r>
              <w:rPr>
                <w:rFonts w:asciiTheme="minorBidi" w:hAnsiTheme="minorBidi" w:cstheme="minorBidi"/>
                <w:sz w:val="24"/>
                <w:szCs w:val="24"/>
                <w:lang w:val="en-US"/>
              </w:rPr>
              <w:t>AM</w:t>
            </w:r>
          </w:p>
        </w:tc>
        <w:tc>
          <w:tcPr>
            <w:tcW w:w="7513" w:type="dxa"/>
          </w:tcPr>
          <w:p w14:paraId="1662F615" w14:textId="708F7F0D" w:rsidR="00763FFC" w:rsidRPr="00DE6E76" w:rsidRDefault="00763FFC" w:rsidP="00EA24DA">
            <w:pPr>
              <w:jc w:val="both"/>
              <w:rPr>
                <w:rFonts w:asciiTheme="minorBidi" w:hAnsiTheme="minorBidi" w:cstheme="minorBidi"/>
                <w:sz w:val="24"/>
                <w:szCs w:val="24"/>
                <w:lang w:val="en-US"/>
              </w:rPr>
            </w:pPr>
            <w:r>
              <w:rPr>
                <w:rFonts w:asciiTheme="minorBidi" w:hAnsiTheme="minorBidi" w:cstheme="minorBidi"/>
                <w:sz w:val="24"/>
                <w:szCs w:val="24"/>
                <w:lang w:val="en-US"/>
              </w:rPr>
              <w:t>Autodesk 3DMax</w:t>
            </w:r>
          </w:p>
        </w:tc>
      </w:tr>
      <w:tr w:rsidR="003B0296" w:rsidRPr="00D53134" w14:paraId="503CB6AD" w14:textId="77777777">
        <w:tc>
          <w:tcPr>
            <w:tcW w:w="1384" w:type="dxa"/>
          </w:tcPr>
          <w:p w14:paraId="0A877D2A" w14:textId="2F6EBDFB" w:rsidR="003B0296" w:rsidRPr="00DE6E76" w:rsidRDefault="00F856EB" w:rsidP="00D53134">
            <w:pPr>
              <w:jc w:val="both"/>
              <w:rPr>
                <w:rFonts w:asciiTheme="minorBidi" w:hAnsiTheme="minorBidi" w:cstheme="minorBidi"/>
                <w:sz w:val="24"/>
                <w:szCs w:val="24"/>
                <w:lang w:val="en-US"/>
              </w:rPr>
            </w:pPr>
            <w:r>
              <w:rPr>
                <w:rFonts w:asciiTheme="minorBidi" w:hAnsiTheme="minorBidi" w:cstheme="minorBidi"/>
                <w:sz w:val="24"/>
                <w:szCs w:val="24"/>
                <w:lang w:val="en-US"/>
              </w:rPr>
              <w:t>G</w:t>
            </w:r>
            <w:r w:rsidR="00AE2B18">
              <w:rPr>
                <w:rFonts w:asciiTheme="minorBidi" w:hAnsiTheme="minorBidi" w:cstheme="minorBidi"/>
                <w:sz w:val="24"/>
                <w:szCs w:val="24"/>
                <w:lang w:val="en-US"/>
              </w:rPr>
              <w:t>A22</w:t>
            </w:r>
          </w:p>
        </w:tc>
        <w:tc>
          <w:tcPr>
            <w:tcW w:w="7513" w:type="dxa"/>
          </w:tcPr>
          <w:p w14:paraId="0AD95FCB" w14:textId="04105DCC" w:rsidR="003B0296" w:rsidRPr="00DE6E76" w:rsidRDefault="003B0296" w:rsidP="00D53134">
            <w:pPr>
              <w:jc w:val="both"/>
              <w:rPr>
                <w:rFonts w:asciiTheme="minorBidi" w:hAnsiTheme="minorBidi" w:cstheme="minorBidi"/>
                <w:sz w:val="24"/>
                <w:szCs w:val="24"/>
                <w:lang w:val="en-US"/>
              </w:rPr>
            </w:pPr>
            <w:r>
              <w:rPr>
                <w:rFonts w:asciiTheme="minorBidi" w:hAnsiTheme="minorBidi" w:cstheme="minorBidi"/>
                <w:sz w:val="24"/>
                <w:szCs w:val="24"/>
                <w:lang w:val="en-US"/>
              </w:rPr>
              <w:t xml:space="preserve">Graphisoft Archicad </w:t>
            </w:r>
            <w:r w:rsidR="00AE2B18">
              <w:rPr>
                <w:rFonts w:asciiTheme="minorBidi" w:hAnsiTheme="minorBidi" w:cstheme="minorBidi"/>
                <w:sz w:val="24"/>
                <w:szCs w:val="24"/>
                <w:lang w:val="en-US"/>
              </w:rPr>
              <w:t>22</w:t>
            </w:r>
          </w:p>
        </w:tc>
      </w:tr>
      <w:tr w:rsidR="003B0296" w:rsidRPr="00D53134" w14:paraId="65DF0FB6" w14:textId="77777777">
        <w:tc>
          <w:tcPr>
            <w:tcW w:w="1384" w:type="dxa"/>
          </w:tcPr>
          <w:p w14:paraId="11A50C13" w14:textId="0D2C9B3E" w:rsidR="003B0296" w:rsidRDefault="00AE2B18" w:rsidP="00D53134">
            <w:pPr>
              <w:jc w:val="both"/>
              <w:rPr>
                <w:rFonts w:asciiTheme="minorBidi" w:hAnsiTheme="minorBidi" w:cstheme="minorBidi"/>
                <w:sz w:val="24"/>
                <w:szCs w:val="24"/>
                <w:lang w:val="en-US"/>
              </w:rPr>
            </w:pPr>
            <w:r>
              <w:rPr>
                <w:rFonts w:asciiTheme="minorBidi" w:hAnsiTheme="minorBidi" w:cstheme="minorBidi"/>
                <w:sz w:val="24"/>
                <w:szCs w:val="24"/>
                <w:lang w:val="en-US"/>
              </w:rPr>
              <w:t>NA</w:t>
            </w:r>
          </w:p>
        </w:tc>
        <w:tc>
          <w:tcPr>
            <w:tcW w:w="7513" w:type="dxa"/>
          </w:tcPr>
          <w:p w14:paraId="03CCE0F7" w14:textId="1F287A38" w:rsidR="003B0296" w:rsidRPr="00D53134" w:rsidRDefault="00AE2B18" w:rsidP="00D53134">
            <w:pPr>
              <w:jc w:val="both"/>
              <w:rPr>
                <w:rFonts w:asciiTheme="minorBidi" w:hAnsiTheme="minorBidi" w:cstheme="minorBidi"/>
                <w:sz w:val="24"/>
                <w:szCs w:val="24"/>
              </w:rPr>
            </w:pPr>
            <w:r>
              <w:rPr>
                <w:rFonts w:asciiTheme="minorBidi" w:hAnsiTheme="minorBidi" w:cstheme="minorBidi"/>
                <w:sz w:val="24"/>
                <w:szCs w:val="24"/>
                <w:lang w:val="en-US"/>
              </w:rPr>
              <w:t>Nemetschek AllPlan</w:t>
            </w:r>
          </w:p>
        </w:tc>
      </w:tr>
      <w:tr w:rsidR="00AE2B18" w:rsidRPr="00D53134" w14:paraId="43DBF124" w14:textId="77777777">
        <w:tc>
          <w:tcPr>
            <w:tcW w:w="1384" w:type="dxa"/>
          </w:tcPr>
          <w:p w14:paraId="2E626F01" w14:textId="2CD5BBE1" w:rsidR="00AE2B18" w:rsidRDefault="00F856EB" w:rsidP="00EA24DA">
            <w:pPr>
              <w:jc w:val="both"/>
              <w:rPr>
                <w:rFonts w:asciiTheme="minorBidi" w:hAnsiTheme="minorBidi" w:cstheme="minorBidi"/>
                <w:sz w:val="24"/>
                <w:szCs w:val="24"/>
                <w:lang w:val="en-US"/>
              </w:rPr>
            </w:pPr>
            <w:r>
              <w:rPr>
                <w:rFonts w:asciiTheme="minorBidi" w:hAnsiTheme="minorBidi" w:cstheme="minorBidi"/>
                <w:sz w:val="24"/>
                <w:szCs w:val="24"/>
                <w:lang w:val="en-US"/>
              </w:rPr>
              <w:t>N</w:t>
            </w:r>
            <w:r w:rsidR="00AE2B18">
              <w:rPr>
                <w:rFonts w:asciiTheme="minorBidi" w:hAnsiTheme="minorBidi" w:cstheme="minorBidi"/>
                <w:sz w:val="24"/>
                <w:szCs w:val="24"/>
                <w:lang w:val="en-US"/>
              </w:rPr>
              <w:t>S</w:t>
            </w:r>
          </w:p>
        </w:tc>
        <w:tc>
          <w:tcPr>
            <w:tcW w:w="7513" w:type="dxa"/>
          </w:tcPr>
          <w:p w14:paraId="11494B57" w14:textId="309C53AA" w:rsidR="00AE2B18" w:rsidRPr="00DE6E76" w:rsidRDefault="005E1BCA" w:rsidP="00D53134">
            <w:pPr>
              <w:jc w:val="both"/>
              <w:rPr>
                <w:rFonts w:asciiTheme="minorBidi" w:hAnsiTheme="minorBidi" w:cstheme="minorBidi"/>
                <w:sz w:val="24"/>
                <w:szCs w:val="24"/>
                <w:lang w:val="en-US"/>
              </w:rPr>
            </w:pPr>
            <w:r>
              <w:rPr>
                <w:rFonts w:asciiTheme="minorBidi" w:hAnsiTheme="minorBidi" w:cstheme="minorBidi"/>
                <w:sz w:val="24"/>
                <w:szCs w:val="24"/>
                <w:lang w:val="en-US"/>
              </w:rPr>
              <w:t xml:space="preserve">Nemetschek </w:t>
            </w:r>
            <w:r>
              <w:rPr>
                <w:rFonts w:asciiTheme="minorBidi" w:hAnsiTheme="minorBidi" w:cstheme="minorBidi"/>
                <w:sz w:val="24"/>
                <w:szCs w:val="24"/>
              </w:rPr>
              <w:t xml:space="preserve"> </w:t>
            </w:r>
            <w:r w:rsidR="00AE2B18" w:rsidRPr="00AE2B18">
              <w:rPr>
                <w:rFonts w:asciiTheme="minorBidi" w:hAnsiTheme="minorBidi" w:cstheme="minorBidi"/>
                <w:sz w:val="24"/>
                <w:szCs w:val="24"/>
              </w:rPr>
              <w:t>SCIA</w:t>
            </w:r>
            <w:r w:rsidR="00AE2B18">
              <w:rPr>
                <w:rFonts w:asciiTheme="minorBidi" w:hAnsiTheme="minorBidi" w:cstheme="minorBidi"/>
                <w:sz w:val="24"/>
                <w:szCs w:val="24"/>
                <w:lang w:val="en-US"/>
              </w:rPr>
              <w:t xml:space="preserve"> </w:t>
            </w:r>
          </w:p>
        </w:tc>
      </w:tr>
      <w:tr w:rsidR="00AE2B18" w:rsidRPr="00DE6E76" w14:paraId="7AB133A0" w14:textId="77777777">
        <w:tc>
          <w:tcPr>
            <w:tcW w:w="1384" w:type="dxa"/>
          </w:tcPr>
          <w:p w14:paraId="4BC9B7BA" w14:textId="1F01A840" w:rsidR="00AE2B18" w:rsidRDefault="00F856EB" w:rsidP="00EA24DA">
            <w:pPr>
              <w:jc w:val="both"/>
              <w:rPr>
                <w:rFonts w:asciiTheme="minorBidi" w:hAnsiTheme="minorBidi" w:cstheme="minorBidi"/>
                <w:sz w:val="24"/>
                <w:szCs w:val="24"/>
                <w:lang w:val="en-US"/>
              </w:rPr>
            </w:pPr>
            <w:r>
              <w:rPr>
                <w:rFonts w:asciiTheme="minorBidi" w:hAnsiTheme="minorBidi" w:cstheme="minorBidi"/>
                <w:sz w:val="24"/>
                <w:szCs w:val="24"/>
                <w:lang w:val="en-US"/>
              </w:rPr>
              <w:t>N</w:t>
            </w:r>
            <w:r w:rsidR="00AE2B18">
              <w:rPr>
                <w:rFonts w:asciiTheme="minorBidi" w:hAnsiTheme="minorBidi" w:cstheme="minorBidi"/>
                <w:sz w:val="24"/>
                <w:szCs w:val="24"/>
                <w:lang w:val="en-US"/>
              </w:rPr>
              <w:t>D</w:t>
            </w:r>
          </w:p>
        </w:tc>
        <w:tc>
          <w:tcPr>
            <w:tcW w:w="7513" w:type="dxa"/>
          </w:tcPr>
          <w:p w14:paraId="149A335D" w14:textId="534F0C66" w:rsidR="00AE2B18" w:rsidRPr="00DE6E76" w:rsidRDefault="005E1BCA" w:rsidP="00D53134">
            <w:pPr>
              <w:jc w:val="both"/>
              <w:rPr>
                <w:rFonts w:asciiTheme="minorBidi" w:hAnsiTheme="minorBidi" w:cstheme="minorBidi"/>
                <w:sz w:val="24"/>
                <w:szCs w:val="24"/>
                <w:lang w:val="en-US"/>
              </w:rPr>
            </w:pPr>
            <w:r>
              <w:rPr>
                <w:rFonts w:asciiTheme="minorBidi" w:hAnsiTheme="minorBidi" w:cstheme="minorBidi"/>
                <w:sz w:val="24"/>
                <w:szCs w:val="24"/>
                <w:lang w:val="en-US"/>
              </w:rPr>
              <w:t xml:space="preserve">Nemetschek </w:t>
            </w:r>
            <w:r w:rsidR="00AE2B18" w:rsidRPr="00DE6E76">
              <w:rPr>
                <w:rFonts w:asciiTheme="minorBidi" w:hAnsiTheme="minorBidi" w:cstheme="minorBidi"/>
                <w:sz w:val="24"/>
                <w:szCs w:val="24"/>
                <w:lang w:val="en-US"/>
              </w:rPr>
              <w:t>Data Design System</w:t>
            </w:r>
            <w:r w:rsidR="00AE2B18">
              <w:rPr>
                <w:rFonts w:asciiTheme="minorBidi" w:hAnsiTheme="minorBidi" w:cstheme="minorBidi"/>
                <w:sz w:val="24"/>
                <w:szCs w:val="24"/>
                <w:lang w:val="en-US"/>
              </w:rPr>
              <w:t xml:space="preserve"> CAD </w:t>
            </w:r>
          </w:p>
        </w:tc>
      </w:tr>
      <w:tr w:rsidR="00AE2B18" w:rsidRPr="00AF5074" w14:paraId="64E56A2B" w14:textId="77777777">
        <w:tc>
          <w:tcPr>
            <w:tcW w:w="1384" w:type="dxa"/>
          </w:tcPr>
          <w:p w14:paraId="7E7B406F" w14:textId="73C94BAB" w:rsidR="00AE2B18" w:rsidRDefault="00156799" w:rsidP="00D53134">
            <w:pPr>
              <w:jc w:val="both"/>
              <w:rPr>
                <w:rFonts w:asciiTheme="minorBidi" w:hAnsiTheme="minorBidi" w:cstheme="minorBidi"/>
                <w:sz w:val="24"/>
                <w:szCs w:val="24"/>
                <w:lang w:val="en-US"/>
              </w:rPr>
            </w:pPr>
            <w:r>
              <w:rPr>
                <w:rFonts w:asciiTheme="minorBidi" w:hAnsiTheme="minorBidi" w:cstheme="minorBidi"/>
                <w:sz w:val="24"/>
                <w:szCs w:val="24"/>
                <w:lang w:val="en-US"/>
              </w:rPr>
              <w:t>RA212</w:t>
            </w:r>
          </w:p>
        </w:tc>
        <w:tc>
          <w:tcPr>
            <w:tcW w:w="7513" w:type="dxa"/>
          </w:tcPr>
          <w:p w14:paraId="5963CE12" w14:textId="264D7DD6" w:rsidR="00AE2B18" w:rsidRDefault="00156799" w:rsidP="00D53134">
            <w:pPr>
              <w:jc w:val="both"/>
              <w:rPr>
                <w:rFonts w:asciiTheme="minorBidi" w:hAnsiTheme="minorBidi" w:cstheme="minorBidi"/>
                <w:sz w:val="24"/>
                <w:szCs w:val="24"/>
                <w:lang w:val="en-US"/>
              </w:rPr>
            </w:pPr>
            <w:r>
              <w:rPr>
                <w:rFonts w:asciiTheme="minorBidi" w:hAnsiTheme="minorBidi" w:cstheme="minorBidi"/>
                <w:sz w:val="24"/>
                <w:szCs w:val="24"/>
                <w:lang w:val="en-US"/>
              </w:rPr>
              <w:t>Renga Architecture 2.12.xxxxx</w:t>
            </w:r>
          </w:p>
        </w:tc>
      </w:tr>
      <w:tr w:rsidR="00156799" w:rsidRPr="00156799" w14:paraId="5A906F8B" w14:textId="77777777">
        <w:tc>
          <w:tcPr>
            <w:tcW w:w="1384" w:type="dxa"/>
          </w:tcPr>
          <w:p w14:paraId="6D597ECB" w14:textId="12C6695C" w:rsidR="00156799" w:rsidRDefault="00156799" w:rsidP="00D53134">
            <w:pPr>
              <w:jc w:val="both"/>
              <w:rPr>
                <w:rFonts w:asciiTheme="minorBidi" w:hAnsiTheme="minorBidi" w:cstheme="minorBidi"/>
                <w:sz w:val="24"/>
                <w:szCs w:val="24"/>
                <w:lang w:val="en-US"/>
              </w:rPr>
            </w:pPr>
            <w:r>
              <w:rPr>
                <w:rFonts w:asciiTheme="minorBidi" w:hAnsiTheme="minorBidi" w:cstheme="minorBidi"/>
                <w:sz w:val="24"/>
                <w:szCs w:val="24"/>
                <w:lang w:val="en-US"/>
              </w:rPr>
              <w:t>RS212</w:t>
            </w:r>
          </w:p>
        </w:tc>
        <w:tc>
          <w:tcPr>
            <w:tcW w:w="7513" w:type="dxa"/>
          </w:tcPr>
          <w:p w14:paraId="1D622E21" w14:textId="44B80195" w:rsidR="00156799" w:rsidRDefault="00156799" w:rsidP="00D53134">
            <w:pPr>
              <w:jc w:val="both"/>
              <w:rPr>
                <w:rFonts w:asciiTheme="minorBidi" w:hAnsiTheme="minorBidi" w:cstheme="minorBidi"/>
                <w:sz w:val="24"/>
                <w:szCs w:val="24"/>
                <w:lang w:val="en-US"/>
              </w:rPr>
            </w:pPr>
            <w:r>
              <w:rPr>
                <w:rFonts w:asciiTheme="minorBidi" w:hAnsiTheme="minorBidi" w:cstheme="minorBidi"/>
                <w:sz w:val="24"/>
                <w:szCs w:val="24"/>
                <w:lang w:val="en-US"/>
              </w:rPr>
              <w:t>Renga Structure 2.12.xxxxx</w:t>
            </w:r>
          </w:p>
        </w:tc>
      </w:tr>
      <w:tr w:rsidR="00156799" w:rsidRPr="00156799" w14:paraId="1FB2B194" w14:textId="77777777">
        <w:tc>
          <w:tcPr>
            <w:tcW w:w="1384" w:type="dxa"/>
          </w:tcPr>
          <w:p w14:paraId="2D652A75" w14:textId="3CD4E4C6" w:rsidR="00156799" w:rsidRDefault="00156799" w:rsidP="00D53134">
            <w:pPr>
              <w:jc w:val="both"/>
              <w:rPr>
                <w:rFonts w:asciiTheme="minorBidi" w:hAnsiTheme="minorBidi" w:cstheme="minorBidi"/>
                <w:sz w:val="24"/>
                <w:szCs w:val="24"/>
                <w:lang w:val="en-US"/>
              </w:rPr>
            </w:pPr>
            <w:r>
              <w:rPr>
                <w:rFonts w:asciiTheme="minorBidi" w:hAnsiTheme="minorBidi" w:cstheme="minorBidi"/>
                <w:sz w:val="24"/>
                <w:szCs w:val="24"/>
                <w:lang w:val="en-US"/>
              </w:rPr>
              <w:t>RM</w:t>
            </w:r>
          </w:p>
        </w:tc>
        <w:tc>
          <w:tcPr>
            <w:tcW w:w="7513" w:type="dxa"/>
          </w:tcPr>
          <w:p w14:paraId="1D1A9429" w14:textId="16C5CEAE" w:rsidR="00156799" w:rsidRDefault="00156799" w:rsidP="00D53134">
            <w:pPr>
              <w:jc w:val="both"/>
              <w:rPr>
                <w:rFonts w:asciiTheme="minorBidi" w:hAnsiTheme="minorBidi" w:cstheme="minorBidi"/>
                <w:sz w:val="24"/>
                <w:szCs w:val="24"/>
                <w:lang w:val="en-US"/>
              </w:rPr>
            </w:pPr>
            <w:r>
              <w:rPr>
                <w:rFonts w:asciiTheme="minorBidi" w:hAnsiTheme="minorBidi" w:cstheme="minorBidi"/>
                <w:sz w:val="24"/>
                <w:szCs w:val="24"/>
                <w:lang w:val="en-US"/>
              </w:rPr>
              <w:t>Renga MEP</w:t>
            </w:r>
          </w:p>
        </w:tc>
      </w:tr>
      <w:tr w:rsidR="00AE2B18" w:rsidRPr="00156799" w14:paraId="56C8CBA4" w14:textId="77777777">
        <w:tc>
          <w:tcPr>
            <w:tcW w:w="1384" w:type="dxa"/>
          </w:tcPr>
          <w:p w14:paraId="2634E91B" w14:textId="77080767" w:rsidR="00AE2B18" w:rsidRDefault="00AE2B18" w:rsidP="00D53134">
            <w:pPr>
              <w:jc w:val="both"/>
              <w:rPr>
                <w:rFonts w:asciiTheme="minorBidi" w:hAnsiTheme="minorBidi" w:cstheme="minorBidi"/>
                <w:sz w:val="24"/>
                <w:szCs w:val="24"/>
                <w:lang w:val="en-US"/>
              </w:rPr>
            </w:pPr>
            <w:r>
              <w:rPr>
                <w:rFonts w:asciiTheme="minorBidi" w:hAnsiTheme="minorBidi" w:cstheme="minorBidi"/>
                <w:sz w:val="24"/>
                <w:szCs w:val="24"/>
                <w:lang w:val="en-US"/>
              </w:rPr>
              <w:t>TT</w:t>
            </w:r>
          </w:p>
        </w:tc>
        <w:tc>
          <w:tcPr>
            <w:tcW w:w="7513" w:type="dxa"/>
          </w:tcPr>
          <w:p w14:paraId="56DF7CEF" w14:textId="3F4CEB22" w:rsidR="00AE2B18" w:rsidRPr="00DE6E76" w:rsidRDefault="00AE2B18" w:rsidP="00D53134">
            <w:pPr>
              <w:jc w:val="both"/>
              <w:rPr>
                <w:rFonts w:asciiTheme="minorBidi" w:hAnsiTheme="minorBidi" w:cstheme="minorBidi"/>
                <w:sz w:val="24"/>
                <w:szCs w:val="24"/>
                <w:lang w:val="en-US"/>
              </w:rPr>
            </w:pPr>
            <w:r>
              <w:rPr>
                <w:rFonts w:asciiTheme="minorBidi" w:hAnsiTheme="minorBidi" w:cstheme="minorBidi"/>
                <w:sz w:val="24"/>
                <w:szCs w:val="24"/>
                <w:lang w:val="en-US"/>
              </w:rPr>
              <w:t>Trimble Tekla</w:t>
            </w:r>
          </w:p>
        </w:tc>
      </w:tr>
      <w:tr w:rsidR="0051201B" w:rsidRPr="00156799" w14:paraId="5F9CA748" w14:textId="77777777">
        <w:tc>
          <w:tcPr>
            <w:tcW w:w="1384" w:type="dxa"/>
          </w:tcPr>
          <w:p w14:paraId="7234D16C" w14:textId="4F56BB7F" w:rsidR="0051201B" w:rsidRDefault="0051201B" w:rsidP="00D53134">
            <w:pPr>
              <w:jc w:val="both"/>
              <w:rPr>
                <w:rFonts w:asciiTheme="minorBidi" w:hAnsiTheme="minorBidi" w:cstheme="minorBidi"/>
                <w:sz w:val="24"/>
                <w:szCs w:val="24"/>
                <w:lang w:val="en-US"/>
              </w:rPr>
            </w:pPr>
            <w:r>
              <w:rPr>
                <w:rFonts w:asciiTheme="minorBidi" w:hAnsiTheme="minorBidi" w:cstheme="minorBidi"/>
                <w:sz w:val="24"/>
                <w:szCs w:val="24"/>
                <w:lang w:val="en-US"/>
              </w:rPr>
              <w:t>TS</w:t>
            </w:r>
          </w:p>
        </w:tc>
        <w:tc>
          <w:tcPr>
            <w:tcW w:w="7513" w:type="dxa"/>
          </w:tcPr>
          <w:p w14:paraId="6F530967" w14:textId="1941D3AF" w:rsidR="0051201B" w:rsidRPr="00156799" w:rsidRDefault="0051201B" w:rsidP="00D53134">
            <w:pPr>
              <w:jc w:val="both"/>
              <w:rPr>
                <w:rFonts w:asciiTheme="minorBidi" w:hAnsiTheme="minorBidi" w:cstheme="minorBidi"/>
                <w:sz w:val="24"/>
                <w:szCs w:val="24"/>
                <w:lang w:val="en-US"/>
              </w:rPr>
            </w:pPr>
            <w:r>
              <w:rPr>
                <w:rFonts w:asciiTheme="minorBidi" w:hAnsiTheme="minorBidi" w:cstheme="minorBidi"/>
                <w:sz w:val="24"/>
                <w:szCs w:val="24"/>
                <w:lang w:val="en-US"/>
              </w:rPr>
              <w:t>Trimble SketchUp</w:t>
            </w:r>
          </w:p>
        </w:tc>
      </w:tr>
      <w:tr w:rsidR="003910A2" w:rsidRPr="00156799" w14:paraId="4A4148C2" w14:textId="77777777">
        <w:tc>
          <w:tcPr>
            <w:tcW w:w="1384" w:type="dxa"/>
          </w:tcPr>
          <w:p w14:paraId="6AF141AC" w14:textId="58F7DE1C" w:rsidR="003910A2" w:rsidRDefault="003910A2" w:rsidP="00D53134">
            <w:pPr>
              <w:jc w:val="both"/>
              <w:rPr>
                <w:rFonts w:asciiTheme="minorBidi" w:hAnsiTheme="minorBidi" w:cstheme="minorBidi"/>
                <w:sz w:val="24"/>
                <w:szCs w:val="24"/>
                <w:lang w:val="en-US"/>
              </w:rPr>
            </w:pPr>
            <w:r>
              <w:rPr>
                <w:rFonts w:asciiTheme="minorBidi" w:hAnsiTheme="minorBidi" w:cstheme="minorBidi"/>
                <w:sz w:val="24"/>
                <w:szCs w:val="24"/>
                <w:lang w:val="en-US"/>
              </w:rPr>
              <w:t>OF</w:t>
            </w:r>
          </w:p>
        </w:tc>
        <w:tc>
          <w:tcPr>
            <w:tcW w:w="7513" w:type="dxa"/>
          </w:tcPr>
          <w:p w14:paraId="4471511B" w14:textId="4B9F5B47" w:rsidR="003910A2" w:rsidRDefault="003910A2" w:rsidP="00D53134">
            <w:pPr>
              <w:jc w:val="both"/>
              <w:rPr>
                <w:rFonts w:asciiTheme="minorBidi" w:hAnsiTheme="minorBidi" w:cstheme="minorBidi"/>
                <w:sz w:val="24"/>
                <w:szCs w:val="24"/>
                <w:lang w:val="en-US"/>
              </w:rPr>
            </w:pPr>
            <w:r>
              <w:rPr>
                <w:rFonts w:asciiTheme="minorBidi" w:hAnsiTheme="minorBidi" w:cstheme="minorBidi"/>
                <w:sz w:val="24"/>
                <w:szCs w:val="24"/>
                <w:lang w:val="en-US"/>
              </w:rPr>
              <w:t>Open Source FreeCAD</w:t>
            </w:r>
          </w:p>
        </w:tc>
      </w:tr>
      <w:tr w:rsidR="00AD5EA8" w:rsidRPr="00156799" w14:paraId="25ADA4CE" w14:textId="77777777">
        <w:tc>
          <w:tcPr>
            <w:tcW w:w="1384" w:type="dxa"/>
          </w:tcPr>
          <w:p w14:paraId="70F5AD76" w14:textId="2AEF8D6C" w:rsidR="00AD5EA8" w:rsidRDefault="00AD5EA8" w:rsidP="00D53134">
            <w:pPr>
              <w:jc w:val="both"/>
              <w:rPr>
                <w:rFonts w:asciiTheme="minorBidi" w:hAnsiTheme="minorBidi" w:cstheme="minorBidi"/>
                <w:sz w:val="24"/>
                <w:szCs w:val="24"/>
                <w:lang w:val="en-US"/>
              </w:rPr>
            </w:pPr>
            <w:r>
              <w:rPr>
                <w:rFonts w:asciiTheme="minorBidi" w:hAnsiTheme="minorBidi" w:cstheme="minorBidi"/>
                <w:sz w:val="24"/>
                <w:szCs w:val="24"/>
                <w:lang w:val="en-US"/>
              </w:rPr>
              <w:t>OB</w:t>
            </w:r>
          </w:p>
        </w:tc>
        <w:tc>
          <w:tcPr>
            <w:tcW w:w="7513" w:type="dxa"/>
          </w:tcPr>
          <w:p w14:paraId="1C0C79E9" w14:textId="64A93835" w:rsidR="00AD5EA8" w:rsidRDefault="00AD5EA8" w:rsidP="00D53134">
            <w:pPr>
              <w:jc w:val="both"/>
              <w:rPr>
                <w:rFonts w:asciiTheme="minorBidi" w:hAnsiTheme="minorBidi" w:cstheme="minorBidi"/>
                <w:sz w:val="24"/>
                <w:szCs w:val="24"/>
                <w:lang w:val="en-US"/>
              </w:rPr>
            </w:pPr>
            <w:r>
              <w:rPr>
                <w:rFonts w:asciiTheme="minorBidi" w:hAnsiTheme="minorBidi" w:cstheme="minorBidi"/>
                <w:sz w:val="24"/>
                <w:szCs w:val="24"/>
                <w:lang w:val="en-US"/>
              </w:rPr>
              <w:t>Open Source Blender</w:t>
            </w:r>
          </w:p>
        </w:tc>
      </w:tr>
      <w:tr w:rsidR="00286AB0" w:rsidRPr="00D53134" w14:paraId="7F70AE84" w14:textId="77777777">
        <w:tc>
          <w:tcPr>
            <w:tcW w:w="1384" w:type="dxa"/>
          </w:tcPr>
          <w:p w14:paraId="3D1F9499" w14:textId="083F326B" w:rsidR="00286AB0" w:rsidRPr="00DE6E76" w:rsidRDefault="00286AB0">
            <w:pPr>
              <w:jc w:val="both"/>
              <w:rPr>
                <w:rFonts w:asciiTheme="minorBidi" w:hAnsiTheme="minorBidi" w:cstheme="minorBidi"/>
                <w:sz w:val="24"/>
                <w:szCs w:val="24"/>
                <w:lang w:val="en-US"/>
              </w:rPr>
            </w:pPr>
            <w:r>
              <w:rPr>
                <w:rFonts w:asciiTheme="minorBidi" w:hAnsiTheme="minorBidi" w:cstheme="minorBidi"/>
                <w:sz w:val="24"/>
                <w:szCs w:val="24"/>
                <w:lang w:val="en-US"/>
              </w:rPr>
              <w:t>I</w:t>
            </w:r>
            <w:r w:rsidRPr="00DE6E76">
              <w:rPr>
                <w:rFonts w:asciiTheme="minorBidi" w:hAnsiTheme="minorBidi" w:cstheme="minorBidi"/>
                <w:sz w:val="24"/>
                <w:szCs w:val="24"/>
                <w:lang w:val="en-US"/>
              </w:rPr>
              <w:t>1</w:t>
            </w:r>
            <w:r>
              <w:rPr>
                <w:rFonts w:asciiTheme="minorBidi" w:hAnsiTheme="minorBidi" w:cstheme="minorBidi"/>
                <w:sz w:val="24"/>
                <w:szCs w:val="24"/>
                <w:lang w:val="en-US"/>
              </w:rPr>
              <w:t>x0</w:t>
            </w:r>
          </w:p>
        </w:tc>
        <w:tc>
          <w:tcPr>
            <w:tcW w:w="7513" w:type="dxa"/>
          </w:tcPr>
          <w:p w14:paraId="7F9482F3" w14:textId="161ADDC0" w:rsidR="00286AB0" w:rsidRPr="00DE6E76" w:rsidRDefault="00286AB0" w:rsidP="00D53134">
            <w:pPr>
              <w:jc w:val="both"/>
              <w:rPr>
                <w:rFonts w:asciiTheme="minorBidi" w:hAnsiTheme="minorBidi" w:cstheme="minorBidi"/>
                <w:sz w:val="24"/>
                <w:szCs w:val="24"/>
                <w:lang w:val="en-US"/>
              </w:rPr>
            </w:pPr>
            <w:r>
              <w:rPr>
                <w:rFonts w:asciiTheme="minorBidi" w:hAnsiTheme="minorBidi" w:cstheme="minorBidi"/>
                <w:sz w:val="24"/>
                <w:szCs w:val="24"/>
                <w:lang w:val="en-US"/>
              </w:rPr>
              <w:t xml:space="preserve">IFC </w:t>
            </w:r>
            <w:r>
              <w:rPr>
                <w:rFonts w:asciiTheme="minorBidi" w:hAnsiTheme="minorBidi" w:cstheme="minorBidi"/>
                <w:sz w:val="24"/>
                <w:szCs w:val="24"/>
              </w:rPr>
              <w:t xml:space="preserve">версии </w:t>
            </w:r>
            <w:r>
              <w:rPr>
                <w:rFonts w:asciiTheme="minorBidi" w:hAnsiTheme="minorBidi" w:cstheme="minorBidi"/>
                <w:sz w:val="24"/>
                <w:szCs w:val="24"/>
                <w:lang w:val="en-US"/>
              </w:rPr>
              <w:t>1x0</w:t>
            </w:r>
          </w:p>
        </w:tc>
      </w:tr>
      <w:tr w:rsidR="00286AB0" w:rsidRPr="00D53134" w14:paraId="57A4E407" w14:textId="77777777">
        <w:tc>
          <w:tcPr>
            <w:tcW w:w="1384" w:type="dxa"/>
          </w:tcPr>
          <w:p w14:paraId="6FE4ADE9" w14:textId="57C92DCA" w:rsidR="00286AB0" w:rsidRPr="00DE6E76" w:rsidRDefault="00286AB0" w:rsidP="00D53134">
            <w:pPr>
              <w:jc w:val="both"/>
              <w:rPr>
                <w:rFonts w:asciiTheme="minorBidi" w:hAnsiTheme="minorBidi" w:cstheme="minorBidi"/>
                <w:sz w:val="24"/>
                <w:szCs w:val="24"/>
                <w:lang w:val="en-US"/>
              </w:rPr>
            </w:pPr>
            <w:r>
              <w:rPr>
                <w:rFonts w:asciiTheme="minorBidi" w:hAnsiTheme="minorBidi" w:cstheme="minorBidi"/>
                <w:sz w:val="24"/>
                <w:szCs w:val="24"/>
                <w:lang w:val="en-US"/>
              </w:rPr>
              <w:t>I2x3</w:t>
            </w:r>
          </w:p>
        </w:tc>
        <w:tc>
          <w:tcPr>
            <w:tcW w:w="7513" w:type="dxa"/>
          </w:tcPr>
          <w:p w14:paraId="32F0B6E3" w14:textId="0AAE0B59" w:rsidR="00286AB0" w:rsidRPr="00286AB0" w:rsidRDefault="00286AB0" w:rsidP="00D53134">
            <w:pPr>
              <w:jc w:val="both"/>
              <w:rPr>
                <w:rFonts w:asciiTheme="minorBidi" w:hAnsiTheme="minorBidi" w:cstheme="minorBidi"/>
                <w:sz w:val="24"/>
                <w:szCs w:val="24"/>
              </w:rPr>
            </w:pPr>
            <w:r>
              <w:rPr>
                <w:rFonts w:asciiTheme="minorBidi" w:hAnsiTheme="minorBidi" w:cstheme="minorBidi"/>
                <w:sz w:val="24"/>
                <w:szCs w:val="24"/>
                <w:lang w:val="en-US"/>
              </w:rPr>
              <w:t xml:space="preserve">IFC </w:t>
            </w:r>
            <w:r>
              <w:rPr>
                <w:rFonts w:asciiTheme="minorBidi" w:hAnsiTheme="minorBidi" w:cstheme="minorBidi"/>
                <w:sz w:val="24"/>
                <w:szCs w:val="24"/>
              </w:rPr>
              <w:t>версии 2х3</w:t>
            </w:r>
          </w:p>
        </w:tc>
      </w:tr>
      <w:tr w:rsidR="00286AB0" w:rsidRPr="00D53134" w14:paraId="6C55C8BE" w14:textId="77777777">
        <w:tc>
          <w:tcPr>
            <w:tcW w:w="1384" w:type="dxa"/>
          </w:tcPr>
          <w:p w14:paraId="04AC14B1" w14:textId="3E0A8E09" w:rsidR="00286AB0" w:rsidRPr="00286AB0" w:rsidRDefault="00286AB0" w:rsidP="00D53134">
            <w:pPr>
              <w:jc w:val="both"/>
              <w:rPr>
                <w:rFonts w:asciiTheme="minorBidi" w:hAnsiTheme="minorBidi" w:cstheme="minorBidi"/>
                <w:sz w:val="24"/>
                <w:szCs w:val="24"/>
                <w:lang w:val="en-US"/>
              </w:rPr>
            </w:pPr>
            <w:r>
              <w:rPr>
                <w:rFonts w:asciiTheme="minorBidi" w:hAnsiTheme="minorBidi" w:cstheme="minorBidi"/>
                <w:sz w:val="24"/>
                <w:szCs w:val="24"/>
                <w:lang w:val="en-US"/>
              </w:rPr>
              <w:lastRenderedPageBreak/>
              <w:t>I4x1</w:t>
            </w:r>
          </w:p>
        </w:tc>
        <w:tc>
          <w:tcPr>
            <w:tcW w:w="7513" w:type="dxa"/>
          </w:tcPr>
          <w:p w14:paraId="58A27B01" w14:textId="0CA03B76" w:rsidR="00286AB0" w:rsidRPr="00DE6E76" w:rsidRDefault="00AF376B" w:rsidP="00D53134">
            <w:pPr>
              <w:jc w:val="both"/>
              <w:rPr>
                <w:rFonts w:asciiTheme="minorBidi" w:hAnsiTheme="minorBidi" w:cstheme="minorBidi"/>
                <w:sz w:val="24"/>
                <w:szCs w:val="24"/>
              </w:rPr>
            </w:pPr>
            <w:r>
              <w:rPr>
                <w:rFonts w:asciiTheme="minorBidi" w:hAnsiTheme="minorBidi" w:cstheme="minorBidi"/>
                <w:sz w:val="24"/>
                <w:szCs w:val="24"/>
                <w:lang w:val="en-US"/>
              </w:rPr>
              <w:t xml:space="preserve">IFC </w:t>
            </w:r>
            <w:r>
              <w:rPr>
                <w:rFonts w:asciiTheme="minorBidi" w:hAnsiTheme="minorBidi" w:cstheme="minorBidi"/>
                <w:sz w:val="24"/>
                <w:szCs w:val="24"/>
              </w:rPr>
              <w:t>версии 4 дополнение 1</w:t>
            </w:r>
          </w:p>
        </w:tc>
      </w:tr>
      <w:tr w:rsidR="00AF376B" w:rsidRPr="00D53134" w14:paraId="1D22FF47" w14:textId="77777777">
        <w:tc>
          <w:tcPr>
            <w:tcW w:w="1384" w:type="dxa"/>
          </w:tcPr>
          <w:p w14:paraId="1A1E68BD" w14:textId="6E8E51D0" w:rsidR="00AF376B" w:rsidRPr="00AF376B" w:rsidRDefault="00AF376B" w:rsidP="00D53134">
            <w:pPr>
              <w:jc w:val="both"/>
              <w:rPr>
                <w:rFonts w:asciiTheme="minorBidi" w:hAnsiTheme="minorBidi" w:cstheme="minorBidi"/>
                <w:sz w:val="24"/>
                <w:szCs w:val="24"/>
                <w:lang w:val="en-US"/>
              </w:rPr>
            </w:pPr>
            <w:r>
              <w:rPr>
                <w:rFonts w:asciiTheme="minorBidi" w:hAnsiTheme="minorBidi" w:cstheme="minorBidi"/>
                <w:sz w:val="24"/>
                <w:szCs w:val="24"/>
                <w:lang w:val="en-US"/>
              </w:rPr>
              <w:t>I5x0</w:t>
            </w:r>
          </w:p>
        </w:tc>
        <w:tc>
          <w:tcPr>
            <w:tcW w:w="7513" w:type="dxa"/>
          </w:tcPr>
          <w:p w14:paraId="1BA4D242" w14:textId="13927051" w:rsidR="00AF376B" w:rsidRPr="00DE6E76" w:rsidRDefault="00AF376B" w:rsidP="00D53134">
            <w:pPr>
              <w:jc w:val="both"/>
              <w:rPr>
                <w:rFonts w:asciiTheme="minorBidi" w:hAnsiTheme="minorBidi" w:cstheme="minorBidi"/>
                <w:sz w:val="24"/>
                <w:szCs w:val="24"/>
              </w:rPr>
            </w:pPr>
            <w:r>
              <w:rPr>
                <w:rFonts w:asciiTheme="minorBidi" w:hAnsiTheme="minorBidi" w:cstheme="minorBidi"/>
                <w:sz w:val="24"/>
                <w:szCs w:val="24"/>
                <w:lang w:val="en-US"/>
              </w:rPr>
              <w:t xml:space="preserve">IFC </w:t>
            </w:r>
            <w:r>
              <w:rPr>
                <w:rFonts w:asciiTheme="minorBidi" w:hAnsiTheme="minorBidi" w:cstheme="minorBidi"/>
                <w:sz w:val="24"/>
                <w:szCs w:val="24"/>
              </w:rPr>
              <w:t>версии 5</w:t>
            </w:r>
          </w:p>
        </w:tc>
      </w:tr>
    </w:tbl>
    <w:p w14:paraId="59594A49" w14:textId="4A9F8590" w:rsidR="007B27A7" w:rsidRPr="00D53134" w:rsidRDefault="00FF04AB" w:rsidP="00DE6E76">
      <w:pPr>
        <w:jc w:val="both"/>
        <w:rPr>
          <w:rFonts w:asciiTheme="minorBidi" w:hAnsiTheme="minorBidi" w:cstheme="minorBidi"/>
          <w:sz w:val="24"/>
          <w:szCs w:val="24"/>
        </w:rPr>
      </w:pPr>
      <w:r w:rsidRPr="00D53134">
        <w:rPr>
          <w:rFonts w:asciiTheme="minorBidi" w:hAnsiTheme="minorBidi" w:cstheme="minorBidi"/>
          <w:sz w:val="24"/>
          <w:szCs w:val="24"/>
        </w:rPr>
        <w:br w:type="page"/>
      </w:r>
      <w:bookmarkStart w:id="128" w:name="_a38kymlbfw7p" w:colFirst="0" w:colLast="0"/>
      <w:bookmarkEnd w:id="128"/>
      <w:r w:rsidRPr="00D53134">
        <w:rPr>
          <w:rFonts w:asciiTheme="minorBidi" w:hAnsiTheme="minorBidi" w:cstheme="minorBidi"/>
          <w:sz w:val="24"/>
          <w:szCs w:val="24"/>
        </w:rPr>
        <w:lastRenderedPageBreak/>
        <w:br w:type="page"/>
      </w:r>
      <w:r w:rsidRPr="00D53134">
        <w:rPr>
          <w:rFonts w:asciiTheme="minorBidi" w:hAnsiTheme="minorBidi" w:cstheme="minorBidi"/>
          <w:sz w:val="24"/>
          <w:szCs w:val="24"/>
        </w:rPr>
        <w:lastRenderedPageBreak/>
        <w:br w:type="page"/>
      </w:r>
    </w:p>
    <w:p w14:paraId="5183B13A"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129" w:name="_rupeawim3bkw" w:colFirst="0" w:colLast="0"/>
      <w:bookmarkStart w:id="130" w:name="_Toc531614392"/>
      <w:bookmarkEnd w:id="129"/>
      <w:r w:rsidRPr="00D53134">
        <w:rPr>
          <w:rFonts w:asciiTheme="minorBidi" w:hAnsiTheme="minorBidi" w:cstheme="minorBidi"/>
          <w:sz w:val="24"/>
          <w:szCs w:val="24"/>
        </w:rPr>
        <w:lastRenderedPageBreak/>
        <w:t>9. Правила применения библиотек информационных моделей</w:t>
      </w:r>
      <w:bookmarkEnd w:id="130"/>
    </w:p>
    <w:p w14:paraId="4432EEB0"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31" w:name="_2senbrxmhmu" w:colFirst="0" w:colLast="0"/>
      <w:bookmarkStart w:id="132" w:name="_Toc531614393"/>
      <w:bookmarkEnd w:id="131"/>
      <w:r w:rsidRPr="00D53134">
        <w:rPr>
          <w:rFonts w:asciiTheme="minorBidi" w:hAnsiTheme="minorBidi" w:cstheme="minorBidi"/>
          <w:sz w:val="24"/>
          <w:szCs w:val="24"/>
        </w:rPr>
        <w:t>9.1. Основные принципы</w:t>
      </w:r>
      <w:bookmarkEnd w:id="132"/>
    </w:p>
    <w:p w14:paraId="70FBB000"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Одним из способов ускорения разработки проекта является использование библиотек BIM элементов. Эти элементы можно загрузить с внешних интернет ресурсов. Однако встает вопрос насколько повыситься или снизится нагрузка на проектировщика при использовании библиотечных BIM элементов. Во многом это зависит от используемого программного обеспечения, а вторым фактором является содержание, информационное наполнение модели, полученной из библиотеки. Загружаемые объекты могут уменьшить затраты на моделирование и сократить полное время проекта, учитывая, что много проектов требуют новых ‘семейств элементов’ (интеллектуальных компонент).</w:t>
      </w:r>
    </w:p>
    <w:p w14:paraId="029BD695"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Выбор реальных компонентов из каталогов производителя или публичных библиотек и даже от дружественных компаний, которые предлагают готовые модели внутренних деталей, таких как двери и окна, эскалаторы, лифты и остекление.</w:t>
      </w:r>
    </w:p>
    <w:p w14:paraId="2F83B8DE"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Некоторые фирмы принимают решение загрузить и использовать универсальные модели, которые могут быть обновлены позже в процессе разработки проекта. Однако в этом случае есть риск, что проектировщик забудет внести необходимую информацию, что повышает риск допущения ошибок при формировании  спецификаций и может привести к  нарушению координация работы других участников проекта. Одновременно с этим изменение свойств модели вручную, увеличивает вероятность, что что-нибудь будет неправильный определено.</w:t>
      </w:r>
    </w:p>
    <w:p w14:paraId="6B57F2F7"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810E82A"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Определение понятия библиотеки информационной модели</w:t>
      </w:r>
    </w:p>
    <w:p w14:paraId="2BA7659B"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На  этапе эксплуатации информационная модель является сложной базой данных, предоставляющей информацию об объекте капитального строительства различным потребителям, начиная от инженеров службы эксплуатации и диспетчерской службы и заканчивая бухгалтерией и рядовым сотрудником. Эта система помогает управлять зданием и формировать комфортную среду для жизнедеятельности. Это означает, что все данные в информационной модели должны быть описаны непротиворечивым способом и иметь четкую структуру. Для формирования этих данных используется стандартный протокол обмена данными COBie. COBie - формат данных, который содержит цифровую информацию об использовании пространства, сметах строительных работ и спецификациях, контракта, т.е., всю информацию необходимую для эксплуатации.</w:t>
      </w:r>
    </w:p>
    <w:p w14:paraId="4FF1B6B0"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Аналогичная ситуация возникает и на этапе строительства, где требуется информация для построения графика работ, оценки стоимости затрат и т.д..</w:t>
      </w:r>
    </w:p>
    <w:p w14:paraId="06FA4D71"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BIM-объекты включает подробную информацию, которая определяет продукт и геометрию, которая представляет физические характеристики продукта. Данные о визуализации, которые дают объекту распознаваемое проявление и поведенческие данные, такие как зоны обнаружения и зоны обслуживания, позволяют объекту быть помещенным или вести себя точно таким же образом как сам продукт. Есть два </w:t>
      </w:r>
      <w:r w:rsidRPr="00D53134">
        <w:rPr>
          <w:rFonts w:asciiTheme="minorBidi" w:hAnsiTheme="minorBidi" w:cstheme="minorBidi"/>
          <w:sz w:val="24"/>
          <w:szCs w:val="24"/>
        </w:rPr>
        <w:lastRenderedPageBreak/>
        <w:t>основных типа объекта: компонент и выложенный слоями. Составляющие объекты/компоненты - строительные изделия, с фиксированными геометрическими формами, такие как окна, двери, котлы и т.д. Слоистые объекты - строительные материалы, у которых нет фиксированной формы или размера, такие как ковры, кровля, стены и потолки. BIM объекты создаются путем создания геометрической модели и привязывания к ним дополнительной атрибутивной информации, которую может предоставить производитель изделия. Принципиальная схема формирования объекта показана на рисунке 1.</w:t>
      </w:r>
    </w:p>
    <w:p w14:paraId="4B7990D0"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114300" distB="114300" distL="114300" distR="114300" wp14:anchorId="7121CCFD" wp14:editId="38C1F75A">
            <wp:extent cx="5734050" cy="1727200"/>
            <wp:effectExtent l="0" t="0" r="0" b="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5734050" cy="1727200"/>
                    </a:xfrm>
                    <a:prstGeom prst="rect">
                      <a:avLst/>
                    </a:prstGeom>
                    <a:ln/>
                  </pic:spPr>
                </pic:pic>
              </a:graphicData>
            </a:graphic>
          </wp:inline>
        </w:drawing>
      </w:r>
    </w:p>
    <w:p w14:paraId="11B54E36" w14:textId="77777777" w:rsidR="007B27A7" w:rsidRPr="00D53134" w:rsidRDefault="00FF04AB" w:rsidP="00D53134">
      <w:pPr>
        <w:widowControl w:val="0"/>
        <w:jc w:val="both"/>
        <w:rPr>
          <w:rFonts w:asciiTheme="minorBidi" w:hAnsiTheme="minorBidi" w:cstheme="minorBidi"/>
          <w:color w:val="262626"/>
          <w:sz w:val="24"/>
          <w:szCs w:val="24"/>
        </w:rPr>
      </w:pPr>
      <w:r w:rsidRPr="00D53134">
        <w:rPr>
          <w:rFonts w:asciiTheme="minorBidi" w:hAnsiTheme="minorBidi" w:cstheme="minorBidi"/>
          <w:color w:val="262626"/>
          <w:sz w:val="24"/>
          <w:szCs w:val="24"/>
        </w:rPr>
        <w:t xml:space="preserve"> </w:t>
      </w:r>
    </w:p>
    <w:p w14:paraId="73862E81" w14:textId="77777777" w:rsidR="007B27A7" w:rsidRPr="00D53134" w:rsidRDefault="00FF04AB" w:rsidP="00D53134">
      <w:pPr>
        <w:widowControl w:val="0"/>
        <w:ind w:firstLine="700"/>
        <w:jc w:val="both"/>
        <w:rPr>
          <w:rFonts w:asciiTheme="minorBidi" w:hAnsiTheme="minorBidi" w:cstheme="minorBidi"/>
          <w:color w:val="262626"/>
          <w:sz w:val="24"/>
          <w:szCs w:val="24"/>
        </w:rPr>
      </w:pPr>
      <w:r w:rsidRPr="00D53134">
        <w:rPr>
          <w:rFonts w:asciiTheme="minorBidi" w:hAnsiTheme="minorBidi" w:cstheme="minorBidi"/>
          <w:sz w:val="24"/>
          <w:szCs w:val="24"/>
        </w:rPr>
        <w:t>Поскольку использование технологии информационного моделирования все возрастает и количество компаний, предоставляющих цифровой контент, тоже увеличивается, то встает вопрос о стандартизации интеллектуальных компонент на уровне национальных и международных стандартов. Это необходимо, чтобы любой участник процесса мог безболезненно использовать информационные модели, разработанные каким-то третьим лицом. Безусловно основу для такой стандартизации закладывает стандарт обмена информационными моделями (</w:t>
      </w:r>
      <w:r w:rsidRPr="00D53134">
        <w:rPr>
          <w:rFonts w:asciiTheme="minorBidi" w:hAnsiTheme="minorBidi" w:cstheme="minorBidi"/>
          <w:color w:val="262626"/>
          <w:sz w:val="24"/>
          <w:szCs w:val="24"/>
        </w:rPr>
        <w:t>Industry Foundation Classes, IFC).</w:t>
      </w:r>
    </w:p>
    <w:p w14:paraId="7DB2F03D"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С увеличением использования информационного моделирования функции электронной библиотеки компонентов можно определить следующим образом:</w:t>
      </w:r>
    </w:p>
    <w:p w14:paraId="54B74B38" w14:textId="77777777" w:rsidR="007B27A7" w:rsidRPr="00D53134" w:rsidRDefault="00FF04AB" w:rsidP="00D53134">
      <w:pPr>
        <w:widowControl w:val="0"/>
        <w:ind w:left="1780" w:hanging="360"/>
        <w:jc w:val="both"/>
        <w:rPr>
          <w:rFonts w:asciiTheme="minorBidi" w:hAnsiTheme="minorBidi" w:cstheme="minorBidi"/>
          <w:sz w:val="24"/>
          <w:szCs w:val="24"/>
        </w:rPr>
      </w:pPr>
      <w:r w:rsidRPr="00D53134">
        <w:rPr>
          <w:rFonts w:asciiTheme="minorBidi" w:hAnsiTheme="minorBidi" w:cstheme="minorBidi"/>
          <w:sz w:val="24"/>
          <w:szCs w:val="24"/>
        </w:rPr>
        <w:t xml:space="preserve">· - </w:t>
      </w:r>
      <w:r w:rsidRPr="00D53134">
        <w:rPr>
          <w:rFonts w:asciiTheme="minorBidi" w:hAnsiTheme="minorBidi" w:cstheme="minorBidi"/>
          <w:sz w:val="24"/>
          <w:szCs w:val="24"/>
        </w:rPr>
        <w:tab/>
        <w:t>единая точка формирования требований к структурированию информации об компоненте;</w:t>
      </w:r>
    </w:p>
    <w:p w14:paraId="16CD9550" w14:textId="77777777" w:rsidR="007B27A7" w:rsidRPr="00D53134" w:rsidRDefault="00FF04AB" w:rsidP="00D53134">
      <w:pPr>
        <w:widowControl w:val="0"/>
        <w:ind w:left="1780" w:hanging="360"/>
        <w:jc w:val="both"/>
        <w:rPr>
          <w:rFonts w:asciiTheme="minorBidi" w:hAnsiTheme="minorBidi" w:cstheme="minorBidi"/>
          <w:sz w:val="24"/>
          <w:szCs w:val="24"/>
        </w:rPr>
      </w:pPr>
      <w:r w:rsidRPr="00D53134">
        <w:rPr>
          <w:rFonts w:asciiTheme="minorBidi" w:hAnsiTheme="minorBidi" w:cstheme="minorBidi"/>
          <w:sz w:val="24"/>
          <w:szCs w:val="24"/>
        </w:rPr>
        <w:t>·  -</w:t>
      </w:r>
      <w:r w:rsidRPr="00D53134">
        <w:rPr>
          <w:rFonts w:asciiTheme="minorBidi" w:hAnsiTheme="minorBidi" w:cstheme="minorBidi"/>
          <w:sz w:val="24"/>
          <w:szCs w:val="24"/>
        </w:rPr>
        <w:tab/>
        <w:t>организация ссылок на детальное описание в каталоге производителя;</w:t>
      </w:r>
    </w:p>
    <w:p w14:paraId="67E5DC1A" w14:textId="77777777" w:rsidR="007B27A7" w:rsidRPr="00D53134" w:rsidRDefault="00FF04AB" w:rsidP="00D53134">
      <w:pPr>
        <w:widowControl w:val="0"/>
        <w:ind w:left="1780" w:hanging="360"/>
        <w:jc w:val="both"/>
        <w:rPr>
          <w:rFonts w:asciiTheme="minorBidi" w:hAnsiTheme="minorBidi" w:cstheme="minorBidi"/>
          <w:sz w:val="24"/>
          <w:szCs w:val="24"/>
        </w:rPr>
      </w:pPr>
      <w:r w:rsidRPr="00D53134">
        <w:rPr>
          <w:rFonts w:asciiTheme="minorBidi" w:hAnsiTheme="minorBidi" w:cstheme="minorBidi"/>
          <w:sz w:val="24"/>
          <w:szCs w:val="24"/>
        </w:rPr>
        <w:t xml:space="preserve">· - </w:t>
      </w:r>
      <w:r w:rsidRPr="00D53134">
        <w:rPr>
          <w:rFonts w:asciiTheme="minorBidi" w:hAnsiTheme="minorBidi" w:cstheme="minorBidi"/>
          <w:sz w:val="24"/>
          <w:szCs w:val="24"/>
        </w:rPr>
        <w:tab/>
        <w:t>однозначное определение технических характеристик, которые могут быть использованы в рамках вычислительной среды;</w:t>
      </w:r>
    </w:p>
    <w:p w14:paraId="7839BA91" w14:textId="77777777" w:rsidR="007B27A7" w:rsidRPr="00D53134" w:rsidRDefault="00FF04AB" w:rsidP="00D53134">
      <w:pPr>
        <w:widowControl w:val="0"/>
        <w:ind w:left="178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однозначное описание геометрии объекта, которое может быть использовано системами инженерного анализа;</w:t>
      </w:r>
    </w:p>
    <w:p w14:paraId="59B746CF" w14:textId="77777777" w:rsidR="007B27A7" w:rsidRPr="00D53134" w:rsidRDefault="00FF04AB" w:rsidP="00D53134">
      <w:pPr>
        <w:widowControl w:val="0"/>
        <w:ind w:left="1780" w:hanging="360"/>
        <w:jc w:val="both"/>
        <w:rPr>
          <w:rFonts w:asciiTheme="minorBidi" w:hAnsiTheme="minorBidi" w:cstheme="minorBidi"/>
          <w:sz w:val="24"/>
          <w:szCs w:val="24"/>
        </w:rPr>
      </w:pPr>
      <w:r w:rsidRPr="00D53134">
        <w:rPr>
          <w:rFonts w:asciiTheme="minorBidi" w:hAnsiTheme="minorBidi" w:cstheme="minorBidi"/>
          <w:sz w:val="24"/>
          <w:szCs w:val="24"/>
        </w:rPr>
        <w:t xml:space="preserve">· - </w:t>
      </w:r>
      <w:r w:rsidRPr="00D53134">
        <w:rPr>
          <w:rFonts w:asciiTheme="minorBidi" w:hAnsiTheme="minorBidi" w:cstheme="minorBidi"/>
          <w:sz w:val="24"/>
          <w:szCs w:val="24"/>
        </w:rPr>
        <w:tab/>
        <w:t>определение однозначных правил преобразования описания электронной компоненты для различных информационных исследований.</w:t>
      </w:r>
    </w:p>
    <w:p w14:paraId="6724500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71F4521"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Подходы к построению библиотечных элементов</w:t>
      </w:r>
    </w:p>
    <w:p w14:paraId="05ABF75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Целью создания библиотеки является обеспечение производителей оборудования и материалов, инструментом предоставления достоверной, удобной для потребителя информацией о своей продукции и связанной с этой продукцией </w:t>
      </w:r>
      <w:r w:rsidRPr="00D53134">
        <w:rPr>
          <w:rFonts w:asciiTheme="minorBidi" w:hAnsiTheme="minorBidi" w:cstheme="minorBidi"/>
          <w:sz w:val="24"/>
          <w:szCs w:val="24"/>
        </w:rPr>
        <w:lastRenderedPageBreak/>
        <w:t>дополнительной (сопутствующей) информацией, включая информацию для цепочек поставок и технологические карты. Информация должна позволять обеспечить Автоматизированную проверку элемента и системы, в которую входит элемент.</w:t>
      </w:r>
    </w:p>
    <w:p w14:paraId="313D14F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Основные поставщики информации:</w:t>
      </w:r>
    </w:p>
    <w:p w14:paraId="0F5AC07F"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производители инженерного оборудования;</w:t>
      </w:r>
    </w:p>
    <w:p w14:paraId="27977D6A"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производители материалов;</w:t>
      </w:r>
    </w:p>
    <w:p w14:paraId="79B3049A"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производители решений, например двери или мебельные перегородки;</w:t>
      </w:r>
    </w:p>
    <w:p w14:paraId="63C47184"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производители мебели;</w:t>
      </w:r>
    </w:p>
    <w:p w14:paraId="0243D29D"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производители бытовой техники.</w:t>
      </w:r>
    </w:p>
    <w:p w14:paraId="7EF3759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CF3610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Ключевые отличия библиотеки:</w:t>
      </w:r>
    </w:p>
    <w:p w14:paraId="7FDD157D"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хранение информационной модели «библиотечного объекта» в виде информационной структуры (семантической базы данных), позволяющей делать «виртуальные среды», например, представление для принципиальной схемы, для логической схемы и для визуального представления;</w:t>
      </w:r>
    </w:p>
    <w:p w14:paraId="5F8E4A1B"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должна поддерживаться онтология;</w:t>
      </w:r>
    </w:p>
    <w:p w14:paraId="70BDC4A6"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должна поддерживаться система классификации (различная и разных стран);</w:t>
      </w:r>
    </w:p>
    <w:p w14:paraId="3B2E0226"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должна поддерживаться многоязычность описания «библиотечного элемента»;</w:t>
      </w:r>
    </w:p>
    <w:p w14:paraId="6F1550BB"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должна поддерживаться параметрическая Характеристика библиотечных элементов;</w:t>
      </w:r>
    </w:p>
    <w:p w14:paraId="1FC7097A"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независимость от производителя системы САПР или системы моделирования;</w:t>
      </w:r>
    </w:p>
    <w:p w14:paraId="31C34465"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поддержка ссылок на национальные стандарты;</w:t>
      </w:r>
    </w:p>
    <w:p w14:paraId="2B239D93"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возможность подбора аналогов как из линейки одного производителя, так и из перечня производителей;</w:t>
      </w:r>
    </w:p>
    <w:p w14:paraId="1060E3CD"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должна поддерживаться возможность работы в рамках аддитивных производств. Например, библиотека должна понимать, как должен деградировать элемент при печати на 3D-принтере;</w:t>
      </w:r>
    </w:p>
    <w:p w14:paraId="700FE951"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система должна поддерживать/сопровождать информацию на всех этапах и весь жизненный цикл библиотечного элемента;</w:t>
      </w:r>
    </w:p>
    <w:p w14:paraId="2D76AAF5"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хранение информации о стоимости выполнения работ согласно технологической карты по монтажу;</w:t>
      </w:r>
    </w:p>
    <w:p w14:paraId="3C894D73"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интеграция с системой управления информацией в рамках проектов;</w:t>
      </w:r>
    </w:p>
    <w:p w14:paraId="7A6D0373"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интеграция в вычислимую среду;</w:t>
      </w:r>
    </w:p>
    <w:p w14:paraId="432A4857"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обеспечение интерфейса человеко-машинного взаимодействия;</w:t>
      </w:r>
    </w:p>
    <w:p w14:paraId="48260B4B"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обеспечение интерфейса машина-машина;</w:t>
      </w:r>
    </w:p>
    <w:p w14:paraId="768C2657" w14:textId="77777777" w:rsidR="007B27A7" w:rsidRPr="00D53134" w:rsidRDefault="00FF04AB" w:rsidP="00D53134">
      <w:pPr>
        <w:widowControl w:val="0"/>
        <w:ind w:left="216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сбор и анализ статистики по использованию элементов.</w:t>
      </w:r>
    </w:p>
    <w:p w14:paraId="79A7DF9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839E47F"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lastRenderedPageBreak/>
        <w:t>Библиотека электронных компонент строится на основе онтологии[1, 2] и ГОСТ 20886-85.</w:t>
      </w:r>
    </w:p>
    <w:p w14:paraId="1FFFB5FA"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Контент электронной библиотеки включает широкий набор информационных ресурсов и их метаданные. В электронной библиотеке могут быть следующие виды информационных ресурсов:</w:t>
      </w:r>
    </w:p>
    <w:p w14:paraId="2FF5097E" w14:textId="77777777" w:rsidR="007B27A7" w:rsidRPr="00D53134" w:rsidRDefault="00FF04AB" w:rsidP="00D53134">
      <w:pPr>
        <w:widowControl w:val="0"/>
        <w:ind w:left="1460" w:hanging="380"/>
        <w:jc w:val="both"/>
        <w:rPr>
          <w:rFonts w:asciiTheme="minorBidi" w:hAnsiTheme="minorBidi" w:cstheme="minorBidi"/>
          <w:sz w:val="24"/>
          <w:szCs w:val="24"/>
        </w:rPr>
      </w:pPr>
      <w:r w:rsidRPr="00D53134">
        <w:rPr>
          <w:rFonts w:asciiTheme="minorBidi" w:hAnsiTheme="minorBidi" w:cstheme="minorBidi"/>
          <w:sz w:val="24"/>
          <w:szCs w:val="24"/>
        </w:rPr>
        <w:t>1)    электронные ресурсы (документы и мультимедийные объекты) – содержание (хранилище) библиотеки;</w:t>
      </w:r>
    </w:p>
    <w:p w14:paraId="667A0029" w14:textId="77777777" w:rsidR="007B27A7" w:rsidRPr="00D53134" w:rsidRDefault="00FF04AB" w:rsidP="00D53134">
      <w:pPr>
        <w:widowControl w:val="0"/>
        <w:ind w:left="1460" w:hanging="380"/>
        <w:jc w:val="both"/>
        <w:rPr>
          <w:rFonts w:asciiTheme="minorBidi" w:hAnsiTheme="minorBidi" w:cstheme="minorBidi"/>
          <w:sz w:val="24"/>
          <w:szCs w:val="24"/>
        </w:rPr>
      </w:pPr>
      <w:r w:rsidRPr="00D53134">
        <w:rPr>
          <w:rFonts w:asciiTheme="minorBidi" w:hAnsiTheme="minorBidi" w:cstheme="minorBidi"/>
          <w:sz w:val="24"/>
          <w:szCs w:val="24"/>
        </w:rPr>
        <w:t>2)    система классификации: различные схемы классификации предметных областей знаний, например, таксономии, тезаурусы;</w:t>
      </w:r>
    </w:p>
    <w:p w14:paraId="7165197B" w14:textId="77777777" w:rsidR="007B27A7" w:rsidRPr="00D53134" w:rsidRDefault="00FF04AB" w:rsidP="00D53134">
      <w:pPr>
        <w:widowControl w:val="0"/>
        <w:ind w:left="1460" w:hanging="380"/>
        <w:jc w:val="both"/>
        <w:rPr>
          <w:rFonts w:asciiTheme="minorBidi" w:hAnsiTheme="minorBidi" w:cstheme="minorBidi"/>
          <w:sz w:val="24"/>
          <w:szCs w:val="24"/>
        </w:rPr>
      </w:pPr>
      <w:r w:rsidRPr="00D53134">
        <w:rPr>
          <w:rFonts w:asciiTheme="minorBidi" w:hAnsiTheme="minorBidi" w:cstheme="minorBidi"/>
          <w:sz w:val="24"/>
          <w:szCs w:val="24"/>
        </w:rPr>
        <w:t>3)    разделы каталогов (рубрик) – это общая характеристика хранимых в них ресурсов или их ссылки;</w:t>
      </w:r>
    </w:p>
    <w:p w14:paraId="4E8F75CC" w14:textId="77777777" w:rsidR="007B27A7" w:rsidRPr="00D53134" w:rsidRDefault="00FF04AB" w:rsidP="00D53134">
      <w:pPr>
        <w:widowControl w:val="0"/>
        <w:ind w:left="1460" w:hanging="380"/>
        <w:jc w:val="both"/>
        <w:rPr>
          <w:rFonts w:asciiTheme="minorBidi" w:hAnsiTheme="minorBidi" w:cstheme="minorBidi"/>
          <w:sz w:val="24"/>
          <w:szCs w:val="24"/>
        </w:rPr>
      </w:pPr>
      <w:r w:rsidRPr="00D53134">
        <w:rPr>
          <w:rFonts w:asciiTheme="minorBidi" w:hAnsiTheme="minorBidi" w:cstheme="minorBidi"/>
          <w:sz w:val="24"/>
          <w:szCs w:val="24"/>
        </w:rPr>
        <w:t>4)    профили пользователей – наборы характеристик, описывающих свойства и интересы пользователей.</w:t>
      </w:r>
    </w:p>
    <w:p w14:paraId="70A70586"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Метаданные электронной библиотеки должны обеспечивать необходимую синтаксическую, семантическую и контекстную интерпретацию описываемой информационной модели электронной компоненты.</w:t>
      </w:r>
    </w:p>
    <w:p w14:paraId="528BCD88"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858AAF4" w14:textId="77777777" w:rsidR="007B27A7" w:rsidRPr="00D53134" w:rsidRDefault="00FF04AB" w:rsidP="00D53134">
      <w:pPr>
        <w:widowControl w:val="0"/>
        <w:ind w:firstLine="700"/>
        <w:jc w:val="both"/>
        <w:rPr>
          <w:rFonts w:asciiTheme="minorBidi" w:hAnsiTheme="minorBidi" w:cstheme="minorBidi"/>
          <w:b/>
          <w:sz w:val="24"/>
          <w:szCs w:val="24"/>
        </w:rPr>
      </w:pPr>
      <w:r w:rsidRPr="00D53134">
        <w:rPr>
          <w:rFonts w:asciiTheme="minorBidi" w:hAnsiTheme="minorBidi" w:cstheme="minorBidi"/>
          <w:b/>
          <w:sz w:val="24"/>
          <w:szCs w:val="24"/>
        </w:rPr>
        <w:t>Формирование библиотеки</w:t>
      </w:r>
    </w:p>
    <w:p w14:paraId="5CA33698"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 формировании библиотеки должны использоваться технологии семантической сети. Доступ к ресурсам библиотеки осуществляется в соответствии с типом библиотеки, правами доступа и ролью участника в рамках реализуемого проекта.</w:t>
      </w:r>
    </w:p>
    <w:p w14:paraId="7C724AE5"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По типу библиотеки подразделяются на открытые (публичные) и закрытые (частные). Государственные библиотеки могут быть как открытыми, так и закрытыми в зависимости от предоставляемых моделей.</w:t>
      </w:r>
    </w:p>
    <w:p w14:paraId="47B01FB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Библиотеки могут быть организованы в виде децентрализованного хранилища информации и могут подключаться к среде общих данных проекта. Другим вариантом доступа к библиотекам может быть прямой доступ из системе моделирования для получения информационных моделей и необходимых наборов данных.</w:t>
      </w:r>
    </w:p>
    <w:p w14:paraId="4ABC7D6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Библиотеки могут быть созданы в рамках отдельной организации или всей отрасли.</w:t>
      </w:r>
    </w:p>
    <w:p w14:paraId="3C22AEEE"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Поставщик библиотеки информационных моделей должен активно взаимодействовать с производителем изделий, чтобы понять, как их продукт работает в реальном мире, а также чтобы гарантировать максимальную достоверность и точность предоставляемой информации.</w:t>
      </w:r>
    </w:p>
    <w:p w14:paraId="199DBF3F"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Некоторые библиотеки могут специально готовить информационные модели в нативном формате системы проектирования, например, Autodesk Revit или Graphisoft Archicad. Однако такой подход может иметь серьезное ограничение относительно количества компонентов, которые доступны.</w:t>
      </w:r>
    </w:p>
    <w:p w14:paraId="53BEA51C"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3D0F91D"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Еще одной проблемой при использовании библиотек может быть риск использования устаревших информационных моделей и данных. Это происходит, если поставщик своевременно не обновил информационные модели в библиотеки. </w:t>
      </w:r>
      <w:r w:rsidRPr="00D53134">
        <w:rPr>
          <w:rFonts w:asciiTheme="minorBidi" w:hAnsiTheme="minorBidi" w:cstheme="minorBidi"/>
          <w:sz w:val="24"/>
          <w:szCs w:val="24"/>
        </w:rPr>
        <w:lastRenderedPageBreak/>
        <w:t>В этом случае в зависимости от типа соглашения между Библиотекой и Поставщиком изделия по-разному распространяется ответственность. Например, у компании BIMObjects ответственность несет производитель изделия.</w:t>
      </w:r>
    </w:p>
    <w:p w14:paraId="12F1B47D"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Приведем пример форматов для обмена информационными и графическими представлениями моделей:</w:t>
      </w:r>
    </w:p>
    <w:p w14:paraId="5DA5E8EA" w14:textId="77777777" w:rsidR="007B27A7" w:rsidRPr="00D06867" w:rsidRDefault="00FF04AB" w:rsidP="00D53134">
      <w:pPr>
        <w:widowControl w:val="0"/>
        <w:jc w:val="both"/>
        <w:rPr>
          <w:rFonts w:asciiTheme="minorBidi" w:hAnsiTheme="minorBidi" w:cstheme="minorBidi"/>
          <w:sz w:val="24"/>
          <w:szCs w:val="24"/>
          <w:lang w:val="en-US"/>
        </w:rPr>
      </w:pPr>
      <w:r w:rsidRPr="00D06867">
        <w:rPr>
          <w:rFonts w:asciiTheme="minorBidi" w:hAnsiTheme="minorBidi" w:cstheme="minorBidi"/>
          <w:sz w:val="24"/>
          <w:szCs w:val="24"/>
          <w:lang w:val="en-US"/>
        </w:rPr>
        <w:t xml:space="preserve">Dassault Systemes CATIA, 3DCT, Rhino with 3DCT plug-in, Abvent Group Artlantis Studio, Artlantis Render, KOMPAS 3D, 123D, 3ds Max, AutoCAD, AutoCAD Architecture, Revit, 3DS Max </w:t>
      </w:r>
      <w:r w:rsidRPr="00D53134">
        <w:rPr>
          <w:rFonts w:asciiTheme="minorBidi" w:hAnsiTheme="minorBidi" w:cstheme="minorBidi"/>
          <w:sz w:val="24"/>
          <w:szCs w:val="24"/>
        </w:rPr>
        <w:t>и</w:t>
      </w:r>
      <w:r w:rsidRPr="00D06867">
        <w:rPr>
          <w:rFonts w:asciiTheme="minorBidi" w:hAnsiTheme="minorBidi" w:cstheme="minorBidi"/>
          <w:sz w:val="24"/>
          <w:szCs w:val="24"/>
          <w:lang w:val="en-US"/>
        </w:rPr>
        <w:t xml:space="preserve"> VIZ, AutoCAD, Civil 3D, AutoCAD MEP, AutoCAD Architecture, AutoCAD Structural Detailing, AutoCAD MAP, Lightscape, Maya ,Maya, 3ds Max </w:t>
      </w:r>
      <w:r w:rsidRPr="00D53134">
        <w:rPr>
          <w:rFonts w:asciiTheme="minorBidi" w:hAnsiTheme="minorBidi" w:cstheme="minorBidi"/>
          <w:sz w:val="24"/>
          <w:szCs w:val="24"/>
        </w:rPr>
        <w:t>или</w:t>
      </w:r>
      <w:r w:rsidRPr="00D06867">
        <w:rPr>
          <w:rFonts w:asciiTheme="minorBidi" w:hAnsiTheme="minorBidi" w:cstheme="minorBidi"/>
          <w:sz w:val="24"/>
          <w:szCs w:val="24"/>
          <w:lang w:val="en-US"/>
        </w:rPr>
        <w:t xml:space="preserve"> 3ds Max Design, Navisworks, Revit, MicroStation Design, BobCAD-CAM, Cal3D, CorelDRAW Graphics Suite, 3D XML Player, 3DVIA, SolidWorks, DIALux, ElectricImage Animation System, ArcPad, ArcGIS, SketchUp Make, DesignCAD, TurboCAD, MYRIAD 3D Reader, IronCAD, 3D World Studio, LTD LightConverse, Xara 3D Maker, Rhino, Rhino 3D, Allplan, Vectorworks, ArchiCAD, Visual3D.NET, Parasolid ACIS, 3D ACIS Modeler, AutoCAD, ACIS, 3D ACIS Modeler, SolidWorks, AutoCAD, PCB123, BIMsight Project, Tekla Structures, Tekla Structures, Robot Analyse, Unity, Photoshop, AutoCAD, Maya, SolidWorks, 3D DAZ Studio, TurboCAD Deluxe, Cinema 4D, ZModeler, </w:t>
      </w:r>
      <w:r w:rsidRPr="00D53134">
        <w:rPr>
          <w:rFonts w:asciiTheme="minorBidi" w:hAnsiTheme="minorBidi" w:cstheme="minorBidi"/>
          <w:sz w:val="24"/>
          <w:szCs w:val="24"/>
        </w:rPr>
        <w:t>ЛИРА</w:t>
      </w:r>
      <w:r w:rsidRPr="00D06867">
        <w:rPr>
          <w:rFonts w:asciiTheme="minorBidi" w:hAnsiTheme="minorBidi" w:cstheme="minorBidi"/>
          <w:sz w:val="24"/>
          <w:szCs w:val="24"/>
          <w:lang w:val="en-US"/>
        </w:rPr>
        <w:t>.</w:t>
      </w:r>
    </w:p>
    <w:p w14:paraId="40E53A1D" w14:textId="77777777" w:rsidR="007B27A7" w:rsidRPr="00D06867" w:rsidRDefault="00FF04AB" w:rsidP="00D53134">
      <w:pPr>
        <w:widowControl w:val="0"/>
        <w:jc w:val="both"/>
        <w:rPr>
          <w:rFonts w:asciiTheme="minorBidi" w:hAnsiTheme="minorBidi" w:cstheme="minorBidi"/>
          <w:sz w:val="24"/>
          <w:szCs w:val="24"/>
          <w:lang w:val="en-US"/>
        </w:rPr>
      </w:pPr>
      <w:r w:rsidRPr="00D06867">
        <w:rPr>
          <w:rFonts w:asciiTheme="minorBidi" w:hAnsiTheme="minorBidi" w:cstheme="minorBidi"/>
          <w:sz w:val="24"/>
          <w:szCs w:val="24"/>
          <w:lang w:val="en-US"/>
        </w:rPr>
        <w:t xml:space="preserve"> </w:t>
      </w:r>
    </w:p>
    <w:p w14:paraId="34F353F6" w14:textId="77777777" w:rsidR="007B27A7" w:rsidRPr="00D06867" w:rsidRDefault="00FF04AB" w:rsidP="00D53134">
      <w:pPr>
        <w:widowControl w:val="0"/>
        <w:jc w:val="both"/>
        <w:rPr>
          <w:rFonts w:asciiTheme="minorBidi" w:hAnsiTheme="minorBidi" w:cstheme="minorBidi"/>
          <w:sz w:val="24"/>
          <w:szCs w:val="24"/>
          <w:lang w:val="en-US"/>
        </w:rPr>
      </w:pPr>
      <w:r w:rsidRPr="00D53134">
        <w:rPr>
          <w:rFonts w:asciiTheme="minorBidi" w:hAnsiTheme="minorBidi" w:cstheme="minorBidi"/>
          <w:sz w:val="24"/>
          <w:szCs w:val="24"/>
        </w:rPr>
        <w:t>Поддерживаемые</w:t>
      </w:r>
      <w:r w:rsidRPr="00D06867">
        <w:rPr>
          <w:rFonts w:asciiTheme="minorBidi" w:hAnsiTheme="minorBidi" w:cstheme="minorBidi"/>
          <w:sz w:val="24"/>
          <w:szCs w:val="24"/>
          <w:lang w:val="en-US"/>
        </w:rPr>
        <w:t xml:space="preserve"> </w:t>
      </w:r>
      <w:r w:rsidRPr="00D53134">
        <w:rPr>
          <w:rFonts w:asciiTheme="minorBidi" w:hAnsiTheme="minorBidi" w:cstheme="minorBidi"/>
          <w:sz w:val="24"/>
          <w:szCs w:val="24"/>
        </w:rPr>
        <w:t>форматы</w:t>
      </w:r>
      <w:r w:rsidRPr="00D06867">
        <w:rPr>
          <w:rFonts w:asciiTheme="minorBidi" w:hAnsiTheme="minorBidi" w:cstheme="minorBidi"/>
          <w:sz w:val="24"/>
          <w:szCs w:val="24"/>
          <w:lang w:val="en-US"/>
        </w:rPr>
        <w:t xml:space="preserve"> </w:t>
      </w:r>
      <w:r w:rsidRPr="00D53134">
        <w:rPr>
          <w:rFonts w:asciiTheme="minorBidi" w:hAnsiTheme="minorBidi" w:cstheme="minorBidi"/>
          <w:sz w:val="24"/>
          <w:szCs w:val="24"/>
        </w:rPr>
        <w:t>файлов</w:t>
      </w:r>
      <w:r w:rsidRPr="00D06867">
        <w:rPr>
          <w:rFonts w:asciiTheme="minorBidi" w:hAnsiTheme="minorBidi" w:cstheme="minorBidi"/>
          <w:sz w:val="24"/>
          <w:szCs w:val="24"/>
          <w:lang w:val="en-US"/>
        </w:rPr>
        <w:t xml:space="preserve"> </w:t>
      </w:r>
      <w:r w:rsidRPr="00D53134">
        <w:rPr>
          <w:rFonts w:asciiTheme="minorBidi" w:hAnsiTheme="minorBidi" w:cstheme="minorBidi"/>
          <w:sz w:val="24"/>
          <w:szCs w:val="24"/>
        </w:rPr>
        <w:t>в</w:t>
      </w:r>
      <w:r w:rsidRPr="00D06867">
        <w:rPr>
          <w:rFonts w:asciiTheme="minorBidi" w:hAnsiTheme="minorBidi" w:cstheme="minorBidi"/>
          <w:sz w:val="24"/>
          <w:szCs w:val="24"/>
          <w:lang w:val="en-US"/>
        </w:rPr>
        <w:t xml:space="preserve"> 3D </w:t>
      </w:r>
      <w:r w:rsidRPr="00D53134">
        <w:rPr>
          <w:rFonts w:asciiTheme="minorBidi" w:hAnsiTheme="minorBidi" w:cstheme="minorBidi"/>
          <w:sz w:val="24"/>
          <w:szCs w:val="24"/>
        </w:rPr>
        <w:t>формате</w:t>
      </w:r>
      <w:r w:rsidRPr="00D06867">
        <w:rPr>
          <w:rFonts w:asciiTheme="minorBidi" w:hAnsiTheme="minorBidi" w:cstheme="minorBidi"/>
          <w:sz w:val="24"/>
          <w:szCs w:val="24"/>
          <w:lang w:val="en-US"/>
        </w:rPr>
        <w:t>: STL, gbXML, IGES, IGS, STEP, STP, U3D, 3DC, AOF, ATL, ATLA, ATLO, A3D, CDW, M3D, 123C, 123D, 123DP, 123DX, 3DS, MAX, MAXC, DXE, DXF, SLB, SLD,DWF, DWFx, DST, DWG, DWL, DWS, DWT, ATR, LP, LS, MA, MB, O2C, RTG, SKL, WRL, WRZ, FBX, NWD, NWF, NWC, RFA, RTE, RVT, ASC, ASCII, CAD, DAE, DGN, IFC, IFCXML, IFCZIP, XRF, CDR, 3DXML, SLDASM, SLDDRT, SLDDRW, SLDPRT, LDT, FACT, APL, SKM, SKP, DC, 3DV, TCW, VRL, 3DF, ICS, 3DW, 3DL, X3D, 3DM,3DX, NDW, MCD, VWX, 2DL, AAT, BIMx, BPN, GDL, MOD, PLA, PLN, PRF, TPL, V3D, X_B, X_T, SAB, SAT, 123, TBP, CNV, CPL, DB1, DB2, IDRM, LIS, RBM, DSTV, UNITY, UNITY3D, UNITYPACKAGE, MTL, OBJ, 3DA, Z3D, BMP, JPEG, JPG, PDF, PNG, TIFF, ARM, BAR, BLG, BLS, BLK, KLS, KLN, FIDARM, HAR, HVM, LIR, MNT, SC(0-9), SRT, STC, VTS, DOC, DOCX.</w:t>
      </w:r>
    </w:p>
    <w:p w14:paraId="75E8CDA5" w14:textId="77777777" w:rsidR="007B27A7" w:rsidRPr="00D06867" w:rsidRDefault="00FF04AB" w:rsidP="00D53134">
      <w:pPr>
        <w:widowControl w:val="0"/>
        <w:ind w:firstLine="700"/>
        <w:jc w:val="both"/>
        <w:rPr>
          <w:rFonts w:asciiTheme="minorBidi" w:hAnsiTheme="minorBidi" w:cstheme="minorBidi"/>
          <w:sz w:val="24"/>
          <w:szCs w:val="24"/>
          <w:lang w:val="en-US"/>
        </w:rPr>
      </w:pPr>
      <w:r w:rsidRPr="00D06867">
        <w:rPr>
          <w:rFonts w:asciiTheme="minorBidi" w:hAnsiTheme="minorBidi" w:cstheme="minorBidi"/>
          <w:sz w:val="24"/>
          <w:szCs w:val="24"/>
          <w:lang w:val="en-US"/>
        </w:rPr>
        <w:t xml:space="preserve"> </w:t>
      </w:r>
    </w:p>
    <w:p w14:paraId="7F262581" w14:textId="77777777" w:rsidR="007B27A7" w:rsidRPr="00D06867" w:rsidRDefault="00FF04AB" w:rsidP="00D53134">
      <w:pPr>
        <w:widowControl w:val="0"/>
        <w:ind w:firstLine="700"/>
        <w:jc w:val="both"/>
        <w:rPr>
          <w:rFonts w:asciiTheme="minorBidi" w:hAnsiTheme="minorBidi" w:cstheme="minorBidi"/>
          <w:sz w:val="24"/>
          <w:szCs w:val="24"/>
          <w:lang w:val="en-US"/>
        </w:rPr>
      </w:pPr>
      <w:r w:rsidRPr="00D06867">
        <w:rPr>
          <w:rFonts w:asciiTheme="minorBidi" w:hAnsiTheme="minorBidi" w:cstheme="minorBidi"/>
          <w:sz w:val="24"/>
          <w:szCs w:val="24"/>
          <w:lang w:val="en-US"/>
        </w:rPr>
        <w:t xml:space="preserve"> </w:t>
      </w:r>
    </w:p>
    <w:p w14:paraId="7579BBB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Для проведения комплексного анализа обычно требуется информация о материалах и вариантах представления элементов. Эту информацию можно получить из библиотек материалов, которые могут быть связаны с информационными моделями.</w:t>
      </w:r>
    </w:p>
    <w:p w14:paraId="5A239DC5"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3686842"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Библиотеки материалов и представлений</w:t>
      </w:r>
    </w:p>
    <w:p w14:paraId="77746FB5"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Библиотеки материалов и представлений модели представляют собой набор определений материалов и представлений модели. Некоторые библиотеки устанавливаются вместе с другими пользователями программ Autodesk, другие создаются пользователями. Можно создавать библиотеки для организации материалов и представлений модели, которыми вы будете пользоваться. Библиотеки, входящие в комплект поставки программы, заблокированы и при перечислении в обозревателях обозначены значком, указывающим </w:t>
      </w:r>
      <w:r w:rsidRPr="00D53134">
        <w:rPr>
          <w:rFonts w:asciiTheme="minorBidi" w:hAnsiTheme="minorBidi" w:cstheme="minorBidi"/>
          <w:sz w:val="24"/>
          <w:szCs w:val="24"/>
        </w:rPr>
        <w:lastRenderedPageBreak/>
        <w:t>соответствующее условие. Можно скопировать компоненты заблокированной библиотеки в пользовательскую библиотеку, в которой их можно редактировать и изменять.</w:t>
      </w:r>
    </w:p>
    <w:p w14:paraId="48EE7AC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FE7E54C"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Материалы</w:t>
      </w:r>
    </w:p>
    <w:p w14:paraId="7E5494BC"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Материалы представляют собой комбинации различных типов наборов характеристик, которые называются компонентами. В Inventor используются материалы двух компонентов: физических и представлений модели. В совокупности эти два компонента представляют определение материала Inventor. Материалы назначаются для деталей.</w:t>
      </w:r>
    </w:p>
    <w:p w14:paraId="0DDAE184"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10A4A1D"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Рисунок 2. Пример представления изделия</w:t>
      </w:r>
    </w:p>
    <w:p w14:paraId="22CA071D"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B7FAF7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В разделе Физические свойства содержится информация о составе материала, используемого для моделирования, анализа и определения таких свойств Inventor, как масса, площадь и объем. Физические свойства можно использовать для определения соответствующих материалов для проектирования.</w:t>
      </w:r>
    </w:p>
    <w:p w14:paraId="2C7A359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7672D95"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Представления модели</w:t>
      </w:r>
    </w:p>
    <w:p w14:paraId="7C4CA8C2"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Представления модели определяют визуальные характеристики материала и назначаются для любой грани, элемента, детали или сборки. С их помощью можно увидеть, как деталь или сборка часто выглядят в незаконченном виде, в процессе выполнения или в готовом виде. Представления можно использовать в качестве инструмента визуальной группировки путем применения их в нескольких деталях или сборках (недоступно в Inventor LT).</w:t>
      </w:r>
    </w:p>
    <w:p w14:paraId="23F30F71"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Свойства представлений модели обеспечивают визуальную реализацию материала — цвет, текстуру, карту выдавливания, зернистость.</w:t>
      </w:r>
    </w:p>
    <w:p w14:paraId="3EA42A5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Все материалы имеют назначенные для них представления модели. Можно переопределить эти представления модели для изменения вида компонента.</w:t>
      </w:r>
    </w:p>
    <w:p w14:paraId="3AF9C9C3"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Свойства представлений модели обеспечивают визуальную реализацию материала — цвет, текстуру, карту выдавливания, зернистость.</w:t>
      </w:r>
    </w:p>
    <w:p w14:paraId="1BBE1C7A"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Все материалы имеют назначенные для них представления модели. Можно переопределить эти представления модели для изменения вида компонента.</w:t>
      </w:r>
    </w:p>
    <w:p w14:paraId="6757379B"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7FD137F"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Рисунок 3. Пример представления свойств изделия</w:t>
      </w:r>
    </w:p>
    <w:p w14:paraId="62E1AEF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7027D5F"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Примеры использования библиотек в проектах</w:t>
      </w:r>
    </w:p>
    <w:p w14:paraId="0590631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Приведем примеры библиотек, которые вы можете использовать в своих проектах.</w:t>
      </w:r>
    </w:p>
    <w:p w14:paraId="0F36C22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42C20BC2" w14:textId="77777777" w:rsidR="007B27A7" w:rsidRPr="00D53134" w:rsidRDefault="00FF04AB" w:rsidP="00D53134">
      <w:pPr>
        <w:widowControl w:val="0"/>
        <w:ind w:firstLine="700"/>
        <w:jc w:val="both"/>
        <w:rPr>
          <w:rFonts w:asciiTheme="minorBidi" w:hAnsiTheme="minorBidi" w:cstheme="minorBidi"/>
          <w:b/>
          <w:sz w:val="24"/>
          <w:szCs w:val="24"/>
        </w:rPr>
      </w:pPr>
      <w:r w:rsidRPr="00D53134">
        <w:rPr>
          <w:rFonts w:asciiTheme="minorBidi" w:hAnsiTheme="minorBidi" w:cstheme="minorBidi"/>
          <w:b/>
          <w:sz w:val="24"/>
          <w:szCs w:val="24"/>
        </w:rPr>
        <w:t>BIMLIB</w:t>
      </w:r>
    </w:p>
    <w:p w14:paraId="2949EBE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Предоставляет САПР независимую библиотеку информационных моделей. Одновременно с этим проект BIMLIB предоставляет производителям оборудования и материалов возможность быстро и легко получить обратную связь по конкретным </w:t>
      </w:r>
      <w:r w:rsidRPr="00D53134">
        <w:rPr>
          <w:rFonts w:asciiTheme="minorBidi" w:hAnsiTheme="minorBidi" w:cstheme="minorBidi"/>
          <w:sz w:val="24"/>
          <w:szCs w:val="24"/>
        </w:rPr>
        <w:lastRenderedPageBreak/>
        <w:t>решениям, выполненным с использованием их номенклатуры, а также рекомендации по её расширению от квалифицированных инженеров.</w:t>
      </w:r>
    </w:p>
    <w:p w14:paraId="13EC5311"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На портале BIMLIB проектировщики уже сейчас могут сравнить одинаковое оборудование различных производителей, что недоступно на сайтах отдельных производителей в сети Интернет. Вся размещенная на портале BIMLIB библиотека моделей всегда будет бесплатной для инженеров- проектировщиков.</w:t>
      </w:r>
    </w:p>
    <w:p w14:paraId="6C3B6B98"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E9B9DCE"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BIMobject (bimobject.com)</w:t>
      </w:r>
    </w:p>
    <w:p w14:paraId="7301BDC7"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Одна из старейших BIM библиотек в мире. Корпорация BIMobject построена вокруг сети компаний и партнеров во всем мире. Это действует как связь между производителями и BIM моделями и развивает цифровую точную копию 2D/3D библиотеки строительного изделия реального мира и внутренних комплектующих. Это - нейтральный продавец и может создать объекты BIM для всего различного программного обеспечения BIM на рынке — Revit, ArchiCAD, SketchUp и AutoCAD. Комплектующие включают EAN-коды, U-ценности, размеры и брендинг (логотип) и названия семейств, а также ссылки на документы обслуживания и руководствами пользователя собрания.</w:t>
      </w:r>
    </w:p>
    <w:p w14:paraId="24DA623F"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Все загрузки могут быть прослежены таким образом производители могут автоматически обновить для клиентов информацию в моделях, включая удаление из каталога или изменение конфигурации. Дополнительно архитектура системы позволяет анализировать рынок и сообщать производителям дополнительную информацию.</w:t>
      </w:r>
    </w:p>
    <w:p w14:paraId="68F7D48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6A1A12E" w14:textId="77777777" w:rsidR="007B27A7" w:rsidRPr="00D06867" w:rsidRDefault="00FF04AB" w:rsidP="00D53134">
      <w:pPr>
        <w:widowControl w:val="0"/>
        <w:jc w:val="both"/>
        <w:rPr>
          <w:rFonts w:asciiTheme="minorBidi" w:hAnsiTheme="minorBidi" w:cstheme="minorBidi"/>
          <w:b/>
          <w:sz w:val="24"/>
          <w:szCs w:val="24"/>
          <w:lang w:val="en-US"/>
        </w:rPr>
      </w:pPr>
      <w:r w:rsidRPr="00D06867">
        <w:rPr>
          <w:rFonts w:asciiTheme="minorBidi" w:hAnsiTheme="minorBidi" w:cstheme="minorBidi"/>
          <w:b/>
          <w:sz w:val="24"/>
          <w:szCs w:val="24"/>
          <w:lang w:val="en-US"/>
        </w:rPr>
        <w:t>Autodesk Seek (seek.autodesk.com)</w:t>
      </w:r>
    </w:p>
    <w:p w14:paraId="01B11C8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Autodesk Seek, веб-сервис, который позволяет архитекторам, инженерам, и другим профессионалам дизайна быстро обнаружить, предварительно просмотреть и загрузить фирменные и универсальные файлы BIM, модели, рисунки и технические характеристики изделия для их активных сессий дизайна в Autodesk Revit или AutoCAD. У этого сервиса имеются развитые средства поиска. Он содержит модели BIM, рисунки и технические характеристики изделия больше чем для 66,000 продуктов коммерческого и жилого здания почти от 1,000 производителей. Файлы могут быть предварительно просмотрены перед загрузкой. Поддерживаются многократные форматы Revit, DWG, DGN и файлы SKP; документы Microsoft Word; трехчастные технические требования; и PDFs.</w:t>
      </w:r>
    </w:p>
    <w:p w14:paraId="02A05771"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C4728D9" w14:textId="77777777" w:rsidR="007B27A7" w:rsidRPr="00D53134" w:rsidRDefault="00FF04AB" w:rsidP="00D53134">
      <w:pPr>
        <w:widowControl w:val="0"/>
        <w:jc w:val="both"/>
        <w:rPr>
          <w:rFonts w:asciiTheme="minorBidi" w:hAnsiTheme="minorBidi" w:cstheme="minorBidi"/>
          <w:b/>
          <w:sz w:val="24"/>
          <w:szCs w:val="24"/>
          <w:lang w:val="en-US"/>
        </w:rPr>
      </w:pPr>
      <w:r w:rsidRPr="00D53134">
        <w:rPr>
          <w:rFonts w:asciiTheme="minorBidi" w:hAnsiTheme="minorBidi" w:cstheme="minorBidi"/>
          <w:b/>
          <w:sz w:val="24"/>
          <w:szCs w:val="24"/>
          <w:lang w:val="en-US"/>
        </w:rPr>
        <w:t>BIMstore (bimstore.co.uk)</w:t>
      </w:r>
    </w:p>
    <w:p w14:paraId="30F6F069" w14:textId="77777777" w:rsidR="007B27A7" w:rsidRPr="00D53134" w:rsidRDefault="00FF04AB" w:rsidP="00D53134">
      <w:pPr>
        <w:widowControl w:val="0"/>
        <w:jc w:val="both"/>
        <w:rPr>
          <w:rFonts w:asciiTheme="minorBidi" w:hAnsiTheme="minorBidi" w:cstheme="minorBidi"/>
          <w:sz w:val="24"/>
          <w:szCs w:val="24"/>
          <w:lang w:val="en-US"/>
        </w:rPr>
      </w:pPr>
      <w:r w:rsidRPr="00D53134">
        <w:rPr>
          <w:rFonts w:asciiTheme="minorBidi" w:hAnsiTheme="minorBidi" w:cstheme="minorBidi"/>
          <w:sz w:val="24"/>
          <w:szCs w:val="24"/>
          <w:lang w:val="en-US"/>
        </w:rPr>
        <w:t xml:space="preserve"> </w:t>
      </w:r>
    </w:p>
    <w:p w14:paraId="0C71A757" w14:textId="77777777" w:rsidR="007B27A7" w:rsidRPr="00D53134" w:rsidRDefault="00FF04AB" w:rsidP="00D53134">
      <w:pPr>
        <w:widowControl w:val="0"/>
        <w:ind w:firstLine="700"/>
        <w:jc w:val="both"/>
        <w:rPr>
          <w:rFonts w:asciiTheme="minorBidi" w:hAnsiTheme="minorBidi" w:cstheme="minorBidi"/>
          <w:sz w:val="24"/>
          <w:szCs w:val="24"/>
          <w:lang w:val="en-US"/>
        </w:rPr>
      </w:pPr>
      <w:r w:rsidRPr="00D53134">
        <w:rPr>
          <w:rFonts w:asciiTheme="minorBidi" w:hAnsiTheme="minorBidi" w:cstheme="minorBidi"/>
          <w:sz w:val="24"/>
          <w:szCs w:val="24"/>
          <w:lang w:val="en-US"/>
        </w:rPr>
        <w:t xml:space="preserve">BIMstore is part of the North East BIM group Space, which includes a number of architectural, educational, consultative and BIM knowledgeable businesses, including BIM Show Live. Defined as the iTunes store equivalent for specifiers, BIMstore has components from over 50 suppliers with over 340,000 objects and 30,000 downloads a month. BIMstore is free to those within the BIMstore ecosystem. Updates to used components are alerted in real time via a social network. Formats supported include ArchiCAD, Revit, Bentley and Vectorworks. Components can be dragged and dropped into </w:t>
      </w:r>
      <w:r w:rsidRPr="00D53134">
        <w:rPr>
          <w:rFonts w:asciiTheme="minorBidi" w:hAnsiTheme="minorBidi" w:cstheme="minorBidi"/>
          <w:sz w:val="24"/>
          <w:szCs w:val="24"/>
          <w:lang w:val="en-US"/>
        </w:rPr>
        <w:lastRenderedPageBreak/>
        <w:t>the design software.</w:t>
      </w:r>
    </w:p>
    <w:p w14:paraId="7F2D7B1C" w14:textId="77777777" w:rsidR="007B27A7" w:rsidRPr="00D53134" w:rsidRDefault="00FF04AB" w:rsidP="00D53134">
      <w:pPr>
        <w:widowControl w:val="0"/>
        <w:jc w:val="both"/>
        <w:rPr>
          <w:rFonts w:asciiTheme="minorBidi" w:hAnsiTheme="minorBidi" w:cstheme="minorBidi"/>
          <w:sz w:val="24"/>
          <w:szCs w:val="24"/>
          <w:lang w:val="en-US"/>
        </w:rPr>
      </w:pPr>
      <w:r w:rsidRPr="00D53134">
        <w:rPr>
          <w:rFonts w:asciiTheme="minorBidi" w:hAnsiTheme="minorBidi" w:cstheme="minorBidi"/>
          <w:sz w:val="24"/>
          <w:szCs w:val="24"/>
          <w:lang w:val="en-US"/>
        </w:rPr>
        <w:t xml:space="preserve"> </w:t>
      </w:r>
    </w:p>
    <w:p w14:paraId="0ED8DE75" w14:textId="77777777" w:rsidR="007B27A7" w:rsidRPr="00D53134" w:rsidRDefault="00FF04AB" w:rsidP="00D53134">
      <w:pPr>
        <w:widowControl w:val="0"/>
        <w:jc w:val="both"/>
        <w:rPr>
          <w:rFonts w:asciiTheme="minorBidi" w:hAnsiTheme="minorBidi" w:cstheme="minorBidi"/>
          <w:sz w:val="24"/>
          <w:szCs w:val="24"/>
          <w:lang w:val="en-US"/>
        </w:rPr>
      </w:pPr>
      <w:r w:rsidRPr="00D53134">
        <w:rPr>
          <w:rFonts w:asciiTheme="minorBidi" w:hAnsiTheme="minorBidi" w:cstheme="minorBidi"/>
          <w:sz w:val="24"/>
          <w:szCs w:val="24"/>
          <w:lang w:val="en-US"/>
        </w:rPr>
        <w:t>BIMcomponents (bimcomponents.com)</w:t>
      </w:r>
    </w:p>
    <w:p w14:paraId="30DAD698"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lang w:val="en-US"/>
        </w:rPr>
        <w:t>BIMcomponents</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платформа</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ориентированная</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на</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продукты</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компании</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lang w:val="en-US"/>
        </w:rPr>
        <w:t>Graphisoft</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использует</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lang w:val="en-US"/>
        </w:rPr>
        <w:t>GDL</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объекты</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I Система принимает тысячи универсальных и определенных для производителя сторонних объектов бесплатно и помогает разработчикам GDL и энтузиасты ArchiCAD распространять свои работы. BIMcomponents также освобождает содержание от BIMobject. BIMcomponents также действует как портал сообщества. Архитекторы и проектировщики могут обмениваться своими объектами, и участники могут также обсудить и оценить загруженное содержание.</w:t>
      </w:r>
    </w:p>
    <w:p w14:paraId="56673F83" w14:textId="77777777" w:rsidR="007B27A7" w:rsidRPr="00D53134" w:rsidRDefault="007B27A7" w:rsidP="00D53134">
      <w:pPr>
        <w:widowControl w:val="0"/>
        <w:ind w:firstLine="700"/>
        <w:jc w:val="both"/>
        <w:rPr>
          <w:rFonts w:asciiTheme="minorBidi" w:hAnsiTheme="minorBidi" w:cstheme="minorBidi"/>
          <w:sz w:val="24"/>
          <w:szCs w:val="24"/>
        </w:rPr>
      </w:pPr>
    </w:p>
    <w:p w14:paraId="51FC6A91"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133" w:name="_y6wcvtvrnk5o" w:colFirst="0" w:colLast="0"/>
      <w:bookmarkStart w:id="134" w:name="_Toc531614394"/>
      <w:bookmarkEnd w:id="133"/>
      <w:r w:rsidRPr="00D53134">
        <w:rPr>
          <w:rFonts w:asciiTheme="minorBidi" w:hAnsiTheme="minorBidi" w:cstheme="minorBidi"/>
          <w:sz w:val="24"/>
          <w:szCs w:val="24"/>
        </w:rPr>
        <w:t>9.2. Правила именования библиотечных элементов</w:t>
      </w:r>
      <w:bookmarkEnd w:id="134"/>
      <w:r w:rsidRPr="00D53134">
        <w:rPr>
          <w:rFonts w:asciiTheme="minorBidi" w:hAnsiTheme="minorBidi" w:cstheme="minorBidi"/>
          <w:sz w:val="24"/>
          <w:szCs w:val="24"/>
        </w:rPr>
        <w:t xml:space="preserve"> </w:t>
      </w:r>
    </w:p>
    <w:p w14:paraId="6952E987" w14:textId="0965AF76" w:rsidR="007B27A7" w:rsidRPr="004F19E8" w:rsidRDefault="004F19E8" w:rsidP="00D53134">
      <w:pPr>
        <w:widowControl w:val="0"/>
        <w:jc w:val="both"/>
        <w:rPr>
          <w:rFonts w:asciiTheme="minorBidi" w:hAnsiTheme="minorBidi" w:cstheme="minorBidi"/>
          <w:sz w:val="24"/>
          <w:szCs w:val="24"/>
        </w:rPr>
      </w:pPr>
      <w:r>
        <w:rPr>
          <w:rFonts w:asciiTheme="minorBidi" w:hAnsiTheme="minorBidi" w:cstheme="minorBidi"/>
          <w:sz w:val="24"/>
          <w:szCs w:val="24"/>
        </w:rPr>
        <w:t xml:space="preserve">Правила именования компонентов должны соответствовать СП </w:t>
      </w:r>
      <w:r w:rsidRPr="004F19E8">
        <w:rPr>
          <w:rFonts w:asciiTheme="minorBidi" w:hAnsiTheme="minorBidi" w:cstheme="minorBidi"/>
          <w:sz w:val="24"/>
          <w:szCs w:val="24"/>
        </w:rPr>
        <w:t>333.1325800.2017</w:t>
      </w:r>
      <w:r>
        <w:rPr>
          <w:rFonts w:asciiTheme="minorBidi" w:hAnsiTheme="minorBidi" w:cstheme="minorBidi"/>
          <w:sz w:val="24"/>
          <w:szCs w:val="24"/>
        </w:rPr>
        <w:t xml:space="preserve"> «</w:t>
      </w:r>
      <w:r w:rsidRPr="004F19E8">
        <w:rPr>
          <w:rFonts w:asciiTheme="minorBidi" w:hAnsiTheme="minorBidi" w:cstheme="minorBidi"/>
          <w:sz w:val="24"/>
          <w:szCs w:val="24"/>
        </w:rPr>
        <w:t>Информационное моделирование. Правила описания компонентов информационной модели»</w:t>
      </w:r>
    </w:p>
    <w:p w14:paraId="2CD5C499" w14:textId="77777777" w:rsidR="007B27A7" w:rsidRPr="00D53134" w:rsidRDefault="007B27A7" w:rsidP="00D53134">
      <w:pPr>
        <w:widowControl w:val="0"/>
        <w:jc w:val="both"/>
        <w:rPr>
          <w:rFonts w:asciiTheme="minorBidi" w:hAnsiTheme="minorBidi" w:cstheme="minorBidi"/>
          <w:sz w:val="24"/>
          <w:szCs w:val="24"/>
        </w:rPr>
      </w:pPr>
    </w:p>
    <w:p w14:paraId="1FE3F248"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135" w:name="_me82ej9uibwc" w:colFirst="0" w:colLast="0"/>
      <w:bookmarkStart w:id="136" w:name="_Toc531614395"/>
      <w:bookmarkEnd w:id="135"/>
      <w:r w:rsidRPr="00D53134">
        <w:rPr>
          <w:rFonts w:asciiTheme="minorBidi" w:hAnsiTheme="minorBidi" w:cstheme="minorBidi"/>
          <w:sz w:val="24"/>
          <w:szCs w:val="24"/>
        </w:rPr>
        <w:t>10. Правила двухмерного моделирования графической информации</w:t>
      </w:r>
      <w:bookmarkEnd w:id="136"/>
    </w:p>
    <w:p w14:paraId="06D27FB0" w14:textId="77777777" w:rsidR="008B72A2"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Для именования информационных слоев необходимо использовать иерархическую структуру, что позволяет отображать наименования в соответствии с уровнем подробности информации. Имена слоев должны состоять из отдельных полей данных, разделенных тире. Для определения содержимого слоев предписывается подробный спис</w:t>
      </w:r>
      <w:r w:rsidR="008B72A2">
        <w:rPr>
          <w:rFonts w:asciiTheme="minorBidi" w:eastAsia="Times New Roman" w:hAnsiTheme="minorBidi" w:cstheme="minorBidi"/>
          <w:sz w:val="24"/>
          <w:szCs w:val="24"/>
        </w:rPr>
        <w:t>ок сокращений или кодов полей.</w:t>
      </w:r>
    </w:p>
    <w:p w14:paraId="54793A02" w14:textId="77777777" w:rsidR="008B72A2"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Данный подход к наименованию слоев представляет четыре поля для данных имени слоя (Рис. ): "Категория" (Discipline Designator), "Основная группа" (Major Group), две "Малые группы" (Minor Groups), "Статус" (Status). Где поля "Область" и "</w:t>
      </w:r>
      <w:r w:rsidR="008B72A2">
        <w:rPr>
          <w:rFonts w:asciiTheme="minorBidi" w:eastAsia="Times New Roman" w:hAnsiTheme="minorBidi" w:cstheme="minorBidi"/>
          <w:sz w:val="24"/>
          <w:szCs w:val="24"/>
        </w:rPr>
        <w:t>Основная группа" обязательные.</w:t>
      </w:r>
    </w:p>
    <w:p w14:paraId="49B34BF9" w14:textId="77777777" w:rsidR="007B27A7" w:rsidRPr="00D53134" w:rsidRDefault="00FF04AB" w:rsidP="008B72A2">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Для обеспечения корректной передачи данных между различными программными продуктами, необходимо использовать англоязычное написание наименований внутри кода.</w:t>
      </w:r>
    </w:p>
    <w:p w14:paraId="7E7662D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043B11D7" wp14:editId="692805EC">
            <wp:extent cx="5734050" cy="2336800"/>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4"/>
                    <a:srcRect/>
                    <a:stretch>
                      <a:fillRect/>
                    </a:stretch>
                  </pic:blipFill>
                  <pic:spPr>
                    <a:xfrm>
                      <a:off x="0" y="0"/>
                      <a:ext cx="5734050" cy="2336800"/>
                    </a:xfrm>
                    <a:prstGeom prst="rect">
                      <a:avLst/>
                    </a:prstGeom>
                    <a:ln/>
                  </pic:spPr>
                </pic:pic>
              </a:graphicData>
            </a:graphic>
          </wp:inline>
        </w:drawing>
      </w:r>
    </w:p>
    <w:p w14:paraId="1EBB256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highlight w:val="red"/>
        </w:rPr>
        <w:t>Рис</w:t>
      </w:r>
      <w:r w:rsidRPr="00D53134">
        <w:rPr>
          <w:rFonts w:asciiTheme="minorBidi" w:eastAsia="Times New Roman" w:hAnsiTheme="minorBidi" w:cstheme="minorBidi"/>
          <w:sz w:val="24"/>
          <w:szCs w:val="24"/>
        </w:rPr>
        <w:t>.  Структура кода имени слоя</w:t>
      </w:r>
    </w:p>
    <w:p w14:paraId="0E464287" w14:textId="77777777" w:rsidR="0082051D" w:rsidRDefault="0082051D" w:rsidP="00D53134">
      <w:pPr>
        <w:widowControl w:val="0"/>
        <w:ind w:firstLine="720"/>
        <w:jc w:val="both"/>
        <w:rPr>
          <w:rFonts w:asciiTheme="minorBidi" w:eastAsia="Times New Roman" w:hAnsiTheme="minorBidi" w:cstheme="minorBidi"/>
          <w:sz w:val="24"/>
          <w:szCs w:val="24"/>
        </w:rPr>
      </w:pPr>
    </w:p>
    <w:p w14:paraId="45C1393B" w14:textId="77777777" w:rsidR="00136BEA" w:rsidRDefault="00136BEA" w:rsidP="00136BEA">
      <w:pPr>
        <w:widowControl w:val="0"/>
        <w:ind w:firstLine="720"/>
        <w:jc w:val="both"/>
        <w:rPr>
          <w:rFonts w:asciiTheme="minorBidi" w:eastAsia="Times New Roman" w:hAnsiTheme="minorBidi"/>
        </w:rPr>
      </w:pPr>
      <w:r>
        <w:rPr>
          <w:rFonts w:asciiTheme="minorBidi" w:eastAsia="Times New Roman" w:hAnsiTheme="minorBidi"/>
        </w:rPr>
        <w:t xml:space="preserve">«Тип чертежа» </w:t>
      </w:r>
      <w:r w:rsidRPr="00D53134">
        <w:rPr>
          <w:rFonts w:asciiTheme="minorBidi" w:eastAsia="Times New Roman" w:hAnsiTheme="minorBidi" w:cstheme="minorBidi"/>
          <w:sz w:val="24"/>
          <w:szCs w:val="24"/>
        </w:rPr>
        <w:t>(Discipline Designator)</w:t>
      </w:r>
      <w:r>
        <w:rPr>
          <w:rFonts w:asciiTheme="minorBidi" w:eastAsia="Times New Roman" w:hAnsiTheme="minorBidi"/>
        </w:rPr>
        <w:t xml:space="preserve"> – определяет содержание чертежа и отношение информации к какой-либо строительной дисциплине. Обозначение дисциплины является двух символьным. Тип чертежа должен соответствовать правилам наименования и шифрам</w:t>
      </w:r>
      <w:r w:rsidRPr="00A85520">
        <w:rPr>
          <w:rFonts w:asciiTheme="minorBidi" w:eastAsia="Times New Roman" w:hAnsiTheme="minorBidi"/>
        </w:rPr>
        <w:t xml:space="preserve"> разделов проектной и </w:t>
      </w:r>
      <w:r>
        <w:rPr>
          <w:rFonts w:asciiTheme="minorBidi" w:eastAsia="Times New Roman" w:hAnsiTheme="minorBidi"/>
        </w:rPr>
        <w:t>рабочей</w:t>
      </w:r>
      <w:r w:rsidRPr="00A85520">
        <w:rPr>
          <w:rFonts w:asciiTheme="minorBidi" w:eastAsia="Times New Roman" w:hAnsiTheme="minorBidi"/>
        </w:rPr>
        <w:t xml:space="preserve"> документаци</w:t>
      </w:r>
      <w:r>
        <w:rPr>
          <w:rFonts w:asciiTheme="minorBidi" w:eastAsia="Times New Roman" w:hAnsiTheme="minorBidi"/>
        </w:rPr>
        <w:t>и чертежа согласно СПДС и ЕСКД. Для простоты приведём правила формирования данного кода.</w:t>
      </w:r>
    </w:p>
    <w:p w14:paraId="20BD6BE5" w14:textId="77777777" w:rsidR="00136BEA" w:rsidRDefault="00136BEA" w:rsidP="00136BEA">
      <w:pPr>
        <w:widowControl w:val="0"/>
        <w:ind w:firstLine="720"/>
        <w:jc w:val="both"/>
        <w:rPr>
          <w:rFonts w:asciiTheme="minorBidi" w:eastAsia="Times New Roman" w:hAnsiTheme="minorBidi"/>
        </w:rPr>
      </w:pPr>
      <w:r w:rsidRPr="00D53134">
        <w:rPr>
          <w:rFonts w:asciiTheme="minorBidi" w:eastAsia="Times New Roman" w:hAnsiTheme="minorBidi" w:cstheme="minorBidi"/>
          <w:sz w:val="24"/>
          <w:szCs w:val="24"/>
        </w:rPr>
        <w:t>1 уровень «</w:t>
      </w:r>
      <w:r>
        <w:rPr>
          <w:rFonts w:asciiTheme="minorBidi" w:eastAsia="Times New Roman" w:hAnsiTheme="minorBidi"/>
        </w:rPr>
        <w:t>Тип чертежа</w:t>
      </w:r>
      <w:r w:rsidRPr="00D53134">
        <w:rPr>
          <w:rFonts w:asciiTheme="minorBidi" w:eastAsia="Times New Roman" w:hAnsiTheme="minorBidi" w:cstheme="minorBidi"/>
          <w:sz w:val="24"/>
          <w:szCs w:val="24"/>
        </w:rPr>
        <w:t>»</w:t>
      </w:r>
      <w:r>
        <w:rPr>
          <w:rFonts w:asciiTheme="minorBidi" w:eastAsia="Times New Roman" w:hAnsiTheme="minorBidi"/>
        </w:rPr>
        <w:t xml:space="preserve">– </w:t>
      </w:r>
      <w:r w:rsidRPr="00D53134">
        <w:rPr>
          <w:rFonts w:asciiTheme="minorBidi" w:eastAsia="Times New Roman" w:hAnsiTheme="minorBidi" w:cstheme="minorBidi"/>
          <w:sz w:val="24"/>
          <w:szCs w:val="24"/>
        </w:rPr>
        <w:t>Первый символ – это символ дисциплины</w:t>
      </w:r>
      <w:r>
        <w:rPr>
          <w:rFonts w:asciiTheme="minorBidi" w:eastAsia="Times New Roman" w:hAnsiTheme="minorBidi"/>
        </w:rPr>
        <w:t xml:space="preserve"> (см. Таблицу 1)</w:t>
      </w:r>
      <w:r w:rsidRPr="00D53134">
        <w:rPr>
          <w:rFonts w:asciiTheme="minorBidi" w:eastAsia="Times New Roman" w:hAnsiTheme="minorBidi" w:cstheme="minorBidi"/>
          <w:sz w:val="24"/>
          <w:szCs w:val="24"/>
        </w:rPr>
        <w:t>, а второй символ - необязательный модификатор.</w:t>
      </w:r>
    </w:p>
    <w:p w14:paraId="59E68DA2" w14:textId="77777777" w:rsidR="00136BEA" w:rsidRDefault="00136BEA" w:rsidP="00D53134">
      <w:pPr>
        <w:widowControl w:val="0"/>
        <w:jc w:val="both"/>
        <w:rPr>
          <w:rFonts w:asciiTheme="minorBidi" w:eastAsia="Times New Roman" w:hAnsiTheme="minorBidi" w:cstheme="minorBidi"/>
          <w:sz w:val="24"/>
          <w:szCs w:val="24"/>
          <w:highlight w:val="red"/>
        </w:rPr>
      </w:pPr>
    </w:p>
    <w:p w14:paraId="0EC1B8A6" w14:textId="1DE0F368"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highlight w:val="red"/>
        </w:rPr>
        <w:t>Таблица</w:t>
      </w:r>
      <w:r w:rsidRPr="00D53134">
        <w:rPr>
          <w:rFonts w:asciiTheme="minorBidi" w:eastAsia="Times New Roman" w:hAnsiTheme="minorBidi" w:cstheme="minorBidi"/>
          <w:sz w:val="24"/>
          <w:szCs w:val="24"/>
        </w:rPr>
        <w:t xml:space="preserve"> . Наименование 1 уровня категорий</w:t>
      </w:r>
    </w:p>
    <w:tbl>
      <w:tblPr>
        <w:tblStyle w:val="af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5"/>
        <w:gridCol w:w="2925"/>
        <w:gridCol w:w="3210"/>
      </w:tblGrid>
      <w:tr w:rsidR="007B27A7" w:rsidRPr="00D53134" w14:paraId="5EE12D54" w14:textId="77777777">
        <w:trPr>
          <w:trHeight w:val="74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800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Сокращенное обозначение</w:t>
            </w:r>
          </w:p>
        </w:tc>
        <w:tc>
          <w:tcPr>
            <w:tcW w:w="29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C66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Полное наименование</w:t>
            </w:r>
          </w:p>
        </w:tc>
        <w:tc>
          <w:tcPr>
            <w:tcW w:w="32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74836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Перевод на русский язык</w:t>
            </w:r>
          </w:p>
        </w:tc>
      </w:tr>
      <w:tr w:rsidR="007B27A7" w:rsidRPr="00D53134" w14:paraId="7CE0D549"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94CA7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G</w:t>
            </w:r>
          </w:p>
        </w:tc>
        <w:tc>
          <w:tcPr>
            <w:tcW w:w="2925" w:type="dxa"/>
            <w:tcBorders>
              <w:bottom w:val="single" w:sz="8" w:space="0" w:color="000000"/>
              <w:right w:val="single" w:sz="8" w:space="0" w:color="000000"/>
            </w:tcBorders>
            <w:tcMar>
              <w:top w:w="100" w:type="dxa"/>
              <w:left w:w="100" w:type="dxa"/>
              <w:bottom w:w="100" w:type="dxa"/>
              <w:right w:w="100" w:type="dxa"/>
            </w:tcMar>
          </w:tcPr>
          <w:p w14:paraId="0A2897C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General</w:t>
            </w:r>
          </w:p>
        </w:tc>
        <w:tc>
          <w:tcPr>
            <w:tcW w:w="3210" w:type="dxa"/>
            <w:tcBorders>
              <w:bottom w:val="single" w:sz="8" w:space="0" w:color="000000"/>
              <w:right w:val="single" w:sz="8" w:space="0" w:color="000000"/>
            </w:tcBorders>
            <w:tcMar>
              <w:top w:w="100" w:type="dxa"/>
              <w:left w:w="100" w:type="dxa"/>
              <w:bottom w:w="100" w:type="dxa"/>
              <w:right w:w="100" w:type="dxa"/>
            </w:tcMar>
          </w:tcPr>
          <w:p w14:paraId="525408C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Общее</w:t>
            </w:r>
          </w:p>
        </w:tc>
      </w:tr>
      <w:tr w:rsidR="007B27A7" w:rsidRPr="00D53134" w14:paraId="185F95AB"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63576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H</w:t>
            </w:r>
          </w:p>
        </w:tc>
        <w:tc>
          <w:tcPr>
            <w:tcW w:w="2925" w:type="dxa"/>
            <w:tcBorders>
              <w:bottom w:val="single" w:sz="8" w:space="0" w:color="000000"/>
              <w:right w:val="single" w:sz="8" w:space="0" w:color="000000"/>
            </w:tcBorders>
            <w:tcMar>
              <w:top w:w="100" w:type="dxa"/>
              <w:left w:w="100" w:type="dxa"/>
              <w:bottom w:w="100" w:type="dxa"/>
              <w:right w:w="100" w:type="dxa"/>
            </w:tcMar>
          </w:tcPr>
          <w:p w14:paraId="761D6E1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Hazardous Materials</w:t>
            </w:r>
          </w:p>
        </w:tc>
        <w:tc>
          <w:tcPr>
            <w:tcW w:w="3210" w:type="dxa"/>
            <w:tcBorders>
              <w:bottom w:val="single" w:sz="8" w:space="0" w:color="000000"/>
              <w:right w:val="single" w:sz="8" w:space="0" w:color="000000"/>
            </w:tcBorders>
            <w:tcMar>
              <w:top w:w="100" w:type="dxa"/>
              <w:left w:w="100" w:type="dxa"/>
              <w:bottom w:w="100" w:type="dxa"/>
              <w:right w:w="100" w:type="dxa"/>
            </w:tcMar>
          </w:tcPr>
          <w:p w14:paraId="62169BB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Опасные материалы</w:t>
            </w:r>
          </w:p>
        </w:tc>
      </w:tr>
      <w:tr w:rsidR="007B27A7" w:rsidRPr="00D53134" w14:paraId="0ECBBDA2"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FD75B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V</w:t>
            </w:r>
          </w:p>
        </w:tc>
        <w:tc>
          <w:tcPr>
            <w:tcW w:w="2925" w:type="dxa"/>
            <w:tcBorders>
              <w:bottom w:val="single" w:sz="8" w:space="0" w:color="000000"/>
              <w:right w:val="single" w:sz="8" w:space="0" w:color="000000"/>
            </w:tcBorders>
            <w:tcMar>
              <w:top w:w="100" w:type="dxa"/>
              <w:left w:w="100" w:type="dxa"/>
              <w:bottom w:w="100" w:type="dxa"/>
              <w:right w:w="100" w:type="dxa"/>
            </w:tcMar>
          </w:tcPr>
          <w:p w14:paraId="079A015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Survey / Mapping</w:t>
            </w:r>
          </w:p>
        </w:tc>
        <w:tc>
          <w:tcPr>
            <w:tcW w:w="3210" w:type="dxa"/>
            <w:tcBorders>
              <w:bottom w:val="single" w:sz="8" w:space="0" w:color="000000"/>
              <w:right w:val="single" w:sz="8" w:space="0" w:color="000000"/>
            </w:tcBorders>
            <w:tcMar>
              <w:top w:w="100" w:type="dxa"/>
              <w:left w:w="100" w:type="dxa"/>
              <w:bottom w:w="100" w:type="dxa"/>
              <w:right w:w="100" w:type="dxa"/>
            </w:tcMar>
          </w:tcPr>
          <w:p w14:paraId="3A31425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Обследование / Картография</w:t>
            </w:r>
          </w:p>
        </w:tc>
      </w:tr>
      <w:tr w:rsidR="007B27A7" w:rsidRPr="00D53134" w14:paraId="622116CD"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36AD2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B</w:t>
            </w:r>
          </w:p>
        </w:tc>
        <w:tc>
          <w:tcPr>
            <w:tcW w:w="2925" w:type="dxa"/>
            <w:tcBorders>
              <w:bottom w:val="single" w:sz="8" w:space="0" w:color="000000"/>
              <w:right w:val="single" w:sz="8" w:space="0" w:color="000000"/>
            </w:tcBorders>
            <w:tcMar>
              <w:top w:w="100" w:type="dxa"/>
              <w:left w:w="100" w:type="dxa"/>
              <w:bottom w:w="100" w:type="dxa"/>
              <w:right w:w="100" w:type="dxa"/>
            </w:tcMar>
          </w:tcPr>
          <w:p w14:paraId="019D2E4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Geotechnical</w:t>
            </w:r>
          </w:p>
        </w:tc>
        <w:tc>
          <w:tcPr>
            <w:tcW w:w="3210" w:type="dxa"/>
            <w:tcBorders>
              <w:bottom w:val="single" w:sz="8" w:space="0" w:color="000000"/>
              <w:right w:val="single" w:sz="8" w:space="0" w:color="000000"/>
            </w:tcBorders>
            <w:tcMar>
              <w:top w:w="100" w:type="dxa"/>
              <w:left w:w="100" w:type="dxa"/>
              <w:bottom w:w="100" w:type="dxa"/>
              <w:right w:w="100" w:type="dxa"/>
            </w:tcMar>
          </w:tcPr>
          <w:p w14:paraId="0603FD8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Геология</w:t>
            </w:r>
          </w:p>
        </w:tc>
      </w:tr>
      <w:tr w:rsidR="007B27A7" w:rsidRPr="00D53134" w14:paraId="635B4F6D"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74B31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W</w:t>
            </w:r>
          </w:p>
        </w:tc>
        <w:tc>
          <w:tcPr>
            <w:tcW w:w="2925" w:type="dxa"/>
            <w:tcBorders>
              <w:bottom w:val="single" w:sz="8" w:space="0" w:color="000000"/>
              <w:right w:val="single" w:sz="8" w:space="0" w:color="000000"/>
            </w:tcBorders>
            <w:tcMar>
              <w:top w:w="100" w:type="dxa"/>
              <w:left w:w="100" w:type="dxa"/>
              <w:bottom w:w="100" w:type="dxa"/>
              <w:right w:w="100" w:type="dxa"/>
            </w:tcMar>
          </w:tcPr>
          <w:p w14:paraId="5A0824B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Civil Works</w:t>
            </w:r>
          </w:p>
        </w:tc>
        <w:tc>
          <w:tcPr>
            <w:tcW w:w="3210" w:type="dxa"/>
            <w:tcBorders>
              <w:bottom w:val="single" w:sz="8" w:space="0" w:color="000000"/>
              <w:right w:val="single" w:sz="8" w:space="0" w:color="000000"/>
            </w:tcBorders>
            <w:tcMar>
              <w:top w:w="100" w:type="dxa"/>
              <w:left w:w="100" w:type="dxa"/>
              <w:bottom w:w="100" w:type="dxa"/>
              <w:right w:w="100" w:type="dxa"/>
            </w:tcMar>
          </w:tcPr>
          <w:p w14:paraId="05748D3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Строительные работы</w:t>
            </w:r>
          </w:p>
        </w:tc>
      </w:tr>
      <w:tr w:rsidR="007B27A7" w:rsidRPr="00D53134" w14:paraId="41BF77FE"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02E28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C</w:t>
            </w:r>
          </w:p>
        </w:tc>
        <w:tc>
          <w:tcPr>
            <w:tcW w:w="2925" w:type="dxa"/>
            <w:tcBorders>
              <w:bottom w:val="single" w:sz="8" w:space="0" w:color="000000"/>
              <w:right w:val="single" w:sz="8" w:space="0" w:color="000000"/>
            </w:tcBorders>
            <w:tcMar>
              <w:top w:w="100" w:type="dxa"/>
              <w:left w:w="100" w:type="dxa"/>
              <w:bottom w:w="100" w:type="dxa"/>
              <w:right w:w="100" w:type="dxa"/>
            </w:tcMar>
          </w:tcPr>
          <w:p w14:paraId="26B8943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Civil</w:t>
            </w:r>
          </w:p>
        </w:tc>
        <w:tc>
          <w:tcPr>
            <w:tcW w:w="3210" w:type="dxa"/>
            <w:tcBorders>
              <w:bottom w:val="single" w:sz="8" w:space="0" w:color="000000"/>
              <w:right w:val="single" w:sz="8" w:space="0" w:color="000000"/>
            </w:tcBorders>
            <w:tcMar>
              <w:top w:w="100" w:type="dxa"/>
              <w:left w:w="100" w:type="dxa"/>
              <w:bottom w:w="100" w:type="dxa"/>
              <w:right w:w="100" w:type="dxa"/>
            </w:tcMar>
          </w:tcPr>
          <w:p w14:paraId="121B70B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Инженерия</w:t>
            </w:r>
          </w:p>
        </w:tc>
      </w:tr>
      <w:tr w:rsidR="007B27A7" w:rsidRPr="00D53134" w14:paraId="061CFD85"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6B138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L</w:t>
            </w:r>
          </w:p>
        </w:tc>
        <w:tc>
          <w:tcPr>
            <w:tcW w:w="2925" w:type="dxa"/>
            <w:tcBorders>
              <w:bottom w:val="single" w:sz="8" w:space="0" w:color="000000"/>
              <w:right w:val="single" w:sz="8" w:space="0" w:color="000000"/>
            </w:tcBorders>
            <w:tcMar>
              <w:top w:w="100" w:type="dxa"/>
              <w:left w:w="100" w:type="dxa"/>
              <w:bottom w:w="100" w:type="dxa"/>
              <w:right w:w="100" w:type="dxa"/>
            </w:tcMar>
          </w:tcPr>
          <w:p w14:paraId="4BD8199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Landscape</w:t>
            </w:r>
          </w:p>
        </w:tc>
        <w:tc>
          <w:tcPr>
            <w:tcW w:w="3210" w:type="dxa"/>
            <w:tcBorders>
              <w:bottom w:val="single" w:sz="8" w:space="0" w:color="000000"/>
              <w:right w:val="single" w:sz="8" w:space="0" w:color="000000"/>
            </w:tcBorders>
            <w:tcMar>
              <w:top w:w="100" w:type="dxa"/>
              <w:left w:w="100" w:type="dxa"/>
              <w:bottom w:w="100" w:type="dxa"/>
              <w:right w:w="100" w:type="dxa"/>
            </w:tcMar>
          </w:tcPr>
          <w:p w14:paraId="3C5AE55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Поверхность земли</w:t>
            </w:r>
          </w:p>
        </w:tc>
      </w:tr>
      <w:tr w:rsidR="007B27A7" w:rsidRPr="00D53134" w14:paraId="5C4A6EDB"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3692A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S</w:t>
            </w:r>
          </w:p>
        </w:tc>
        <w:tc>
          <w:tcPr>
            <w:tcW w:w="2925" w:type="dxa"/>
            <w:tcBorders>
              <w:bottom w:val="single" w:sz="8" w:space="0" w:color="000000"/>
              <w:right w:val="single" w:sz="8" w:space="0" w:color="000000"/>
            </w:tcBorders>
            <w:tcMar>
              <w:top w:w="100" w:type="dxa"/>
              <w:left w:w="100" w:type="dxa"/>
              <w:bottom w:w="100" w:type="dxa"/>
              <w:right w:w="100" w:type="dxa"/>
            </w:tcMar>
          </w:tcPr>
          <w:p w14:paraId="45A531D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Structural</w:t>
            </w:r>
          </w:p>
        </w:tc>
        <w:tc>
          <w:tcPr>
            <w:tcW w:w="3210" w:type="dxa"/>
            <w:tcBorders>
              <w:bottom w:val="single" w:sz="8" w:space="0" w:color="000000"/>
              <w:right w:val="single" w:sz="8" w:space="0" w:color="000000"/>
            </w:tcBorders>
            <w:tcMar>
              <w:top w:w="100" w:type="dxa"/>
              <w:left w:w="100" w:type="dxa"/>
              <w:bottom w:w="100" w:type="dxa"/>
              <w:right w:w="100" w:type="dxa"/>
            </w:tcMar>
          </w:tcPr>
          <w:p w14:paraId="6D75D3C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Конструкции</w:t>
            </w:r>
          </w:p>
        </w:tc>
      </w:tr>
      <w:tr w:rsidR="007B27A7" w:rsidRPr="00D53134" w14:paraId="1D787230"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8BA14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lastRenderedPageBreak/>
              <w:t>A</w:t>
            </w:r>
          </w:p>
        </w:tc>
        <w:tc>
          <w:tcPr>
            <w:tcW w:w="2925" w:type="dxa"/>
            <w:tcBorders>
              <w:bottom w:val="single" w:sz="8" w:space="0" w:color="000000"/>
              <w:right w:val="single" w:sz="8" w:space="0" w:color="000000"/>
            </w:tcBorders>
            <w:tcMar>
              <w:top w:w="100" w:type="dxa"/>
              <w:left w:w="100" w:type="dxa"/>
              <w:bottom w:w="100" w:type="dxa"/>
              <w:right w:w="100" w:type="dxa"/>
            </w:tcMar>
          </w:tcPr>
          <w:p w14:paraId="3DB5D7F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w:t>
            </w:r>
          </w:p>
        </w:tc>
        <w:tc>
          <w:tcPr>
            <w:tcW w:w="3210" w:type="dxa"/>
            <w:tcBorders>
              <w:bottom w:val="single" w:sz="8" w:space="0" w:color="000000"/>
              <w:right w:val="single" w:sz="8" w:space="0" w:color="000000"/>
            </w:tcBorders>
            <w:tcMar>
              <w:top w:w="100" w:type="dxa"/>
              <w:left w:w="100" w:type="dxa"/>
              <w:bottom w:w="100" w:type="dxa"/>
              <w:right w:w="100" w:type="dxa"/>
            </w:tcMar>
          </w:tcPr>
          <w:p w14:paraId="042BC02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Архитектура</w:t>
            </w:r>
          </w:p>
        </w:tc>
      </w:tr>
      <w:tr w:rsidR="007B27A7" w:rsidRPr="00D53134" w14:paraId="35138AEE"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C16E3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I</w:t>
            </w:r>
          </w:p>
        </w:tc>
        <w:tc>
          <w:tcPr>
            <w:tcW w:w="2925" w:type="dxa"/>
            <w:tcBorders>
              <w:bottom w:val="single" w:sz="8" w:space="0" w:color="000000"/>
              <w:right w:val="single" w:sz="8" w:space="0" w:color="000000"/>
            </w:tcBorders>
            <w:tcMar>
              <w:top w:w="100" w:type="dxa"/>
              <w:left w:w="100" w:type="dxa"/>
              <w:bottom w:w="100" w:type="dxa"/>
              <w:right w:w="100" w:type="dxa"/>
            </w:tcMar>
          </w:tcPr>
          <w:p w14:paraId="07AEC2A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Interiors</w:t>
            </w:r>
          </w:p>
        </w:tc>
        <w:tc>
          <w:tcPr>
            <w:tcW w:w="3210" w:type="dxa"/>
            <w:tcBorders>
              <w:bottom w:val="single" w:sz="8" w:space="0" w:color="000000"/>
              <w:right w:val="single" w:sz="8" w:space="0" w:color="000000"/>
            </w:tcBorders>
            <w:tcMar>
              <w:top w:w="100" w:type="dxa"/>
              <w:left w:w="100" w:type="dxa"/>
              <w:bottom w:w="100" w:type="dxa"/>
              <w:right w:w="100" w:type="dxa"/>
            </w:tcMar>
          </w:tcPr>
          <w:p w14:paraId="566D2AE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Интерьер</w:t>
            </w:r>
          </w:p>
        </w:tc>
      </w:tr>
      <w:tr w:rsidR="007B27A7" w:rsidRPr="00D53134" w14:paraId="7FBE3674"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C589F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Q</w:t>
            </w:r>
          </w:p>
        </w:tc>
        <w:tc>
          <w:tcPr>
            <w:tcW w:w="2925" w:type="dxa"/>
            <w:tcBorders>
              <w:bottom w:val="single" w:sz="8" w:space="0" w:color="000000"/>
              <w:right w:val="single" w:sz="8" w:space="0" w:color="000000"/>
            </w:tcBorders>
            <w:tcMar>
              <w:top w:w="100" w:type="dxa"/>
              <w:left w:w="100" w:type="dxa"/>
              <w:bottom w:w="100" w:type="dxa"/>
              <w:right w:w="100" w:type="dxa"/>
            </w:tcMar>
          </w:tcPr>
          <w:p w14:paraId="3A4B1A8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Equipment</w:t>
            </w:r>
          </w:p>
        </w:tc>
        <w:tc>
          <w:tcPr>
            <w:tcW w:w="3210" w:type="dxa"/>
            <w:tcBorders>
              <w:bottom w:val="single" w:sz="8" w:space="0" w:color="000000"/>
              <w:right w:val="single" w:sz="8" w:space="0" w:color="000000"/>
            </w:tcBorders>
            <w:tcMar>
              <w:top w:w="100" w:type="dxa"/>
              <w:left w:w="100" w:type="dxa"/>
              <w:bottom w:w="100" w:type="dxa"/>
              <w:right w:w="100" w:type="dxa"/>
            </w:tcMar>
          </w:tcPr>
          <w:p w14:paraId="6E459DA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Оборудование</w:t>
            </w:r>
          </w:p>
        </w:tc>
      </w:tr>
      <w:tr w:rsidR="007B27A7" w:rsidRPr="00D53134" w14:paraId="00B24A3D"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3C0D3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F</w:t>
            </w:r>
          </w:p>
        </w:tc>
        <w:tc>
          <w:tcPr>
            <w:tcW w:w="2925" w:type="dxa"/>
            <w:tcBorders>
              <w:bottom w:val="single" w:sz="8" w:space="0" w:color="000000"/>
              <w:right w:val="single" w:sz="8" w:space="0" w:color="000000"/>
            </w:tcBorders>
            <w:tcMar>
              <w:top w:w="100" w:type="dxa"/>
              <w:left w:w="100" w:type="dxa"/>
              <w:bottom w:w="100" w:type="dxa"/>
              <w:right w:w="100" w:type="dxa"/>
            </w:tcMar>
          </w:tcPr>
          <w:p w14:paraId="7DD46B7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Fire Protection</w:t>
            </w:r>
          </w:p>
        </w:tc>
        <w:tc>
          <w:tcPr>
            <w:tcW w:w="3210" w:type="dxa"/>
            <w:tcBorders>
              <w:bottom w:val="single" w:sz="8" w:space="0" w:color="000000"/>
              <w:right w:val="single" w:sz="8" w:space="0" w:color="000000"/>
            </w:tcBorders>
            <w:tcMar>
              <w:top w:w="100" w:type="dxa"/>
              <w:left w:w="100" w:type="dxa"/>
              <w:bottom w:w="100" w:type="dxa"/>
              <w:right w:w="100" w:type="dxa"/>
            </w:tcMar>
          </w:tcPr>
          <w:p w14:paraId="592BCF0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Пожарная безопасность</w:t>
            </w:r>
          </w:p>
        </w:tc>
      </w:tr>
      <w:tr w:rsidR="007B27A7" w:rsidRPr="00D53134" w14:paraId="4A8DC681"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D6C1F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P</w:t>
            </w:r>
          </w:p>
        </w:tc>
        <w:tc>
          <w:tcPr>
            <w:tcW w:w="2925" w:type="dxa"/>
            <w:tcBorders>
              <w:bottom w:val="single" w:sz="8" w:space="0" w:color="000000"/>
              <w:right w:val="single" w:sz="8" w:space="0" w:color="000000"/>
            </w:tcBorders>
            <w:tcMar>
              <w:top w:w="100" w:type="dxa"/>
              <w:left w:w="100" w:type="dxa"/>
              <w:bottom w:w="100" w:type="dxa"/>
              <w:right w:w="100" w:type="dxa"/>
            </w:tcMar>
          </w:tcPr>
          <w:p w14:paraId="13DB858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Plumbing</w:t>
            </w:r>
          </w:p>
        </w:tc>
        <w:tc>
          <w:tcPr>
            <w:tcW w:w="3210" w:type="dxa"/>
            <w:tcBorders>
              <w:bottom w:val="single" w:sz="8" w:space="0" w:color="000000"/>
              <w:right w:val="single" w:sz="8" w:space="0" w:color="000000"/>
            </w:tcBorders>
            <w:tcMar>
              <w:top w:w="100" w:type="dxa"/>
              <w:left w:w="100" w:type="dxa"/>
              <w:bottom w:w="100" w:type="dxa"/>
              <w:right w:w="100" w:type="dxa"/>
            </w:tcMar>
          </w:tcPr>
          <w:p w14:paraId="679E9A2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Водопровод</w:t>
            </w:r>
          </w:p>
        </w:tc>
      </w:tr>
      <w:tr w:rsidR="007B27A7" w:rsidRPr="00D53134" w14:paraId="2640ABEE"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051D0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D</w:t>
            </w:r>
          </w:p>
        </w:tc>
        <w:tc>
          <w:tcPr>
            <w:tcW w:w="2925" w:type="dxa"/>
            <w:tcBorders>
              <w:bottom w:val="single" w:sz="8" w:space="0" w:color="000000"/>
              <w:right w:val="single" w:sz="8" w:space="0" w:color="000000"/>
            </w:tcBorders>
            <w:tcMar>
              <w:top w:w="100" w:type="dxa"/>
              <w:left w:w="100" w:type="dxa"/>
              <w:bottom w:w="100" w:type="dxa"/>
              <w:right w:w="100" w:type="dxa"/>
            </w:tcMar>
          </w:tcPr>
          <w:p w14:paraId="2B36768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Process</w:t>
            </w:r>
          </w:p>
        </w:tc>
        <w:tc>
          <w:tcPr>
            <w:tcW w:w="3210" w:type="dxa"/>
            <w:tcBorders>
              <w:bottom w:val="single" w:sz="8" w:space="0" w:color="000000"/>
              <w:right w:val="single" w:sz="8" w:space="0" w:color="000000"/>
            </w:tcBorders>
            <w:tcMar>
              <w:top w:w="100" w:type="dxa"/>
              <w:left w:w="100" w:type="dxa"/>
              <w:bottom w:w="100" w:type="dxa"/>
              <w:right w:w="100" w:type="dxa"/>
            </w:tcMar>
          </w:tcPr>
          <w:p w14:paraId="636EA1C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Процесс</w:t>
            </w:r>
          </w:p>
        </w:tc>
      </w:tr>
      <w:tr w:rsidR="007B27A7" w:rsidRPr="00D53134" w14:paraId="3475C7DD"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10872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M</w:t>
            </w:r>
          </w:p>
        </w:tc>
        <w:tc>
          <w:tcPr>
            <w:tcW w:w="2925" w:type="dxa"/>
            <w:tcBorders>
              <w:bottom w:val="single" w:sz="8" w:space="0" w:color="000000"/>
              <w:right w:val="single" w:sz="8" w:space="0" w:color="000000"/>
            </w:tcBorders>
            <w:tcMar>
              <w:top w:w="100" w:type="dxa"/>
              <w:left w:w="100" w:type="dxa"/>
              <w:bottom w:w="100" w:type="dxa"/>
              <w:right w:w="100" w:type="dxa"/>
            </w:tcMar>
          </w:tcPr>
          <w:p w14:paraId="071CC34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Mechanical</w:t>
            </w:r>
          </w:p>
        </w:tc>
        <w:tc>
          <w:tcPr>
            <w:tcW w:w="3210" w:type="dxa"/>
            <w:tcBorders>
              <w:bottom w:val="single" w:sz="8" w:space="0" w:color="000000"/>
              <w:right w:val="single" w:sz="8" w:space="0" w:color="000000"/>
            </w:tcBorders>
            <w:tcMar>
              <w:top w:w="100" w:type="dxa"/>
              <w:left w:w="100" w:type="dxa"/>
              <w:bottom w:w="100" w:type="dxa"/>
              <w:right w:w="100" w:type="dxa"/>
            </w:tcMar>
          </w:tcPr>
          <w:p w14:paraId="757C167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Механика</w:t>
            </w:r>
          </w:p>
        </w:tc>
      </w:tr>
      <w:tr w:rsidR="007B27A7" w:rsidRPr="00D53134" w14:paraId="5C2C5AB5"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8148D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w:t>
            </w:r>
          </w:p>
        </w:tc>
        <w:tc>
          <w:tcPr>
            <w:tcW w:w="2925" w:type="dxa"/>
            <w:tcBorders>
              <w:bottom w:val="single" w:sz="8" w:space="0" w:color="000000"/>
              <w:right w:val="single" w:sz="8" w:space="0" w:color="000000"/>
            </w:tcBorders>
            <w:tcMar>
              <w:top w:w="100" w:type="dxa"/>
              <w:left w:w="100" w:type="dxa"/>
              <w:bottom w:w="100" w:type="dxa"/>
              <w:right w:w="100" w:type="dxa"/>
            </w:tcMar>
          </w:tcPr>
          <w:p w14:paraId="6BD36A7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Electrical</w:t>
            </w:r>
          </w:p>
        </w:tc>
        <w:tc>
          <w:tcPr>
            <w:tcW w:w="3210" w:type="dxa"/>
            <w:tcBorders>
              <w:bottom w:val="single" w:sz="8" w:space="0" w:color="000000"/>
              <w:right w:val="single" w:sz="8" w:space="0" w:color="000000"/>
            </w:tcBorders>
            <w:tcMar>
              <w:top w:w="100" w:type="dxa"/>
              <w:left w:w="100" w:type="dxa"/>
              <w:bottom w:w="100" w:type="dxa"/>
              <w:right w:w="100" w:type="dxa"/>
            </w:tcMar>
          </w:tcPr>
          <w:p w14:paraId="28A850B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Електрика</w:t>
            </w:r>
          </w:p>
        </w:tc>
      </w:tr>
      <w:tr w:rsidR="007B27A7" w:rsidRPr="00D53134" w14:paraId="5089BC8E"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A0CBB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T</w:t>
            </w:r>
          </w:p>
        </w:tc>
        <w:tc>
          <w:tcPr>
            <w:tcW w:w="2925" w:type="dxa"/>
            <w:tcBorders>
              <w:bottom w:val="single" w:sz="8" w:space="0" w:color="000000"/>
              <w:right w:val="single" w:sz="8" w:space="0" w:color="000000"/>
            </w:tcBorders>
            <w:tcMar>
              <w:top w:w="100" w:type="dxa"/>
              <w:left w:w="100" w:type="dxa"/>
              <w:bottom w:w="100" w:type="dxa"/>
              <w:right w:w="100" w:type="dxa"/>
            </w:tcMar>
          </w:tcPr>
          <w:p w14:paraId="2FB4E06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Telecommunications</w:t>
            </w:r>
          </w:p>
        </w:tc>
        <w:tc>
          <w:tcPr>
            <w:tcW w:w="3210" w:type="dxa"/>
            <w:tcBorders>
              <w:bottom w:val="single" w:sz="8" w:space="0" w:color="000000"/>
              <w:right w:val="single" w:sz="8" w:space="0" w:color="000000"/>
            </w:tcBorders>
            <w:tcMar>
              <w:top w:w="100" w:type="dxa"/>
              <w:left w:w="100" w:type="dxa"/>
              <w:bottom w:w="100" w:type="dxa"/>
              <w:right w:w="100" w:type="dxa"/>
            </w:tcMar>
          </w:tcPr>
          <w:p w14:paraId="4911F25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Телекоммуникации (сети связи)</w:t>
            </w:r>
          </w:p>
        </w:tc>
      </w:tr>
      <w:tr w:rsidR="007B27A7" w:rsidRPr="00D53134" w14:paraId="0556F0E4"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13771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R</w:t>
            </w:r>
          </w:p>
        </w:tc>
        <w:tc>
          <w:tcPr>
            <w:tcW w:w="2925" w:type="dxa"/>
            <w:tcBorders>
              <w:bottom w:val="single" w:sz="8" w:space="0" w:color="000000"/>
              <w:right w:val="single" w:sz="8" w:space="0" w:color="000000"/>
            </w:tcBorders>
            <w:tcMar>
              <w:top w:w="100" w:type="dxa"/>
              <w:left w:w="100" w:type="dxa"/>
              <w:bottom w:w="100" w:type="dxa"/>
              <w:right w:w="100" w:type="dxa"/>
            </w:tcMar>
          </w:tcPr>
          <w:p w14:paraId="38CC8F9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Resource</w:t>
            </w:r>
          </w:p>
        </w:tc>
        <w:tc>
          <w:tcPr>
            <w:tcW w:w="3210" w:type="dxa"/>
            <w:tcBorders>
              <w:bottom w:val="single" w:sz="8" w:space="0" w:color="000000"/>
              <w:right w:val="single" w:sz="8" w:space="0" w:color="000000"/>
            </w:tcBorders>
            <w:tcMar>
              <w:top w:w="100" w:type="dxa"/>
              <w:left w:w="100" w:type="dxa"/>
              <w:bottom w:w="100" w:type="dxa"/>
              <w:right w:w="100" w:type="dxa"/>
            </w:tcMar>
          </w:tcPr>
          <w:p w14:paraId="1AAD4C5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Ресурсы</w:t>
            </w:r>
          </w:p>
        </w:tc>
      </w:tr>
      <w:tr w:rsidR="007B27A7" w:rsidRPr="00D53134" w14:paraId="53B5CD4C"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64064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X</w:t>
            </w:r>
          </w:p>
        </w:tc>
        <w:tc>
          <w:tcPr>
            <w:tcW w:w="2925" w:type="dxa"/>
            <w:tcBorders>
              <w:bottom w:val="single" w:sz="8" w:space="0" w:color="000000"/>
              <w:right w:val="single" w:sz="8" w:space="0" w:color="000000"/>
            </w:tcBorders>
            <w:tcMar>
              <w:top w:w="100" w:type="dxa"/>
              <w:left w:w="100" w:type="dxa"/>
              <w:bottom w:w="100" w:type="dxa"/>
              <w:right w:w="100" w:type="dxa"/>
            </w:tcMar>
          </w:tcPr>
          <w:p w14:paraId="5F5205D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Other Disciplines</w:t>
            </w:r>
          </w:p>
        </w:tc>
        <w:tc>
          <w:tcPr>
            <w:tcW w:w="3210" w:type="dxa"/>
            <w:tcBorders>
              <w:bottom w:val="single" w:sz="8" w:space="0" w:color="000000"/>
              <w:right w:val="single" w:sz="8" w:space="0" w:color="000000"/>
            </w:tcBorders>
            <w:tcMar>
              <w:top w:w="100" w:type="dxa"/>
              <w:left w:w="100" w:type="dxa"/>
              <w:bottom w:w="100" w:type="dxa"/>
              <w:right w:w="100" w:type="dxa"/>
            </w:tcMar>
          </w:tcPr>
          <w:p w14:paraId="68B71BE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Другие дисциплины</w:t>
            </w:r>
          </w:p>
        </w:tc>
      </w:tr>
      <w:tr w:rsidR="007B27A7" w:rsidRPr="00D53134" w14:paraId="3F68738E" w14:textId="77777777">
        <w:trPr>
          <w:trHeight w:val="74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91C3C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Z</w:t>
            </w:r>
          </w:p>
        </w:tc>
        <w:tc>
          <w:tcPr>
            <w:tcW w:w="2925" w:type="dxa"/>
            <w:tcBorders>
              <w:bottom w:val="single" w:sz="8" w:space="0" w:color="000000"/>
              <w:right w:val="single" w:sz="8" w:space="0" w:color="000000"/>
            </w:tcBorders>
            <w:tcMar>
              <w:top w:w="100" w:type="dxa"/>
              <w:left w:w="100" w:type="dxa"/>
              <w:bottom w:w="100" w:type="dxa"/>
              <w:right w:w="100" w:type="dxa"/>
            </w:tcMar>
          </w:tcPr>
          <w:p w14:paraId="7310D46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Contractor / Shop Drawings</w:t>
            </w:r>
          </w:p>
        </w:tc>
        <w:tc>
          <w:tcPr>
            <w:tcW w:w="3210" w:type="dxa"/>
            <w:tcBorders>
              <w:bottom w:val="single" w:sz="8" w:space="0" w:color="000000"/>
              <w:right w:val="single" w:sz="8" w:space="0" w:color="000000"/>
            </w:tcBorders>
            <w:tcMar>
              <w:top w:w="100" w:type="dxa"/>
              <w:left w:w="100" w:type="dxa"/>
              <w:bottom w:w="100" w:type="dxa"/>
              <w:right w:w="100" w:type="dxa"/>
            </w:tcMar>
          </w:tcPr>
          <w:p w14:paraId="67B254B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Контракты / Закупки</w:t>
            </w:r>
          </w:p>
        </w:tc>
      </w:tr>
      <w:tr w:rsidR="007B27A7" w:rsidRPr="00D53134" w14:paraId="35FA4459"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5D33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O</w:t>
            </w:r>
          </w:p>
        </w:tc>
        <w:tc>
          <w:tcPr>
            <w:tcW w:w="2925" w:type="dxa"/>
            <w:tcBorders>
              <w:bottom w:val="single" w:sz="8" w:space="0" w:color="000000"/>
              <w:right w:val="single" w:sz="8" w:space="0" w:color="000000"/>
            </w:tcBorders>
            <w:tcMar>
              <w:top w:w="100" w:type="dxa"/>
              <w:left w:w="100" w:type="dxa"/>
              <w:bottom w:w="100" w:type="dxa"/>
              <w:right w:w="100" w:type="dxa"/>
            </w:tcMar>
          </w:tcPr>
          <w:p w14:paraId="3724F3D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Operations</w:t>
            </w:r>
          </w:p>
        </w:tc>
        <w:tc>
          <w:tcPr>
            <w:tcW w:w="3210" w:type="dxa"/>
            <w:tcBorders>
              <w:bottom w:val="single" w:sz="8" w:space="0" w:color="000000"/>
              <w:right w:val="single" w:sz="8" w:space="0" w:color="000000"/>
            </w:tcBorders>
            <w:tcMar>
              <w:top w:w="100" w:type="dxa"/>
              <w:left w:w="100" w:type="dxa"/>
              <w:bottom w:w="100" w:type="dxa"/>
              <w:right w:w="100" w:type="dxa"/>
            </w:tcMar>
          </w:tcPr>
          <w:p w14:paraId="1FAC746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Операции</w:t>
            </w:r>
          </w:p>
        </w:tc>
      </w:tr>
    </w:tbl>
    <w:p w14:paraId="5D1CD54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p>
    <w:p w14:paraId="362E3765"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2 уровень «Категории» (Discipline Designator). Дополнительный второй символ используется для дальнейшего определения символа дисциплины.</w:t>
      </w:r>
    </w:p>
    <w:p w14:paraId="260FDF2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highlight w:val="red"/>
        </w:rPr>
        <w:t>Таблица</w:t>
      </w:r>
      <w:r w:rsidRPr="00D53134">
        <w:rPr>
          <w:rFonts w:asciiTheme="minorBidi" w:eastAsia="Times New Roman" w:hAnsiTheme="minorBidi" w:cstheme="minorBidi"/>
          <w:sz w:val="24"/>
          <w:szCs w:val="24"/>
        </w:rPr>
        <w:t xml:space="preserve"> . Наименование 2 уровня категорий</w:t>
      </w:r>
    </w:p>
    <w:tbl>
      <w:tblPr>
        <w:tblStyle w:val="af4"/>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35"/>
        <w:gridCol w:w="2850"/>
        <w:gridCol w:w="3210"/>
      </w:tblGrid>
      <w:tr w:rsidR="007B27A7" w:rsidRPr="00D53134" w14:paraId="2AC3B1CF" w14:textId="77777777">
        <w:trPr>
          <w:trHeight w:val="740"/>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1B81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Сокращенное обозначение</w:t>
            </w:r>
          </w:p>
        </w:tc>
        <w:tc>
          <w:tcPr>
            <w:tcW w:w="28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30E03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Полное наименование</w:t>
            </w:r>
          </w:p>
        </w:tc>
        <w:tc>
          <w:tcPr>
            <w:tcW w:w="32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157F5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Перевод на русский язык</w:t>
            </w:r>
          </w:p>
        </w:tc>
      </w:tr>
      <w:tr w:rsidR="007B27A7" w:rsidRPr="00D53134" w14:paraId="6F4874A9"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890D5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w:t>
            </w:r>
          </w:p>
        </w:tc>
        <w:tc>
          <w:tcPr>
            <w:tcW w:w="2850" w:type="dxa"/>
            <w:tcBorders>
              <w:bottom w:val="single" w:sz="8" w:space="0" w:color="000000"/>
              <w:right w:val="single" w:sz="8" w:space="0" w:color="000000"/>
            </w:tcBorders>
            <w:tcMar>
              <w:top w:w="100" w:type="dxa"/>
              <w:left w:w="100" w:type="dxa"/>
              <w:bottom w:w="100" w:type="dxa"/>
              <w:right w:w="100" w:type="dxa"/>
            </w:tcMar>
          </w:tcPr>
          <w:p w14:paraId="14D0C25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w:t>
            </w:r>
          </w:p>
        </w:tc>
        <w:tc>
          <w:tcPr>
            <w:tcW w:w="3210" w:type="dxa"/>
            <w:tcBorders>
              <w:bottom w:val="single" w:sz="8" w:space="0" w:color="000000"/>
              <w:right w:val="single" w:sz="8" w:space="0" w:color="000000"/>
            </w:tcBorders>
            <w:tcMar>
              <w:top w:w="100" w:type="dxa"/>
              <w:left w:w="100" w:type="dxa"/>
              <w:bottom w:w="100" w:type="dxa"/>
              <w:right w:w="100" w:type="dxa"/>
            </w:tcMar>
          </w:tcPr>
          <w:p w14:paraId="27BBEB8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Архитектура</w:t>
            </w:r>
          </w:p>
        </w:tc>
      </w:tr>
      <w:tr w:rsidR="007B27A7" w:rsidRPr="00D53134" w14:paraId="7FF357A4"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B05B9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AS</w:t>
            </w:r>
          </w:p>
        </w:tc>
        <w:tc>
          <w:tcPr>
            <w:tcW w:w="2850" w:type="dxa"/>
            <w:tcBorders>
              <w:bottom w:val="single" w:sz="8" w:space="0" w:color="000000"/>
              <w:right w:val="single" w:sz="8" w:space="0" w:color="000000"/>
            </w:tcBorders>
            <w:tcMar>
              <w:top w:w="100" w:type="dxa"/>
              <w:left w:w="100" w:type="dxa"/>
              <w:bottom w:w="100" w:type="dxa"/>
              <w:right w:w="100" w:type="dxa"/>
            </w:tcMar>
          </w:tcPr>
          <w:p w14:paraId="0DB5EAB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Site</w:t>
            </w:r>
          </w:p>
        </w:tc>
        <w:tc>
          <w:tcPr>
            <w:tcW w:w="3210" w:type="dxa"/>
            <w:tcBorders>
              <w:bottom w:val="single" w:sz="8" w:space="0" w:color="000000"/>
              <w:right w:val="single" w:sz="8" w:space="0" w:color="000000"/>
            </w:tcBorders>
            <w:tcMar>
              <w:top w:w="100" w:type="dxa"/>
              <w:left w:w="100" w:type="dxa"/>
              <w:bottom w:w="100" w:type="dxa"/>
              <w:right w:w="100" w:type="dxa"/>
            </w:tcMar>
          </w:tcPr>
          <w:p w14:paraId="16F995C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Фасады</w:t>
            </w:r>
          </w:p>
        </w:tc>
      </w:tr>
      <w:tr w:rsidR="007B27A7" w:rsidRPr="00D53134" w14:paraId="568D26A7"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762DC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AD</w:t>
            </w:r>
          </w:p>
        </w:tc>
        <w:tc>
          <w:tcPr>
            <w:tcW w:w="2850" w:type="dxa"/>
            <w:tcBorders>
              <w:bottom w:val="single" w:sz="8" w:space="0" w:color="000000"/>
              <w:right w:val="single" w:sz="8" w:space="0" w:color="000000"/>
            </w:tcBorders>
            <w:tcMar>
              <w:top w:w="100" w:type="dxa"/>
              <w:left w:w="100" w:type="dxa"/>
              <w:bottom w:w="100" w:type="dxa"/>
              <w:right w:w="100" w:type="dxa"/>
            </w:tcMar>
          </w:tcPr>
          <w:p w14:paraId="11C8222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Demolition</w:t>
            </w:r>
          </w:p>
        </w:tc>
        <w:tc>
          <w:tcPr>
            <w:tcW w:w="3210" w:type="dxa"/>
            <w:tcBorders>
              <w:bottom w:val="single" w:sz="8" w:space="0" w:color="000000"/>
              <w:right w:val="single" w:sz="8" w:space="0" w:color="000000"/>
            </w:tcBorders>
            <w:tcMar>
              <w:top w:w="100" w:type="dxa"/>
              <w:left w:w="100" w:type="dxa"/>
              <w:bottom w:w="100" w:type="dxa"/>
              <w:right w:w="100" w:type="dxa"/>
            </w:tcMar>
          </w:tcPr>
          <w:p w14:paraId="45D34F1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Демонтаж</w:t>
            </w:r>
          </w:p>
        </w:tc>
      </w:tr>
      <w:tr w:rsidR="007B27A7" w:rsidRPr="00D53134" w14:paraId="476F81C7"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10A89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lastRenderedPageBreak/>
              <w:t>AE</w:t>
            </w:r>
          </w:p>
        </w:tc>
        <w:tc>
          <w:tcPr>
            <w:tcW w:w="2850" w:type="dxa"/>
            <w:tcBorders>
              <w:bottom w:val="single" w:sz="8" w:space="0" w:color="000000"/>
              <w:right w:val="single" w:sz="8" w:space="0" w:color="000000"/>
            </w:tcBorders>
            <w:tcMar>
              <w:top w:w="100" w:type="dxa"/>
              <w:left w:w="100" w:type="dxa"/>
              <w:bottom w:w="100" w:type="dxa"/>
              <w:right w:w="100" w:type="dxa"/>
            </w:tcMar>
          </w:tcPr>
          <w:p w14:paraId="1A206D1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Elements</w:t>
            </w:r>
          </w:p>
        </w:tc>
        <w:tc>
          <w:tcPr>
            <w:tcW w:w="3210" w:type="dxa"/>
            <w:tcBorders>
              <w:bottom w:val="single" w:sz="8" w:space="0" w:color="000000"/>
              <w:right w:val="single" w:sz="8" w:space="0" w:color="000000"/>
            </w:tcBorders>
            <w:tcMar>
              <w:top w:w="100" w:type="dxa"/>
              <w:left w:w="100" w:type="dxa"/>
              <w:bottom w:w="100" w:type="dxa"/>
              <w:right w:w="100" w:type="dxa"/>
            </w:tcMar>
          </w:tcPr>
          <w:p w14:paraId="6906DD9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Архитектурные элементы</w:t>
            </w:r>
          </w:p>
        </w:tc>
      </w:tr>
      <w:tr w:rsidR="007B27A7" w:rsidRPr="00D53134" w14:paraId="41807E2B"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D27F1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AI</w:t>
            </w:r>
          </w:p>
        </w:tc>
        <w:tc>
          <w:tcPr>
            <w:tcW w:w="2850" w:type="dxa"/>
            <w:tcBorders>
              <w:bottom w:val="single" w:sz="8" w:space="0" w:color="000000"/>
              <w:right w:val="single" w:sz="8" w:space="0" w:color="000000"/>
            </w:tcBorders>
            <w:tcMar>
              <w:top w:w="100" w:type="dxa"/>
              <w:left w:w="100" w:type="dxa"/>
              <w:bottom w:w="100" w:type="dxa"/>
              <w:right w:w="100" w:type="dxa"/>
            </w:tcMar>
          </w:tcPr>
          <w:p w14:paraId="7562805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Interiors</w:t>
            </w:r>
          </w:p>
        </w:tc>
        <w:tc>
          <w:tcPr>
            <w:tcW w:w="3210" w:type="dxa"/>
            <w:tcBorders>
              <w:bottom w:val="single" w:sz="8" w:space="0" w:color="000000"/>
              <w:right w:val="single" w:sz="8" w:space="0" w:color="000000"/>
            </w:tcBorders>
            <w:tcMar>
              <w:top w:w="100" w:type="dxa"/>
              <w:left w:w="100" w:type="dxa"/>
              <w:bottom w:w="100" w:type="dxa"/>
              <w:right w:w="100" w:type="dxa"/>
            </w:tcMar>
          </w:tcPr>
          <w:p w14:paraId="5EE2E53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Архитектурный интерьер</w:t>
            </w:r>
          </w:p>
        </w:tc>
      </w:tr>
      <w:tr w:rsidR="007B27A7" w:rsidRPr="00D53134" w14:paraId="59F61EBD"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7515E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AF</w:t>
            </w:r>
          </w:p>
        </w:tc>
        <w:tc>
          <w:tcPr>
            <w:tcW w:w="2850" w:type="dxa"/>
            <w:tcBorders>
              <w:bottom w:val="single" w:sz="8" w:space="0" w:color="000000"/>
              <w:right w:val="single" w:sz="8" w:space="0" w:color="000000"/>
            </w:tcBorders>
            <w:tcMar>
              <w:top w:w="100" w:type="dxa"/>
              <w:left w:w="100" w:type="dxa"/>
              <w:bottom w:w="100" w:type="dxa"/>
              <w:right w:w="100" w:type="dxa"/>
            </w:tcMar>
          </w:tcPr>
          <w:p w14:paraId="1BD545E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Finishes</w:t>
            </w:r>
          </w:p>
        </w:tc>
        <w:tc>
          <w:tcPr>
            <w:tcW w:w="3210" w:type="dxa"/>
            <w:tcBorders>
              <w:bottom w:val="single" w:sz="8" w:space="0" w:color="000000"/>
              <w:right w:val="single" w:sz="8" w:space="0" w:color="000000"/>
            </w:tcBorders>
            <w:tcMar>
              <w:top w:w="100" w:type="dxa"/>
              <w:left w:w="100" w:type="dxa"/>
              <w:bottom w:w="100" w:type="dxa"/>
              <w:right w:w="100" w:type="dxa"/>
            </w:tcMar>
          </w:tcPr>
          <w:p w14:paraId="5FE7C82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Архитектурная отделка</w:t>
            </w:r>
          </w:p>
        </w:tc>
      </w:tr>
      <w:tr w:rsidR="007B27A7" w:rsidRPr="00D53134" w14:paraId="26F12375"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0616B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AG</w:t>
            </w:r>
          </w:p>
        </w:tc>
        <w:tc>
          <w:tcPr>
            <w:tcW w:w="2850" w:type="dxa"/>
            <w:tcBorders>
              <w:bottom w:val="single" w:sz="8" w:space="0" w:color="000000"/>
              <w:right w:val="single" w:sz="8" w:space="0" w:color="000000"/>
            </w:tcBorders>
            <w:tcMar>
              <w:top w:w="100" w:type="dxa"/>
              <w:left w:w="100" w:type="dxa"/>
              <w:bottom w:w="100" w:type="dxa"/>
              <w:right w:w="100" w:type="dxa"/>
            </w:tcMar>
          </w:tcPr>
          <w:p w14:paraId="4EA182E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Graphics</w:t>
            </w:r>
          </w:p>
        </w:tc>
        <w:tc>
          <w:tcPr>
            <w:tcW w:w="3210" w:type="dxa"/>
            <w:tcBorders>
              <w:bottom w:val="single" w:sz="8" w:space="0" w:color="000000"/>
              <w:right w:val="single" w:sz="8" w:space="0" w:color="000000"/>
            </w:tcBorders>
            <w:tcMar>
              <w:top w:w="100" w:type="dxa"/>
              <w:left w:w="100" w:type="dxa"/>
              <w:bottom w:w="100" w:type="dxa"/>
              <w:right w:w="100" w:type="dxa"/>
            </w:tcMar>
          </w:tcPr>
          <w:p w14:paraId="2528BD4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Архитектурные чертежи</w:t>
            </w:r>
          </w:p>
        </w:tc>
      </w:tr>
      <w:tr w:rsidR="007B27A7" w:rsidRPr="00D53134" w14:paraId="1F93059A" w14:textId="77777777">
        <w:trPr>
          <w:trHeight w:val="74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EA05D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AJ</w:t>
            </w:r>
          </w:p>
        </w:tc>
        <w:tc>
          <w:tcPr>
            <w:tcW w:w="2850" w:type="dxa"/>
            <w:tcBorders>
              <w:bottom w:val="single" w:sz="8" w:space="0" w:color="000000"/>
              <w:right w:val="single" w:sz="8" w:space="0" w:color="000000"/>
            </w:tcBorders>
            <w:tcMar>
              <w:top w:w="100" w:type="dxa"/>
              <w:left w:w="100" w:type="dxa"/>
              <w:bottom w:w="100" w:type="dxa"/>
              <w:right w:w="100" w:type="dxa"/>
            </w:tcMar>
          </w:tcPr>
          <w:p w14:paraId="2BEFB84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User-Defined</w:t>
            </w:r>
          </w:p>
        </w:tc>
        <w:tc>
          <w:tcPr>
            <w:tcW w:w="3210" w:type="dxa"/>
            <w:tcBorders>
              <w:bottom w:val="single" w:sz="8" w:space="0" w:color="000000"/>
              <w:right w:val="single" w:sz="8" w:space="0" w:color="000000"/>
            </w:tcBorders>
            <w:tcMar>
              <w:top w:w="100" w:type="dxa"/>
              <w:left w:w="100" w:type="dxa"/>
              <w:bottom w:w="100" w:type="dxa"/>
              <w:right w:w="100" w:type="dxa"/>
            </w:tcMar>
          </w:tcPr>
          <w:p w14:paraId="267CDF6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Определяемые пользователем</w:t>
            </w:r>
          </w:p>
        </w:tc>
      </w:tr>
      <w:tr w:rsidR="007B27A7" w:rsidRPr="00D53134" w14:paraId="1A0AC99F" w14:textId="77777777">
        <w:trPr>
          <w:trHeight w:val="74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4AAB9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AK</w:t>
            </w:r>
          </w:p>
        </w:tc>
        <w:tc>
          <w:tcPr>
            <w:tcW w:w="2850" w:type="dxa"/>
            <w:tcBorders>
              <w:bottom w:val="single" w:sz="8" w:space="0" w:color="000000"/>
              <w:right w:val="single" w:sz="8" w:space="0" w:color="000000"/>
            </w:tcBorders>
            <w:tcMar>
              <w:top w:w="100" w:type="dxa"/>
              <w:left w:w="100" w:type="dxa"/>
              <w:bottom w:w="100" w:type="dxa"/>
              <w:right w:w="100" w:type="dxa"/>
            </w:tcMar>
          </w:tcPr>
          <w:p w14:paraId="59A617C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User-Defined</w:t>
            </w:r>
          </w:p>
        </w:tc>
        <w:tc>
          <w:tcPr>
            <w:tcW w:w="3210" w:type="dxa"/>
            <w:tcBorders>
              <w:bottom w:val="single" w:sz="8" w:space="0" w:color="000000"/>
              <w:right w:val="single" w:sz="8" w:space="0" w:color="000000"/>
            </w:tcBorders>
            <w:tcMar>
              <w:top w:w="100" w:type="dxa"/>
              <w:left w:w="100" w:type="dxa"/>
              <w:bottom w:w="100" w:type="dxa"/>
              <w:right w:w="100" w:type="dxa"/>
            </w:tcMar>
          </w:tcPr>
          <w:p w14:paraId="53EBD9A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Определяемые пользователем</w:t>
            </w:r>
          </w:p>
        </w:tc>
      </w:tr>
    </w:tbl>
    <w:p w14:paraId="2AE5915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p>
    <w:p w14:paraId="4405490A"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«Основная группа» (Major Group) – это четырехсимвольное поле, которое идентифицирует основные системы зданий. Предписанные полевые коды основных групп (четырехзначные аббревиатуры), показанные в списке слоев, логически сгруппированы с определенными обозначениями категории. Однако любая основная группа может быть объединена с любой предписанной категорией при условии, что определение основной группы остается неизменным. Поэтому допускается любая разумная комбинация предписанной категории и основных групп.</w:t>
      </w:r>
    </w:p>
    <w:p w14:paraId="19CFD25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r w:rsidRPr="00D53134">
        <w:rPr>
          <w:rFonts w:asciiTheme="minorBidi" w:eastAsia="Times New Roman" w:hAnsiTheme="minorBidi" w:cstheme="minorBidi"/>
          <w:sz w:val="24"/>
          <w:szCs w:val="24"/>
        </w:rPr>
        <w:tab/>
        <w:t>Задание пользователем своего значения основной группы запрещено.</w:t>
      </w:r>
    </w:p>
    <w:p w14:paraId="54C4EE9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p>
    <w:p w14:paraId="22018C98"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«Малые группы» (Minor Groups) – необязательное поле с четырьмя символами для дальнейшего определения основных групп. Например, A-WALL-FULL обозначает Архитектурную, Стена, Полноразмерный. Вторую второстепенную группу можно использовать для дальнейшего разграничения данных, содержащихся на слое. Например, A-WALL-FULL-TEXT обозначает Архитектурный, Стена, Полноразмерный, Текст.</w:t>
      </w:r>
    </w:p>
    <w:p w14:paraId="307B5B1E"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Коды полей логически сгруппированы с определенными основными группами. Однако любая «Малая группа» может быть использована для изменения какой-либо основной группы при условии, что определение «Малой группы» остается неизменным. Поэтому разрешается любая разумная комбинация предписанных основных и второстепенных групп.</w:t>
      </w:r>
    </w:p>
    <w:p w14:paraId="076354B6"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Для малых групп разрешено создание значения пользователем.</w:t>
      </w:r>
    </w:p>
    <w:p w14:paraId="08B5702F"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p>
    <w:p w14:paraId="339D790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r w:rsidRPr="00D53134">
        <w:rPr>
          <w:rFonts w:asciiTheme="minorBidi" w:eastAsia="Times New Roman" w:hAnsiTheme="minorBidi" w:cstheme="minorBidi"/>
          <w:sz w:val="24"/>
          <w:szCs w:val="24"/>
        </w:rPr>
        <w:tab/>
        <w:t>«Статус» (Status). Поле состояния является необязательным односимвольным полем, которое отличает данные, содержащиеся на слое, в зависимости от статуса работы или фазы строительства.</w:t>
      </w:r>
    </w:p>
    <w:p w14:paraId="3B3956C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highlight w:val="red"/>
        </w:rPr>
        <w:t>Таблица</w:t>
      </w:r>
      <w:r w:rsidRPr="00D53134">
        <w:rPr>
          <w:rFonts w:asciiTheme="minorBidi" w:eastAsia="Times New Roman" w:hAnsiTheme="minorBidi" w:cstheme="minorBidi"/>
          <w:sz w:val="24"/>
          <w:szCs w:val="24"/>
        </w:rPr>
        <w:t xml:space="preserve"> . Предписанные коды полей для поля «Статус»</w:t>
      </w:r>
    </w:p>
    <w:tbl>
      <w:tblPr>
        <w:tblStyle w:val="af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35"/>
        <w:gridCol w:w="2850"/>
        <w:gridCol w:w="3195"/>
      </w:tblGrid>
      <w:tr w:rsidR="007B27A7" w:rsidRPr="00D53134" w14:paraId="4C0D7071" w14:textId="77777777">
        <w:trPr>
          <w:trHeight w:val="740"/>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35B4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lastRenderedPageBreak/>
              <w:t>Сокращенное обозначение</w:t>
            </w:r>
          </w:p>
        </w:tc>
        <w:tc>
          <w:tcPr>
            <w:tcW w:w="28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9168B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Полное наименование</w:t>
            </w:r>
          </w:p>
        </w:tc>
        <w:tc>
          <w:tcPr>
            <w:tcW w:w="31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6C127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Перевод на русский язык</w:t>
            </w:r>
          </w:p>
        </w:tc>
      </w:tr>
      <w:tr w:rsidR="007B27A7" w:rsidRPr="00D53134" w14:paraId="06A3DA16"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9F79A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N</w:t>
            </w:r>
          </w:p>
        </w:tc>
        <w:tc>
          <w:tcPr>
            <w:tcW w:w="2850" w:type="dxa"/>
            <w:tcBorders>
              <w:bottom w:val="single" w:sz="8" w:space="0" w:color="000000"/>
              <w:right w:val="single" w:sz="8" w:space="0" w:color="000000"/>
            </w:tcBorders>
            <w:tcMar>
              <w:top w:w="100" w:type="dxa"/>
              <w:left w:w="100" w:type="dxa"/>
              <w:bottom w:w="100" w:type="dxa"/>
              <w:right w:w="100" w:type="dxa"/>
            </w:tcMar>
          </w:tcPr>
          <w:p w14:paraId="130A533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New work</w:t>
            </w:r>
          </w:p>
        </w:tc>
        <w:tc>
          <w:tcPr>
            <w:tcW w:w="3195" w:type="dxa"/>
            <w:tcBorders>
              <w:bottom w:val="single" w:sz="8" w:space="0" w:color="000000"/>
              <w:right w:val="single" w:sz="8" w:space="0" w:color="000000"/>
            </w:tcBorders>
            <w:tcMar>
              <w:top w:w="100" w:type="dxa"/>
              <w:left w:w="100" w:type="dxa"/>
              <w:bottom w:w="100" w:type="dxa"/>
              <w:right w:w="100" w:type="dxa"/>
            </w:tcMar>
          </w:tcPr>
          <w:p w14:paraId="0E26EEC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Новая работа</w:t>
            </w:r>
          </w:p>
        </w:tc>
      </w:tr>
      <w:tr w:rsidR="007B27A7" w:rsidRPr="00D53134" w14:paraId="43F03557"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2268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w:t>
            </w:r>
          </w:p>
        </w:tc>
        <w:tc>
          <w:tcPr>
            <w:tcW w:w="2850" w:type="dxa"/>
            <w:tcBorders>
              <w:bottom w:val="single" w:sz="8" w:space="0" w:color="000000"/>
              <w:right w:val="single" w:sz="8" w:space="0" w:color="000000"/>
            </w:tcBorders>
            <w:tcMar>
              <w:top w:w="100" w:type="dxa"/>
              <w:left w:w="100" w:type="dxa"/>
              <w:bottom w:w="100" w:type="dxa"/>
              <w:right w:w="100" w:type="dxa"/>
            </w:tcMar>
          </w:tcPr>
          <w:p w14:paraId="22BCED2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Existing to remain</w:t>
            </w:r>
          </w:p>
        </w:tc>
        <w:tc>
          <w:tcPr>
            <w:tcW w:w="3195" w:type="dxa"/>
            <w:tcBorders>
              <w:bottom w:val="single" w:sz="8" w:space="0" w:color="000000"/>
              <w:right w:val="single" w:sz="8" w:space="0" w:color="000000"/>
            </w:tcBorders>
            <w:tcMar>
              <w:top w:w="100" w:type="dxa"/>
              <w:left w:w="100" w:type="dxa"/>
              <w:bottom w:w="100" w:type="dxa"/>
              <w:right w:w="100" w:type="dxa"/>
            </w:tcMar>
          </w:tcPr>
          <w:p w14:paraId="44E2980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Области для реконструкции</w:t>
            </w:r>
          </w:p>
        </w:tc>
      </w:tr>
      <w:tr w:rsidR="007B27A7" w:rsidRPr="00D53134" w14:paraId="5E21A57A"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3B25C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D</w:t>
            </w:r>
          </w:p>
        </w:tc>
        <w:tc>
          <w:tcPr>
            <w:tcW w:w="2850" w:type="dxa"/>
            <w:tcBorders>
              <w:bottom w:val="single" w:sz="8" w:space="0" w:color="000000"/>
              <w:right w:val="single" w:sz="8" w:space="0" w:color="000000"/>
            </w:tcBorders>
            <w:tcMar>
              <w:top w:w="100" w:type="dxa"/>
              <w:left w:w="100" w:type="dxa"/>
              <w:bottom w:w="100" w:type="dxa"/>
              <w:right w:w="100" w:type="dxa"/>
            </w:tcMar>
          </w:tcPr>
          <w:p w14:paraId="0525B8C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Existing to demolish</w:t>
            </w:r>
          </w:p>
        </w:tc>
        <w:tc>
          <w:tcPr>
            <w:tcW w:w="3195" w:type="dxa"/>
            <w:tcBorders>
              <w:bottom w:val="single" w:sz="8" w:space="0" w:color="000000"/>
              <w:right w:val="single" w:sz="8" w:space="0" w:color="000000"/>
            </w:tcBorders>
            <w:tcMar>
              <w:top w:w="100" w:type="dxa"/>
              <w:left w:w="100" w:type="dxa"/>
              <w:bottom w:w="100" w:type="dxa"/>
              <w:right w:w="100" w:type="dxa"/>
            </w:tcMar>
          </w:tcPr>
          <w:p w14:paraId="132DC66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Область для демонтажа</w:t>
            </w:r>
          </w:p>
        </w:tc>
      </w:tr>
      <w:tr w:rsidR="007B27A7" w:rsidRPr="00D53134" w14:paraId="26238173"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D6126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F</w:t>
            </w:r>
          </w:p>
        </w:tc>
        <w:tc>
          <w:tcPr>
            <w:tcW w:w="2850" w:type="dxa"/>
            <w:tcBorders>
              <w:bottom w:val="single" w:sz="8" w:space="0" w:color="000000"/>
              <w:right w:val="single" w:sz="8" w:space="0" w:color="000000"/>
            </w:tcBorders>
            <w:tcMar>
              <w:top w:w="100" w:type="dxa"/>
              <w:left w:w="100" w:type="dxa"/>
              <w:bottom w:w="100" w:type="dxa"/>
              <w:right w:w="100" w:type="dxa"/>
            </w:tcMar>
          </w:tcPr>
          <w:p w14:paraId="6E8D1ED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Future work</w:t>
            </w:r>
          </w:p>
        </w:tc>
        <w:tc>
          <w:tcPr>
            <w:tcW w:w="3195" w:type="dxa"/>
            <w:tcBorders>
              <w:bottom w:val="single" w:sz="8" w:space="0" w:color="000000"/>
              <w:right w:val="single" w:sz="8" w:space="0" w:color="000000"/>
            </w:tcBorders>
            <w:tcMar>
              <w:top w:w="100" w:type="dxa"/>
              <w:left w:w="100" w:type="dxa"/>
              <w:bottom w:w="100" w:type="dxa"/>
              <w:right w:w="100" w:type="dxa"/>
            </w:tcMar>
          </w:tcPr>
          <w:p w14:paraId="36E5BA2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Будущая работы</w:t>
            </w:r>
          </w:p>
        </w:tc>
      </w:tr>
      <w:tr w:rsidR="007B27A7" w:rsidRPr="00D53134" w14:paraId="5FED7CE8"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29E85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T</w:t>
            </w:r>
          </w:p>
        </w:tc>
        <w:tc>
          <w:tcPr>
            <w:tcW w:w="2850" w:type="dxa"/>
            <w:tcBorders>
              <w:bottom w:val="single" w:sz="8" w:space="0" w:color="000000"/>
              <w:right w:val="single" w:sz="8" w:space="0" w:color="000000"/>
            </w:tcBorders>
            <w:tcMar>
              <w:top w:w="100" w:type="dxa"/>
              <w:left w:w="100" w:type="dxa"/>
              <w:bottom w:w="100" w:type="dxa"/>
              <w:right w:w="100" w:type="dxa"/>
            </w:tcMar>
          </w:tcPr>
          <w:p w14:paraId="51C39AC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Temporary work</w:t>
            </w:r>
          </w:p>
        </w:tc>
        <w:tc>
          <w:tcPr>
            <w:tcW w:w="3195" w:type="dxa"/>
            <w:tcBorders>
              <w:bottom w:val="single" w:sz="8" w:space="0" w:color="000000"/>
              <w:right w:val="single" w:sz="8" w:space="0" w:color="000000"/>
            </w:tcBorders>
            <w:tcMar>
              <w:top w:w="100" w:type="dxa"/>
              <w:left w:w="100" w:type="dxa"/>
              <w:bottom w:w="100" w:type="dxa"/>
              <w:right w:w="100" w:type="dxa"/>
            </w:tcMar>
          </w:tcPr>
          <w:p w14:paraId="581605E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Временная работа</w:t>
            </w:r>
          </w:p>
        </w:tc>
      </w:tr>
      <w:tr w:rsidR="007B27A7" w:rsidRPr="00D53134" w14:paraId="17DC4BE8"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DB22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M</w:t>
            </w:r>
          </w:p>
        </w:tc>
        <w:tc>
          <w:tcPr>
            <w:tcW w:w="2850" w:type="dxa"/>
            <w:tcBorders>
              <w:bottom w:val="single" w:sz="8" w:space="0" w:color="000000"/>
              <w:right w:val="single" w:sz="8" w:space="0" w:color="000000"/>
            </w:tcBorders>
            <w:tcMar>
              <w:top w:w="100" w:type="dxa"/>
              <w:left w:w="100" w:type="dxa"/>
              <w:bottom w:w="100" w:type="dxa"/>
              <w:right w:w="100" w:type="dxa"/>
            </w:tcMar>
          </w:tcPr>
          <w:p w14:paraId="3807CB1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Items to be moved</w:t>
            </w:r>
          </w:p>
        </w:tc>
        <w:tc>
          <w:tcPr>
            <w:tcW w:w="3195" w:type="dxa"/>
            <w:tcBorders>
              <w:bottom w:val="single" w:sz="8" w:space="0" w:color="000000"/>
              <w:right w:val="single" w:sz="8" w:space="0" w:color="000000"/>
            </w:tcBorders>
            <w:tcMar>
              <w:top w:w="100" w:type="dxa"/>
              <w:left w:w="100" w:type="dxa"/>
              <w:bottom w:w="100" w:type="dxa"/>
              <w:right w:w="100" w:type="dxa"/>
            </w:tcMar>
          </w:tcPr>
          <w:p w14:paraId="1E07448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Перемещаемые элементы</w:t>
            </w:r>
          </w:p>
        </w:tc>
      </w:tr>
      <w:tr w:rsidR="007B27A7" w:rsidRPr="00D53134" w14:paraId="7DAED997"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58AF7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X</w:t>
            </w:r>
          </w:p>
        </w:tc>
        <w:tc>
          <w:tcPr>
            <w:tcW w:w="2850" w:type="dxa"/>
            <w:tcBorders>
              <w:bottom w:val="single" w:sz="8" w:space="0" w:color="000000"/>
              <w:right w:val="single" w:sz="8" w:space="0" w:color="000000"/>
            </w:tcBorders>
            <w:tcMar>
              <w:top w:w="100" w:type="dxa"/>
              <w:left w:w="100" w:type="dxa"/>
              <w:bottom w:w="100" w:type="dxa"/>
              <w:right w:w="100" w:type="dxa"/>
            </w:tcMar>
          </w:tcPr>
          <w:p w14:paraId="5A512EB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Not in contract</w:t>
            </w:r>
          </w:p>
        </w:tc>
        <w:tc>
          <w:tcPr>
            <w:tcW w:w="3195" w:type="dxa"/>
            <w:tcBorders>
              <w:bottom w:val="single" w:sz="8" w:space="0" w:color="000000"/>
              <w:right w:val="single" w:sz="8" w:space="0" w:color="000000"/>
            </w:tcBorders>
            <w:tcMar>
              <w:top w:w="100" w:type="dxa"/>
              <w:left w:w="100" w:type="dxa"/>
              <w:bottom w:w="100" w:type="dxa"/>
              <w:right w:w="100" w:type="dxa"/>
            </w:tcMar>
          </w:tcPr>
          <w:p w14:paraId="777925D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Не предусмотрено работой</w:t>
            </w:r>
          </w:p>
        </w:tc>
      </w:tr>
      <w:tr w:rsidR="007B27A7" w:rsidRPr="00D53134" w14:paraId="67593093"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DE602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1-9</w:t>
            </w:r>
          </w:p>
        </w:tc>
        <w:tc>
          <w:tcPr>
            <w:tcW w:w="2850" w:type="dxa"/>
            <w:tcBorders>
              <w:bottom w:val="single" w:sz="8" w:space="0" w:color="000000"/>
              <w:right w:val="single" w:sz="8" w:space="0" w:color="000000"/>
            </w:tcBorders>
            <w:tcMar>
              <w:top w:w="100" w:type="dxa"/>
              <w:left w:w="100" w:type="dxa"/>
              <w:bottom w:w="100" w:type="dxa"/>
              <w:right w:w="100" w:type="dxa"/>
            </w:tcMar>
          </w:tcPr>
          <w:p w14:paraId="691C94F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Phase numbers</w:t>
            </w:r>
          </w:p>
        </w:tc>
        <w:tc>
          <w:tcPr>
            <w:tcW w:w="3195" w:type="dxa"/>
            <w:tcBorders>
              <w:bottom w:val="single" w:sz="8" w:space="0" w:color="000000"/>
              <w:right w:val="single" w:sz="8" w:space="0" w:color="000000"/>
            </w:tcBorders>
            <w:tcMar>
              <w:top w:w="100" w:type="dxa"/>
              <w:left w:w="100" w:type="dxa"/>
              <w:bottom w:w="100" w:type="dxa"/>
              <w:right w:w="100" w:type="dxa"/>
            </w:tcMar>
          </w:tcPr>
          <w:p w14:paraId="088B697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Нумерация фаз</w:t>
            </w:r>
          </w:p>
        </w:tc>
      </w:tr>
    </w:tbl>
    <w:p w14:paraId="63A96266" w14:textId="77777777" w:rsidR="007B27A7" w:rsidRPr="00D53134" w:rsidRDefault="007B27A7" w:rsidP="00D53134">
      <w:pPr>
        <w:widowControl w:val="0"/>
        <w:jc w:val="both"/>
        <w:rPr>
          <w:rFonts w:asciiTheme="minorBidi" w:hAnsiTheme="minorBidi" w:cstheme="minorBidi"/>
          <w:sz w:val="24"/>
          <w:szCs w:val="24"/>
        </w:rPr>
      </w:pPr>
    </w:p>
    <w:p w14:paraId="7430CB94"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color w:val="2D2D2D"/>
          <w:sz w:val="24"/>
          <w:szCs w:val="24"/>
          <w:highlight w:val="white"/>
        </w:rPr>
        <w:t>В состав обозначения раздела включают базовое обозначение, устанавливаемое по действующей в проектной организации системе, и через дефис* - шифр раздела проектной документации. В базовое обозначение включают, например, номер договора (контракта) и/или код объекта строительства (цифровой, буквенный или буквенно-цифровой).</w:t>
      </w:r>
    </w:p>
    <w:p w14:paraId="0EFED585"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137" w:name="_6k232n40ltyx" w:colFirst="0" w:colLast="0"/>
      <w:bookmarkEnd w:id="137"/>
      <w:r w:rsidRPr="00D53134">
        <w:rPr>
          <w:rFonts w:asciiTheme="minorBidi" w:hAnsiTheme="minorBidi" w:cstheme="minorBidi"/>
          <w:sz w:val="24"/>
          <w:szCs w:val="24"/>
        </w:rPr>
        <w:br w:type="page"/>
      </w:r>
    </w:p>
    <w:p w14:paraId="61520065"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138" w:name="_Toc531614396"/>
      <w:r w:rsidRPr="00D53134">
        <w:rPr>
          <w:rFonts w:asciiTheme="minorBidi" w:hAnsiTheme="minorBidi" w:cstheme="minorBidi"/>
          <w:sz w:val="24"/>
          <w:szCs w:val="24"/>
        </w:rPr>
        <w:lastRenderedPageBreak/>
        <w:t>11. Правила трехмерного моделирования графической информации</w:t>
      </w:r>
      <w:bookmarkEnd w:id="138"/>
      <w:r w:rsidRPr="00D53134">
        <w:rPr>
          <w:rFonts w:asciiTheme="minorBidi" w:hAnsiTheme="minorBidi" w:cstheme="minorBidi"/>
          <w:sz w:val="24"/>
          <w:szCs w:val="24"/>
        </w:rPr>
        <w:br w:type="page"/>
      </w:r>
    </w:p>
    <w:p w14:paraId="21E5FB8F" w14:textId="77777777" w:rsidR="00D53134"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139" w:name="_Toc531614397"/>
      <w:r w:rsidRPr="00D53134">
        <w:rPr>
          <w:rFonts w:asciiTheme="minorBidi" w:hAnsiTheme="minorBidi" w:cstheme="minorBidi"/>
          <w:sz w:val="24"/>
          <w:szCs w:val="24"/>
        </w:rPr>
        <w:lastRenderedPageBreak/>
        <w:t>12. Правила разработки специальных информационных моделей</w:t>
      </w:r>
      <w:bookmarkEnd w:id="139"/>
    </w:p>
    <w:p w14:paraId="0EF060C3"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 xml:space="preserve">Специальные информационные модели могут применяться на всех стадиях жизненного цикла объекта строительства для расширения информации об объекте строительства. При этом, особую ценность с точки зрения принятия правильных решений, влияющих на безопасность  и стоимость объекта строительства, имеют специальные модели, применяемые на стадии проектирования. </w:t>
      </w:r>
    </w:p>
    <w:p w14:paraId="36BCDB14"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В настоящем разделе описаны специальные модели, применение которых особенно целесообразно на стадии проектирования.</w:t>
      </w:r>
    </w:p>
    <w:p w14:paraId="062D57A0" w14:textId="77777777" w:rsidR="00D53134" w:rsidRPr="00D53134" w:rsidRDefault="00D53134" w:rsidP="00D53134">
      <w:pPr>
        <w:ind w:firstLine="708"/>
        <w:jc w:val="both"/>
        <w:rPr>
          <w:rFonts w:asciiTheme="minorBidi" w:hAnsiTheme="minorBidi" w:cstheme="minorBidi"/>
          <w:b/>
          <w:bCs/>
          <w:sz w:val="24"/>
          <w:szCs w:val="24"/>
        </w:rPr>
      </w:pPr>
      <w:r w:rsidRPr="00D53134">
        <w:rPr>
          <w:rFonts w:asciiTheme="minorBidi" w:hAnsiTheme="minorBidi" w:cstheme="minorBidi"/>
          <w:b/>
          <w:bCs/>
          <w:sz w:val="24"/>
          <w:szCs w:val="24"/>
        </w:rPr>
        <w:t>Модель организации работ на строительной площадке.</w:t>
      </w:r>
    </w:p>
    <w:p w14:paraId="148741EF"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ab/>
        <w:t>Условия моделирования</w:t>
      </w:r>
    </w:p>
    <w:p w14:paraId="23F93921"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для каждого природного сезона моделируются операции по доставке строительных материалов (по наибольшему объему поставляемых материалов в данном природном сезоне);</w:t>
      </w:r>
    </w:p>
    <w:p w14:paraId="2B116F85"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для каждого природного сезона моделируется выполнение всех типов наружных работ;</w:t>
      </w:r>
    </w:p>
    <w:p w14:paraId="56F01490"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моделируются все строительные операции связанные с перемещением строительной техники по строительной площадке.</w:t>
      </w:r>
    </w:p>
    <w:p w14:paraId="5351AA95" w14:textId="77777777" w:rsidR="00D53134" w:rsidRPr="00D53134" w:rsidRDefault="00D53134" w:rsidP="00D53134">
      <w:pPr>
        <w:ind w:firstLine="708"/>
        <w:jc w:val="both"/>
        <w:rPr>
          <w:rFonts w:asciiTheme="minorBidi" w:hAnsiTheme="minorBidi" w:cstheme="minorBidi"/>
          <w:sz w:val="24"/>
          <w:szCs w:val="24"/>
        </w:rPr>
      </w:pPr>
    </w:p>
    <w:p w14:paraId="7F0A00E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Моделируемые параметры:</w:t>
      </w:r>
    </w:p>
    <w:p w14:paraId="3DD1718A"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скорость выполнения операций;</w:t>
      </w:r>
    </w:p>
    <w:p w14:paraId="26FD89E2"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возможность проезда строительных машин по намеченной траектории;</w:t>
      </w:r>
    </w:p>
    <w:p w14:paraId="679F7944"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выполнение правил техники безопасности при выполнении строительных операций.</w:t>
      </w:r>
    </w:p>
    <w:p w14:paraId="6BFC218F" w14:textId="77777777" w:rsidR="00D53134" w:rsidRPr="00D53134" w:rsidRDefault="00D53134" w:rsidP="00D53134">
      <w:pPr>
        <w:pStyle w:val="aff4"/>
        <w:spacing w:line="276" w:lineRule="auto"/>
        <w:ind w:left="1068"/>
        <w:jc w:val="both"/>
        <w:rPr>
          <w:rFonts w:asciiTheme="minorBidi" w:hAnsiTheme="minorBidi"/>
        </w:rPr>
      </w:pPr>
    </w:p>
    <w:p w14:paraId="42A04E74"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Результаты моделирования:</w:t>
      </w:r>
    </w:p>
    <w:p w14:paraId="1AEE9A60"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параметров проекта организации строительства;</w:t>
      </w:r>
    </w:p>
    <w:p w14:paraId="4EA50D5F"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разработке проекта производства работ.</w:t>
      </w:r>
    </w:p>
    <w:p w14:paraId="2CFECDB4" w14:textId="77777777" w:rsidR="00D53134" w:rsidRPr="00D53134" w:rsidRDefault="00D53134" w:rsidP="00D53134">
      <w:pPr>
        <w:ind w:firstLine="708"/>
        <w:jc w:val="both"/>
        <w:rPr>
          <w:rFonts w:asciiTheme="minorBidi" w:hAnsiTheme="minorBidi" w:cstheme="minorBidi"/>
          <w:b/>
          <w:bCs/>
          <w:sz w:val="24"/>
          <w:szCs w:val="24"/>
        </w:rPr>
      </w:pPr>
    </w:p>
    <w:p w14:paraId="46264436" w14:textId="77777777" w:rsidR="00D53134" w:rsidRPr="00D53134" w:rsidRDefault="00D53134" w:rsidP="00D53134">
      <w:pPr>
        <w:ind w:firstLine="708"/>
        <w:jc w:val="both"/>
        <w:rPr>
          <w:rFonts w:asciiTheme="minorBidi" w:hAnsiTheme="minorBidi" w:cstheme="minorBidi"/>
          <w:b/>
          <w:bCs/>
          <w:sz w:val="24"/>
          <w:szCs w:val="24"/>
        </w:rPr>
      </w:pPr>
      <w:r w:rsidRPr="00D53134">
        <w:rPr>
          <w:rFonts w:asciiTheme="minorBidi" w:hAnsiTheme="minorBidi" w:cstheme="minorBidi"/>
          <w:b/>
          <w:bCs/>
          <w:sz w:val="24"/>
          <w:szCs w:val="24"/>
        </w:rPr>
        <w:t>Модель энергопотребления объекта строительства.</w:t>
      </w:r>
    </w:p>
    <w:p w14:paraId="4513B2F1" w14:textId="77777777" w:rsidR="00D53134" w:rsidRPr="00D53134" w:rsidRDefault="00D53134" w:rsidP="00D53134">
      <w:pPr>
        <w:ind w:firstLine="708"/>
        <w:jc w:val="both"/>
        <w:rPr>
          <w:rFonts w:asciiTheme="minorBidi" w:hAnsiTheme="minorBidi" w:cstheme="minorBidi"/>
          <w:sz w:val="24"/>
          <w:szCs w:val="24"/>
        </w:rPr>
      </w:pPr>
    </w:p>
    <w:p w14:paraId="1FC4B3E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Условия моделирования</w:t>
      </w:r>
    </w:p>
    <w:p w14:paraId="58364B0E"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годовой цикл эксплуатации объекта строительства в метеорологических условиях района строительства (по СП 131.13330.2012 – «Строительная климатология»);</w:t>
      </w:r>
    </w:p>
    <w:p w14:paraId="35EA4362"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моделируются различные варианты ориентации здания по сторонам света (при отсутствии градостроительных ограничений);</w:t>
      </w:r>
    </w:p>
    <w:p w14:paraId="7727E4A2"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моделируются различные варианты заполнения оконных проемов (с теплопередачей не меньше допустимой по СП 50.13330.2012 – «Тепловая защита зданий»);</w:t>
      </w:r>
    </w:p>
    <w:p w14:paraId="507B197B"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моделируются различные варианты теплоизоляционных материалов ограждающих конструкций;</w:t>
      </w:r>
    </w:p>
    <w:p w14:paraId="1D8D5CA0"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lastRenderedPageBreak/>
        <w:t>моделируются различные технические решения системы отопления, вентиляции и кондиционирования воздуха (особенно для пространств с панорамным остеклением и фонарями).</w:t>
      </w:r>
    </w:p>
    <w:p w14:paraId="532730E7" w14:textId="77777777" w:rsidR="00D53134" w:rsidRPr="00D53134" w:rsidRDefault="00D53134" w:rsidP="00D53134">
      <w:pPr>
        <w:ind w:firstLine="708"/>
        <w:jc w:val="both"/>
        <w:rPr>
          <w:rFonts w:asciiTheme="minorBidi" w:hAnsiTheme="minorBidi" w:cstheme="minorBidi"/>
          <w:sz w:val="24"/>
          <w:szCs w:val="24"/>
        </w:rPr>
      </w:pPr>
    </w:p>
    <w:p w14:paraId="218BF26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Моделируемые параметры:</w:t>
      </w:r>
    </w:p>
    <w:p w14:paraId="10DEFCCA"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потребление тепловой энергии;</w:t>
      </w:r>
    </w:p>
    <w:p w14:paraId="55947AAB"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потребление природного газа;</w:t>
      </w:r>
    </w:p>
    <w:p w14:paraId="3C32CF2F"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потребление электрической энергии;</w:t>
      </w:r>
    </w:p>
    <w:p w14:paraId="0443087B"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инсоляция;</w:t>
      </w:r>
    </w:p>
    <w:p w14:paraId="1AA91853"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естественная освещенность в помещениях.</w:t>
      </w:r>
    </w:p>
    <w:p w14:paraId="6416E01F" w14:textId="77777777" w:rsidR="00D53134" w:rsidRPr="00D53134" w:rsidRDefault="00D53134" w:rsidP="00D53134">
      <w:pPr>
        <w:pStyle w:val="aff4"/>
        <w:spacing w:line="276" w:lineRule="auto"/>
        <w:ind w:left="1068"/>
        <w:jc w:val="both"/>
        <w:rPr>
          <w:rFonts w:asciiTheme="minorBidi" w:hAnsiTheme="minorBidi"/>
        </w:rPr>
      </w:pPr>
    </w:p>
    <w:p w14:paraId="5CA0F96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Результаты моделирования:</w:t>
      </w:r>
    </w:p>
    <w:p w14:paraId="268CACBA"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ориентации здания по сторонам света;</w:t>
      </w:r>
    </w:p>
    <w:p w14:paraId="7DCB19E8"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конструктивных решений в части теплоизоляционных материалов и мостиков холода;</w:t>
      </w:r>
    </w:p>
    <w:p w14:paraId="73ADDE47"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проектных решений систем отопления, вентиляции и кондиционирования воздуха.</w:t>
      </w:r>
    </w:p>
    <w:p w14:paraId="70353384"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ab/>
      </w:r>
    </w:p>
    <w:p w14:paraId="4406342E" w14:textId="77777777" w:rsidR="00D53134" w:rsidRPr="00D53134" w:rsidRDefault="00D53134" w:rsidP="00D53134">
      <w:pPr>
        <w:ind w:firstLine="708"/>
        <w:jc w:val="both"/>
        <w:rPr>
          <w:rFonts w:asciiTheme="minorBidi" w:hAnsiTheme="minorBidi" w:cstheme="minorBidi"/>
          <w:b/>
          <w:bCs/>
          <w:sz w:val="24"/>
          <w:szCs w:val="24"/>
        </w:rPr>
      </w:pPr>
      <w:r w:rsidRPr="00D53134">
        <w:rPr>
          <w:rFonts w:asciiTheme="minorBidi" w:hAnsiTheme="minorBidi" w:cstheme="minorBidi"/>
          <w:b/>
          <w:bCs/>
          <w:sz w:val="24"/>
          <w:szCs w:val="24"/>
        </w:rPr>
        <w:t>Модель чрезвычайных ситуаций.</w:t>
      </w:r>
    </w:p>
    <w:p w14:paraId="3D0CB1D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Условия моделирования</w:t>
      </w:r>
    </w:p>
    <w:p w14:paraId="2B0F3283"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эвакуация из здания по сигналу тревоги;</w:t>
      </w:r>
    </w:p>
    <w:p w14:paraId="0111A848"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эвакуация из здания по сигналу пожарной сигнализации;</w:t>
      </w:r>
    </w:p>
    <w:p w14:paraId="1D7179B9"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моделируются различные сценарии развития пожара (не менее 5 наиболее вероятных мест возникновения пожара);</w:t>
      </w:r>
    </w:p>
    <w:p w14:paraId="25575E17"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при моделировании применяются наибольшие из возможных значения по численности одновременного пребывания людей в помещениях;</w:t>
      </w:r>
    </w:p>
    <w:p w14:paraId="23C159F5"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при моделировании выбирается наихудший из вероятных (с точки зрения скорости эвакуации) состав эвакуируемых – люди пожилого возраста, инвалиды, дети.</w:t>
      </w:r>
    </w:p>
    <w:p w14:paraId="4BA4D3AC" w14:textId="77777777" w:rsidR="00D53134" w:rsidRPr="00D53134" w:rsidRDefault="00D53134" w:rsidP="00D53134">
      <w:pPr>
        <w:ind w:firstLine="708"/>
        <w:jc w:val="both"/>
        <w:rPr>
          <w:rFonts w:asciiTheme="minorBidi" w:hAnsiTheme="minorBidi" w:cstheme="minorBidi"/>
          <w:sz w:val="24"/>
          <w:szCs w:val="24"/>
        </w:rPr>
      </w:pPr>
    </w:p>
    <w:p w14:paraId="0D595081"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Моделируемые параметры:</w:t>
      </w:r>
    </w:p>
    <w:p w14:paraId="36722CF2"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скорость эвакуации;</w:t>
      </w:r>
    </w:p>
    <w:p w14:paraId="55330FB6"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скорость распространения опасных факторов пожара (ОФП).</w:t>
      </w:r>
    </w:p>
    <w:p w14:paraId="22EEA41E" w14:textId="77777777" w:rsidR="00D53134" w:rsidRPr="00D53134" w:rsidRDefault="00D53134" w:rsidP="00D53134">
      <w:pPr>
        <w:pStyle w:val="aff4"/>
        <w:spacing w:line="276" w:lineRule="auto"/>
        <w:ind w:left="1068"/>
        <w:jc w:val="both"/>
        <w:rPr>
          <w:rFonts w:asciiTheme="minorBidi" w:hAnsiTheme="minorBidi"/>
        </w:rPr>
      </w:pPr>
    </w:p>
    <w:p w14:paraId="381AD510"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Результаты моделирования:</w:t>
      </w:r>
    </w:p>
    <w:p w14:paraId="786C8932"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архитектурно-планировочных решений.</w:t>
      </w:r>
    </w:p>
    <w:p w14:paraId="76D840D1" w14:textId="77777777" w:rsidR="00D53134" w:rsidRPr="00D53134" w:rsidRDefault="00D53134" w:rsidP="00D53134">
      <w:pPr>
        <w:ind w:firstLine="708"/>
        <w:jc w:val="both"/>
        <w:rPr>
          <w:rFonts w:asciiTheme="minorBidi" w:hAnsiTheme="minorBidi" w:cstheme="minorBidi"/>
          <w:b/>
          <w:bCs/>
          <w:sz w:val="24"/>
          <w:szCs w:val="24"/>
        </w:rPr>
      </w:pPr>
    </w:p>
    <w:p w14:paraId="613B834A" w14:textId="77777777" w:rsidR="00D53134" w:rsidRPr="00D53134" w:rsidRDefault="00D53134" w:rsidP="00D53134">
      <w:pPr>
        <w:ind w:firstLine="708"/>
        <w:jc w:val="both"/>
        <w:rPr>
          <w:rFonts w:asciiTheme="minorBidi" w:hAnsiTheme="minorBidi" w:cstheme="minorBidi"/>
          <w:b/>
          <w:bCs/>
          <w:sz w:val="24"/>
          <w:szCs w:val="24"/>
        </w:rPr>
      </w:pPr>
      <w:r w:rsidRPr="00D53134">
        <w:rPr>
          <w:rFonts w:asciiTheme="minorBidi" w:hAnsiTheme="minorBidi" w:cstheme="minorBidi"/>
          <w:b/>
          <w:bCs/>
          <w:sz w:val="24"/>
          <w:szCs w:val="24"/>
        </w:rPr>
        <w:t>Модель доступа инвалидов</w:t>
      </w:r>
    </w:p>
    <w:p w14:paraId="4328A757"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Условия моделирования</w:t>
      </w:r>
    </w:p>
    <w:p w14:paraId="09A89F4F"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доступ во все помещения (кроме неспециализированных санитарных узлов и технических помещений) инвалидов-колясочников, использующих коляски, соответствующие ГОСТ Р 50602-93;</w:t>
      </w:r>
    </w:p>
    <w:p w14:paraId="24F43FFD"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lastRenderedPageBreak/>
        <w:t>моделируется обеспеченность навигационными средствами инвалидов по зрению;</w:t>
      </w:r>
    </w:p>
    <w:p w14:paraId="49479FC8"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оповещение о чрезвычайных ситуациях инвалидов по зрению и слуху.</w:t>
      </w:r>
    </w:p>
    <w:p w14:paraId="5BC99173" w14:textId="77777777" w:rsidR="00D53134" w:rsidRPr="00D53134" w:rsidRDefault="00D53134" w:rsidP="00D53134">
      <w:pPr>
        <w:ind w:firstLine="708"/>
        <w:jc w:val="both"/>
        <w:rPr>
          <w:rFonts w:asciiTheme="minorBidi" w:hAnsiTheme="minorBidi" w:cstheme="minorBidi"/>
          <w:sz w:val="24"/>
          <w:szCs w:val="24"/>
        </w:rPr>
      </w:pPr>
    </w:p>
    <w:p w14:paraId="5EDDC1CA"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Моделируемые параметры:</w:t>
      </w:r>
    </w:p>
    <w:p w14:paraId="7C605A7D"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доступ инвалидов-колясочников во все помещения (кроме неспециализированных санитарных узлов и технических помещений);</w:t>
      </w:r>
    </w:p>
    <w:p w14:paraId="177C7422"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доступ инвалидов-колясочников в специализированные санитарные узлы;</w:t>
      </w:r>
    </w:p>
    <w:p w14:paraId="1C80069C"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обеспечение навигации и оповещения инвалидов по зрению и слуху.</w:t>
      </w:r>
    </w:p>
    <w:p w14:paraId="768A425F" w14:textId="77777777" w:rsidR="00D53134" w:rsidRPr="00D53134" w:rsidRDefault="00D53134" w:rsidP="00D53134">
      <w:pPr>
        <w:pStyle w:val="aff4"/>
        <w:spacing w:line="276" w:lineRule="auto"/>
        <w:ind w:left="1068"/>
        <w:jc w:val="both"/>
        <w:rPr>
          <w:rFonts w:asciiTheme="minorBidi" w:hAnsiTheme="minorBidi"/>
        </w:rPr>
      </w:pPr>
    </w:p>
    <w:p w14:paraId="31211D17"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Результаты моделирования:</w:t>
      </w:r>
    </w:p>
    <w:p w14:paraId="5E65C875"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архитектурно-планировочных решений в части оснащения средствами доступа инвалидов-колясочников и оснащения средствами навигации для инвалидов по зрению и слуху.</w:t>
      </w:r>
    </w:p>
    <w:p w14:paraId="01C806D3" w14:textId="77777777" w:rsidR="00D53134" w:rsidRPr="00D53134" w:rsidRDefault="00D53134" w:rsidP="00D53134">
      <w:pPr>
        <w:jc w:val="both"/>
        <w:rPr>
          <w:rFonts w:asciiTheme="minorBidi" w:hAnsiTheme="minorBidi" w:cstheme="minorBidi"/>
          <w:sz w:val="24"/>
          <w:szCs w:val="24"/>
        </w:rPr>
      </w:pPr>
    </w:p>
    <w:p w14:paraId="71BA89B7"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1C42331C"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140" w:name="_4pe4fjrvejwf" w:colFirst="0" w:colLast="0"/>
      <w:bookmarkStart w:id="141" w:name="_Toc531614398"/>
      <w:bookmarkEnd w:id="140"/>
      <w:r w:rsidRPr="00D53134">
        <w:rPr>
          <w:rFonts w:asciiTheme="minorBidi" w:hAnsiTheme="minorBidi" w:cstheme="minorBidi"/>
          <w:sz w:val="24"/>
          <w:szCs w:val="24"/>
        </w:rPr>
        <w:lastRenderedPageBreak/>
        <w:t>Приложение 1. Словарь терминов и определений</w:t>
      </w:r>
      <w:bookmarkEnd w:id="141"/>
    </w:p>
    <w:p w14:paraId="32AF8CDE" w14:textId="77777777" w:rsidR="007B27A7" w:rsidRPr="00D53134" w:rsidRDefault="007B27A7" w:rsidP="00D53134">
      <w:pPr>
        <w:jc w:val="both"/>
        <w:rPr>
          <w:rFonts w:asciiTheme="minorBidi" w:hAnsiTheme="minorBidi" w:cstheme="minorBidi"/>
          <w:sz w:val="24"/>
          <w:szCs w:val="24"/>
        </w:rPr>
      </w:pPr>
    </w:p>
    <w:p w14:paraId="13BBF65F" w14:textId="77777777" w:rsidR="007B27A7" w:rsidRPr="00D53134" w:rsidRDefault="00FF04AB" w:rsidP="00D53134">
      <w:pPr>
        <w:ind w:left="720" w:hanging="294"/>
        <w:jc w:val="both"/>
        <w:rPr>
          <w:rFonts w:asciiTheme="minorBidi" w:hAnsiTheme="minorBidi" w:cstheme="minorBidi"/>
          <w:b/>
          <w:sz w:val="24"/>
          <w:szCs w:val="24"/>
        </w:rPr>
      </w:pPr>
      <w:r w:rsidRPr="00D53134">
        <w:rPr>
          <w:rFonts w:asciiTheme="minorBidi" w:hAnsiTheme="minorBidi" w:cstheme="minorBidi"/>
          <w:b/>
          <w:sz w:val="24"/>
          <w:szCs w:val="24"/>
        </w:rPr>
        <w:t>1 Введение</w:t>
      </w:r>
    </w:p>
    <w:p w14:paraId="2CE74632" w14:textId="77777777" w:rsidR="007B27A7" w:rsidRPr="00D53134" w:rsidRDefault="007B27A7" w:rsidP="00D53134">
      <w:pPr>
        <w:jc w:val="both"/>
        <w:rPr>
          <w:rFonts w:asciiTheme="minorBidi" w:hAnsiTheme="minorBidi" w:cstheme="minorBidi"/>
          <w:sz w:val="24"/>
          <w:szCs w:val="24"/>
        </w:rPr>
      </w:pPr>
    </w:p>
    <w:p w14:paraId="3F7CC208" w14:textId="77777777" w:rsidR="007B27A7" w:rsidRPr="00D53134" w:rsidRDefault="00FF04AB" w:rsidP="00D53134">
      <w:pPr>
        <w:ind w:firstLine="566"/>
        <w:jc w:val="both"/>
        <w:rPr>
          <w:rFonts w:asciiTheme="minorBidi" w:hAnsiTheme="minorBidi" w:cstheme="minorBidi"/>
          <w:sz w:val="24"/>
          <w:szCs w:val="24"/>
        </w:rPr>
      </w:pPr>
      <w:r w:rsidRPr="00D53134">
        <w:rPr>
          <w:rFonts w:asciiTheme="minorBidi" w:hAnsiTheme="minorBidi" w:cstheme="minorBidi"/>
          <w:sz w:val="24"/>
          <w:szCs w:val="24"/>
        </w:rPr>
        <w:t>Установленные в настоящем словаре термины расположены в систематизированном порядке, отражающем систему понятий в области информационного моделирования, включая численное/математическое, относящихся к управлению информацией об объекте в рамках жизненного цикла объекта.</w:t>
      </w:r>
      <w:r w:rsidRPr="00D53134">
        <w:rPr>
          <w:rFonts w:asciiTheme="minorBidi" w:hAnsiTheme="minorBidi" w:cstheme="minorBidi"/>
          <w:sz w:val="24"/>
          <w:szCs w:val="24"/>
        </w:rPr>
        <w:br/>
      </w:r>
      <w:r w:rsidRPr="00D53134">
        <w:rPr>
          <w:rFonts w:asciiTheme="minorBidi" w:hAnsiTheme="minorBidi" w:cstheme="minorBidi"/>
          <w:sz w:val="24"/>
          <w:szCs w:val="24"/>
        </w:rPr>
        <w:tab/>
        <w:t>Для каждого понятия установлен один стандартизованный термин.</w:t>
      </w:r>
      <w:r w:rsidRPr="00D53134">
        <w:rPr>
          <w:rFonts w:asciiTheme="minorBidi" w:hAnsiTheme="minorBidi" w:cstheme="minorBidi"/>
          <w:sz w:val="24"/>
          <w:szCs w:val="24"/>
        </w:rPr>
        <w:br/>
        <w:t>Приведенные термины и определения формируют базовую терминологическую основу для использование в области информационного моделирования городской среды, информационного моделирования зданий и сооружений и проведения комплексного моделирования и системного анализа «умных городов».</w:t>
      </w:r>
      <w:r w:rsidRPr="00D53134">
        <w:rPr>
          <w:rFonts w:asciiTheme="minorBidi" w:hAnsiTheme="minorBidi" w:cstheme="minorBidi"/>
          <w:sz w:val="24"/>
          <w:szCs w:val="24"/>
        </w:rPr>
        <w:br/>
      </w:r>
      <w:r w:rsidRPr="00D53134">
        <w:rPr>
          <w:rFonts w:asciiTheme="minorBidi" w:hAnsiTheme="minorBidi" w:cstheme="minorBidi"/>
          <w:sz w:val="24"/>
          <w:szCs w:val="24"/>
        </w:rPr>
        <w:tab/>
        <w:t>Приведенные определения можно при необходимости изменять, вводя в них произвольные признаки, раскрывая значения используемых в них терминов, указывая объекты, относящиеся к определенному понятию. Изменения не должны нарушать объем и содержание понятий, определенных в данном словаре.</w:t>
      </w:r>
      <w:r w:rsidRPr="00D53134">
        <w:rPr>
          <w:rFonts w:asciiTheme="minorBidi" w:hAnsiTheme="minorBidi" w:cstheme="minorBidi"/>
          <w:sz w:val="24"/>
          <w:szCs w:val="24"/>
        </w:rPr>
        <w:br/>
      </w:r>
      <w:r w:rsidRPr="00D53134">
        <w:rPr>
          <w:rFonts w:asciiTheme="minorBidi" w:hAnsiTheme="minorBidi" w:cstheme="minorBidi"/>
          <w:sz w:val="24"/>
          <w:szCs w:val="24"/>
        </w:rPr>
        <w:tab/>
        <w:t>В случаях, когда в термине содержатся все необходимые и достаточные признаки понятия, определение не приводится и вместо него ставится прочерк.</w:t>
      </w:r>
      <w:r w:rsidRPr="00D53134">
        <w:rPr>
          <w:rFonts w:asciiTheme="minorBidi" w:hAnsiTheme="minorBidi" w:cstheme="minorBidi"/>
          <w:sz w:val="24"/>
          <w:szCs w:val="24"/>
        </w:rPr>
        <w:br/>
      </w:r>
      <w:r w:rsidRPr="00D53134">
        <w:rPr>
          <w:rFonts w:asciiTheme="minorBidi" w:hAnsiTheme="minorBidi" w:cstheme="minorBidi"/>
          <w:sz w:val="24"/>
          <w:szCs w:val="24"/>
        </w:rPr>
        <w:tab/>
        <w:t>В словаре приведены иноязычные эквиваленты стандартизованных терминов на английском (en) языке.</w:t>
      </w:r>
      <w:r w:rsidRPr="00D53134">
        <w:rPr>
          <w:rFonts w:asciiTheme="minorBidi" w:hAnsiTheme="minorBidi" w:cstheme="minorBidi"/>
          <w:sz w:val="24"/>
          <w:szCs w:val="24"/>
        </w:rPr>
        <w:br/>
      </w:r>
      <w:r w:rsidRPr="00D53134">
        <w:rPr>
          <w:rFonts w:asciiTheme="minorBidi" w:hAnsiTheme="minorBidi" w:cstheme="minorBidi"/>
          <w:sz w:val="24"/>
          <w:szCs w:val="24"/>
        </w:rPr>
        <w:tab/>
        <w:t>В словаре приведен алфавитный указатель терминов на русском и английском языках.</w:t>
      </w:r>
      <w:r w:rsidRPr="00D53134">
        <w:rPr>
          <w:rFonts w:asciiTheme="minorBidi" w:hAnsiTheme="minorBidi" w:cstheme="minorBidi"/>
          <w:sz w:val="24"/>
          <w:szCs w:val="24"/>
        </w:rPr>
        <w:br/>
      </w:r>
    </w:p>
    <w:p w14:paraId="302C8CE4" w14:textId="77777777" w:rsidR="007B27A7" w:rsidRPr="00D53134" w:rsidRDefault="007B27A7" w:rsidP="00D53134">
      <w:pPr>
        <w:jc w:val="both"/>
        <w:rPr>
          <w:rFonts w:asciiTheme="minorBidi" w:hAnsiTheme="minorBidi" w:cstheme="minorBidi"/>
          <w:sz w:val="24"/>
          <w:szCs w:val="24"/>
        </w:rPr>
      </w:pPr>
    </w:p>
    <w:p w14:paraId="3825D474" w14:textId="77777777" w:rsidR="007B27A7" w:rsidRPr="00D53134" w:rsidRDefault="007B27A7" w:rsidP="00D53134">
      <w:pPr>
        <w:jc w:val="both"/>
        <w:rPr>
          <w:rFonts w:asciiTheme="minorBidi" w:hAnsiTheme="minorBidi" w:cstheme="minorBidi"/>
          <w:sz w:val="24"/>
          <w:szCs w:val="24"/>
        </w:rPr>
      </w:pPr>
    </w:p>
    <w:p w14:paraId="1E5446E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222FC5F6" w14:textId="77777777" w:rsidR="007B27A7" w:rsidRPr="00D53134" w:rsidRDefault="00FF04AB" w:rsidP="00D53134">
      <w:pPr>
        <w:spacing w:before="200"/>
        <w:jc w:val="both"/>
        <w:rPr>
          <w:rFonts w:asciiTheme="minorBidi" w:hAnsiTheme="minorBidi" w:cstheme="minorBidi"/>
          <w:b/>
          <w:sz w:val="24"/>
          <w:szCs w:val="24"/>
        </w:rPr>
      </w:pPr>
      <w:r w:rsidRPr="00D53134">
        <w:rPr>
          <w:rFonts w:asciiTheme="minorBidi" w:hAnsiTheme="minorBidi" w:cstheme="minorBidi"/>
          <w:b/>
          <w:sz w:val="24"/>
          <w:szCs w:val="24"/>
        </w:rPr>
        <w:lastRenderedPageBreak/>
        <w:t>2 Термины и определения</w:t>
      </w:r>
    </w:p>
    <w:p w14:paraId="1DCA25E4" w14:textId="77777777" w:rsidR="007B27A7" w:rsidRPr="00D53134" w:rsidRDefault="00FF04AB" w:rsidP="00D53134">
      <w:pPr>
        <w:spacing w:before="200"/>
        <w:jc w:val="both"/>
        <w:rPr>
          <w:rFonts w:asciiTheme="minorBidi" w:hAnsiTheme="minorBidi" w:cstheme="minorBidi"/>
          <w:b/>
          <w:sz w:val="24"/>
          <w:szCs w:val="24"/>
        </w:rPr>
      </w:pPr>
      <w:r w:rsidRPr="00D53134">
        <w:rPr>
          <w:rFonts w:asciiTheme="minorBidi" w:hAnsiTheme="minorBidi" w:cstheme="minorBidi"/>
          <w:b/>
          <w:sz w:val="24"/>
          <w:szCs w:val="24"/>
        </w:rPr>
        <w:t>2.1 Общие термины</w:t>
      </w:r>
    </w:p>
    <w:tbl>
      <w:tblPr>
        <w:tblStyle w:val="af6"/>
        <w:tblW w:w="98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25"/>
        <w:gridCol w:w="2430"/>
        <w:gridCol w:w="4230"/>
        <w:gridCol w:w="2055"/>
      </w:tblGrid>
      <w:tr w:rsidR="007B27A7" w:rsidRPr="00D53134" w14:paraId="2F87ED91" w14:textId="77777777">
        <w:trPr>
          <w:trHeight w:val="420"/>
        </w:trPr>
        <w:tc>
          <w:tcPr>
            <w:tcW w:w="9840" w:type="dxa"/>
            <w:gridSpan w:val="4"/>
            <w:tcBorders>
              <w:top w:val="nil"/>
              <w:left w:val="nil"/>
              <w:bottom w:val="single" w:sz="8" w:space="0" w:color="000000"/>
              <w:right w:val="nil"/>
            </w:tcBorders>
            <w:tcMar>
              <w:top w:w="100" w:type="dxa"/>
              <w:left w:w="100" w:type="dxa"/>
              <w:bottom w:w="100" w:type="dxa"/>
              <w:right w:w="100" w:type="dxa"/>
            </w:tcMar>
          </w:tcPr>
          <w:p w14:paraId="6F1C662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2.1.1</w:t>
            </w:r>
          </w:p>
        </w:tc>
      </w:tr>
      <w:tr w:rsidR="007B27A7" w:rsidRPr="00D53134" w14:paraId="6F0070CF"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18FD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объект</w:t>
            </w:r>
            <w:r w:rsidRPr="00D53134">
              <w:rPr>
                <w:rFonts w:asciiTheme="minorBidi" w:hAnsiTheme="minorBidi" w:cstheme="minorBidi"/>
                <w:sz w:val="24"/>
                <w:szCs w:val="24"/>
              </w:rPr>
              <w:t xml:space="preserve"> (object): Философская категория, обозначающая явление или процесс, на которые направлена предметно-практическая и познавательная деятельность субъекта (наблюдателя). При этом в качестве объекта может выступать и сам субъект.</w:t>
            </w:r>
          </w:p>
          <w:p w14:paraId="12E825D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[1]</w:t>
            </w:r>
          </w:p>
        </w:tc>
      </w:tr>
      <w:tr w:rsidR="007B27A7" w:rsidRPr="00D53134" w14:paraId="0BE5ED58"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EF4AEE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w:t>
            </w:r>
          </w:p>
        </w:tc>
      </w:tr>
      <w:tr w:rsidR="007B27A7" w:rsidRPr="00D53134" w14:paraId="71161193"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CF095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информация</w:t>
            </w:r>
            <w:r w:rsidRPr="00D53134">
              <w:rPr>
                <w:rFonts w:asciiTheme="minorBidi" w:hAnsiTheme="minorBidi" w:cstheme="minorBidi"/>
                <w:sz w:val="24"/>
                <w:szCs w:val="24"/>
              </w:rPr>
              <w:t xml:space="preserve"> (information): Сведения, воспринимаемые человеком и (или) специальными устройствами как отражение фактов материального или духовного мира в процессе коммуникации.</w:t>
            </w:r>
          </w:p>
          <w:p w14:paraId="37A5DCD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7.0 - 99, статья 3.1.19]</w:t>
            </w:r>
          </w:p>
        </w:tc>
      </w:tr>
      <w:tr w:rsidR="007B27A7" w:rsidRPr="00D53134" w14:paraId="6A32F93C" w14:textId="77777777">
        <w:trPr>
          <w:trHeight w:val="48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6AD1CB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w:t>
            </w:r>
          </w:p>
        </w:tc>
      </w:tr>
      <w:tr w:rsidR="007B27A7" w:rsidRPr="00D53134" w14:paraId="48A0A96C"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0568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данные</w:t>
            </w:r>
            <w:r w:rsidRPr="00D53134">
              <w:rPr>
                <w:rFonts w:asciiTheme="minorBidi" w:hAnsiTheme="minorBidi" w:cstheme="minorBidi"/>
                <w:sz w:val="24"/>
                <w:szCs w:val="24"/>
              </w:rPr>
              <w:t xml:space="preserve"> (data): Информация, обработанная и представленная в формализованном виде для дальнейшей обработки</w:t>
            </w:r>
          </w:p>
          <w:p w14:paraId="7C5449D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7.0 - 99, статьи 3.2.1.2 и 3.8.2]</w:t>
            </w:r>
          </w:p>
        </w:tc>
      </w:tr>
      <w:tr w:rsidR="007B27A7" w:rsidRPr="00D53134" w14:paraId="7DCA6159"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6906D9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w:t>
            </w:r>
          </w:p>
        </w:tc>
      </w:tr>
      <w:tr w:rsidR="007B27A7" w:rsidRPr="00D53134" w14:paraId="54A5A4DE"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05857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обработка информации</w:t>
            </w:r>
            <w:r w:rsidRPr="00D53134">
              <w:rPr>
                <w:rFonts w:asciiTheme="minorBidi" w:hAnsiTheme="minorBidi" w:cstheme="minorBidi"/>
                <w:sz w:val="24"/>
                <w:szCs w:val="24"/>
              </w:rPr>
              <w:t xml:space="preserve"> (information processing): Совокупность операций, связанных с хранением, поиском, анализом, оценкой, воспроизведением информации с целью представления ее в виде данных, удобных для использования потребителями</w:t>
            </w:r>
          </w:p>
          <w:p w14:paraId="66DD58D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7.0 - 99, статья 3.2.1.3]</w:t>
            </w:r>
          </w:p>
        </w:tc>
      </w:tr>
      <w:tr w:rsidR="007B27A7" w:rsidRPr="00D53134" w14:paraId="6E0C0760" w14:textId="77777777">
        <w:trPr>
          <w:trHeight w:val="6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1B2A90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2.1.5 </w:t>
            </w:r>
            <w:r w:rsidRPr="00D53134">
              <w:rPr>
                <w:rFonts w:asciiTheme="minorBidi" w:hAnsiTheme="minorBidi" w:cstheme="minorBidi"/>
                <w:b/>
                <w:sz w:val="24"/>
                <w:szCs w:val="24"/>
              </w:rPr>
              <w:t>представление информации</w:t>
            </w:r>
            <w:r w:rsidRPr="00D53134">
              <w:rPr>
                <w:rFonts w:asciiTheme="minorBidi" w:hAnsiTheme="minorBidi" w:cstheme="minorBidi"/>
                <w:sz w:val="24"/>
                <w:szCs w:val="24"/>
              </w:rPr>
              <w:t xml:space="preserve"> (information representation): Стандартизованное представление информации об объекте в определенной нотации с определенной точки зрения.</w:t>
            </w:r>
          </w:p>
        </w:tc>
      </w:tr>
      <w:tr w:rsidR="007B27A7" w:rsidRPr="00D53134" w14:paraId="0393E692" w14:textId="77777777">
        <w:trPr>
          <w:trHeight w:val="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E83DBC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Например, представление насоса на принципиальной схеме и для трехмерного моделирования течения газа или жидкости.</w:t>
            </w:r>
          </w:p>
        </w:tc>
      </w:tr>
      <w:tr w:rsidR="007B27A7" w:rsidRPr="00D53134" w14:paraId="34C67A68"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C01312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2.1.6 </w:t>
            </w:r>
            <w:r w:rsidRPr="00D53134">
              <w:rPr>
                <w:rFonts w:asciiTheme="minorBidi" w:hAnsiTheme="minorBidi" w:cstheme="minorBidi"/>
                <w:b/>
                <w:sz w:val="24"/>
                <w:szCs w:val="24"/>
              </w:rPr>
              <w:t xml:space="preserve">знания </w:t>
            </w:r>
            <w:r w:rsidRPr="00D53134">
              <w:rPr>
                <w:rFonts w:asciiTheme="minorBidi" w:hAnsiTheme="minorBidi" w:cstheme="minorBidi"/>
                <w:sz w:val="24"/>
                <w:szCs w:val="24"/>
              </w:rPr>
              <w:t xml:space="preserve">(knowledge): Проверенные практикой результат системного подхода, выявленные свойства, характеристики и/или существенные связи, выраженные в языке или в какой-либо знаковой форме и представленные в виде информации. </w:t>
            </w:r>
          </w:p>
        </w:tc>
      </w:tr>
      <w:tr w:rsidR="007B27A7" w:rsidRPr="00D53134" w14:paraId="2B171FB8"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D52C33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2.1.7</w:t>
            </w:r>
          </w:p>
        </w:tc>
      </w:tr>
      <w:tr w:rsidR="007B27A7" w:rsidRPr="00D53134" w14:paraId="735D0541"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28A56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коммуникация</w:t>
            </w:r>
            <w:r w:rsidRPr="00D53134">
              <w:rPr>
                <w:rFonts w:asciiTheme="minorBidi" w:hAnsiTheme="minorBidi" w:cstheme="minorBidi"/>
                <w:sz w:val="24"/>
                <w:szCs w:val="24"/>
              </w:rPr>
              <w:t xml:space="preserve"> (communication): Управляемая передача информации между двумя или более лицами и (или) системами.</w:t>
            </w:r>
          </w:p>
          <w:p w14:paraId="7F5ECFF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7.0:99, статья 3.1.20]</w:t>
            </w:r>
          </w:p>
        </w:tc>
      </w:tr>
      <w:tr w:rsidR="007B27A7" w:rsidRPr="00D53134" w14:paraId="4A87E417"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29F763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2.1.8</w:t>
            </w:r>
          </w:p>
        </w:tc>
      </w:tr>
      <w:tr w:rsidR="007B27A7" w:rsidRPr="00D53134" w14:paraId="26E65D80" w14:textId="77777777">
        <w:trPr>
          <w:trHeight w:val="146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5A462FB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градация</w:t>
            </w:r>
            <w:r w:rsidRPr="00D53134">
              <w:rPr>
                <w:rFonts w:asciiTheme="minorBidi" w:hAnsiTheme="minorBidi" w:cstheme="minorBidi"/>
                <w:sz w:val="24"/>
                <w:szCs w:val="24"/>
              </w:rPr>
              <w:t xml:space="preserve"> (grade): Категория или класс, соответствующие различным требованиям к объекту-системе, имеющему одинаковое функциональное применение.</w:t>
            </w:r>
          </w:p>
          <w:p w14:paraId="51A0F51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3.6.3]</w:t>
            </w:r>
          </w:p>
        </w:tc>
      </w:tr>
      <w:tr w:rsidR="007B27A7" w:rsidRPr="00D53134" w14:paraId="35D6DAE7" w14:textId="77777777">
        <w:trPr>
          <w:trHeight w:val="7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E9DC68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2.1.9</w:t>
            </w:r>
            <w:r w:rsidRPr="00D53134">
              <w:rPr>
                <w:rFonts w:asciiTheme="minorBidi" w:hAnsiTheme="minorBidi" w:cstheme="minorBidi"/>
                <w:b/>
                <w:sz w:val="24"/>
                <w:szCs w:val="24"/>
              </w:rPr>
              <w:t xml:space="preserve"> модель </w:t>
            </w:r>
            <w:r w:rsidRPr="00D53134">
              <w:rPr>
                <w:rFonts w:asciiTheme="minorBidi" w:hAnsiTheme="minorBidi" w:cstheme="minorBidi"/>
                <w:sz w:val="24"/>
                <w:szCs w:val="24"/>
              </w:rPr>
              <w:t>(model): Упрощенная объект-система, описывающая основные характеристики более сложной̆ системы (реального объекта, процесса, явления).</w:t>
            </w:r>
          </w:p>
        </w:tc>
      </w:tr>
      <w:tr w:rsidR="007B27A7" w:rsidRPr="00D53134" w14:paraId="0E9BECD8" w14:textId="77777777">
        <w:trPr>
          <w:trHeight w:val="7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E98951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2.1.10</w:t>
            </w:r>
            <w:r w:rsidRPr="00D53134">
              <w:rPr>
                <w:rFonts w:asciiTheme="minorBidi" w:hAnsiTheme="minorBidi" w:cstheme="minorBidi"/>
                <w:b/>
                <w:sz w:val="24"/>
                <w:szCs w:val="24"/>
              </w:rPr>
              <w:t xml:space="preserve"> параметр</w:t>
            </w:r>
            <w:r w:rsidRPr="00D53134">
              <w:rPr>
                <w:rFonts w:asciiTheme="minorBidi" w:hAnsiTheme="minorBidi" w:cstheme="minorBidi"/>
                <w:sz w:val="24"/>
                <w:szCs w:val="24"/>
              </w:rPr>
              <w:t xml:space="preserve"> (parameter): Внутренняя характеристика объекта-системы, по которую можно включить в структуру оценки объекта-системы</w:t>
            </w:r>
          </w:p>
        </w:tc>
      </w:tr>
      <w:tr w:rsidR="007B27A7" w:rsidRPr="00D53134" w14:paraId="5867A46D" w14:textId="77777777">
        <w:trPr>
          <w:trHeight w:val="48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0ED9E6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2.1.11</w:t>
            </w:r>
          </w:p>
        </w:tc>
      </w:tr>
      <w:tr w:rsidR="007B27A7" w:rsidRPr="00D53134" w14:paraId="3A141190"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B1BC23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качество</w:t>
            </w:r>
            <w:r w:rsidRPr="00D53134">
              <w:rPr>
                <w:rFonts w:asciiTheme="minorBidi" w:hAnsiTheme="minorBidi" w:cstheme="minorBidi"/>
                <w:sz w:val="24"/>
                <w:szCs w:val="24"/>
              </w:rPr>
              <w:t xml:space="preserve"> (quality): Степень соответствия совокупности присущих характеристик объекта-системы требованиям.</w:t>
            </w:r>
          </w:p>
          <w:p w14:paraId="12F7736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3.6.2]</w:t>
            </w:r>
          </w:p>
        </w:tc>
      </w:tr>
      <w:tr w:rsidR="007B27A7" w:rsidRPr="00D53134" w14:paraId="2993773C" w14:textId="77777777">
        <w:trPr>
          <w:trHeight w:val="128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F2898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Совокупность всех тех и только тех свойств, которые характеризуют получаемые при потреблении объекта результаты (как желательные, положительные, так и нежелательные, отрицательные), но которые не включают в себя затраты денежных средств на его создание и потребление, т. е. в эту совокупность входят только те свойства, которые связаны с достигаемым при потреблении объекта результатом, но не входят свойства, связанные с обеспечивающими этот результат затратами.</w:t>
            </w:r>
          </w:p>
        </w:tc>
      </w:tr>
      <w:tr w:rsidR="007B27A7" w:rsidRPr="00D53134" w14:paraId="78381BB5"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951F53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6388D118" w14:textId="77777777">
        <w:trPr>
          <w:trHeight w:val="13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B8BF6D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2.1.12 </w:t>
            </w:r>
            <w:r w:rsidRPr="00D53134">
              <w:rPr>
                <w:rFonts w:asciiTheme="minorBidi" w:hAnsiTheme="minorBidi" w:cstheme="minorBidi"/>
                <w:b/>
                <w:sz w:val="24"/>
                <w:szCs w:val="24"/>
              </w:rPr>
              <w:t>требование</w:t>
            </w:r>
            <w:r w:rsidRPr="00D53134">
              <w:rPr>
                <w:rFonts w:asciiTheme="minorBidi" w:hAnsiTheme="minorBidi" w:cstheme="minorBidi"/>
                <w:sz w:val="24"/>
                <w:szCs w:val="24"/>
              </w:rPr>
              <w:t xml:space="preserve"> (requirement): Потребность или ожидание, которое установлено потребителем, обычно предполагается или является обязательным. Обычно оформляется в виде документа передающего критерии, которые необходимо выполнить в случае заявления о соответствии данному документу и отклонение от которых недопустимо.</w:t>
            </w:r>
          </w:p>
        </w:tc>
      </w:tr>
      <w:tr w:rsidR="007B27A7" w:rsidRPr="00D53134" w14:paraId="7CD433AC" w14:textId="77777777">
        <w:trPr>
          <w:trHeight w:val="7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2CA7AC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2.1.13</w:t>
            </w:r>
            <w:r w:rsidRPr="00D53134">
              <w:rPr>
                <w:rFonts w:asciiTheme="minorBidi" w:hAnsiTheme="minorBidi" w:cstheme="minorBidi"/>
                <w:b/>
                <w:sz w:val="24"/>
                <w:szCs w:val="24"/>
              </w:rPr>
              <w:t xml:space="preserve"> свойство </w:t>
            </w:r>
            <w:r w:rsidRPr="00D53134">
              <w:rPr>
                <w:rFonts w:asciiTheme="minorBidi" w:hAnsiTheme="minorBidi" w:cstheme="minorBidi"/>
                <w:sz w:val="24"/>
                <w:szCs w:val="24"/>
              </w:rPr>
              <w:t>(property): Существенная характеристика (признак) внутренне присущая объекту, отличающая данный объект от других.</w:t>
            </w:r>
          </w:p>
        </w:tc>
      </w:tr>
      <w:tr w:rsidR="007B27A7" w:rsidRPr="00D53134" w14:paraId="72DB8AFF" w14:textId="77777777">
        <w:trPr>
          <w:trHeight w:val="10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3CF4D7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Свойство — черта, характеристика, особенность объекта, проявляющаяся в процессе его потребления или эксплуатации, использования, применения (в дальнейшем все эти глаголы будем употреблять как синонимы) в соответствии с его назначением (например, средняя продолжительность жизни населения объекта).</w:t>
            </w:r>
          </w:p>
        </w:tc>
      </w:tr>
      <w:tr w:rsidR="007B27A7" w:rsidRPr="00D53134" w14:paraId="4C192F60" w14:textId="77777777">
        <w:trPr>
          <w:trHeight w:val="7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B703E7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w:t>
            </w:r>
            <w:r w:rsidRPr="00D53134">
              <w:rPr>
                <w:rFonts w:asciiTheme="minorBidi" w:hAnsiTheme="minorBidi" w:cstheme="minorBidi"/>
                <w:b/>
                <w:sz w:val="24"/>
                <w:szCs w:val="24"/>
              </w:rPr>
              <w:t>14 сложное свойство</w:t>
            </w:r>
            <w:r w:rsidRPr="00D53134">
              <w:rPr>
                <w:rFonts w:asciiTheme="minorBidi" w:hAnsiTheme="minorBidi" w:cstheme="minorBidi"/>
                <w:sz w:val="24"/>
                <w:szCs w:val="24"/>
              </w:rPr>
              <w:t xml:space="preserve"> (complex property): Свойство, которое может быть подразделено (разбито, декомпозировано) на два или больше других, менее сложных свойств.</w:t>
            </w:r>
          </w:p>
        </w:tc>
      </w:tr>
      <w:tr w:rsidR="007B27A7" w:rsidRPr="00D53134" w14:paraId="6756F22F" w14:textId="77777777">
        <w:trPr>
          <w:trHeight w:val="7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D3B4F1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2.1.15 </w:t>
            </w:r>
            <w:r w:rsidRPr="00D53134">
              <w:rPr>
                <w:rFonts w:asciiTheme="minorBidi" w:hAnsiTheme="minorBidi" w:cstheme="minorBidi"/>
                <w:b/>
                <w:sz w:val="24"/>
                <w:szCs w:val="24"/>
              </w:rPr>
              <w:t>простое свойство</w:t>
            </w:r>
            <w:r w:rsidRPr="00D53134">
              <w:rPr>
                <w:rFonts w:asciiTheme="minorBidi" w:hAnsiTheme="minorBidi" w:cstheme="minorBidi"/>
                <w:sz w:val="24"/>
                <w:szCs w:val="24"/>
              </w:rPr>
              <w:t xml:space="preserve"> (simple property): Свойство, которое не может быть под разделено на совокупность двух или более других, менее сложных свойств.</w:t>
            </w:r>
          </w:p>
        </w:tc>
      </w:tr>
      <w:tr w:rsidR="007B27A7" w:rsidRPr="00D53134" w14:paraId="4C15004B" w14:textId="77777777">
        <w:trPr>
          <w:trHeight w:val="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D95EF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2.1.16 </w:t>
            </w:r>
            <w:r w:rsidRPr="00D53134">
              <w:rPr>
                <w:rFonts w:asciiTheme="minorBidi" w:hAnsiTheme="minorBidi" w:cstheme="minorBidi"/>
                <w:b/>
                <w:sz w:val="24"/>
                <w:szCs w:val="24"/>
              </w:rPr>
              <w:t>зависимое свойство</w:t>
            </w:r>
            <w:r w:rsidRPr="00D53134">
              <w:rPr>
                <w:rFonts w:asciiTheme="minorBidi" w:hAnsiTheme="minorBidi" w:cstheme="minorBidi"/>
                <w:sz w:val="24"/>
                <w:szCs w:val="24"/>
              </w:rPr>
              <w:t xml:space="preserve"> (dependent property): Свойство, входящее в группу свойств, что хотя бы с одним из свойств этой группы оно не находится в отношении независимости по предпочтению.</w:t>
            </w:r>
          </w:p>
        </w:tc>
      </w:tr>
      <w:tr w:rsidR="007B27A7" w:rsidRPr="00D53134" w14:paraId="4497AE94" w14:textId="77777777">
        <w:trPr>
          <w:trHeight w:val="7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CB91CE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2.1.17 </w:t>
            </w:r>
            <w:r w:rsidRPr="00D53134">
              <w:rPr>
                <w:rFonts w:asciiTheme="minorBidi" w:hAnsiTheme="minorBidi" w:cstheme="minorBidi"/>
                <w:b/>
                <w:sz w:val="24"/>
                <w:szCs w:val="24"/>
              </w:rPr>
              <w:t>независимое свойство</w:t>
            </w:r>
            <w:r w:rsidRPr="00D53134">
              <w:rPr>
                <w:rFonts w:asciiTheme="minorBidi" w:hAnsiTheme="minorBidi" w:cstheme="minorBidi"/>
                <w:sz w:val="24"/>
                <w:szCs w:val="24"/>
              </w:rPr>
              <w:t xml:space="preserve"> (independent property): Свойство, входящее в группу свойств, что оно находится в отношении независимости по предпочтению с любым свойством этой группы.</w:t>
            </w:r>
          </w:p>
        </w:tc>
      </w:tr>
      <w:tr w:rsidR="007B27A7" w:rsidRPr="00D53134" w14:paraId="50364ED8" w14:textId="77777777">
        <w:trPr>
          <w:trHeight w:val="8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A112E9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2.1.18 </w:t>
            </w:r>
            <w:r w:rsidRPr="00D53134">
              <w:rPr>
                <w:rFonts w:asciiTheme="minorBidi" w:hAnsiTheme="minorBidi" w:cstheme="minorBidi"/>
                <w:b/>
                <w:sz w:val="24"/>
                <w:szCs w:val="24"/>
              </w:rPr>
              <w:t>функциональность</w:t>
            </w:r>
            <w:r w:rsidRPr="00D53134">
              <w:rPr>
                <w:rFonts w:asciiTheme="minorBidi" w:hAnsiTheme="minorBidi" w:cstheme="minorBidi"/>
                <w:sz w:val="24"/>
                <w:szCs w:val="24"/>
              </w:rPr>
              <w:t xml:space="preserve"> (functionality): Сложное свойство, определяемое совокупностью свойств, характеризующих основное назначение объекта, его утилитарную сторону.</w:t>
            </w:r>
          </w:p>
        </w:tc>
      </w:tr>
      <w:tr w:rsidR="007B27A7" w:rsidRPr="00D53134" w14:paraId="77C6DF12" w14:textId="77777777">
        <w:trPr>
          <w:trHeight w:val="8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E7BA07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2.1.19 </w:t>
            </w:r>
            <w:r w:rsidRPr="00D53134">
              <w:rPr>
                <w:rFonts w:asciiTheme="minorBidi" w:hAnsiTheme="minorBidi" w:cstheme="minorBidi"/>
                <w:b/>
                <w:sz w:val="24"/>
                <w:szCs w:val="24"/>
              </w:rPr>
              <w:t>эстетичность</w:t>
            </w:r>
            <w:r w:rsidRPr="00D53134">
              <w:rPr>
                <w:rFonts w:asciiTheme="minorBidi" w:hAnsiTheme="minorBidi" w:cstheme="minorBidi"/>
                <w:sz w:val="24"/>
                <w:szCs w:val="24"/>
              </w:rPr>
              <w:t xml:space="preserve"> (aesthetics): Сложное свойство, определяемое совокупностью свойств, характеризующих визуальную привлекательность объекта, а также его сочетаемость с окружающей средой</w:t>
            </w:r>
          </w:p>
        </w:tc>
      </w:tr>
      <w:tr w:rsidR="007B27A7" w:rsidRPr="00D53134" w14:paraId="03058C4B" w14:textId="77777777">
        <w:trPr>
          <w:trHeight w:val="9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368B57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2.1.20</w:t>
            </w:r>
            <w:r w:rsidRPr="00D53134">
              <w:rPr>
                <w:rFonts w:asciiTheme="minorBidi" w:hAnsiTheme="minorBidi" w:cstheme="minorBidi"/>
                <w:b/>
                <w:sz w:val="24"/>
                <w:szCs w:val="24"/>
              </w:rPr>
              <w:t xml:space="preserve"> экономичность</w:t>
            </w:r>
            <w:r w:rsidRPr="00D53134">
              <w:rPr>
                <w:rFonts w:asciiTheme="minorBidi" w:hAnsiTheme="minorBidi" w:cstheme="minorBidi"/>
                <w:sz w:val="24"/>
                <w:szCs w:val="24"/>
              </w:rPr>
              <w:t xml:space="preserve"> (profitability): Сложное свойство, определяемое совокупностью свойств, характеризующих затраты на создание в владение (эксплуатацию) объектом за расчетный срок его службы.</w:t>
            </w:r>
          </w:p>
        </w:tc>
      </w:tr>
      <w:tr w:rsidR="007B27A7" w:rsidRPr="00D53134" w14:paraId="69E46164" w14:textId="77777777">
        <w:trPr>
          <w:trHeight w:val="46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06E3BD5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2.1.21</w:t>
            </w:r>
          </w:p>
        </w:tc>
      </w:tr>
      <w:tr w:rsidR="007B27A7" w:rsidRPr="00D53134" w14:paraId="1527857D" w14:textId="77777777">
        <w:trPr>
          <w:trHeight w:val="88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92A8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характеристика</w:t>
            </w:r>
            <w:r w:rsidRPr="00D53134">
              <w:rPr>
                <w:rFonts w:asciiTheme="minorBidi" w:hAnsiTheme="minorBidi" w:cstheme="minorBidi"/>
                <w:sz w:val="24"/>
                <w:szCs w:val="24"/>
              </w:rPr>
              <w:t xml:space="preserve"> (characteristic): Отличительное свойство.</w:t>
            </w:r>
          </w:p>
          <w:p w14:paraId="3861A5E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3.10.1]</w:t>
            </w:r>
          </w:p>
        </w:tc>
      </w:tr>
      <w:tr w:rsidR="007B27A7" w:rsidRPr="00D53134" w14:paraId="2445D7B7"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2838C0B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2.1.22</w:t>
            </w:r>
          </w:p>
        </w:tc>
      </w:tr>
      <w:tr w:rsidR="007B27A7" w:rsidRPr="00D53134" w14:paraId="4AA68D15"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267159E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среда</w:t>
            </w:r>
            <w:r w:rsidRPr="00D53134">
              <w:rPr>
                <w:rFonts w:asciiTheme="minorBidi" w:hAnsiTheme="minorBidi" w:cstheme="minorBidi"/>
                <w:sz w:val="24"/>
                <w:szCs w:val="24"/>
              </w:rPr>
              <w:t xml:space="preserve"> (context): Часть модели, которая не является частью исследуемого объекта. Совокупность условий, элементов и связей между внешними параметрами объекта-системы и окружением.</w:t>
            </w:r>
          </w:p>
          <w:p w14:paraId="6592C5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w:t>
            </w:r>
          </w:p>
        </w:tc>
      </w:tr>
      <w:tr w:rsidR="007B27A7" w:rsidRPr="00D53134" w14:paraId="1419771E" w14:textId="77777777">
        <w:trPr>
          <w:trHeight w:val="104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7F2E2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 Данный термин в рамках стандарта используется в качестве синонима термину "контекст". Во многих языках спецификации среда может рассматриваться как содержащая по крайней мере один объект, который способен без ограничения участвовать во всех возможных взаимодействиях, представляя процесс наблюдения.</w:t>
            </w:r>
          </w:p>
        </w:tc>
      </w:tr>
      <w:tr w:rsidR="007B27A7" w:rsidRPr="00D53134" w14:paraId="5A8BD9F6"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FFB662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D0B4B03" w14:textId="77777777">
        <w:trPr>
          <w:trHeight w:val="7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23597B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2.1.23 </w:t>
            </w:r>
            <w:r w:rsidRPr="00D53134">
              <w:rPr>
                <w:rFonts w:asciiTheme="minorBidi" w:hAnsiTheme="minorBidi" w:cstheme="minorBidi"/>
                <w:b/>
                <w:sz w:val="24"/>
                <w:szCs w:val="24"/>
              </w:rPr>
              <w:t>окружающая среда</w:t>
            </w:r>
            <w:r w:rsidRPr="00D53134">
              <w:rPr>
                <w:rFonts w:asciiTheme="minorBidi" w:hAnsiTheme="minorBidi" w:cstheme="minorBidi"/>
                <w:sz w:val="24"/>
                <w:szCs w:val="24"/>
              </w:rPr>
              <w:t xml:space="preserve"> (environment): Концепция, включающая в себя все аспекты окружения человечества, как отдельных лиц, так и социальных групп.</w:t>
            </w:r>
          </w:p>
        </w:tc>
      </w:tr>
      <w:tr w:rsidR="007B27A7" w:rsidRPr="00D53134" w14:paraId="7E599FDC" w14:textId="77777777">
        <w:trPr>
          <w:trHeight w:val="11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54976A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Европейский Союз определяет окружающую среду как "совокупность элементов и систему связей между параметрами, окружением и условиями жизни человека и общества". Окружающая среда, как система, включает в себя антропогенную среду, естественную среду, все природные ресурсы, включая воздух, землю и воду.</w:t>
            </w:r>
          </w:p>
        </w:tc>
      </w:tr>
      <w:tr w:rsidR="007B27A7" w:rsidRPr="00D53134" w14:paraId="4A6FEDBD" w14:textId="77777777">
        <w:trPr>
          <w:trHeight w:val="10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F56A7C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2.1.24 </w:t>
            </w:r>
            <w:r w:rsidRPr="00D53134">
              <w:rPr>
                <w:rFonts w:asciiTheme="minorBidi" w:hAnsiTheme="minorBidi" w:cstheme="minorBidi"/>
                <w:b/>
                <w:sz w:val="24"/>
                <w:szCs w:val="24"/>
              </w:rPr>
              <w:t>естественная среда</w:t>
            </w:r>
            <w:r w:rsidRPr="00D53134">
              <w:rPr>
                <w:rFonts w:asciiTheme="minorBidi" w:hAnsiTheme="minorBidi" w:cstheme="minorBidi"/>
                <w:sz w:val="24"/>
                <w:szCs w:val="24"/>
              </w:rPr>
              <w:t xml:space="preserve"> (natural environment):Система атмосферных, геологических и биологических характеристик отдельной географической области без артефактов и/или воздействия развитой технологической культуры.</w:t>
            </w:r>
          </w:p>
        </w:tc>
      </w:tr>
      <w:tr w:rsidR="007B27A7" w:rsidRPr="00D53134" w14:paraId="7BCD78CC" w14:textId="77777777">
        <w:trPr>
          <w:trHeight w:val="9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300411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2.1.25 </w:t>
            </w:r>
            <w:r w:rsidRPr="00D53134">
              <w:rPr>
                <w:rFonts w:asciiTheme="minorBidi" w:hAnsiTheme="minorBidi" w:cstheme="minorBidi"/>
                <w:b/>
                <w:sz w:val="24"/>
                <w:szCs w:val="24"/>
              </w:rPr>
              <w:t>антропогенная среда</w:t>
            </w:r>
            <w:r w:rsidRPr="00D53134">
              <w:rPr>
                <w:rFonts w:asciiTheme="minorBidi" w:hAnsiTheme="minorBidi" w:cstheme="minorBidi"/>
                <w:sz w:val="24"/>
                <w:szCs w:val="24"/>
              </w:rPr>
              <w:t xml:space="preserve"> (man-made environment): Состояние части окружающей среды, в результате бесконечного процесса адаптации естественной среды человеком.</w:t>
            </w:r>
          </w:p>
        </w:tc>
      </w:tr>
      <w:tr w:rsidR="007B27A7" w:rsidRPr="00D53134" w14:paraId="61641B49" w14:textId="77777777">
        <w:trPr>
          <w:trHeight w:val="10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4A036D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2.1.26 </w:t>
            </w:r>
            <w:r w:rsidRPr="00D53134">
              <w:rPr>
                <w:rFonts w:asciiTheme="minorBidi" w:hAnsiTheme="minorBidi" w:cstheme="minorBidi"/>
                <w:b/>
                <w:sz w:val="24"/>
                <w:szCs w:val="24"/>
              </w:rPr>
              <w:t>адаптация естественной среды</w:t>
            </w:r>
            <w:r w:rsidRPr="00D53134">
              <w:rPr>
                <w:rFonts w:asciiTheme="minorBidi" w:hAnsiTheme="minorBidi" w:cstheme="minorBidi"/>
                <w:sz w:val="24"/>
                <w:szCs w:val="24"/>
              </w:rPr>
              <w:t xml:space="preserve"> (adaptation of natural environment): Процесс использования знаний в целях изменения состояния естественной среды для удовлетворения потребностей отдельного человека и/или общества.</w:t>
            </w:r>
          </w:p>
        </w:tc>
      </w:tr>
      <w:tr w:rsidR="007B27A7" w:rsidRPr="00D53134" w14:paraId="01A1B4CF" w14:textId="77777777">
        <w:trPr>
          <w:trHeight w:val="44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877A92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2.1.27</w:t>
            </w:r>
          </w:p>
        </w:tc>
      </w:tr>
      <w:tr w:rsidR="007B27A7" w:rsidRPr="00D53134" w14:paraId="68BE152A" w14:textId="77777777">
        <w:trPr>
          <w:trHeight w:val="9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A2290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производственная среда</w:t>
            </w:r>
            <w:r w:rsidRPr="00D53134">
              <w:rPr>
                <w:rFonts w:asciiTheme="minorBidi" w:hAnsiTheme="minorBidi" w:cstheme="minorBidi"/>
                <w:sz w:val="24"/>
                <w:szCs w:val="24"/>
              </w:rPr>
              <w:t xml:space="preserve"> (work environment): Совокупность условий, в которых выполняется работа.</w:t>
            </w:r>
          </w:p>
          <w:p w14:paraId="6F0D352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54147-2010, статья 3.2.24]</w:t>
            </w:r>
          </w:p>
        </w:tc>
      </w:tr>
      <w:tr w:rsidR="007B27A7" w:rsidRPr="00D53134" w14:paraId="0A3C10FA" w14:textId="77777777">
        <w:trPr>
          <w:trHeight w:val="12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F3EE09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2.1.28 </w:t>
            </w:r>
            <w:r w:rsidRPr="00D53134">
              <w:rPr>
                <w:rFonts w:asciiTheme="minorBidi" w:hAnsiTheme="minorBidi" w:cstheme="minorBidi"/>
                <w:b/>
                <w:sz w:val="24"/>
                <w:szCs w:val="24"/>
              </w:rPr>
              <w:t xml:space="preserve">ассимиляционный </w:t>
            </w:r>
            <w:r w:rsidRPr="00D53134">
              <w:rPr>
                <w:rFonts w:asciiTheme="minorBidi" w:hAnsiTheme="minorBidi" w:cstheme="minorBidi"/>
                <w:sz w:val="24"/>
                <w:szCs w:val="24"/>
              </w:rPr>
              <w:t>потенциал (assimilation capacity): Способность окружающей природной среды (атмосферы, водных источников, почвы) воспринимать различные антропогенные воздействия в определенных масштабах без изменения своих основных свойств в неопределенно длительной перспективе.</w:t>
            </w:r>
          </w:p>
        </w:tc>
      </w:tr>
      <w:tr w:rsidR="007B27A7" w:rsidRPr="00D53134" w14:paraId="3F4C89DE" w14:textId="77777777">
        <w:trPr>
          <w:trHeight w:val="9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D63F8C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2.1.29 </w:t>
            </w:r>
            <w:r w:rsidRPr="00D53134">
              <w:rPr>
                <w:rFonts w:asciiTheme="minorBidi" w:hAnsiTheme="minorBidi" w:cstheme="minorBidi"/>
                <w:b/>
                <w:sz w:val="24"/>
                <w:szCs w:val="24"/>
              </w:rPr>
              <w:t>ассимиляционный потенциал окружающей среды</w:t>
            </w:r>
            <w:r w:rsidRPr="00D53134">
              <w:rPr>
                <w:rFonts w:asciiTheme="minorBidi" w:hAnsiTheme="minorBidi" w:cstheme="minorBidi"/>
                <w:sz w:val="24"/>
                <w:szCs w:val="24"/>
              </w:rPr>
              <w:t xml:space="preserve"> en assimilation capacity of the environment: Количество вредного вещества, которое может быть поглощено или устранено на данной территории или акватории без вредного воздействия.</w:t>
            </w:r>
          </w:p>
        </w:tc>
      </w:tr>
      <w:tr w:rsidR="007B27A7" w:rsidRPr="00D53134" w14:paraId="3F5A3B08" w14:textId="77777777">
        <w:trPr>
          <w:trHeight w:val="10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651E8B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2.1.30 </w:t>
            </w:r>
            <w:r w:rsidRPr="00D53134">
              <w:rPr>
                <w:rFonts w:asciiTheme="minorBidi" w:hAnsiTheme="minorBidi" w:cstheme="minorBidi"/>
                <w:b/>
                <w:sz w:val="24"/>
                <w:szCs w:val="24"/>
              </w:rPr>
              <w:t>устойчивость системы</w:t>
            </w:r>
            <w:r w:rsidRPr="00D53134">
              <w:rPr>
                <w:rFonts w:asciiTheme="minorBidi" w:hAnsiTheme="minorBidi" w:cstheme="minorBidi"/>
                <w:sz w:val="24"/>
                <w:szCs w:val="24"/>
              </w:rPr>
              <w:t xml:space="preserve"> (ИП) (stability): Способность объекта-системы воспринимать различные воздействия в определенных масштабах без изменения своих свойств и характеристик в неопределенной длительной перспективе.</w:t>
            </w:r>
          </w:p>
        </w:tc>
      </w:tr>
      <w:tr w:rsidR="007B27A7" w:rsidRPr="00D53134" w14:paraId="6265433C" w14:textId="77777777">
        <w:trPr>
          <w:trHeight w:val="4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397675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2.1.31 </w:t>
            </w:r>
            <w:r w:rsidRPr="00D53134">
              <w:rPr>
                <w:rFonts w:asciiTheme="minorBidi" w:hAnsiTheme="minorBidi" w:cstheme="minorBidi"/>
                <w:b/>
                <w:sz w:val="24"/>
                <w:szCs w:val="24"/>
              </w:rPr>
              <w:t>отношение</w:t>
            </w:r>
            <w:r w:rsidRPr="00D53134">
              <w:rPr>
                <w:rFonts w:asciiTheme="minorBidi" w:hAnsiTheme="minorBidi" w:cstheme="minorBidi"/>
                <w:sz w:val="24"/>
                <w:szCs w:val="24"/>
              </w:rPr>
              <w:t xml:space="preserve"> (relations): Характеристика связывающая одну вещь с другой.</w:t>
            </w:r>
          </w:p>
        </w:tc>
      </w:tr>
      <w:tr w:rsidR="007B27A7" w:rsidRPr="00D53134" w14:paraId="3227A72E" w14:textId="77777777">
        <w:trPr>
          <w:trHeight w:val="8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1D136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2.1.32 </w:t>
            </w:r>
            <w:r w:rsidRPr="00D53134">
              <w:rPr>
                <w:rFonts w:asciiTheme="minorBidi" w:hAnsiTheme="minorBidi" w:cstheme="minorBidi"/>
                <w:b/>
                <w:sz w:val="24"/>
                <w:szCs w:val="24"/>
              </w:rPr>
              <w:t>параметр</w:t>
            </w:r>
            <w:r w:rsidRPr="00D53134">
              <w:rPr>
                <w:rFonts w:asciiTheme="minorBidi" w:hAnsiTheme="minorBidi" w:cstheme="minorBidi"/>
                <w:sz w:val="24"/>
                <w:szCs w:val="24"/>
              </w:rPr>
              <w:t xml:space="preserve"> (governing parameter): Признак или величина, характеризующая какое-либо свойство объекта и принимающая различные значения</w:t>
            </w:r>
          </w:p>
        </w:tc>
      </w:tr>
      <w:tr w:rsidR="007B27A7" w:rsidRPr="00D53134" w14:paraId="1DA4B248" w14:textId="77777777">
        <w:trPr>
          <w:trHeight w:val="14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6455A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2.1.33 </w:t>
            </w:r>
            <w:r w:rsidRPr="00D53134">
              <w:rPr>
                <w:rFonts w:asciiTheme="minorBidi" w:hAnsiTheme="minorBidi" w:cstheme="minorBidi"/>
                <w:b/>
                <w:sz w:val="24"/>
                <w:szCs w:val="24"/>
              </w:rPr>
              <w:t>менеджмент знаний</w:t>
            </w:r>
            <w:r w:rsidRPr="00D53134">
              <w:rPr>
                <w:rFonts w:asciiTheme="minorBidi" w:hAnsiTheme="minorBidi" w:cstheme="minorBidi"/>
                <w:sz w:val="24"/>
                <w:szCs w:val="24"/>
              </w:rPr>
              <w:t xml:space="preserve"> (knowledge management): Управление знаниями представляет собой систематический процесс создания и преобразования индивидуального и группового, научного и практического опыта (информации) на основе системного подхода в рамках жизненного цикла с целью повышения способов и сроков доставки информации в нужное время для эффективной реализации бизнес-процессов.</w:t>
            </w:r>
          </w:p>
        </w:tc>
      </w:tr>
      <w:tr w:rsidR="007B27A7" w:rsidRPr="00D53134" w14:paraId="1A6589FE" w14:textId="77777777">
        <w:trPr>
          <w:trHeight w:val="12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25823E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2.1.34 </w:t>
            </w:r>
            <w:r w:rsidRPr="00D53134">
              <w:rPr>
                <w:rFonts w:asciiTheme="minorBidi" w:hAnsiTheme="minorBidi" w:cstheme="minorBidi"/>
                <w:b/>
                <w:sz w:val="24"/>
                <w:szCs w:val="24"/>
              </w:rPr>
              <w:t>инновация</w:t>
            </w:r>
            <w:r w:rsidRPr="00D53134">
              <w:rPr>
                <w:rFonts w:asciiTheme="minorBidi" w:hAnsiTheme="minorBidi" w:cstheme="minorBidi"/>
                <w:sz w:val="24"/>
                <w:szCs w:val="24"/>
              </w:rPr>
              <w:t xml:space="preserve"> (innovation): Новый или изменённый объект-система, создающий или перераспределяющей ценность. Конечный результат инновационной деятельности, получивший реализацию в виде нового или усовершенствованного продукта, реализуемого на рынке, нового или усовершенствованного технологического процесса, используемого в практической деятельности.</w:t>
            </w:r>
          </w:p>
        </w:tc>
      </w:tr>
      <w:tr w:rsidR="007B27A7" w:rsidRPr="00D53134" w14:paraId="7BC1DF49" w14:textId="77777777">
        <w:trPr>
          <w:trHeight w:val="56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446B968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2.1.35</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6E7AE7A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7C14C78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44368CB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3271694"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9FEF4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законодательное требование</w:t>
            </w:r>
            <w:r w:rsidRPr="00D53134">
              <w:rPr>
                <w:rFonts w:asciiTheme="minorBidi" w:hAnsiTheme="minorBidi" w:cstheme="minorBidi"/>
                <w:sz w:val="24"/>
                <w:szCs w:val="24"/>
              </w:rPr>
              <w:t xml:space="preserve"> (statutory requirement): Обязательное требование, установленное законодательным органом.</w:t>
            </w:r>
          </w:p>
          <w:p w14:paraId="2DAC398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3.6.6]</w:t>
            </w:r>
          </w:p>
        </w:tc>
      </w:tr>
      <w:tr w:rsidR="007B27A7" w:rsidRPr="00D53134" w14:paraId="298814F7" w14:textId="77777777">
        <w:trPr>
          <w:trHeight w:val="56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4D9A0A4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2.1.36</w:t>
            </w:r>
          </w:p>
        </w:tc>
      </w:tr>
      <w:tr w:rsidR="007B27A7" w:rsidRPr="00D53134" w14:paraId="1728681F"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9907C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технико-нормативное требования</w:t>
            </w:r>
            <w:r w:rsidRPr="00D53134">
              <w:rPr>
                <w:rFonts w:asciiTheme="minorBidi" w:hAnsiTheme="minorBidi" w:cstheme="minorBidi"/>
                <w:sz w:val="24"/>
                <w:szCs w:val="24"/>
              </w:rPr>
              <w:t xml:space="preserve"> (regulatory requirement): Обязательное требование, установленное органом, уполномоченным законодательным органом.</w:t>
            </w:r>
          </w:p>
          <w:p w14:paraId="5DCCDC3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3.6.7]</w:t>
            </w:r>
          </w:p>
        </w:tc>
      </w:tr>
      <w:tr w:rsidR="007B27A7" w:rsidRPr="00D53134" w14:paraId="29CB9ED6" w14:textId="77777777">
        <w:trPr>
          <w:trHeight w:val="48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042F2DB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2.1.37</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20F90DF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0D99595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4F05BA5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A000B9C"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9946C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прослеживаемость</w:t>
            </w:r>
            <w:r w:rsidRPr="00D53134">
              <w:rPr>
                <w:rFonts w:asciiTheme="minorBidi" w:hAnsiTheme="minorBidi" w:cstheme="minorBidi"/>
                <w:sz w:val="24"/>
                <w:szCs w:val="24"/>
              </w:rPr>
              <w:t xml:space="preserve"> (traceability): Возможность проследить историю, применение или местонахождение объекта.</w:t>
            </w:r>
          </w:p>
          <w:p w14:paraId="2A3DA56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3.6.13]</w:t>
            </w:r>
          </w:p>
        </w:tc>
      </w:tr>
      <w:tr w:rsidR="007B27A7" w:rsidRPr="00D53134" w14:paraId="64655471" w14:textId="77777777">
        <w:trPr>
          <w:trHeight w:val="56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0ECA1E5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2.1.38</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7AF9B73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58F6456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7AD1F9B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F5AA196" w14:textId="77777777">
        <w:trPr>
          <w:trHeight w:val="88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E655C2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цель</w:t>
            </w:r>
            <w:r w:rsidRPr="00D53134">
              <w:rPr>
                <w:rFonts w:asciiTheme="minorBidi" w:hAnsiTheme="minorBidi" w:cstheme="minorBidi"/>
                <w:sz w:val="24"/>
                <w:szCs w:val="24"/>
              </w:rPr>
              <w:t xml:space="preserve"> (objective): Результат, который должен быть достигнут.</w:t>
            </w:r>
          </w:p>
          <w:p w14:paraId="318DFE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3.7.1]</w:t>
            </w:r>
          </w:p>
        </w:tc>
      </w:tr>
      <w:tr w:rsidR="007B27A7" w:rsidRPr="00D53134" w14:paraId="292DEA06" w14:textId="77777777">
        <w:trPr>
          <w:trHeight w:val="23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F5C56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Цели могут относиться к разным аспектам (такие, как финансовые цели, цели в области здоровья и безопасности, экологии), а также применяться на разных уровнях (например, стратегическом, организации в целом, проекта, продукции и процесса).</w:t>
            </w:r>
          </w:p>
          <w:p w14:paraId="69A3701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Цель может быть выражена разными способами, например, в виде намеченного результата, намерения, критерия работы, цели в области качества или другими словами со схожими значениями (например, целевая установка, заданная величина, задача).</w:t>
            </w:r>
          </w:p>
          <w:p w14:paraId="3E10E4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 контексте системы менеджмента качества цели в области качества, устанавливаемые организацией, согласуют с политикой в области качества для достижения определенных результатов.</w:t>
            </w:r>
          </w:p>
        </w:tc>
      </w:tr>
      <w:tr w:rsidR="007B27A7" w:rsidRPr="00D53134" w14:paraId="45EB9E92"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177A46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C772D9B"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B2F30F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2.1.39</w:t>
            </w:r>
          </w:p>
        </w:tc>
      </w:tr>
      <w:tr w:rsidR="007B27A7" w:rsidRPr="00D53134" w14:paraId="4C03F79D"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631D691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докумен</w:t>
            </w:r>
            <w:r w:rsidRPr="00D53134">
              <w:rPr>
                <w:rFonts w:asciiTheme="minorBidi" w:hAnsiTheme="minorBidi" w:cstheme="minorBidi"/>
                <w:sz w:val="24"/>
                <w:szCs w:val="24"/>
              </w:rPr>
              <w:t>т (document): Представление информации, формат хранения и носитель, на котором эта информация представлена.</w:t>
            </w:r>
          </w:p>
          <w:p w14:paraId="7A55E37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3.8.5]</w:t>
            </w:r>
          </w:p>
        </w:tc>
      </w:tr>
      <w:tr w:rsidR="007B27A7" w:rsidRPr="00D53134" w14:paraId="6A5B390B" w14:textId="77777777">
        <w:trPr>
          <w:trHeight w:val="236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3F227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Носитель может быть бумажным, магнитным, электронным или оптическим, компьютерным диском, фотографией или образцом, или их комбинацией.</w:t>
            </w:r>
          </w:p>
          <w:p w14:paraId="441A26A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Комплект документов, например, спецификаций и записей, часто называется «документацией».</w:t>
            </w:r>
          </w:p>
          <w:p w14:paraId="3A4A362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Некоторые требования (например, требование к разборчивости текста) относятся ко всем видам документов, однако могут быть разные требования к спецификациям (например, требование к управлению редакциями) и записям (например, требование к восстановлению доступности).</w:t>
            </w:r>
          </w:p>
          <w:p w14:paraId="4C0B58D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Документ может быть электронным, интерактивным и т.д.</w:t>
            </w:r>
          </w:p>
        </w:tc>
      </w:tr>
      <w:tr w:rsidR="007B27A7" w:rsidRPr="00D53134" w14:paraId="7A24CEB6"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8A8432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50F4A82" w14:textId="77777777">
        <w:trPr>
          <w:trHeight w:val="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11B080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2.1.40 </w:t>
            </w:r>
            <w:r w:rsidRPr="00D53134">
              <w:rPr>
                <w:rFonts w:asciiTheme="minorBidi" w:hAnsiTheme="minorBidi" w:cstheme="minorBidi"/>
                <w:b/>
                <w:sz w:val="24"/>
                <w:szCs w:val="24"/>
              </w:rPr>
              <w:t>референтный документ</w:t>
            </w:r>
            <w:r w:rsidRPr="00D53134">
              <w:rPr>
                <w:rFonts w:asciiTheme="minorBidi" w:hAnsiTheme="minorBidi" w:cstheme="minorBidi"/>
                <w:sz w:val="24"/>
                <w:szCs w:val="24"/>
              </w:rPr>
              <w:t xml:space="preserve"> (reference document): Документ, содержащий ссылки на другие документы</w:t>
            </w:r>
          </w:p>
        </w:tc>
      </w:tr>
      <w:tr w:rsidR="007B27A7" w:rsidRPr="00D53134" w14:paraId="08C1B9A4" w14:textId="77777777">
        <w:trPr>
          <w:trHeight w:val="50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26AA3AF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2.1.41</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6BA4D21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2D1DD88A"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6D08E18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434E82C" w14:textId="77777777">
        <w:trPr>
          <w:trHeight w:val="88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B6CC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спецификация</w:t>
            </w:r>
            <w:r w:rsidRPr="00D53134">
              <w:rPr>
                <w:rFonts w:asciiTheme="minorBidi" w:hAnsiTheme="minorBidi" w:cstheme="minorBidi"/>
                <w:sz w:val="24"/>
                <w:szCs w:val="24"/>
              </w:rPr>
              <w:t xml:space="preserve"> (specification): Документ, устанавливающий требования.</w:t>
            </w:r>
          </w:p>
          <w:p w14:paraId="6A88912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3.8.7]</w:t>
            </w:r>
          </w:p>
        </w:tc>
      </w:tr>
      <w:tr w:rsidR="007B27A7" w:rsidRPr="00D53134" w14:paraId="505BE03E"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4CBBAE8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lastRenderedPageBreak/>
              <w:t>2.1.42</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572298DA"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654EC50D"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19EA661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1EF897B"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6FB67A7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запись</w:t>
            </w:r>
            <w:r w:rsidRPr="00D53134">
              <w:rPr>
                <w:rFonts w:asciiTheme="minorBidi" w:hAnsiTheme="minorBidi" w:cstheme="minorBidi"/>
                <w:sz w:val="24"/>
                <w:szCs w:val="24"/>
              </w:rPr>
              <w:t xml:space="preserve"> (record): Документ, содержащий достигнутые результаты или свидетельства осуществленной деятельности с указанием версии.</w:t>
            </w:r>
          </w:p>
          <w:p w14:paraId="4685468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3.8.10]</w:t>
            </w:r>
          </w:p>
        </w:tc>
      </w:tr>
      <w:tr w:rsidR="007B27A7" w:rsidRPr="00D53134" w14:paraId="275590B4" w14:textId="77777777">
        <w:trPr>
          <w:trHeight w:val="104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79DE6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Записи могут использоваться, например, для оформления прослеживаемости и представления свидетельств проведения верификации, предупреждающих действий и корректирующих действий. Записи, как правило, не требуют управления изменениями.</w:t>
            </w:r>
          </w:p>
        </w:tc>
      </w:tr>
      <w:tr w:rsidR="007B27A7" w:rsidRPr="00D53134" w14:paraId="5A8397F9"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189D02D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2.1.43</w:t>
            </w:r>
          </w:p>
        </w:tc>
      </w:tr>
      <w:tr w:rsidR="007B27A7" w:rsidRPr="00D53134" w14:paraId="4F3F5F76"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6A146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конфигурация</w:t>
            </w:r>
            <w:r w:rsidRPr="00D53134">
              <w:rPr>
                <w:rFonts w:asciiTheme="minorBidi" w:hAnsiTheme="minorBidi" w:cstheme="minorBidi"/>
                <w:sz w:val="24"/>
                <w:szCs w:val="24"/>
              </w:rPr>
              <w:t xml:space="preserve"> (configuration): Взаимосвязанные функциональные и физические характеристики продукции или услуги, установленные в информации о конфигурации продукции.</w:t>
            </w:r>
          </w:p>
          <w:p w14:paraId="519EAC2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3.10.6]</w:t>
            </w:r>
          </w:p>
        </w:tc>
      </w:tr>
      <w:tr w:rsidR="007B27A7" w:rsidRPr="00D53134" w14:paraId="5E6E2648" w14:textId="77777777">
        <w:trPr>
          <w:trHeight w:val="50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4D3DFF0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2.1.44</w:t>
            </w:r>
          </w:p>
        </w:tc>
      </w:tr>
      <w:tr w:rsidR="007B27A7" w:rsidRPr="00D53134" w14:paraId="0FA3831C"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F777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 xml:space="preserve">определение </w:t>
            </w:r>
            <w:r w:rsidRPr="00D53134">
              <w:rPr>
                <w:rFonts w:asciiTheme="minorBidi" w:hAnsiTheme="minorBidi" w:cstheme="minorBidi"/>
                <w:sz w:val="24"/>
                <w:szCs w:val="24"/>
              </w:rPr>
              <w:t>(determination): Действия по установлению одной или более характеристик и величин этих характеристик.</w:t>
            </w:r>
          </w:p>
          <w:p w14:paraId="4656EBD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3.11.1]</w:t>
            </w:r>
          </w:p>
        </w:tc>
      </w:tr>
      <w:tr w:rsidR="007B27A7" w:rsidRPr="00D53134" w14:paraId="25CA87B6" w14:textId="77777777">
        <w:trPr>
          <w:trHeight w:val="54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0EE98C6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2.1.45</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30BB62D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1FCAD64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438A256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C6A7AE1"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C5250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анализ</w:t>
            </w:r>
            <w:r w:rsidRPr="00D53134">
              <w:rPr>
                <w:rFonts w:asciiTheme="minorBidi" w:hAnsiTheme="minorBidi" w:cstheme="minorBidi"/>
                <w:sz w:val="24"/>
                <w:szCs w:val="24"/>
              </w:rPr>
              <w:t xml:space="preserve"> (review): Определение пригодности, адекватности или результативности объекта-системы для достижения установленных целей.</w:t>
            </w:r>
          </w:p>
          <w:p w14:paraId="572AB4E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3.11.2]</w:t>
            </w:r>
          </w:p>
        </w:tc>
      </w:tr>
      <w:tr w:rsidR="007B27A7" w:rsidRPr="00D53134" w14:paraId="1907F1BB" w14:textId="77777777">
        <w:trPr>
          <w:trHeight w:val="48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3BF8BA5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2.1.46</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50127D9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7068003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60DCFDF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480A13F"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1563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информация о конфигурации объекта</w:t>
            </w:r>
            <w:r w:rsidRPr="00D53134">
              <w:rPr>
                <w:rFonts w:asciiTheme="minorBidi" w:hAnsiTheme="minorBidi" w:cstheme="minorBidi"/>
                <w:sz w:val="24"/>
                <w:szCs w:val="24"/>
              </w:rPr>
              <w:t xml:space="preserve"> (object configuration information): Совокупность требований, документов и данных по проектированию, производству, верификации, валидации, функционированию и обслуживанию и/или другая информация об объекте</w:t>
            </w:r>
          </w:p>
          <w:p w14:paraId="59E5808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3.6.8]</w:t>
            </w:r>
          </w:p>
        </w:tc>
      </w:tr>
      <w:tr w:rsidR="007B27A7" w:rsidRPr="00D53134" w14:paraId="4340E1CB" w14:textId="77777777">
        <w:trPr>
          <w:trHeight w:val="44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65B6BE6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2.1.47</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2EB48C4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5F76657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5C1F991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64F93332" w14:textId="77777777">
        <w:trPr>
          <w:trHeight w:val="88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2B230BC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версия</w:t>
            </w:r>
            <w:r w:rsidRPr="00D53134">
              <w:rPr>
                <w:rFonts w:asciiTheme="minorBidi" w:hAnsiTheme="minorBidi" w:cstheme="minorBidi"/>
                <w:sz w:val="24"/>
                <w:szCs w:val="24"/>
              </w:rPr>
              <w:t xml:space="preserve"> (version): Идентифицированный экземпляр информации.</w:t>
            </w:r>
          </w:p>
          <w:p w14:paraId="7A88964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w:t>
            </w:r>
          </w:p>
        </w:tc>
      </w:tr>
      <w:tr w:rsidR="007B27A7" w:rsidRPr="00D53134" w14:paraId="23C1A75E" w14:textId="77777777">
        <w:trPr>
          <w:trHeight w:val="104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2E017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 Модификация какой-либо версии программного продукта, воплощенная в новой версии требует действий менеджмента конфигураций.</w:t>
            </w:r>
          </w:p>
          <w:p w14:paraId="4AFB3F8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323C341" w14:textId="77777777">
        <w:trPr>
          <w:trHeight w:val="46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73E7BE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2.1.48</w:t>
            </w:r>
          </w:p>
        </w:tc>
      </w:tr>
      <w:tr w:rsidR="007B27A7" w:rsidRPr="00D53134" w14:paraId="354CE665" w14:textId="77777777">
        <w:trPr>
          <w:trHeight w:val="7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5E065DE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верификация</w:t>
            </w:r>
            <w:r w:rsidRPr="00D53134">
              <w:rPr>
                <w:rFonts w:asciiTheme="minorBidi" w:hAnsiTheme="minorBidi" w:cstheme="minorBidi"/>
                <w:sz w:val="24"/>
                <w:szCs w:val="24"/>
              </w:rPr>
              <w:t xml:space="preserve"> (verification): Подтверждение, на основе представления объективных свидетельств, того, что заданные требования полностью выполнены. [ГОСТ Р ИСО/МЭК 12207:2010, статья 4.55]</w:t>
            </w:r>
          </w:p>
        </w:tc>
      </w:tr>
      <w:tr w:rsidR="007B27A7" w:rsidRPr="00D53134" w14:paraId="5352C70E" w14:textId="77777777">
        <w:trPr>
          <w:trHeight w:val="104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2F801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Примечание - Верификация в контексте жизненного цикла представляет собой совокупность действий по сравнению полученного результата жизненного цикла с требуемыми характеристиками для этого результата. Результатами жизненного цикла могут являться (но не ограничиваться ими): заданные требования, описание проекта и непосредственно система.</w:t>
            </w:r>
          </w:p>
        </w:tc>
      </w:tr>
      <w:tr w:rsidR="007B27A7" w:rsidRPr="00D53134" w14:paraId="28FDA413"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29AB3AD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2.1.49</w:t>
            </w:r>
          </w:p>
        </w:tc>
      </w:tr>
      <w:tr w:rsidR="007B27A7" w:rsidRPr="00D53134" w14:paraId="6769BA0E" w14:textId="77777777">
        <w:trPr>
          <w:trHeight w:val="116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258C2F7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валидация</w:t>
            </w:r>
            <w:r w:rsidRPr="00D53134">
              <w:rPr>
                <w:rFonts w:asciiTheme="minorBidi" w:hAnsiTheme="minorBidi" w:cstheme="minorBidi"/>
                <w:sz w:val="24"/>
                <w:szCs w:val="24"/>
              </w:rPr>
              <w:t xml:space="preserve"> (validation): Подтверждение на основе представления объективных свидетельств) того, что заданные требования, предназначенные для конкретного использования или применения, выполнены.</w:t>
            </w:r>
          </w:p>
          <w:p w14:paraId="0E04C0E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ИСО/МЭК 12207:2010 2, статья 4.54]</w:t>
            </w:r>
          </w:p>
        </w:tc>
      </w:tr>
      <w:tr w:rsidR="007B27A7" w:rsidRPr="00D53134" w14:paraId="31AADE0F" w14:textId="77777777">
        <w:trPr>
          <w:trHeight w:val="86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139E4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Валидация в контексте жизненного цикла представляет собой совокупность действий, гарантирующих и обеспечивающих уверенность в том, что система способна реализовать сове предназначение, текущие и перспективные цели.</w:t>
            </w:r>
          </w:p>
        </w:tc>
      </w:tr>
      <w:tr w:rsidR="007B27A7" w:rsidRPr="00D53134" w14:paraId="7280E0C3" w14:textId="77777777">
        <w:trPr>
          <w:trHeight w:val="46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0315B30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2.1.50</w:t>
            </w:r>
          </w:p>
        </w:tc>
      </w:tr>
      <w:tr w:rsidR="007B27A7" w:rsidRPr="00D53134" w14:paraId="27B4BFE5"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3B89E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статус версии</w:t>
            </w:r>
            <w:r w:rsidRPr="00D53134">
              <w:rPr>
                <w:rFonts w:asciiTheme="minorBidi" w:hAnsiTheme="minorBidi" w:cstheme="minorBidi"/>
                <w:sz w:val="24"/>
                <w:szCs w:val="24"/>
              </w:rPr>
              <w:t xml:space="preserve"> (status of version): Признак, присваиваемый документу (версии документа) в автоматизированной системе управления документами, и определяющий готовность документа (версии документа) и/или возможность дальнейшего использования документа по назначению.</w:t>
            </w:r>
          </w:p>
          <w:p w14:paraId="68267DC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2.051:2013, статья 3.1.7]</w:t>
            </w:r>
          </w:p>
        </w:tc>
      </w:tr>
    </w:tbl>
    <w:p w14:paraId="5C32844A" w14:textId="77777777" w:rsidR="007B27A7" w:rsidRPr="00D53134" w:rsidRDefault="007B27A7" w:rsidP="00D53134">
      <w:pPr>
        <w:jc w:val="both"/>
        <w:rPr>
          <w:rFonts w:asciiTheme="minorBidi" w:hAnsiTheme="minorBidi" w:cstheme="minorBidi"/>
          <w:sz w:val="24"/>
          <w:szCs w:val="24"/>
        </w:rPr>
      </w:pPr>
    </w:p>
    <w:p w14:paraId="1909EB65"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2.2 Определение систем и связанных с ними понятий</w:t>
      </w:r>
    </w:p>
    <w:p w14:paraId="2C98335F"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7"/>
        <w:tblW w:w="98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35"/>
        <w:gridCol w:w="2355"/>
        <w:gridCol w:w="4260"/>
        <w:gridCol w:w="2190"/>
      </w:tblGrid>
      <w:tr w:rsidR="007B27A7" w:rsidRPr="00D53134" w14:paraId="31F47C0F" w14:textId="77777777">
        <w:trPr>
          <w:trHeight w:val="440"/>
        </w:trPr>
        <w:tc>
          <w:tcPr>
            <w:tcW w:w="1035" w:type="dxa"/>
            <w:tcBorders>
              <w:top w:val="nil"/>
              <w:left w:val="nil"/>
              <w:bottom w:val="single" w:sz="8" w:space="0" w:color="000000"/>
              <w:right w:val="nil"/>
            </w:tcBorders>
            <w:shd w:val="clear" w:color="auto" w:fill="auto"/>
            <w:tcMar>
              <w:top w:w="100" w:type="dxa"/>
              <w:left w:w="100" w:type="dxa"/>
              <w:bottom w:w="100" w:type="dxa"/>
              <w:right w:w="100" w:type="dxa"/>
            </w:tcMar>
          </w:tcPr>
          <w:p w14:paraId="65F7876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2.2.1</w:t>
            </w:r>
          </w:p>
        </w:tc>
        <w:tc>
          <w:tcPr>
            <w:tcW w:w="2355" w:type="dxa"/>
            <w:tcBorders>
              <w:top w:val="nil"/>
              <w:left w:val="nil"/>
              <w:bottom w:val="single" w:sz="8" w:space="0" w:color="000000"/>
              <w:right w:val="nil"/>
            </w:tcBorders>
            <w:shd w:val="clear" w:color="auto" w:fill="auto"/>
            <w:tcMar>
              <w:top w:w="100" w:type="dxa"/>
              <w:left w:w="100" w:type="dxa"/>
              <w:bottom w:w="100" w:type="dxa"/>
              <w:right w:w="100" w:type="dxa"/>
            </w:tcMar>
          </w:tcPr>
          <w:p w14:paraId="64121D4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60" w:type="dxa"/>
            <w:tcBorders>
              <w:top w:val="nil"/>
              <w:left w:val="nil"/>
              <w:bottom w:val="single" w:sz="8" w:space="0" w:color="000000"/>
              <w:right w:val="nil"/>
            </w:tcBorders>
            <w:shd w:val="clear" w:color="auto" w:fill="auto"/>
            <w:tcMar>
              <w:top w:w="100" w:type="dxa"/>
              <w:left w:w="100" w:type="dxa"/>
              <w:bottom w:w="100" w:type="dxa"/>
              <w:right w:w="100" w:type="dxa"/>
            </w:tcMar>
          </w:tcPr>
          <w:p w14:paraId="25F9589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190" w:type="dxa"/>
            <w:tcBorders>
              <w:top w:val="nil"/>
              <w:left w:val="nil"/>
              <w:bottom w:val="single" w:sz="8" w:space="0" w:color="000000"/>
              <w:right w:val="nil"/>
            </w:tcBorders>
            <w:shd w:val="clear" w:color="auto" w:fill="auto"/>
            <w:tcMar>
              <w:top w:w="100" w:type="dxa"/>
              <w:left w:w="100" w:type="dxa"/>
              <w:bottom w:w="100" w:type="dxa"/>
              <w:right w:w="100" w:type="dxa"/>
            </w:tcMar>
          </w:tcPr>
          <w:p w14:paraId="69C7D2F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EDDF152" w14:textId="77777777">
        <w:trPr>
          <w:trHeight w:val="176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4825B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системный подход</w:t>
            </w:r>
            <w:r w:rsidRPr="00D53134">
              <w:rPr>
                <w:rFonts w:asciiTheme="minorBidi" w:hAnsiTheme="minorBidi" w:cstheme="minorBidi"/>
                <w:sz w:val="24"/>
                <w:szCs w:val="24"/>
              </w:rPr>
              <w:t xml:space="preserve"> (systems thinking): Методология научного познания объекта, рассматривающая его в виде модели, путем вычленения информации из физической реальности с той или иной степенью приближения, по выбору исследователя, и формирующая относительно самодостаточное описание целостного комплекса взаимосвязанных элементов; совокупности взаимодействующих объектов; совокупности сущностей и отношений.</w:t>
            </w:r>
          </w:p>
          <w:p w14:paraId="69DC98C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[3]</w:t>
            </w:r>
          </w:p>
        </w:tc>
      </w:tr>
      <w:tr w:rsidR="007B27A7" w:rsidRPr="00D53134" w14:paraId="43409253"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37FA7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E194D67" w14:textId="77777777">
        <w:trPr>
          <w:trHeight w:val="11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F3A63F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2.2.2 </w:t>
            </w:r>
            <w:r w:rsidRPr="00D53134">
              <w:rPr>
                <w:rFonts w:asciiTheme="minorBidi" w:hAnsiTheme="minorBidi" w:cstheme="minorBidi"/>
                <w:b/>
                <w:sz w:val="24"/>
                <w:szCs w:val="24"/>
              </w:rPr>
              <w:t>система</w:t>
            </w:r>
            <w:r w:rsidRPr="00D53134">
              <w:rPr>
                <w:rFonts w:asciiTheme="minorBidi" w:hAnsiTheme="minorBidi" w:cstheme="minorBidi"/>
                <w:sz w:val="24"/>
                <w:szCs w:val="24"/>
              </w:rPr>
              <w:t xml:space="preserve"> (system): Множество объектов-систем, построенное по отношениям r множества отношений {R}, законам композиции z множества законов композиции {Z} из «первичных» элементов m множества {M}, выделенного по основаниям a множества оснований {A} из универсума U. При этом множества {Z}, {Z} и {R}, {Z} и {R} и {M} могут быть и пустыми.</w:t>
            </w:r>
          </w:p>
        </w:tc>
      </w:tr>
      <w:tr w:rsidR="007B27A7" w:rsidRPr="00D53134" w14:paraId="695144A9" w14:textId="77777777">
        <w:trPr>
          <w:trHeight w:val="10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BBB200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контексте интегрированного подхода множество элементов {M} является множеством свойств объекта. Множество оснований {A} является множеством параметров объекта.</w:t>
            </w:r>
          </w:p>
          <w:p w14:paraId="64C80AC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FFD7CF4" w14:textId="77777777">
        <w:trPr>
          <w:trHeight w:val="12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DC3EA3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2.2.3 </w:t>
            </w:r>
            <w:r w:rsidRPr="00D53134">
              <w:rPr>
                <w:rFonts w:asciiTheme="minorBidi" w:hAnsiTheme="minorBidi" w:cstheme="minorBidi"/>
                <w:b/>
                <w:sz w:val="24"/>
                <w:szCs w:val="24"/>
              </w:rPr>
              <w:t>системная инженерия</w:t>
            </w:r>
            <w:r w:rsidRPr="00D53134">
              <w:rPr>
                <w:rFonts w:asciiTheme="minorBidi" w:hAnsiTheme="minorBidi" w:cstheme="minorBidi"/>
                <w:sz w:val="24"/>
                <w:szCs w:val="24"/>
              </w:rPr>
              <w:t xml:space="preserve"> (system engineering): Междисциплинарный подход к созданию успешных систем, определяющий̆ полный̆ набор технических и управленческих усилий, необходимых для преобразования совокупности потребностей клиента, ожиданий и ограничений в решения и для поддержки этих решений на протяжении их жизненного цикла.</w:t>
            </w:r>
          </w:p>
        </w:tc>
      </w:tr>
      <w:tr w:rsidR="007B27A7" w:rsidRPr="00D53134" w14:paraId="0336D9D9" w14:textId="77777777">
        <w:trPr>
          <w:trHeight w:val="1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AAF540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2.2.4 </w:t>
            </w:r>
            <w:r w:rsidRPr="00D53134">
              <w:rPr>
                <w:rFonts w:asciiTheme="minorBidi" w:hAnsiTheme="minorBidi" w:cstheme="minorBidi"/>
                <w:b/>
                <w:sz w:val="24"/>
                <w:szCs w:val="24"/>
              </w:rPr>
              <w:t>подсистема</w:t>
            </w:r>
            <w:r w:rsidRPr="00D53134">
              <w:rPr>
                <w:rFonts w:asciiTheme="minorBidi" w:hAnsiTheme="minorBidi" w:cstheme="minorBidi"/>
                <w:sz w:val="24"/>
                <w:szCs w:val="24"/>
              </w:rPr>
              <w:t xml:space="preserve"> (subsystem): Часть системы, которая изучается самостоятельно и соответствует определению объекта-системы. Каждая подсистема является, в свою очередь, системой, которая может делиться на более частные подсистемы. Когда рассматривается одна подсистема, то другие подсистемы являются для нее средой (или внешней средой). Связи подсистемы со средой осуществляются через входы и выходы. Разделение систем на подсистемы (со­ответственно моделей на подмодели, автономные модели) осуществляться в соответствии с системным подходом.</w:t>
            </w:r>
          </w:p>
        </w:tc>
      </w:tr>
      <w:tr w:rsidR="007B27A7" w:rsidRPr="00D53134" w14:paraId="1E6B86BC" w14:textId="77777777">
        <w:trPr>
          <w:trHeight w:val="14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A501CB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2.2.5</w:t>
            </w:r>
            <w:r w:rsidRPr="00D53134">
              <w:rPr>
                <w:rFonts w:asciiTheme="minorBidi" w:hAnsiTheme="minorBidi" w:cstheme="minorBidi"/>
                <w:b/>
                <w:sz w:val="24"/>
                <w:szCs w:val="24"/>
              </w:rPr>
              <w:t xml:space="preserve"> элемент системы</w:t>
            </w:r>
            <w:r w:rsidRPr="00D53134">
              <w:rPr>
                <w:rFonts w:asciiTheme="minorBidi" w:hAnsiTheme="minorBidi" w:cstheme="minorBidi"/>
                <w:sz w:val="24"/>
                <w:szCs w:val="24"/>
              </w:rPr>
              <w:t xml:space="preserve"> (system element): Подсистема дальше неделимая при исследовании и рассматриваемая как единое целое в соответствии с уровнем проработки и точкой зрения</w:t>
            </w:r>
          </w:p>
        </w:tc>
      </w:tr>
    </w:tbl>
    <w:p w14:paraId="1E1C9F6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4B1B3836" w14:textId="77777777" w:rsidR="007B27A7" w:rsidRPr="00D53134" w:rsidRDefault="007B27A7" w:rsidP="00D53134">
      <w:pPr>
        <w:jc w:val="both"/>
        <w:rPr>
          <w:rFonts w:asciiTheme="minorBidi" w:hAnsiTheme="minorBidi" w:cstheme="minorBidi"/>
          <w:sz w:val="24"/>
          <w:szCs w:val="24"/>
        </w:rPr>
      </w:pPr>
    </w:p>
    <w:p w14:paraId="6E483FA3"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4BE501E" w14:textId="77777777" w:rsidR="007B27A7" w:rsidRPr="00D53134" w:rsidRDefault="00FF04AB" w:rsidP="00D53134">
      <w:pPr>
        <w:spacing w:before="200"/>
        <w:ind w:left="140" w:firstLine="860"/>
        <w:jc w:val="both"/>
        <w:rPr>
          <w:rFonts w:asciiTheme="minorBidi" w:hAnsiTheme="minorBidi" w:cstheme="minorBidi"/>
          <w:b/>
          <w:sz w:val="24"/>
          <w:szCs w:val="24"/>
        </w:rPr>
      </w:pPr>
      <w:r w:rsidRPr="00D53134">
        <w:rPr>
          <w:rFonts w:asciiTheme="minorBidi" w:hAnsiTheme="minorBidi" w:cstheme="minorBidi"/>
          <w:b/>
          <w:sz w:val="24"/>
          <w:szCs w:val="24"/>
        </w:rPr>
        <w:t>2.3 Жизненный цикл и связанные с ним понятия</w:t>
      </w:r>
    </w:p>
    <w:p w14:paraId="74146B22"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8"/>
        <w:tblW w:w="98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20"/>
        <w:gridCol w:w="2625"/>
        <w:gridCol w:w="3960"/>
        <w:gridCol w:w="2235"/>
      </w:tblGrid>
      <w:tr w:rsidR="007B27A7" w:rsidRPr="00D53134" w14:paraId="1202B564" w14:textId="77777777">
        <w:trPr>
          <w:trHeight w:val="440"/>
        </w:trPr>
        <w:tc>
          <w:tcPr>
            <w:tcW w:w="1020" w:type="dxa"/>
            <w:tcBorders>
              <w:top w:val="nil"/>
              <w:left w:val="nil"/>
              <w:bottom w:val="single" w:sz="8" w:space="0" w:color="000000"/>
              <w:right w:val="nil"/>
            </w:tcBorders>
            <w:shd w:val="clear" w:color="auto" w:fill="auto"/>
            <w:tcMar>
              <w:top w:w="100" w:type="dxa"/>
              <w:left w:w="100" w:type="dxa"/>
              <w:bottom w:w="100" w:type="dxa"/>
              <w:right w:w="100" w:type="dxa"/>
            </w:tcMar>
          </w:tcPr>
          <w:p w14:paraId="4E5EE83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2.3.1</w:t>
            </w:r>
          </w:p>
        </w:tc>
        <w:tc>
          <w:tcPr>
            <w:tcW w:w="2625" w:type="dxa"/>
            <w:tcBorders>
              <w:top w:val="nil"/>
              <w:left w:val="nil"/>
              <w:bottom w:val="single" w:sz="8" w:space="0" w:color="000000"/>
              <w:right w:val="nil"/>
            </w:tcBorders>
            <w:shd w:val="clear" w:color="auto" w:fill="auto"/>
            <w:tcMar>
              <w:top w:w="100" w:type="dxa"/>
              <w:left w:w="100" w:type="dxa"/>
              <w:bottom w:w="100" w:type="dxa"/>
              <w:right w:w="100" w:type="dxa"/>
            </w:tcMar>
          </w:tcPr>
          <w:p w14:paraId="29FE8EE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single" w:sz="8" w:space="0" w:color="000000"/>
              <w:right w:val="nil"/>
            </w:tcBorders>
            <w:shd w:val="clear" w:color="auto" w:fill="auto"/>
            <w:tcMar>
              <w:top w:w="100" w:type="dxa"/>
              <w:left w:w="100" w:type="dxa"/>
              <w:bottom w:w="100" w:type="dxa"/>
              <w:right w:w="100" w:type="dxa"/>
            </w:tcMar>
          </w:tcPr>
          <w:p w14:paraId="25BDB58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79E99B9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5BB5520"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0CF5866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приобретающая сторона</w:t>
            </w:r>
            <w:r w:rsidRPr="00D53134">
              <w:rPr>
                <w:rFonts w:asciiTheme="minorBidi" w:hAnsiTheme="minorBidi" w:cstheme="minorBidi"/>
                <w:sz w:val="24"/>
                <w:szCs w:val="24"/>
              </w:rPr>
              <w:t xml:space="preserve"> (acquirer): Правообладатель, который приобретает или получает продукт или услугу от поставщика.</w:t>
            </w:r>
          </w:p>
          <w:p w14:paraId="42313B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ИСО/МЭК 12207:2010, статья 4.1]</w:t>
            </w:r>
          </w:p>
        </w:tc>
      </w:tr>
      <w:tr w:rsidR="007B27A7" w:rsidRPr="00D53134" w14:paraId="3ACA9326" w14:textId="77777777">
        <w:trPr>
          <w:trHeight w:val="46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BD9A0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Приобретающей стороной может быть: покупатель, заказчик, владелец.</w:t>
            </w:r>
          </w:p>
        </w:tc>
      </w:tr>
      <w:tr w:rsidR="007B27A7" w:rsidRPr="00D53134" w14:paraId="6590C241" w14:textId="77777777">
        <w:trPr>
          <w:trHeight w:val="560"/>
        </w:trPr>
        <w:tc>
          <w:tcPr>
            <w:tcW w:w="1020" w:type="dxa"/>
            <w:tcBorders>
              <w:top w:val="nil"/>
              <w:left w:val="nil"/>
              <w:bottom w:val="single" w:sz="8" w:space="0" w:color="000000"/>
              <w:right w:val="nil"/>
            </w:tcBorders>
            <w:shd w:val="clear" w:color="auto" w:fill="auto"/>
            <w:tcMar>
              <w:top w:w="100" w:type="dxa"/>
              <w:left w:w="100" w:type="dxa"/>
              <w:bottom w:w="100" w:type="dxa"/>
              <w:right w:w="100" w:type="dxa"/>
            </w:tcMar>
          </w:tcPr>
          <w:p w14:paraId="087BF0C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2.3.2</w:t>
            </w:r>
          </w:p>
        </w:tc>
        <w:tc>
          <w:tcPr>
            <w:tcW w:w="2625" w:type="dxa"/>
            <w:tcBorders>
              <w:top w:val="nil"/>
              <w:left w:val="nil"/>
              <w:bottom w:val="single" w:sz="8" w:space="0" w:color="000000"/>
              <w:right w:val="nil"/>
            </w:tcBorders>
            <w:shd w:val="clear" w:color="auto" w:fill="auto"/>
            <w:tcMar>
              <w:top w:w="100" w:type="dxa"/>
              <w:left w:w="100" w:type="dxa"/>
              <w:bottom w:w="100" w:type="dxa"/>
              <w:right w:w="100" w:type="dxa"/>
            </w:tcMar>
          </w:tcPr>
          <w:p w14:paraId="15D098D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single" w:sz="8" w:space="0" w:color="000000"/>
              <w:right w:val="nil"/>
            </w:tcBorders>
            <w:shd w:val="clear" w:color="auto" w:fill="auto"/>
            <w:tcMar>
              <w:top w:w="100" w:type="dxa"/>
              <w:left w:w="100" w:type="dxa"/>
              <w:bottom w:w="100" w:type="dxa"/>
              <w:right w:w="100" w:type="dxa"/>
            </w:tcMar>
          </w:tcPr>
          <w:p w14:paraId="7E848A2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3DB50BC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A406D24" w14:textId="77777777">
        <w:trPr>
          <w:trHeight w:val="14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91AF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деятельность</w:t>
            </w:r>
            <w:r w:rsidRPr="00D53134">
              <w:rPr>
                <w:rFonts w:asciiTheme="minorBidi" w:hAnsiTheme="minorBidi" w:cstheme="minorBidi"/>
                <w:sz w:val="24"/>
                <w:szCs w:val="24"/>
              </w:rPr>
              <w:t xml:space="preserve"> (activity): Совокупность действий, в результате которых расходуются время и ресурсы и выполнение которых необходимо для достижения или содействия достижению одного или нескольких результатов.</w:t>
            </w:r>
          </w:p>
          <w:p w14:paraId="2A0C706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 ГОСТ Р ИСО/МЭК 12207:2010, статья 4.3]</w:t>
            </w:r>
          </w:p>
        </w:tc>
      </w:tr>
      <w:tr w:rsidR="007B27A7" w:rsidRPr="00D53134" w14:paraId="46C27C27"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4A7DC7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2.3.3</w:t>
            </w:r>
          </w:p>
        </w:tc>
      </w:tr>
      <w:tr w:rsidR="007B27A7" w:rsidRPr="00D53134" w14:paraId="546E7410"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21CEB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автоматизированная деятельность</w:t>
            </w:r>
            <w:r w:rsidRPr="00D53134">
              <w:rPr>
                <w:rFonts w:asciiTheme="minorBidi" w:hAnsiTheme="minorBidi" w:cstheme="minorBidi"/>
                <w:sz w:val="24"/>
                <w:szCs w:val="24"/>
              </w:rPr>
              <w:t xml:space="preserve"> (automated activity): Часть бизнес процесса, последовательность операций которого может быть выполнена с помощью компьютера.</w:t>
            </w:r>
          </w:p>
          <w:p w14:paraId="6204278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[4]</w:t>
            </w:r>
          </w:p>
        </w:tc>
      </w:tr>
      <w:tr w:rsidR="007B27A7" w:rsidRPr="00D53134" w14:paraId="41FF036C" w14:textId="77777777">
        <w:trPr>
          <w:trHeight w:val="560"/>
        </w:trPr>
        <w:tc>
          <w:tcPr>
            <w:tcW w:w="1020" w:type="dxa"/>
            <w:tcBorders>
              <w:top w:val="nil"/>
              <w:left w:val="nil"/>
              <w:bottom w:val="single" w:sz="8" w:space="0" w:color="000000"/>
              <w:right w:val="nil"/>
            </w:tcBorders>
            <w:shd w:val="clear" w:color="auto" w:fill="auto"/>
            <w:tcMar>
              <w:top w:w="100" w:type="dxa"/>
              <w:left w:w="100" w:type="dxa"/>
              <w:bottom w:w="100" w:type="dxa"/>
              <w:right w:w="100" w:type="dxa"/>
            </w:tcMar>
          </w:tcPr>
          <w:p w14:paraId="2C675ED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2.3.4</w:t>
            </w:r>
          </w:p>
        </w:tc>
        <w:tc>
          <w:tcPr>
            <w:tcW w:w="2625" w:type="dxa"/>
            <w:tcBorders>
              <w:top w:val="nil"/>
              <w:left w:val="nil"/>
              <w:bottom w:val="single" w:sz="8" w:space="0" w:color="000000"/>
              <w:right w:val="nil"/>
            </w:tcBorders>
            <w:shd w:val="clear" w:color="auto" w:fill="auto"/>
            <w:tcMar>
              <w:top w:w="100" w:type="dxa"/>
              <w:left w:w="100" w:type="dxa"/>
              <w:bottom w:w="100" w:type="dxa"/>
              <w:right w:w="100" w:type="dxa"/>
            </w:tcMar>
          </w:tcPr>
          <w:p w14:paraId="14AED79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single" w:sz="8" w:space="0" w:color="000000"/>
              <w:right w:val="nil"/>
            </w:tcBorders>
            <w:shd w:val="clear" w:color="auto" w:fill="auto"/>
            <w:tcMar>
              <w:top w:w="100" w:type="dxa"/>
              <w:left w:w="100" w:type="dxa"/>
              <w:bottom w:w="100" w:type="dxa"/>
              <w:right w:w="100" w:type="dxa"/>
            </w:tcMar>
          </w:tcPr>
          <w:p w14:paraId="12929CF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1D9D98E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4C0A81A"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332098" w14:textId="77777777" w:rsidR="007B27A7" w:rsidRPr="00D53134" w:rsidRDefault="00FF04AB" w:rsidP="00D53134">
            <w:pPr>
              <w:jc w:val="both"/>
              <w:rPr>
                <w:rFonts w:asciiTheme="minorBidi" w:hAnsiTheme="minorBidi" w:cstheme="minorBidi"/>
                <w:color w:val="FF0000"/>
                <w:sz w:val="24"/>
                <w:szCs w:val="24"/>
              </w:rPr>
            </w:pPr>
            <w:r w:rsidRPr="00D53134">
              <w:rPr>
                <w:rFonts w:asciiTheme="minorBidi" w:hAnsiTheme="minorBidi" w:cstheme="minorBidi"/>
                <w:b/>
                <w:sz w:val="24"/>
                <w:szCs w:val="24"/>
              </w:rPr>
              <w:t>не автоматизированная деятельность</w:t>
            </w:r>
            <w:r w:rsidRPr="00D53134">
              <w:rPr>
                <w:rFonts w:asciiTheme="minorBidi" w:hAnsiTheme="minorBidi" w:cstheme="minorBidi"/>
                <w:sz w:val="24"/>
                <w:szCs w:val="24"/>
              </w:rPr>
              <w:t xml:space="preserve"> (manual activity): Часть бизнес процесса, последовательность операций которого не может быть выполнена с помощью компьютера и не входит в зону ответственности автоматизированной систему управления</w:t>
            </w:r>
            <w:r w:rsidRPr="00D53134">
              <w:rPr>
                <w:rFonts w:asciiTheme="minorBidi" w:hAnsiTheme="minorBidi" w:cstheme="minorBidi"/>
                <w:color w:val="FF0000"/>
                <w:sz w:val="24"/>
                <w:szCs w:val="24"/>
              </w:rPr>
              <w:t>.</w:t>
            </w:r>
          </w:p>
          <w:p w14:paraId="177669A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[4]</w:t>
            </w:r>
          </w:p>
        </w:tc>
      </w:tr>
      <w:tr w:rsidR="007B27A7" w:rsidRPr="00D53134" w14:paraId="2A616927" w14:textId="77777777">
        <w:trPr>
          <w:trHeight w:val="460"/>
        </w:trPr>
        <w:tc>
          <w:tcPr>
            <w:tcW w:w="1020" w:type="dxa"/>
            <w:tcBorders>
              <w:top w:val="nil"/>
              <w:left w:val="nil"/>
              <w:bottom w:val="nil"/>
              <w:right w:val="nil"/>
            </w:tcBorders>
            <w:shd w:val="clear" w:color="auto" w:fill="auto"/>
            <w:tcMar>
              <w:top w:w="100" w:type="dxa"/>
              <w:left w:w="100" w:type="dxa"/>
              <w:bottom w:w="100" w:type="dxa"/>
              <w:right w:w="100" w:type="dxa"/>
            </w:tcMar>
          </w:tcPr>
          <w:p w14:paraId="5DFDC5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625" w:type="dxa"/>
            <w:tcBorders>
              <w:top w:val="nil"/>
              <w:left w:val="nil"/>
              <w:bottom w:val="nil"/>
              <w:right w:val="nil"/>
            </w:tcBorders>
            <w:shd w:val="clear" w:color="auto" w:fill="auto"/>
            <w:tcMar>
              <w:top w:w="100" w:type="dxa"/>
              <w:left w:w="100" w:type="dxa"/>
              <w:bottom w:w="100" w:type="dxa"/>
              <w:right w:w="100" w:type="dxa"/>
            </w:tcMar>
          </w:tcPr>
          <w:p w14:paraId="6B8570AE"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nil"/>
              <w:right w:val="nil"/>
            </w:tcBorders>
            <w:shd w:val="clear" w:color="auto" w:fill="auto"/>
            <w:tcMar>
              <w:top w:w="100" w:type="dxa"/>
              <w:left w:w="100" w:type="dxa"/>
              <w:bottom w:w="100" w:type="dxa"/>
              <w:right w:w="100" w:type="dxa"/>
            </w:tcMar>
          </w:tcPr>
          <w:p w14:paraId="7940BF2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nil"/>
              <w:right w:val="nil"/>
            </w:tcBorders>
            <w:shd w:val="clear" w:color="auto" w:fill="auto"/>
            <w:tcMar>
              <w:top w:w="100" w:type="dxa"/>
              <w:left w:w="100" w:type="dxa"/>
              <w:bottom w:w="100" w:type="dxa"/>
              <w:right w:w="100" w:type="dxa"/>
            </w:tcMar>
          </w:tcPr>
          <w:p w14:paraId="43F1B2B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A229480" w14:textId="77777777">
        <w:trPr>
          <w:trHeight w:val="7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60BB4C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2.3.5 </w:t>
            </w:r>
            <w:r w:rsidRPr="00D53134">
              <w:rPr>
                <w:rFonts w:asciiTheme="minorBidi" w:hAnsiTheme="minorBidi" w:cstheme="minorBidi"/>
                <w:b/>
                <w:sz w:val="24"/>
                <w:szCs w:val="24"/>
              </w:rPr>
              <w:t>жизненный цикл</w:t>
            </w:r>
            <w:r w:rsidRPr="00D53134">
              <w:rPr>
                <w:rFonts w:asciiTheme="minorBidi" w:hAnsiTheme="minorBidi" w:cstheme="minorBidi"/>
                <w:sz w:val="24"/>
                <w:szCs w:val="24"/>
              </w:rPr>
              <w:t xml:space="preserve"> (life cycle): Процесс развития объекта (системы) от зарождения идеи до вывода из эксплуатации. Жизненный цикл некоторых систем может иметь периодический характер.</w:t>
            </w:r>
          </w:p>
        </w:tc>
      </w:tr>
      <w:tr w:rsidR="007B27A7" w:rsidRPr="00D53134" w14:paraId="4FCFB1D8"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BA7CF7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зависимости от точки зрения участник жизненного цикла объекта видит свое множество состояний, объединенных в стадии.</w:t>
            </w:r>
          </w:p>
        </w:tc>
      </w:tr>
      <w:tr w:rsidR="007B27A7" w:rsidRPr="00D53134" w14:paraId="425259D1" w14:textId="77777777">
        <w:trPr>
          <w:trHeight w:val="9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DE697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2.3.6 </w:t>
            </w:r>
            <w:r w:rsidRPr="00D53134">
              <w:rPr>
                <w:rFonts w:asciiTheme="minorBidi" w:hAnsiTheme="minorBidi" w:cstheme="minorBidi"/>
                <w:b/>
                <w:sz w:val="24"/>
                <w:szCs w:val="24"/>
              </w:rPr>
              <w:t>накопление знаний</w:t>
            </w:r>
            <w:r w:rsidRPr="00D53134">
              <w:rPr>
                <w:rFonts w:asciiTheme="minorBidi" w:hAnsiTheme="minorBidi" w:cstheme="minorBidi"/>
                <w:sz w:val="24"/>
                <w:szCs w:val="24"/>
              </w:rPr>
              <w:t xml:space="preserve"> (accumulation of knowledge): Процесс, который может сопровождать любую стадию жизненного цикла, в рамках которого осуществляется </w:t>
            </w:r>
            <w:r w:rsidRPr="00D53134">
              <w:rPr>
                <w:rFonts w:asciiTheme="minorBidi" w:hAnsiTheme="minorBidi" w:cstheme="minorBidi"/>
                <w:sz w:val="24"/>
                <w:szCs w:val="24"/>
              </w:rPr>
              <w:lastRenderedPageBreak/>
              <w:t>менеджмент знаний и может происходить наполнение информационной модели объекта-системы.</w:t>
            </w:r>
          </w:p>
        </w:tc>
      </w:tr>
      <w:tr w:rsidR="007B27A7" w:rsidRPr="00D53134" w14:paraId="4CB2BF5C" w14:textId="77777777">
        <w:trPr>
          <w:trHeight w:val="10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C4C785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 Например, когда прорабатывается идея накапливаются знания у изобретателя, но если проект не получил развития, то знания накопились только у изобретателя, так как жизненный цикл оказался коротким</w:t>
            </w:r>
          </w:p>
        </w:tc>
      </w:tr>
      <w:tr w:rsidR="007B27A7" w:rsidRPr="00D53134" w14:paraId="18738876" w14:textId="77777777">
        <w:trPr>
          <w:trHeight w:val="17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064072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2.3.7</w:t>
            </w:r>
            <w:r w:rsidRPr="00D53134">
              <w:rPr>
                <w:rFonts w:asciiTheme="minorBidi" w:hAnsiTheme="minorBidi" w:cstheme="minorBidi"/>
                <w:b/>
                <w:sz w:val="24"/>
                <w:szCs w:val="24"/>
              </w:rPr>
              <w:t xml:space="preserve"> модель жизненного цикла</w:t>
            </w:r>
            <w:r w:rsidRPr="00D53134">
              <w:rPr>
                <w:rFonts w:asciiTheme="minorBidi" w:hAnsiTheme="minorBidi" w:cstheme="minorBidi"/>
                <w:sz w:val="24"/>
                <w:szCs w:val="24"/>
              </w:rPr>
              <w:t xml:space="preserve"> (life cycle model): Цифровое представление физических и функциональных характеристик объекта-системы при помощи совокупности элементов и информации, структурная основа процессов и действий, относящихся к жизненному циклу объекта-системы, которая также служит в качестве общей ссылки для установления связей и взаимопонимания сторон в соответствии со средой и точкой зрения. Может служить коллективным ресурсом знаний об объекте-системе.</w:t>
            </w:r>
          </w:p>
        </w:tc>
      </w:tr>
      <w:tr w:rsidR="007B27A7" w:rsidRPr="00D53134" w14:paraId="71D283B5" w14:textId="77777777">
        <w:trPr>
          <w:trHeight w:val="7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346E52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2.3.8 </w:t>
            </w:r>
            <w:r w:rsidRPr="00D53134">
              <w:rPr>
                <w:rFonts w:asciiTheme="minorBidi" w:hAnsiTheme="minorBidi" w:cstheme="minorBidi"/>
                <w:b/>
                <w:sz w:val="24"/>
                <w:szCs w:val="24"/>
              </w:rPr>
              <w:t>стадия жизненного цикла</w:t>
            </w:r>
            <w:r w:rsidRPr="00D53134">
              <w:rPr>
                <w:rFonts w:asciiTheme="minorBidi" w:hAnsiTheme="minorBidi" w:cstheme="minorBidi"/>
                <w:sz w:val="24"/>
                <w:szCs w:val="24"/>
              </w:rPr>
              <w:t xml:space="preserve"> (stage of life cycle): Отрезок жизненного цикла системы, относящийся к состоянию системного описания или реализации системы и определяет степень развития системы.</w:t>
            </w:r>
          </w:p>
        </w:tc>
      </w:tr>
      <w:tr w:rsidR="007B27A7" w:rsidRPr="00D53134" w14:paraId="791BDE2E" w14:textId="77777777">
        <w:trPr>
          <w:trHeight w:val="14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413A80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Примечание - Стадии относятся к периодам значительного продвижения системы и достижения запланированных сроков на протяжении жизненного цикла.</w:t>
            </w:r>
          </w:p>
          <w:p w14:paraId="7122A06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Стадии могут перекрывать друг друга.</w:t>
            </w:r>
          </w:p>
          <w:p w14:paraId="5870C3F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Для каких-то систем некоторые стадии могут быть объединены.</w:t>
            </w:r>
          </w:p>
        </w:tc>
      </w:tr>
      <w:tr w:rsidR="007B27A7" w:rsidRPr="00D53134" w14:paraId="328D135F" w14:textId="77777777">
        <w:trPr>
          <w:trHeight w:val="7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D27950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2.3.9 </w:t>
            </w:r>
            <w:r w:rsidRPr="00D53134">
              <w:rPr>
                <w:rFonts w:asciiTheme="minorBidi" w:hAnsiTheme="minorBidi" w:cstheme="minorBidi"/>
                <w:b/>
                <w:sz w:val="24"/>
                <w:szCs w:val="24"/>
              </w:rPr>
              <w:t>этап жизненного цикла</w:t>
            </w:r>
            <w:r w:rsidRPr="00D53134">
              <w:rPr>
                <w:rFonts w:asciiTheme="minorBidi" w:hAnsiTheme="minorBidi" w:cstheme="minorBidi"/>
                <w:sz w:val="24"/>
                <w:szCs w:val="24"/>
              </w:rPr>
              <w:t xml:space="preserve"> (step of life cycle): Часть стадии жизненного цикла системы, характеризующая существенное, качественное изменение системы</w:t>
            </w:r>
          </w:p>
        </w:tc>
      </w:tr>
      <w:tr w:rsidR="007B27A7" w:rsidRPr="00D53134" w14:paraId="7D22E152" w14:textId="77777777">
        <w:trPr>
          <w:trHeight w:val="11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92CF7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2.3.10 </w:t>
            </w:r>
            <w:r w:rsidRPr="00D53134">
              <w:rPr>
                <w:rFonts w:asciiTheme="minorBidi" w:hAnsiTheme="minorBidi" w:cstheme="minorBidi"/>
                <w:b/>
                <w:sz w:val="24"/>
                <w:szCs w:val="24"/>
              </w:rPr>
              <w:t>стадия Идея</w:t>
            </w:r>
            <w:r w:rsidRPr="00D53134">
              <w:rPr>
                <w:rFonts w:asciiTheme="minorBidi" w:hAnsiTheme="minorBidi" w:cstheme="minorBidi"/>
                <w:sz w:val="24"/>
                <w:szCs w:val="24"/>
              </w:rPr>
              <w:t xml:space="preserve"> (ИП) (idea stage): Стадия жизненного цикла, на которой формируется представление об объекте-системе: выбор цели объекта-системы, постановка задач.</w:t>
            </w:r>
          </w:p>
        </w:tc>
      </w:tr>
      <w:tr w:rsidR="007B27A7" w:rsidRPr="00D53134" w14:paraId="15365EBF" w14:textId="77777777">
        <w:trPr>
          <w:trHeight w:val="14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E2B10F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2.3.11 </w:t>
            </w:r>
            <w:r w:rsidRPr="00D53134">
              <w:rPr>
                <w:rFonts w:asciiTheme="minorBidi" w:hAnsiTheme="minorBidi" w:cstheme="minorBidi"/>
                <w:b/>
                <w:sz w:val="24"/>
                <w:szCs w:val="24"/>
              </w:rPr>
              <w:t>стадия Концепция</w:t>
            </w:r>
            <w:r w:rsidRPr="00D53134">
              <w:rPr>
                <w:rFonts w:asciiTheme="minorBidi" w:hAnsiTheme="minorBidi" w:cstheme="minorBidi"/>
                <w:sz w:val="24"/>
                <w:szCs w:val="24"/>
              </w:rPr>
              <w:t xml:space="preserve"> (ИП) (conception stage): Стадия жизненного цикла, на которой определяются требования, свойства, характеристики и связи объекта-системы, разрабатывается концепция объекта-системы, её предварительное технико-экономическое обоснование и материализация идеи, то есть превращении идеи в вещь или товар (имущество, документ имущественного права, документ по операции).</w:t>
            </w:r>
          </w:p>
        </w:tc>
      </w:tr>
      <w:tr w:rsidR="007B27A7" w:rsidRPr="00D53134" w14:paraId="0C7A7988"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1DD93C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2.3.12 </w:t>
            </w:r>
            <w:r w:rsidRPr="00D53134">
              <w:rPr>
                <w:rFonts w:asciiTheme="minorBidi" w:hAnsiTheme="minorBidi" w:cstheme="minorBidi"/>
                <w:b/>
                <w:sz w:val="24"/>
                <w:szCs w:val="24"/>
              </w:rPr>
              <w:t>стадия Планирование</w:t>
            </w:r>
            <w:r w:rsidRPr="00D53134">
              <w:rPr>
                <w:rFonts w:asciiTheme="minorBidi" w:hAnsiTheme="minorBidi" w:cstheme="minorBidi"/>
                <w:sz w:val="24"/>
                <w:szCs w:val="24"/>
              </w:rPr>
              <w:t xml:space="preserve"> (ИП) (planning stage): Стадия жизненного цикла, на которой определяются планы, формируются команда реализации проекта, проводится предварительная оценка совокупной стоимости владения объектом-системой.</w:t>
            </w:r>
          </w:p>
        </w:tc>
      </w:tr>
      <w:tr w:rsidR="007B27A7" w:rsidRPr="00D53134" w14:paraId="6018B8B5" w14:textId="77777777">
        <w:trPr>
          <w:trHeight w:val="10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1951A2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2.3.13</w:t>
            </w:r>
            <w:r w:rsidRPr="00D53134">
              <w:rPr>
                <w:rFonts w:asciiTheme="minorBidi" w:hAnsiTheme="minorBidi" w:cstheme="minorBidi"/>
                <w:b/>
                <w:sz w:val="24"/>
                <w:szCs w:val="24"/>
              </w:rPr>
              <w:t xml:space="preserve"> стадия Требования</w:t>
            </w:r>
            <w:r w:rsidRPr="00D53134">
              <w:rPr>
                <w:rFonts w:asciiTheme="minorBidi" w:hAnsiTheme="minorBidi" w:cstheme="minorBidi"/>
                <w:sz w:val="24"/>
                <w:szCs w:val="24"/>
              </w:rPr>
              <w:t xml:space="preserve"> (ИП) (justification stage): Стадия жизненного цикла, на которой разрабатывается техническое задание на построение информационной модели объекта-системы. На этой стадии происходит согласование требований и возможностей и окончательное утверждение требований.</w:t>
            </w:r>
          </w:p>
        </w:tc>
      </w:tr>
      <w:tr w:rsidR="007B27A7" w:rsidRPr="00D53134" w14:paraId="66C4F903" w14:textId="77777777">
        <w:trPr>
          <w:trHeight w:val="8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F72EB9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2.3.14 </w:t>
            </w:r>
            <w:r w:rsidRPr="00D53134">
              <w:rPr>
                <w:rFonts w:asciiTheme="minorBidi" w:hAnsiTheme="minorBidi" w:cstheme="minorBidi"/>
                <w:b/>
                <w:sz w:val="24"/>
                <w:szCs w:val="24"/>
              </w:rPr>
              <w:t>стадия Разработка</w:t>
            </w:r>
            <w:r w:rsidRPr="00D53134">
              <w:rPr>
                <w:rFonts w:asciiTheme="minorBidi" w:hAnsiTheme="minorBidi" w:cstheme="minorBidi"/>
                <w:sz w:val="24"/>
                <w:szCs w:val="24"/>
              </w:rPr>
              <w:t xml:space="preserve"> (ИП) (development stage): Стадия жизненного цикла, на которой разрабатываются проектные документы, концептуальная архитектура, форматы данных, структуры и т.д.</w:t>
            </w:r>
          </w:p>
        </w:tc>
      </w:tr>
      <w:tr w:rsidR="007B27A7" w:rsidRPr="00D53134" w14:paraId="4FE2C9EE"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D91DD4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2.3.15 </w:t>
            </w:r>
            <w:r w:rsidRPr="00D53134">
              <w:rPr>
                <w:rFonts w:asciiTheme="minorBidi" w:hAnsiTheme="minorBidi" w:cstheme="minorBidi"/>
                <w:b/>
                <w:sz w:val="24"/>
                <w:szCs w:val="24"/>
              </w:rPr>
              <w:t xml:space="preserve">стадия Проверка на соответствие требованиям </w:t>
            </w:r>
            <w:r w:rsidRPr="00D53134">
              <w:rPr>
                <w:rFonts w:asciiTheme="minorBidi" w:hAnsiTheme="minorBidi" w:cstheme="minorBidi"/>
                <w:sz w:val="24"/>
                <w:szCs w:val="24"/>
              </w:rPr>
              <w:t>(ИП) (requirements check stage): Стадия жизненного цикла, на которой проводится проверка проекта, архитектуры на соответствие требованиям, техническому заданию.</w:t>
            </w:r>
          </w:p>
        </w:tc>
      </w:tr>
      <w:tr w:rsidR="007B27A7" w:rsidRPr="00D53134" w14:paraId="4C804F42"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A6980D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F48AB32" w14:textId="77777777">
        <w:trPr>
          <w:trHeight w:val="8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16D75A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2.3.16 </w:t>
            </w:r>
            <w:r w:rsidRPr="00D53134">
              <w:rPr>
                <w:rFonts w:asciiTheme="minorBidi" w:hAnsiTheme="minorBidi" w:cstheme="minorBidi"/>
                <w:b/>
                <w:sz w:val="24"/>
                <w:szCs w:val="24"/>
              </w:rPr>
              <w:t>стадия Реализация</w:t>
            </w:r>
            <w:r w:rsidRPr="00D53134">
              <w:rPr>
                <w:rFonts w:asciiTheme="minorBidi" w:hAnsiTheme="minorBidi" w:cstheme="minorBidi"/>
                <w:sz w:val="24"/>
                <w:szCs w:val="24"/>
              </w:rPr>
              <w:t xml:space="preserve"> (ИП) (implementation stage): Стадия жизненного цикла, на которой реализуется объект.</w:t>
            </w:r>
          </w:p>
        </w:tc>
      </w:tr>
      <w:tr w:rsidR="007B27A7" w:rsidRPr="00D53134" w14:paraId="2C19F4BC" w14:textId="77777777">
        <w:trPr>
          <w:trHeight w:val="8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1DC50F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2.3.17 </w:t>
            </w:r>
            <w:r w:rsidRPr="00D53134">
              <w:rPr>
                <w:rFonts w:asciiTheme="minorBidi" w:hAnsiTheme="minorBidi" w:cstheme="minorBidi"/>
                <w:b/>
                <w:sz w:val="24"/>
                <w:szCs w:val="24"/>
              </w:rPr>
              <w:t>стадия Валидация и Верификация</w:t>
            </w:r>
            <w:r w:rsidRPr="00D53134">
              <w:rPr>
                <w:rFonts w:asciiTheme="minorBidi" w:hAnsiTheme="minorBidi" w:cstheme="minorBidi"/>
                <w:sz w:val="24"/>
                <w:szCs w:val="24"/>
              </w:rPr>
              <w:t xml:space="preserve"> (ИП) (validation and Verification stage): Стадия жизненного цикла, на которой производится проверка объекта на соответствие проекту, модели объекта-системы</w:t>
            </w:r>
          </w:p>
        </w:tc>
      </w:tr>
      <w:tr w:rsidR="007B27A7" w:rsidRPr="00D53134" w14:paraId="62DDEF5B" w14:textId="77777777">
        <w:trPr>
          <w:trHeight w:val="11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ACE995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2.3.18 </w:t>
            </w:r>
            <w:r w:rsidRPr="00D53134">
              <w:rPr>
                <w:rFonts w:asciiTheme="minorBidi" w:hAnsiTheme="minorBidi" w:cstheme="minorBidi"/>
                <w:b/>
                <w:sz w:val="24"/>
                <w:szCs w:val="24"/>
              </w:rPr>
              <w:t>стадия Эксплуатация</w:t>
            </w:r>
            <w:r w:rsidRPr="00D53134">
              <w:rPr>
                <w:rFonts w:asciiTheme="minorBidi" w:hAnsiTheme="minorBidi" w:cstheme="minorBidi"/>
                <w:sz w:val="24"/>
                <w:szCs w:val="24"/>
              </w:rPr>
              <w:t xml:space="preserve"> (ИП) (operation and maintenance stage): Стадия жизненного цикла, на которой происходит регулярное использование (применение) объекта, поддерживаются и восстанавливаются свойства и характеристики объекта. Обеспечивается мониторинг и контроль за объектом-системой.</w:t>
            </w:r>
          </w:p>
        </w:tc>
      </w:tr>
      <w:tr w:rsidR="007B27A7" w:rsidRPr="00D53134" w14:paraId="2D3A789B" w14:textId="77777777">
        <w:trPr>
          <w:trHeight w:val="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73451F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Эксплуатация изделия включает в себя в общем случае использование по назначению, транспортирование, хранение, техническое обслуживание и ремонт.</w:t>
            </w:r>
          </w:p>
        </w:tc>
      </w:tr>
      <w:tr w:rsidR="007B27A7" w:rsidRPr="00D53134" w14:paraId="078F0084" w14:textId="77777777">
        <w:trPr>
          <w:trHeight w:val="4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731AB8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992C6B8"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41375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2.3.19 </w:t>
            </w:r>
            <w:r w:rsidRPr="00D53134">
              <w:rPr>
                <w:rFonts w:asciiTheme="minorBidi" w:hAnsiTheme="minorBidi" w:cstheme="minorBidi"/>
                <w:b/>
                <w:sz w:val="24"/>
                <w:szCs w:val="24"/>
              </w:rPr>
              <w:t>стадия Накопление знаний</w:t>
            </w:r>
            <w:r w:rsidRPr="00D53134">
              <w:rPr>
                <w:rFonts w:asciiTheme="minorBidi" w:hAnsiTheme="minorBidi" w:cstheme="minorBidi"/>
                <w:sz w:val="24"/>
                <w:szCs w:val="24"/>
              </w:rPr>
              <w:t xml:space="preserve"> (ИП) (accumulation of knowledge stage): Процесс сбора, обработки и систематизации информации, полученной на каждом этапе жизненного цикла объекта-системы</w:t>
            </w:r>
          </w:p>
        </w:tc>
      </w:tr>
      <w:tr w:rsidR="007B27A7" w:rsidRPr="00D53134" w14:paraId="556624EF" w14:textId="77777777">
        <w:trPr>
          <w:trHeight w:val="9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EDE68C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2.3.20 </w:t>
            </w:r>
            <w:r w:rsidRPr="00D53134">
              <w:rPr>
                <w:rFonts w:asciiTheme="minorBidi" w:hAnsiTheme="minorBidi" w:cstheme="minorBidi"/>
                <w:b/>
                <w:sz w:val="24"/>
                <w:szCs w:val="24"/>
              </w:rPr>
              <w:t>стадия Модернизация</w:t>
            </w:r>
            <w:r w:rsidRPr="00D53134">
              <w:rPr>
                <w:rFonts w:asciiTheme="minorBidi" w:hAnsiTheme="minorBidi" w:cstheme="minorBidi"/>
                <w:sz w:val="24"/>
                <w:szCs w:val="24"/>
              </w:rPr>
              <w:t xml:space="preserve"> (ИП) (renovation stage): Стадия жизненного цикла аналогичная стадии ИДЕЯ, на которой принимается решение о модернизации, модификации и обновлении объекта-системы.</w:t>
            </w:r>
          </w:p>
        </w:tc>
      </w:tr>
      <w:tr w:rsidR="007B27A7" w:rsidRPr="00D53134" w14:paraId="05A59F24" w14:textId="77777777">
        <w:trPr>
          <w:trHeight w:val="8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AA3B6B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2.3.21 </w:t>
            </w:r>
            <w:r w:rsidRPr="00D53134">
              <w:rPr>
                <w:rFonts w:asciiTheme="minorBidi" w:hAnsiTheme="minorBidi" w:cstheme="minorBidi"/>
                <w:b/>
                <w:sz w:val="24"/>
                <w:szCs w:val="24"/>
              </w:rPr>
              <w:t>стадия Вывод из эксплуатации</w:t>
            </w:r>
            <w:r w:rsidRPr="00D53134">
              <w:rPr>
                <w:rFonts w:asciiTheme="minorBidi" w:hAnsiTheme="minorBidi" w:cstheme="minorBidi"/>
                <w:sz w:val="24"/>
                <w:szCs w:val="24"/>
              </w:rPr>
              <w:t xml:space="preserve"> (ИП) (exit stage): Стадия жизненного цикла, на которой объект-система выводится из регулярного использования.</w:t>
            </w:r>
          </w:p>
        </w:tc>
      </w:tr>
      <w:tr w:rsidR="007B27A7" w:rsidRPr="00D53134" w14:paraId="10781659" w14:textId="77777777">
        <w:trPr>
          <w:trHeight w:val="420"/>
        </w:trPr>
        <w:tc>
          <w:tcPr>
            <w:tcW w:w="1020" w:type="dxa"/>
            <w:tcBorders>
              <w:top w:val="nil"/>
              <w:left w:val="nil"/>
              <w:bottom w:val="single" w:sz="8" w:space="0" w:color="000000"/>
              <w:right w:val="nil"/>
            </w:tcBorders>
            <w:shd w:val="clear" w:color="auto" w:fill="auto"/>
            <w:tcMar>
              <w:top w:w="100" w:type="dxa"/>
              <w:left w:w="100" w:type="dxa"/>
              <w:bottom w:w="100" w:type="dxa"/>
              <w:right w:w="100" w:type="dxa"/>
            </w:tcMar>
          </w:tcPr>
          <w:p w14:paraId="3DD6E9F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2.3.22</w:t>
            </w:r>
          </w:p>
        </w:tc>
        <w:tc>
          <w:tcPr>
            <w:tcW w:w="2625" w:type="dxa"/>
            <w:tcBorders>
              <w:top w:val="nil"/>
              <w:left w:val="nil"/>
              <w:bottom w:val="single" w:sz="8" w:space="0" w:color="000000"/>
              <w:right w:val="nil"/>
            </w:tcBorders>
            <w:shd w:val="clear" w:color="auto" w:fill="auto"/>
            <w:tcMar>
              <w:top w:w="100" w:type="dxa"/>
              <w:left w:w="100" w:type="dxa"/>
              <w:bottom w:w="100" w:type="dxa"/>
              <w:right w:w="100" w:type="dxa"/>
            </w:tcMar>
          </w:tcPr>
          <w:p w14:paraId="78D98F6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single" w:sz="8" w:space="0" w:color="000000"/>
              <w:right w:val="nil"/>
            </w:tcBorders>
            <w:shd w:val="clear" w:color="auto" w:fill="auto"/>
            <w:tcMar>
              <w:top w:w="100" w:type="dxa"/>
              <w:left w:w="100" w:type="dxa"/>
              <w:bottom w:w="100" w:type="dxa"/>
              <w:right w:w="100" w:type="dxa"/>
            </w:tcMar>
          </w:tcPr>
          <w:p w14:paraId="4D60305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7E2C9C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1B38AAA"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FE176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жизненный цикл инновации</w:t>
            </w:r>
            <w:r w:rsidRPr="00D53134">
              <w:rPr>
                <w:rFonts w:asciiTheme="minorBidi" w:hAnsiTheme="minorBidi" w:cstheme="minorBidi"/>
                <w:sz w:val="24"/>
                <w:szCs w:val="24"/>
              </w:rPr>
              <w:t xml:space="preserve"> (life cycle of innovation): Период времени от зарождения идеи у новатора до освоения и использования объекта-системы у потребителя инновации.</w:t>
            </w:r>
          </w:p>
          <w:p w14:paraId="53D446F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54147-2010, статья 3.1.5]</w:t>
            </w:r>
          </w:p>
        </w:tc>
      </w:tr>
      <w:tr w:rsidR="007B27A7" w:rsidRPr="00D53134" w14:paraId="7B6C3263" w14:textId="77777777">
        <w:trPr>
          <w:trHeight w:val="460"/>
        </w:trPr>
        <w:tc>
          <w:tcPr>
            <w:tcW w:w="1020" w:type="dxa"/>
            <w:tcBorders>
              <w:top w:val="nil"/>
              <w:left w:val="nil"/>
              <w:bottom w:val="nil"/>
              <w:right w:val="nil"/>
            </w:tcBorders>
            <w:shd w:val="clear" w:color="auto" w:fill="auto"/>
            <w:tcMar>
              <w:top w:w="100" w:type="dxa"/>
              <w:left w:w="100" w:type="dxa"/>
              <w:bottom w:w="100" w:type="dxa"/>
              <w:right w:w="100" w:type="dxa"/>
            </w:tcMar>
          </w:tcPr>
          <w:p w14:paraId="2FDB44D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625" w:type="dxa"/>
            <w:tcBorders>
              <w:top w:val="nil"/>
              <w:left w:val="nil"/>
              <w:bottom w:val="nil"/>
              <w:right w:val="nil"/>
            </w:tcBorders>
            <w:shd w:val="clear" w:color="auto" w:fill="auto"/>
            <w:tcMar>
              <w:top w:w="100" w:type="dxa"/>
              <w:left w:w="100" w:type="dxa"/>
              <w:bottom w:w="100" w:type="dxa"/>
              <w:right w:w="100" w:type="dxa"/>
            </w:tcMar>
          </w:tcPr>
          <w:p w14:paraId="09EBF47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nil"/>
              <w:right w:val="nil"/>
            </w:tcBorders>
            <w:shd w:val="clear" w:color="auto" w:fill="auto"/>
            <w:tcMar>
              <w:top w:w="100" w:type="dxa"/>
              <w:left w:w="100" w:type="dxa"/>
              <w:bottom w:w="100" w:type="dxa"/>
              <w:right w:w="100" w:type="dxa"/>
            </w:tcMar>
          </w:tcPr>
          <w:p w14:paraId="3C0D902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nil"/>
              <w:right w:val="nil"/>
            </w:tcBorders>
            <w:shd w:val="clear" w:color="auto" w:fill="auto"/>
            <w:tcMar>
              <w:top w:w="100" w:type="dxa"/>
              <w:left w:w="100" w:type="dxa"/>
              <w:bottom w:w="100" w:type="dxa"/>
              <w:right w:w="100" w:type="dxa"/>
            </w:tcMar>
          </w:tcPr>
          <w:p w14:paraId="6F611B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E862FB6" w14:textId="77777777">
        <w:trPr>
          <w:trHeight w:val="10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0D60B8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2.3.23 </w:t>
            </w:r>
            <w:r w:rsidRPr="00D53134">
              <w:rPr>
                <w:rFonts w:asciiTheme="minorBidi" w:hAnsiTheme="minorBidi" w:cstheme="minorBidi"/>
                <w:b/>
                <w:sz w:val="24"/>
                <w:szCs w:val="24"/>
              </w:rPr>
              <w:t>жизненный цикл здания</w:t>
            </w:r>
            <w:r w:rsidRPr="00D53134">
              <w:rPr>
                <w:rFonts w:asciiTheme="minorBidi" w:hAnsiTheme="minorBidi" w:cstheme="minorBidi"/>
                <w:sz w:val="24"/>
                <w:szCs w:val="24"/>
              </w:rPr>
              <w:t xml:space="preserve"> (life cycle of building): Последовательность сменяющих друг друга стадий Пред инвестиционной, Пред проектной, Проектной, Строительства, Закрытия инвестиционного проекта, Эксплуатации, Модернизации, Снос (ликвидация).</w:t>
            </w:r>
          </w:p>
        </w:tc>
      </w:tr>
      <w:tr w:rsidR="007B27A7" w:rsidRPr="00D53134" w14:paraId="1583E8A8" w14:textId="77777777">
        <w:trPr>
          <w:trHeight w:val="2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CE12CE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2.3.24 </w:t>
            </w:r>
            <w:r w:rsidRPr="00D53134">
              <w:rPr>
                <w:rFonts w:asciiTheme="minorBidi" w:hAnsiTheme="minorBidi" w:cstheme="minorBidi"/>
                <w:b/>
                <w:sz w:val="24"/>
                <w:szCs w:val="24"/>
              </w:rPr>
              <w:t>жизненный цикл</w:t>
            </w:r>
            <w:r w:rsidRPr="00D53134">
              <w:rPr>
                <w:rFonts w:asciiTheme="minorBidi" w:hAnsiTheme="minorBidi" w:cstheme="minorBidi"/>
                <w:sz w:val="24"/>
                <w:szCs w:val="24"/>
              </w:rPr>
              <w:t xml:space="preserve"> города (life cycle of city): Последовательность сменяющих друг друга стадий зарождения, роста, зрелости и спада, движущей силой которых является цикличность развития функциональной специализации, обеспечивающей взаимодействие внешней среды и основных элементов городской экономики.</w:t>
            </w:r>
          </w:p>
        </w:tc>
      </w:tr>
    </w:tbl>
    <w:p w14:paraId="00812B5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6690FFB" w14:textId="77777777" w:rsidR="007B27A7" w:rsidRPr="00D53134" w:rsidRDefault="007B27A7" w:rsidP="00D53134">
      <w:pPr>
        <w:jc w:val="both"/>
        <w:rPr>
          <w:rFonts w:asciiTheme="minorBidi" w:hAnsiTheme="minorBidi" w:cstheme="minorBidi"/>
          <w:sz w:val="24"/>
          <w:szCs w:val="24"/>
        </w:rPr>
      </w:pPr>
    </w:p>
    <w:p w14:paraId="37970CCB"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8D28975" w14:textId="77777777" w:rsidR="007B27A7" w:rsidRPr="00D53134" w:rsidRDefault="00FF04AB" w:rsidP="00D53134">
      <w:pPr>
        <w:spacing w:before="200"/>
        <w:ind w:left="140" w:firstLine="860"/>
        <w:jc w:val="both"/>
        <w:rPr>
          <w:rFonts w:asciiTheme="minorBidi" w:hAnsiTheme="minorBidi" w:cstheme="minorBidi"/>
          <w:b/>
          <w:sz w:val="24"/>
          <w:szCs w:val="24"/>
        </w:rPr>
      </w:pPr>
      <w:r w:rsidRPr="00D53134">
        <w:rPr>
          <w:rFonts w:asciiTheme="minorBidi" w:hAnsiTheme="minorBidi" w:cstheme="minorBidi"/>
          <w:b/>
          <w:sz w:val="24"/>
          <w:szCs w:val="24"/>
        </w:rPr>
        <w:t>2.4 Интегрированный подход</w:t>
      </w:r>
    </w:p>
    <w:p w14:paraId="7FF032CE"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9"/>
        <w:tblW w:w="98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35"/>
        <w:gridCol w:w="2595"/>
        <w:gridCol w:w="4050"/>
        <w:gridCol w:w="2175"/>
      </w:tblGrid>
      <w:tr w:rsidR="007B27A7" w:rsidRPr="00D53134" w14:paraId="112CB251" w14:textId="77777777">
        <w:trPr>
          <w:trHeight w:val="10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CD9F8D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w:t>
            </w:r>
            <w:r w:rsidRPr="00D53134">
              <w:rPr>
                <w:rFonts w:asciiTheme="minorBidi" w:hAnsiTheme="minorBidi" w:cstheme="minorBidi"/>
                <w:b/>
                <w:sz w:val="24"/>
                <w:szCs w:val="24"/>
              </w:rPr>
              <w:t>1 интегрированный подход</w:t>
            </w:r>
            <w:r w:rsidRPr="00D53134">
              <w:rPr>
                <w:rFonts w:asciiTheme="minorBidi" w:hAnsiTheme="minorBidi" w:cstheme="minorBidi"/>
                <w:sz w:val="24"/>
                <w:szCs w:val="24"/>
              </w:rPr>
              <w:t xml:space="preserve"> (integrated approach): Методология организации исследования объекта-системы и управления информацией жизненного цикла объекта на основе системного подхода и информационного моделирования.</w:t>
            </w:r>
          </w:p>
        </w:tc>
      </w:tr>
      <w:tr w:rsidR="007B27A7" w:rsidRPr="00D53134" w14:paraId="09CF4E71" w14:textId="77777777">
        <w:trPr>
          <w:trHeight w:val="14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AC18F3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Предметная область рассматривается в соответствии с ГОСТ Р 43.0.2: Множество всех предметов, свойства которых и отношения между которыми рассматриваются в соответствующей информационной модели образца техники.</w:t>
            </w:r>
          </w:p>
          <w:p w14:paraId="6E9FF6E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Термин назначение трактуется как целесообразное применение, предполагаемая роль или действие кого-чего-нибудь.</w:t>
            </w:r>
          </w:p>
        </w:tc>
      </w:tr>
      <w:tr w:rsidR="007B27A7" w:rsidRPr="00D53134" w14:paraId="4BD57587"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100EEC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 </w:t>
            </w:r>
            <w:r w:rsidRPr="00D53134">
              <w:rPr>
                <w:rFonts w:asciiTheme="minorBidi" w:hAnsiTheme="minorBidi" w:cstheme="minorBidi"/>
                <w:b/>
                <w:sz w:val="24"/>
                <w:szCs w:val="24"/>
              </w:rPr>
              <w:t>точка зрения</w:t>
            </w:r>
            <w:r w:rsidRPr="00D53134">
              <w:rPr>
                <w:rFonts w:asciiTheme="minorBidi" w:hAnsiTheme="minorBidi" w:cstheme="minorBidi"/>
                <w:sz w:val="24"/>
                <w:szCs w:val="24"/>
              </w:rPr>
              <w:t xml:space="preserve"> (point of view): Специфически-системно определенная тройка основных категорий: Цель, Предметная область, Назначение; определяющая методы применения системного подхода к изучению объекта.</w:t>
            </w:r>
          </w:p>
        </w:tc>
      </w:tr>
      <w:tr w:rsidR="007B27A7" w:rsidRPr="00D53134" w14:paraId="4BDFD3E0" w14:textId="77777777">
        <w:trPr>
          <w:trHeight w:val="9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70A941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 </w:t>
            </w:r>
            <w:r w:rsidRPr="00D53134">
              <w:rPr>
                <w:rFonts w:asciiTheme="minorBidi" w:hAnsiTheme="minorBidi" w:cstheme="minorBidi"/>
                <w:b/>
                <w:sz w:val="24"/>
                <w:szCs w:val="24"/>
              </w:rPr>
              <w:t>определение объекта</w:t>
            </w:r>
            <w:r w:rsidRPr="00D53134">
              <w:rPr>
                <w:rFonts w:asciiTheme="minorBidi" w:hAnsiTheme="minorBidi" w:cstheme="minorBidi"/>
                <w:sz w:val="24"/>
                <w:szCs w:val="24"/>
              </w:rPr>
              <w:t xml:space="preserve"> (object definition): Процесс формирования объекта-системы путем присвоения уникального идентификатора и определения свойств, характеристик и другой информации об объекте в соответствии с правилами описания метаданных и вычислимой среды.</w:t>
            </w:r>
          </w:p>
        </w:tc>
      </w:tr>
      <w:tr w:rsidR="007B27A7" w:rsidRPr="00D53134" w14:paraId="20993426"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4D027F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2.4.4 </w:t>
            </w:r>
            <w:r w:rsidRPr="00D53134">
              <w:rPr>
                <w:rFonts w:asciiTheme="minorBidi" w:hAnsiTheme="minorBidi" w:cstheme="minorBidi"/>
                <w:b/>
                <w:sz w:val="24"/>
                <w:szCs w:val="24"/>
              </w:rPr>
              <w:t>информационное моделирование</w:t>
            </w:r>
            <w:r w:rsidRPr="00D53134">
              <w:rPr>
                <w:rFonts w:asciiTheme="minorBidi" w:hAnsiTheme="minorBidi" w:cstheme="minorBidi"/>
                <w:sz w:val="24"/>
                <w:szCs w:val="24"/>
              </w:rPr>
              <w:t xml:space="preserve"> (information modeling): Процесс изучение объекта-системы в соответствии с системным подходом с различных точек зрения, в результате которого формируется информационная модель объекта.</w:t>
            </w:r>
          </w:p>
        </w:tc>
      </w:tr>
      <w:tr w:rsidR="007B27A7" w:rsidRPr="00D53134" w14:paraId="3040697A" w14:textId="77777777">
        <w:trPr>
          <w:trHeight w:val="10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072695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результате могут быть разработаны математическая модель, процессная модель, модели хранения и управления данными (входные данные, константы моделирования, результаты моделирования), модели обмена данными, правила трансформации модели, графическое представление объекта.</w:t>
            </w:r>
          </w:p>
        </w:tc>
      </w:tr>
      <w:tr w:rsidR="007B27A7" w:rsidRPr="00D53134" w14:paraId="5B9700CA" w14:textId="77777777">
        <w:trPr>
          <w:trHeight w:val="18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21B479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 </w:t>
            </w:r>
            <w:r w:rsidRPr="00D53134">
              <w:rPr>
                <w:rFonts w:asciiTheme="minorBidi" w:hAnsiTheme="minorBidi" w:cstheme="minorBidi"/>
                <w:b/>
                <w:sz w:val="24"/>
                <w:szCs w:val="24"/>
              </w:rPr>
              <w:t>информационная модель объекта</w:t>
            </w:r>
            <w:r w:rsidRPr="00D53134">
              <w:rPr>
                <w:rFonts w:asciiTheme="minorBidi" w:hAnsiTheme="minorBidi" w:cstheme="minorBidi"/>
                <w:sz w:val="24"/>
                <w:szCs w:val="24"/>
              </w:rPr>
              <w:t xml:space="preserve"> (object information model): Комплексное стандартизированное цифровое представление свойств, параметров и связей объекта-системы в виде информационных наборов, которое содержит полную проектную информацию (текстовую, графическую, расчетную и вычислимую) о материальных и не материальных элементах объекта-системы. Может содержать математические модели, процессные модели, модели хранения и управления данными (входные данные, константы моделирования, результаты моделирования), модели обмена данными, правила трансформации модели, графическое представление объекта.</w:t>
            </w:r>
          </w:p>
        </w:tc>
      </w:tr>
      <w:tr w:rsidR="007B27A7" w:rsidRPr="00D53134" w14:paraId="46E2889E" w14:textId="77777777">
        <w:trPr>
          <w:trHeight w:val="9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B062C6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2.4.6 </w:t>
            </w:r>
            <w:r w:rsidRPr="00D53134">
              <w:rPr>
                <w:rFonts w:asciiTheme="minorBidi" w:hAnsiTheme="minorBidi" w:cstheme="minorBidi"/>
                <w:b/>
                <w:sz w:val="24"/>
                <w:szCs w:val="24"/>
              </w:rPr>
              <w:t>интегрированная среда</w:t>
            </w:r>
            <w:r w:rsidRPr="00D53134">
              <w:rPr>
                <w:rFonts w:asciiTheme="minorBidi" w:hAnsiTheme="minorBidi" w:cstheme="minorBidi"/>
                <w:sz w:val="24"/>
                <w:szCs w:val="24"/>
              </w:rPr>
              <w:t xml:space="preserve"> (integrated environment): Программно-аппаратный комплекс, обеспечивающий ЖЦ информационной модели объекта. Может включать в себя вычислимую среду для проведения имитационного моделирования.</w:t>
            </w:r>
          </w:p>
        </w:tc>
      </w:tr>
      <w:tr w:rsidR="007B27A7" w:rsidRPr="00D53134" w14:paraId="42228367" w14:textId="77777777">
        <w:trPr>
          <w:trHeight w:val="13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B9FF26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2.4.7 </w:t>
            </w:r>
            <w:r w:rsidRPr="00D53134">
              <w:rPr>
                <w:rFonts w:asciiTheme="minorBidi" w:hAnsiTheme="minorBidi" w:cstheme="minorBidi"/>
                <w:b/>
                <w:sz w:val="24"/>
                <w:szCs w:val="24"/>
              </w:rPr>
              <w:t>среда взаимодействия</w:t>
            </w:r>
            <w:r w:rsidRPr="00D53134">
              <w:rPr>
                <w:rFonts w:asciiTheme="minorBidi" w:hAnsiTheme="minorBidi" w:cstheme="minorBidi"/>
                <w:sz w:val="24"/>
                <w:szCs w:val="24"/>
              </w:rPr>
              <w:t xml:space="preserve"> (collaborative environment): Один или несколько сервисов взаимодействия, предоставляемых в рамках общего рабочего пространства в целях поддержки совместной деятельности в группе взаимодействия в рамках интегрированной среды на основе формализованных принципов описания данных и соответствующие элементы их обработки, трансформации и представления.</w:t>
            </w:r>
          </w:p>
        </w:tc>
      </w:tr>
      <w:tr w:rsidR="007B27A7" w:rsidRPr="00D53134" w14:paraId="4900B84F" w14:textId="77777777">
        <w:trPr>
          <w:trHeight w:val="9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117CC2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2.4.8 </w:t>
            </w:r>
            <w:r w:rsidRPr="00D53134">
              <w:rPr>
                <w:rFonts w:asciiTheme="minorBidi" w:hAnsiTheme="minorBidi" w:cstheme="minorBidi"/>
                <w:b/>
                <w:sz w:val="24"/>
                <w:szCs w:val="24"/>
              </w:rPr>
              <w:t>вычислительная инфраструктура</w:t>
            </w:r>
            <w:r w:rsidRPr="00D53134">
              <w:rPr>
                <w:rFonts w:asciiTheme="minorBidi" w:hAnsiTheme="minorBidi" w:cstheme="minorBidi"/>
                <w:sz w:val="24"/>
                <w:szCs w:val="24"/>
              </w:rPr>
              <w:t xml:space="preserve"> (computing infrastructure): Программно-аппаратная инфраструктура, обеспечивающая функционирование вычислимой среды для решение научных и инженерных проблем, а также развитие информационно-компьютерной науки.</w:t>
            </w:r>
          </w:p>
        </w:tc>
      </w:tr>
      <w:tr w:rsidR="007B27A7" w:rsidRPr="00D53134" w14:paraId="3D5A368C" w14:textId="77777777">
        <w:trPr>
          <w:trHeight w:val="7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BAB7F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2.4.9 </w:t>
            </w:r>
            <w:r w:rsidRPr="00D53134">
              <w:rPr>
                <w:rFonts w:asciiTheme="minorBidi" w:hAnsiTheme="minorBidi" w:cstheme="minorBidi"/>
                <w:b/>
                <w:sz w:val="24"/>
                <w:szCs w:val="24"/>
              </w:rPr>
              <w:t>вычислимая среда</w:t>
            </w:r>
            <w:r w:rsidRPr="00D53134">
              <w:rPr>
                <w:rFonts w:asciiTheme="minorBidi" w:hAnsiTheme="minorBidi" w:cstheme="minorBidi"/>
                <w:sz w:val="24"/>
                <w:szCs w:val="24"/>
              </w:rPr>
              <w:t xml:space="preserve"> (calculative environment): Среда, в которой происходит выполнение информационной модели объекта-системы с целью расчета и имитации какого-либо сценария.</w:t>
            </w:r>
          </w:p>
        </w:tc>
      </w:tr>
      <w:tr w:rsidR="007B27A7" w:rsidRPr="00D53134" w14:paraId="0CF4FF2F" w14:textId="77777777">
        <w:trPr>
          <w:trHeight w:val="7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8EB7BB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2.4.10 </w:t>
            </w:r>
            <w:r w:rsidRPr="00D53134">
              <w:rPr>
                <w:rFonts w:asciiTheme="minorBidi" w:hAnsiTheme="minorBidi" w:cstheme="minorBidi"/>
                <w:b/>
                <w:sz w:val="24"/>
                <w:szCs w:val="24"/>
              </w:rPr>
              <w:t>вычислимый формат</w:t>
            </w:r>
            <w:r w:rsidRPr="00D53134">
              <w:rPr>
                <w:rFonts w:asciiTheme="minorBidi" w:hAnsiTheme="minorBidi" w:cstheme="minorBidi"/>
                <w:sz w:val="24"/>
                <w:szCs w:val="24"/>
              </w:rPr>
              <w:t xml:space="preserve"> (calculative format): Способ представления информационной модели основанный на использовании вычислимой среды</w:t>
            </w:r>
          </w:p>
        </w:tc>
      </w:tr>
      <w:tr w:rsidR="007B27A7" w:rsidRPr="00D53134" w14:paraId="04BBBE6A" w14:textId="77777777">
        <w:trPr>
          <w:trHeight w:val="460"/>
        </w:trPr>
        <w:tc>
          <w:tcPr>
            <w:tcW w:w="1035" w:type="dxa"/>
            <w:tcBorders>
              <w:top w:val="nil"/>
              <w:left w:val="nil"/>
              <w:bottom w:val="single" w:sz="8" w:space="0" w:color="000000"/>
              <w:right w:val="nil"/>
            </w:tcBorders>
            <w:shd w:val="clear" w:color="auto" w:fill="auto"/>
            <w:tcMar>
              <w:top w:w="100" w:type="dxa"/>
              <w:left w:w="100" w:type="dxa"/>
              <w:bottom w:w="100" w:type="dxa"/>
              <w:right w:w="100" w:type="dxa"/>
            </w:tcMar>
          </w:tcPr>
          <w:p w14:paraId="2DEE654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2.4.11</w:t>
            </w:r>
          </w:p>
        </w:tc>
        <w:tc>
          <w:tcPr>
            <w:tcW w:w="2595" w:type="dxa"/>
            <w:tcBorders>
              <w:top w:val="nil"/>
              <w:left w:val="nil"/>
              <w:bottom w:val="single" w:sz="8" w:space="0" w:color="000000"/>
              <w:right w:val="nil"/>
            </w:tcBorders>
            <w:shd w:val="clear" w:color="auto" w:fill="auto"/>
            <w:tcMar>
              <w:top w:w="100" w:type="dxa"/>
              <w:left w:w="100" w:type="dxa"/>
              <w:bottom w:w="100" w:type="dxa"/>
              <w:right w:w="100" w:type="dxa"/>
            </w:tcMar>
          </w:tcPr>
          <w:p w14:paraId="2DB0E96E"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50" w:type="dxa"/>
            <w:tcBorders>
              <w:top w:val="nil"/>
              <w:left w:val="nil"/>
              <w:bottom w:val="single" w:sz="8" w:space="0" w:color="000000"/>
              <w:right w:val="nil"/>
            </w:tcBorders>
            <w:shd w:val="clear" w:color="auto" w:fill="auto"/>
            <w:tcMar>
              <w:top w:w="100" w:type="dxa"/>
              <w:left w:w="100" w:type="dxa"/>
              <w:bottom w:w="100" w:type="dxa"/>
              <w:right w:w="100" w:type="dxa"/>
            </w:tcMar>
          </w:tcPr>
          <w:p w14:paraId="76F7EC1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175" w:type="dxa"/>
            <w:tcBorders>
              <w:top w:val="nil"/>
              <w:left w:val="nil"/>
              <w:bottom w:val="single" w:sz="8" w:space="0" w:color="000000"/>
              <w:right w:val="nil"/>
            </w:tcBorders>
            <w:shd w:val="clear" w:color="auto" w:fill="auto"/>
            <w:tcMar>
              <w:top w:w="100" w:type="dxa"/>
              <w:left w:w="100" w:type="dxa"/>
              <w:bottom w:w="100" w:type="dxa"/>
              <w:right w:w="100" w:type="dxa"/>
            </w:tcMar>
          </w:tcPr>
          <w:p w14:paraId="2029F57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9C11789" w14:textId="77777777">
        <w:trPr>
          <w:trHeight w:val="13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84A19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интерактивный (вычислимый) электронный документ</w:t>
            </w:r>
            <w:r w:rsidRPr="00D53134">
              <w:rPr>
                <w:rFonts w:asciiTheme="minorBidi" w:hAnsiTheme="minorBidi" w:cstheme="minorBidi"/>
                <w:sz w:val="24"/>
                <w:szCs w:val="24"/>
              </w:rPr>
              <w:t xml:space="preserve"> (calculative document): Электронный документ, информация содержательной части которого доступна в диалоговом режиме и хранится в вычислимом формате.</w:t>
            </w:r>
          </w:p>
          <w:p w14:paraId="48387A8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2.051:2013, статья 3.1.15]</w:t>
            </w:r>
          </w:p>
        </w:tc>
      </w:tr>
      <w:tr w:rsidR="007B27A7" w:rsidRPr="00D53134" w14:paraId="76F9241B" w14:textId="77777777">
        <w:trPr>
          <w:trHeight w:val="4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FB0A6BB"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 xml:space="preserve"> </w:t>
            </w:r>
          </w:p>
        </w:tc>
      </w:tr>
      <w:tr w:rsidR="007B27A7" w:rsidRPr="00D53134" w14:paraId="29834F84" w14:textId="77777777">
        <w:trPr>
          <w:trHeight w:val="7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EEB074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2.4.12 </w:t>
            </w:r>
            <w:r w:rsidRPr="00D53134">
              <w:rPr>
                <w:rFonts w:asciiTheme="minorBidi" w:hAnsiTheme="minorBidi" w:cstheme="minorBidi"/>
                <w:b/>
                <w:sz w:val="24"/>
                <w:szCs w:val="24"/>
              </w:rPr>
              <w:t>стандартный алгоритм</w:t>
            </w:r>
            <w:r w:rsidRPr="00D53134">
              <w:rPr>
                <w:rFonts w:asciiTheme="minorBidi" w:hAnsiTheme="minorBidi" w:cstheme="minorBidi"/>
                <w:sz w:val="24"/>
                <w:szCs w:val="24"/>
              </w:rPr>
              <w:t xml:space="preserve"> (standard algorithm): Алгоритм вычисления информационной модели в рамках вычислимой среды и размещенный в библиотеке справочных данных(моделей)</w:t>
            </w:r>
          </w:p>
        </w:tc>
      </w:tr>
      <w:tr w:rsidR="007B27A7" w:rsidRPr="00D53134" w14:paraId="46273AA3" w14:textId="77777777">
        <w:trPr>
          <w:trHeight w:val="10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D8E462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2.4.13 </w:t>
            </w:r>
            <w:r w:rsidRPr="00D53134">
              <w:rPr>
                <w:rFonts w:asciiTheme="minorBidi" w:hAnsiTheme="minorBidi" w:cstheme="minorBidi"/>
                <w:b/>
                <w:sz w:val="24"/>
                <w:szCs w:val="24"/>
              </w:rPr>
              <w:t>нестандартный алгоритм</w:t>
            </w:r>
            <w:r w:rsidRPr="00D53134">
              <w:rPr>
                <w:rFonts w:asciiTheme="minorBidi" w:hAnsiTheme="minorBidi" w:cstheme="minorBidi"/>
                <w:sz w:val="24"/>
                <w:szCs w:val="24"/>
              </w:rPr>
              <w:t xml:space="preserve"> (nonstandard algorithm): Алгоритм, разработанный исследователем для решения какой-либо задачи в рамках вычислимой среды, но не размещенный в библиотеке справочных данных(моделей).</w:t>
            </w:r>
          </w:p>
        </w:tc>
      </w:tr>
      <w:tr w:rsidR="007B27A7" w:rsidRPr="00D53134" w14:paraId="50636406"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A0156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2.4.14 </w:t>
            </w:r>
            <w:r w:rsidRPr="00D53134">
              <w:rPr>
                <w:rFonts w:asciiTheme="minorBidi" w:hAnsiTheme="minorBidi" w:cstheme="minorBidi"/>
                <w:b/>
                <w:sz w:val="24"/>
                <w:szCs w:val="24"/>
              </w:rPr>
              <w:t xml:space="preserve">трансформация данных </w:t>
            </w:r>
            <w:r w:rsidRPr="00D53134">
              <w:rPr>
                <w:rFonts w:asciiTheme="minorBidi" w:hAnsiTheme="minorBidi" w:cstheme="minorBidi"/>
                <w:sz w:val="24"/>
                <w:szCs w:val="24"/>
              </w:rPr>
              <w:t>(information transformation): Однозначное двунаправленное преобразование информационной модели в расчетную модель или какую-либо другую модель данных.</w:t>
            </w:r>
          </w:p>
        </w:tc>
      </w:tr>
      <w:tr w:rsidR="007B27A7" w:rsidRPr="00D53134" w14:paraId="177A922F"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001287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2.4.15 </w:t>
            </w:r>
            <w:r w:rsidRPr="00D53134">
              <w:rPr>
                <w:rFonts w:asciiTheme="minorBidi" w:hAnsiTheme="minorBidi" w:cstheme="minorBidi"/>
                <w:b/>
                <w:sz w:val="24"/>
                <w:szCs w:val="24"/>
              </w:rPr>
              <w:t>система моделирования</w:t>
            </w:r>
            <w:r w:rsidRPr="00D53134">
              <w:rPr>
                <w:rFonts w:asciiTheme="minorBidi" w:hAnsiTheme="minorBidi" w:cstheme="minorBidi"/>
                <w:sz w:val="24"/>
                <w:szCs w:val="24"/>
              </w:rPr>
              <w:t xml:space="preserve"> (simulation system): Конкретная реализация вычислимой среды для создания, анализа и представления расчетной модели объекта-системы.</w:t>
            </w:r>
          </w:p>
        </w:tc>
      </w:tr>
      <w:tr w:rsidR="007B27A7" w:rsidRPr="00D53134" w14:paraId="3E570F0E"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446E1F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2.4.16 </w:t>
            </w:r>
            <w:r w:rsidRPr="00D53134">
              <w:rPr>
                <w:rFonts w:asciiTheme="minorBidi" w:hAnsiTheme="minorBidi" w:cstheme="minorBidi"/>
                <w:b/>
                <w:sz w:val="24"/>
                <w:szCs w:val="24"/>
              </w:rPr>
              <w:t>мета данные</w:t>
            </w:r>
            <w:r w:rsidRPr="00D53134">
              <w:rPr>
                <w:rFonts w:asciiTheme="minorBidi" w:hAnsiTheme="minorBidi" w:cstheme="minorBidi"/>
                <w:sz w:val="24"/>
                <w:szCs w:val="24"/>
              </w:rPr>
              <w:t xml:space="preserve"> (meta data): Данные, предназначенные для идентификации, описания или локализации (местоположения) информационных ресурсов, не зависимо от физической природы ресурса.</w:t>
            </w:r>
          </w:p>
        </w:tc>
      </w:tr>
      <w:tr w:rsidR="007B27A7" w:rsidRPr="00D53134" w14:paraId="44A39E8F" w14:textId="77777777">
        <w:trPr>
          <w:trHeight w:val="43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CE9558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настоящее время разработано множество схем описания метаданных, например:</w:t>
            </w:r>
          </w:p>
          <w:p w14:paraId="0E82831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Topic Maps (XMT) – стандарт [5] для представления и обмена знаниями с точки зрения поиска информации;</w:t>
            </w:r>
          </w:p>
          <w:p w14:paraId="3FEBF6E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Metadata Encoding and Transmission Standard (METS) – стандарт кодирования и передачи метаданных для описания сложных цифровых библиотечных объектов;</w:t>
            </w:r>
          </w:p>
          <w:p w14:paraId="5A6BC4D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Learning Object Metadata (LOM) – стандарт [6] метаданных объектов учебного процесса для повторного использования ресурсов учебного характера, таких как компьютерного и дистанционного обучения;</w:t>
            </w:r>
          </w:p>
          <w:p w14:paraId="736AA2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Description of a Project Description of a Project (DOAP) – документы, описывающие в сети проекты с открытым исходным кодом;</w:t>
            </w:r>
          </w:p>
          <w:p w14:paraId="5CE420E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Dublin Core  – набор элементов (свойств) для описания документов, обеспечивающий минимальный набор элементов описания, которые оказывают содействие внедрению описания и автоматической индексации документ подобных сетевых объектов по принципу, подобному карточкам библиотечного каталога.</w:t>
            </w:r>
          </w:p>
          <w:p w14:paraId="36CF2AA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 контексте Интегрированного подхода в качестве метаданных рассматривается Dublin Core, если не оговорено иное.</w:t>
            </w:r>
          </w:p>
        </w:tc>
      </w:tr>
      <w:tr w:rsidR="007B27A7" w:rsidRPr="00D53134" w14:paraId="1ECD357D" w14:textId="77777777">
        <w:trPr>
          <w:trHeight w:val="11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406AAA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2.4.17 </w:t>
            </w:r>
            <w:r w:rsidRPr="00D53134">
              <w:rPr>
                <w:rFonts w:asciiTheme="minorBidi" w:hAnsiTheme="minorBidi" w:cstheme="minorBidi"/>
                <w:b/>
                <w:sz w:val="24"/>
                <w:szCs w:val="24"/>
              </w:rPr>
              <w:t>атомарная модель</w:t>
            </w:r>
            <w:r w:rsidRPr="00D53134">
              <w:rPr>
                <w:rFonts w:asciiTheme="minorBidi" w:hAnsiTheme="minorBidi" w:cstheme="minorBidi"/>
                <w:sz w:val="24"/>
                <w:szCs w:val="24"/>
              </w:rPr>
              <w:t xml:space="preserve"> (atomic model): Модель объекта-системы дальше неделимая при исследовании и рассматривается как элемент системы в соответствии с уровнем проработки и точкой зрения. Содержит конкретную реализацию информационной модели для системы моделирования с использованием стандартного или нестандартного алгоритма.</w:t>
            </w:r>
          </w:p>
        </w:tc>
      </w:tr>
      <w:tr w:rsidR="007B27A7" w:rsidRPr="00D53134" w14:paraId="5D0D4807" w14:textId="77777777">
        <w:trPr>
          <w:trHeight w:val="7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189C31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2.4.18 </w:t>
            </w:r>
            <w:r w:rsidRPr="00D53134">
              <w:rPr>
                <w:rFonts w:asciiTheme="minorBidi" w:hAnsiTheme="minorBidi" w:cstheme="minorBidi"/>
                <w:b/>
                <w:sz w:val="24"/>
                <w:szCs w:val="24"/>
              </w:rPr>
              <w:t>библиотека справочных данных</w:t>
            </w:r>
            <w:r w:rsidRPr="00D53134">
              <w:rPr>
                <w:rFonts w:asciiTheme="minorBidi" w:hAnsiTheme="minorBidi" w:cstheme="minorBidi"/>
                <w:sz w:val="24"/>
                <w:szCs w:val="24"/>
              </w:rPr>
              <w:t xml:space="preserve"> (reference data library): Онтологически организованный репозиторий эталонных моделей по определенной тематике.</w:t>
            </w:r>
          </w:p>
        </w:tc>
      </w:tr>
      <w:tr w:rsidR="007B27A7" w:rsidRPr="00D53134" w14:paraId="17B036F2"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191211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2.4.19 </w:t>
            </w:r>
            <w:r w:rsidRPr="00D53134">
              <w:rPr>
                <w:rFonts w:asciiTheme="minorBidi" w:hAnsiTheme="minorBidi" w:cstheme="minorBidi"/>
                <w:b/>
                <w:sz w:val="24"/>
                <w:szCs w:val="24"/>
              </w:rPr>
              <w:t>элемент системы библиотечный</w:t>
            </w:r>
            <w:r w:rsidRPr="00D53134">
              <w:rPr>
                <w:rFonts w:asciiTheme="minorBidi" w:hAnsiTheme="minorBidi" w:cstheme="minorBidi"/>
                <w:sz w:val="24"/>
                <w:szCs w:val="24"/>
              </w:rPr>
              <w:t xml:space="preserve"> (library system element): Верифицированный и валидированный элемент системы, предназначенный для повторного использования в рамках процесса информационного моделирования</w:t>
            </w:r>
          </w:p>
        </w:tc>
      </w:tr>
      <w:tr w:rsidR="007B27A7" w:rsidRPr="00D53134" w14:paraId="3C8B6635" w14:textId="77777777">
        <w:trPr>
          <w:trHeight w:val="12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E389A7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2.4.20 </w:t>
            </w:r>
            <w:r w:rsidRPr="00D53134">
              <w:rPr>
                <w:rFonts w:asciiTheme="minorBidi" w:hAnsiTheme="minorBidi" w:cstheme="minorBidi"/>
                <w:b/>
                <w:sz w:val="24"/>
                <w:szCs w:val="24"/>
              </w:rPr>
              <w:t>библиотечная атомарная модель</w:t>
            </w:r>
            <w:r w:rsidRPr="00D53134">
              <w:rPr>
                <w:rFonts w:asciiTheme="minorBidi" w:hAnsiTheme="minorBidi" w:cstheme="minorBidi"/>
                <w:sz w:val="24"/>
                <w:szCs w:val="24"/>
              </w:rPr>
              <w:t xml:space="preserve"> (library atomic model): Верифицированная и валидированная атомарная модель объекта-системы, предназначенная для повторного использования в рамках процесса информационного моделирования. Модель реализована с использованием стандартного алгоритма.</w:t>
            </w:r>
          </w:p>
        </w:tc>
      </w:tr>
      <w:tr w:rsidR="007B27A7" w:rsidRPr="00D53134" w14:paraId="13AF9458" w14:textId="77777777">
        <w:trPr>
          <w:trHeight w:val="7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ADCCCF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2.4.21 </w:t>
            </w:r>
            <w:r w:rsidRPr="00D53134">
              <w:rPr>
                <w:rFonts w:asciiTheme="minorBidi" w:hAnsiTheme="minorBidi" w:cstheme="minorBidi"/>
                <w:b/>
                <w:sz w:val="24"/>
                <w:szCs w:val="24"/>
              </w:rPr>
              <w:t>справочные данные</w:t>
            </w:r>
            <w:r w:rsidRPr="00D53134">
              <w:rPr>
                <w:rFonts w:asciiTheme="minorBidi" w:hAnsiTheme="minorBidi" w:cstheme="minorBidi"/>
                <w:sz w:val="24"/>
                <w:szCs w:val="24"/>
              </w:rPr>
              <w:t xml:space="preserve"> (reference data): Данные регулярно используемые организацией или отраслью в рамках процесса информационного моделирования</w:t>
            </w:r>
          </w:p>
        </w:tc>
      </w:tr>
      <w:tr w:rsidR="007B27A7" w:rsidRPr="00D53134" w14:paraId="4E957838" w14:textId="77777777">
        <w:trPr>
          <w:trHeight w:val="11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1DAB66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2.4.22 </w:t>
            </w:r>
            <w:r w:rsidRPr="00D53134">
              <w:rPr>
                <w:rFonts w:asciiTheme="minorBidi" w:hAnsiTheme="minorBidi" w:cstheme="minorBidi"/>
                <w:b/>
                <w:sz w:val="24"/>
                <w:szCs w:val="24"/>
              </w:rPr>
              <w:t>международная платформа для построения каталогов</w:t>
            </w:r>
            <w:r w:rsidRPr="00D53134">
              <w:rPr>
                <w:rFonts w:asciiTheme="minorBidi" w:hAnsiTheme="minorBidi" w:cstheme="minorBidi"/>
                <w:sz w:val="24"/>
                <w:szCs w:val="24"/>
              </w:rPr>
              <w:t xml:space="preserve"> (international framework for dictionaries (IFD): Международный стандарт терминологии/семантики для построения каталогов промышленных данных.</w:t>
            </w:r>
          </w:p>
        </w:tc>
      </w:tr>
      <w:tr w:rsidR="007B27A7" w:rsidRPr="00D53134" w14:paraId="30D83962"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731E98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2.4.23 </w:t>
            </w:r>
            <w:r w:rsidRPr="00D53134">
              <w:rPr>
                <w:rFonts w:asciiTheme="minorBidi" w:hAnsiTheme="minorBidi" w:cstheme="minorBidi"/>
                <w:b/>
                <w:sz w:val="24"/>
                <w:szCs w:val="24"/>
              </w:rPr>
              <w:t>правила трансформации данных</w:t>
            </w:r>
            <w:r w:rsidRPr="00D53134">
              <w:rPr>
                <w:rFonts w:asciiTheme="minorBidi" w:hAnsiTheme="minorBidi" w:cstheme="minorBidi"/>
                <w:sz w:val="24"/>
                <w:szCs w:val="24"/>
              </w:rPr>
              <w:t xml:space="preserve"> (data transformation rules): Формальный алгоритм преобразования информационных наборов и графического представления из одной точки зрения в другую.</w:t>
            </w:r>
          </w:p>
        </w:tc>
      </w:tr>
      <w:tr w:rsidR="007B27A7" w:rsidRPr="00D53134" w14:paraId="50AA216B" w14:textId="77777777">
        <w:trPr>
          <w:trHeight w:val="12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21E229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Например, при анализе трубопровода формируется принципиальная схема, аксонометрическая схема, BIM модель трубопровода, для которых должно существовать однозначное двунаправленное преобразование.</w:t>
            </w:r>
          </w:p>
          <w:p w14:paraId="0920F6D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F989E77"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9D0F01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2.4.24 </w:t>
            </w:r>
            <w:r w:rsidRPr="00D53134">
              <w:rPr>
                <w:rFonts w:asciiTheme="minorBidi" w:hAnsiTheme="minorBidi" w:cstheme="minorBidi"/>
                <w:b/>
                <w:sz w:val="24"/>
                <w:szCs w:val="24"/>
              </w:rPr>
              <w:t>информационная модель здания</w:t>
            </w:r>
            <w:r w:rsidRPr="00D53134">
              <w:rPr>
                <w:rFonts w:asciiTheme="minorBidi" w:hAnsiTheme="minorBidi" w:cstheme="minorBidi"/>
                <w:sz w:val="24"/>
                <w:szCs w:val="24"/>
              </w:rPr>
              <w:t xml:space="preserve"> (building Information model (BIM)): Цифровая информационная модель объекта капитального строительства.</w:t>
            </w:r>
          </w:p>
        </w:tc>
      </w:tr>
      <w:tr w:rsidR="007B27A7" w:rsidRPr="00D53134" w14:paraId="13526690" w14:textId="77777777">
        <w:trPr>
          <w:trHeight w:val="9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D0426D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2.4.25 </w:t>
            </w:r>
            <w:r w:rsidRPr="00D53134">
              <w:rPr>
                <w:rFonts w:asciiTheme="minorBidi" w:hAnsiTheme="minorBidi" w:cstheme="minorBidi"/>
                <w:b/>
                <w:sz w:val="24"/>
                <w:szCs w:val="24"/>
              </w:rPr>
              <w:t>информационное моделирование здания</w:t>
            </w:r>
            <w:r w:rsidRPr="00D53134">
              <w:rPr>
                <w:rFonts w:asciiTheme="minorBidi" w:hAnsiTheme="minorBidi" w:cstheme="minorBidi"/>
                <w:sz w:val="24"/>
                <w:szCs w:val="24"/>
              </w:rPr>
              <w:t xml:space="preserve"> (building Information modeling (BIM)): Информационное моделирование объектов капитального строительства.</w:t>
            </w:r>
          </w:p>
        </w:tc>
      </w:tr>
      <w:tr w:rsidR="007B27A7" w:rsidRPr="00D53134" w14:paraId="2B33F502" w14:textId="77777777">
        <w:trPr>
          <w:trHeight w:val="7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B356A1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2.4.26 </w:t>
            </w:r>
            <w:r w:rsidRPr="00D53134">
              <w:rPr>
                <w:rFonts w:asciiTheme="minorBidi" w:hAnsiTheme="minorBidi" w:cstheme="minorBidi"/>
                <w:b/>
                <w:sz w:val="24"/>
                <w:szCs w:val="24"/>
              </w:rPr>
              <w:t>открытый формат обмена данными</w:t>
            </w:r>
            <w:r w:rsidRPr="00D53134">
              <w:rPr>
                <w:rFonts w:asciiTheme="minorBidi" w:hAnsiTheme="minorBidi" w:cstheme="minorBidi"/>
                <w:sz w:val="24"/>
                <w:szCs w:val="24"/>
              </w:rPr>
              <w:t xml:space="preserve"> (open data exchange format): Формат с открытой спецификацией.</w:t>
            </w:r>
          </w:p>
        </w:tc>
      </w:tr>
      <w:tr w:rsidR="007B27A7" w:rsidRPr="00D53134" w14:paraId="74849F7E" w14:textId="77777777">
        <w:trPr>
          <w:trHeight w:val="9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34B22D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2.4.27 </w:t>
            </w:r>
            <w:r w:rsidRPr="00D53134">
              <w:rPr>
                <w:rFonts w:asciiTheme="minorBidi" w:hAnsiTheme="minorBidi" w:cstheme="minorBidi"/>
                <w:b/>
                <w:sz w:val="24"/>
                <w:szCs w:val="24"/>
              </w:rPr>
              <w:t>международная платформа для построения словарей</w:t>
            </w:r>
            <w:r w:rsidRPr="00D53134">
              <w:rPr>
                <w:rFonts w:asciiTheme="minorBidi" w:hAnsiTheme="minorBidi" w:cstheme="minorBidi"/>
                <w:sz w:val="24"/>
                <w:szCs w:val="24"/>
              </w:rPr>
              <w:t xml:space="preserve"> (international framework for dictionaries, IFD): «Международное программное основание/фреймворк для словарей» стандарт терминологии/семантики для библиотек и онтологий.</w:t>
            </w:r>
          </w:p>
        </w:tc>
      </w:tr>
      <w:tr w:rsidR="007B27A7" w:rsidRPr="00D53134" w14:paraId="3649A3BD" w14:textId="77777777">
        <w:trPr>
          <w:trHeight w:val="12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EE79B9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2.4.28 </w:t>
            </w:r>
            <w:r w:rsidRPr="00D53134">
              <w:rPr>
                <w:rFonts w:asciiTheme="minorBidi" w:hAnsiTheme="minorBidi" w:cstheme="minorBidi"/>
                <w:b/>
                <w:sz w:val="24"/>
                <w:szCs w:val="24"/>
              </w:rPr>
              <w:t>эталонная модель</w:t>
            </w:r>
            <w:r w:rsidRPr="00D53134">
              <w:rPr>
                <w:rFonts w:asciiTheme="minorBidi" w:hAnsiTheme="minorBidi" w:cstheme="minorBidi"/>
                <w:sz w:val="24"/>
                <w:szCs w:val="24"/>
              </w:rPr>
              <w:t xml:space="preserve"> (reference model): Структурированный комплект взаимосвязанных информационных наборов информационной модели объекта, охватывающий данный объект в целом исходя из определенной точки зрения, упрощающий разбиение связей в соответствии с предметной областью, который может быть представлен посредством обычного описания.</w:t>
            </w:r>
          </w:p>
        </w:tc>
      </w:tr>
      <w:tr w:rsidR="007B27A7" w:rsidRPr="00D53134" w14:paraId="2C190177" w14:textId="77777777">
        <w:trPr>
          <w:trHeight w:val="5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21B4A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2.4.29 </w:t>
            </w:r>
            <w:r w:rsidRPr="00D53134">
              <w:rPr>
                <w:rFonts w:asciiTheme="minorBidi" w:hAnsiTheme="minorBidi" w:cstheme="minorBidi"/>
                <w:b/>
                <w:sz w:val="24"/>
                <w:szCs w:val="24"/>
              </w:rPr>
              <w:t>аналитическая модель</w:t>
            </w:r>
            <w:r w:rsidRPr="00D53134">
              <w:rPr>
                <w:rFonts w:asciiTheme="minorBidi" w:hAnsiTheme="minorBidi" w:cstheme="minorBidi"/>
                <w:sz w:val="24"/>
                <w:szCs w:val="24"/>
              </w:rPr>
              <w:t xml:space="preserve"> (analytical model): Модель, состоящая из набора решаемых уравнений.</w:t>
            </w:r>
          </w:p>
        </w:tc>
      </w:tr>
      <w:tr w:rsidR="007B27A7" w:rsidRPr="00D53134" w14:paraId="5277BACB" w14:textId="77777777">
        <w:trPr>
          <w:trHeight w:val="6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659EA2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2.4.30 </w:t>
            </w:r>
            <w:r w:rsidRPr="00D53134">
              <w:rPr>
                <w:rFonts w:asciiTheme="minorBidi" w:hAnsiTheme="minorBidi" w:cstheme="minorBidi"/>
                <w:b/>
                <w:sz w:val="24"/>
                <w:szCs w:val="24"/>
              </w:rPr>
              <w:t>расчетная модель</w:t>
            </w:r>
            <w:r w:rsidRPr="00D53134">
              <w:rPr>
                <w:rFonts w:asciiTheme="minorBidi" w:hAnsiTheme="minorBidi" w:cstheme="minorBidi"/>
                <w:sz w:val="24"/>
                <w:szCs w:val="24"/>
              </w:rPr>
              <w:t xml:space="preserve"> (computational model): Проекция информационной модели объекта-системы в системе моделирования.</w:t>
            </w:r>
          </w:p>
        </w:tc>
      </w:tr>
      <w:tr w:rsidR="007B27A7" w:rsidRPr="00D53134" w14:paraId="54299C19" w14:textId="77777777">
        <w:trPr>
          <w:trHeight w:val="5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645F08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Может быть применен синоним «design model».</w:t>
            </w:r>
          </w:p>
        </w:tc>
      </w:tr>
      <w:tr w:rsidR="007B27A7" w:rsidRPr="00D53134" w14:paraId="18DDF50E" w14:textId="77777777">
        <w:trPr>
          <w:trHeight w:val="10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B564D3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2.4.31 </w:t>
            </w:r>
            <w:r w:rsidRPr="00D53134">
              <w:rPr>
                <w:rFonts w:asciiTheme="minorBidi" w:hAnsiTheme="minorBidi" w:cstheme="minorBidi"/>
                <w:b/>
                <w:sz w:val="24"/>
                <w:szCs w:val="24"/>
              </w:rPr>
              <w:t>детерминированная модель</w:t>
            </w:r>
            <w:r w:rsidRPr="00D53134">
              <w:rPr>
                <w:rFonts w:asciiTheme="minorBidi" w:hAnsiTheme="minorBidi" w:cstheme="minorBidi"/>
                <w:sz w:val="24"/>
                <w:szCs w:val="24"/>
              </w:rPr>
              <w:t xml:space="preserve"> (deterministic model): Модель, в которой результаты определяются через известные отношений между состоянием и событием и в которой, входные данные всегда будет производить одинаковые данные на выходе.</w:t>
            </w:r>
          </w:p>
        </w:tc>
      </w:tr>
      <w:tr w:rsidR="007B27A7" w:rsidRPr="00D53134" w14:paraId="514FBAB7"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60ED00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2.4.32 </w:t>
            </w:r>
            <w:r w:rsidRPr="00D53134">
              <w:rPr>
                <w:rFonts w:asciiTheme="minorBidi" w:hAnsiTheme="minorBidi" w:cstheme="minorBidi"/>
                <w:b/>
                <w:sz w:val="24"/>
                <w:szCs w:val="24"/>
              </w:rPr>
              <w:t>динамическая модель</w:t>
            </w:r>
            <w:r w:rsidRPr="00D53134">
              <w:rPr>
                <w:rFonts w:asciiTheme="minorBidi" w:hAnsiTheme="minorBidi" w:cstheme="minorBidi"/>
                <w:sz w:val="24"/>
                <w:szCs w:val="24"/>
              </w:rPr>
              <w:t xml:space="preserve"> (dynamic model): Модель системы, в которой есть изменения, такие, как возникновение событий во времени или движения объектов через пространство.</w:t>
            </w:r>
          </w:p>
        </w:tc>
      </w:tr>
      <w:tr w:rsidR="007B27A7" w:rsidRPr="00D53134" w14:paraId="6F96161A" w14:textId="77777777">
        <w:trPr>
          <w:trHeight w:val="11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ABAE95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2.4.33 </w:t>
            </w:r>
            <w:r w:rsidRPr="00D53134">
              <w:rPr>
                <w:rFonts w:asciiTheme="minorBidi" w:hAnsiTheme="minorBidi" w:cstheme="minorBidi"/>
                <w:b/>
                <w:sz w:val="24"/>
                <w:szCs w:val="24"/>
              </w:rPr>
              <w:t>дискретная модель</w:t>
            </w:r>
            <w:r w:rsidRPr="00D53134">
              <w:rPr>
                <w:rFonts w:asciiTheme="minorBidi" w:hAnsiTheme="minorBidi" w:cstheme="minorBidi"/>
                <w:sz w:val="24"/>
                <w:szCs w:val="24"/>
              </w:rPr>
              <w:t xml:space="preserve"> (discrete model): Математическая или вычислительная модель, у которой на выходе переменные принимают лишь дискретные значения; то есть при переходе от одного значения к другому, они не принимают промежуточных значений.</w:t>
            </w:r>
          </w:p>
        </w:tc>
      </w:tr>
      <w:tr w:rsidR="007B27A7" w:rsidRPr="00D53134" w14:paraId="4517832D" w14:textId="77777777">
        <w:trPr>
          <w:trHeight w:val="9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BDAD48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2.4.34 </w:t>
            </w:r>
            <w:r w:rsidRPr="00D53134">
              <w:rPr>
                <w:rFonts w:asciiTheme="minorBidi" w:hAnsiTheme="minorBidi" w:cstheme="minorBidi"/>
                <w:b/>
                <w:sz w:val="24"/>
                <w:szCs w:val="24"/>
              </w:rPr>
              <w:t>иерархическая модель</w:t>
            </w:r>
            <w:r w:rsidRPr="00D53134">
              <w:rPr>
                <w:rFonts w:asciiTheme="minorBidi" w:hAnsiTheme="minorBidi" w:cstheme="minorBidi"/>
                <w:sz w:val="24"/>
                <w:szCs w:val="24"/>
              </w:rPr>
              <w:t xml:space="preserve"> (hierarchical model): Модель информации, в которой данные представлены в виде древ записей, связанных с указателями.</w:t>
            </w:r>
          </w:p>
        </w:tc>
      </w:tr>
      <w:tr w:rsidR="007B27A7" w:rsidRPr="00D53134" w14:paraId="31315EA5" w14:textId="77777777">
        <w:trPr>
          <w:trHeight w:val="10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2102A3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2.4.35 </w:t>
            </w:r>
            <w:r w:rsidRPr="00D53134">
              <w:rPr>
                <w:rFonts w:asciiTheme="minorBidi" w:hAnsiTheme="minorBidi" w:cstheme="minorBidi"/>
                <w:b/>
                <w:sz w:val="24"/>
                <w:szCs w:val="24"/>
              </w:rPr>
              <w:t>имитационная модель</w:t>
            </w:r>
            <w:r w:rsidRPr="00D53134">
              <w:rPr>
                <w:rFonts w:asciiTheme="minorBidi" w:hAnsiTheme="minorBidi" w:cstheme="minorBidi"/>
                <w:sz w:val="24"/>
                <w:szCs w:val="24"/>
              </w:rPr>
              <w:t xml:space="preserve"> (simulation model): Логико-математическое описание объекта/системы для экспериментирования на компьютере при проектировании, анализе и оценке функционирования объекта/системы.</w:t>
            </w:r>
          </w:p>
        </w:tc>
      </w:tr>
      <w:tr w:rsidR="007B27A7" w:rsidRPr="00D53134" w14:paraId="403EFA28" w14:textId="77777777">
        <w:trPr>
          <w:trHeight w:val="5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E08BCC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2.4.36 и</w:t>
            </w:r>
            <w:r w:rsidRPr="00D53134">
              <w:rPr>
                <w:rFonts w:asciiTheme="minorBidi" w:hAnsiTheme="minorBidi" w:cstheme="minorBidi"/>
                <w:b/>
                <w:sz w:val="24"/>
                <w:szCs w:val="24"/>
              </w:rPr>
              <w:t>нтерактивная модель</w:t>
            </w:r>
            <w:r w:rsidRPr="00D53134">
              <w:rPr>
                <w:rFonts w:asciiTheme="minorBidi" w:hAnsiTheme="minorBidi" w:cstheme="minorBidi"/>
                <w:sz w:val="24"/>
                <w:szCs w:val="24"/>
              </w:rPr>
              <w:t xml:space="preserve"> (interactive model): Модель, которая требует участия человека.</w:t>
            </w:r>
          </w:p>
        </w:tc>
      </w:tr>
      <w:tr w:rsidR="007B27A7" w:rsidRPr="00D53134" w14:paraId="3141A49E" w14:textId="77777777">
        <w:trPr>
          <w:trHeight w:val="7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B0F9E8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2.4.37 </w:t>
            </w:r>
            <w:r w:rsidRPr="00D53134">
              <w:rPr>
                <w:rFonts w:asciiTheme="minorBidi" w:hAnsiTheme="minorBidi" w:cstheme="minorBidi"/>
                <w:b/>
                <w:sz w:val="24"/>
                <w:szCs w:val="24"/>
              </w:rPr>
              <w:t>информационная модель</w:t>
            </w:r>
            <w:r w:rsidRPr="00D53134">
              <w:rPr>
                <w:rFonts w:asciiTheme="minorBidi" w:hAnsiTheme="minorBidi" w:cstheme="minorBidi"/>
                <w:sz w:val="24"/>
                <w:szCs w:val="24"/>
              </w:rPr>
              <w:t xml:space="preserve"> (information model): Модель, которая представляет процессы, объекты, информационные потоки и элементы организации и все отношения между этими факторами.</w:t>
            </w:r>
          </w:p>
        </w:tc>
      </w:tr>
      <w:tr w:rsidR="007B27A7" w:rsidRPr="00D53134" w14:paraId="61C9476B"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E5519B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2.4.38 </w:t>
            </w:r>
            <w:r w:rsidRPr="00D53134">
              <w:rPr>
                <w:rFonts w:asciiTheme="minorBidi" w:hAnsiTheme="minorBidi" w:cstheme="minorBidi"/>
                <w:b/>
                <w:sz w:val="24"/>
                <w:szCs w:val="24"/>
              </w:rPr>
              <w:t>концептуальная модель</w:t>
            </w:r>
            <w:r w:rsidRPr="00D53134">
              <w:rPr>
                <w:rFonts w:asciiTheme="minorBidi" w:hAnsiTheme="minorBidi" w:cstheme="minorBidi"/>
                <w:sz w:val="24"/>
                <w:szCs w:val="24"/>
              </w:rPr>
              <w:t xml:space="preserve"> conceptual model: Компактное изложение сущности и внутренних представлений о ней пользователей и разработчиков; концептуальная модель включает в себя логику и алгоритмы и явно признает допущения и ограничения.</w:t>
            </w:r>
          </w:p>
        </w:tc>
      </w:tr>
      <w:tr w:rsidR="007B27A7" w:rsidRPr="00D53134" w14:paraId="186F27BD" w14:textId="77777777">
        <w:trPr>
          <w:trHeight w:val="7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1C5B2F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2.4.39 </w:t>
            </w:r>
            <w:r w:rsidRPr="00D53134">
              <w:rPr>
                <w:rFonts w:asciiTheme="minorBidi" w:hAnsiTheme="minorBidi" w:cstheme="minorBidi"/>
                <w:b/>
                <w:sz w:val="24"/>
                <w:szCs w:val="24"/>
              </w:rPr>
              <w:t>конкретная модель</w:t>
            </w:r>
            <w:r w:rsidRPr="00D53134">
              <w:rPr>
                <w:rFonts w:asciiTheme="minorBidi" w:hAnsiTheme="minorBidi" w:cstheme="minorBidi"/>
                <w:sz w:val="24"/>
                <w:szCs w:val="24"/>
              </w:rPr>
              <w:t xml:space="preserve"> (concrete model): Модель, в которой, по меньшей мере, один компонент имеет уровень проработки соответствующий материальному объекту.</w:t>
            </w:r>
          </w:p>
        </w:tc>
      </w:tr>
      <w:tr w:rsidR="007B27A7" w:rsidRPr="00D53134" w14:paraId="6A9FD559"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B5443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2.4.40 </w:t>
            </w:r>
            <w:r w:rsidRPr="00D53134">
              <w:rPr>
                <w:rFonts w:asciiTheme="minorBidi" w:hAnsiTheme="minorBidi" w:cstheme="minorBidi"/>
                <w:b/>
                <w:sz w:val="24"/>
                <w:szCs w:val="24"/>
              </w:rPr>
              <w:t>линейные математические модели</w:t>
            </w:r>
            <w:r w:rsidRPr="00D53134">
              <w:rPr>
                <w:rFonts w:asciiTheme="minorBidi" w:hAnsiTheme="minorBidi" w:cstheme="minorBidi"/>
                <w:sz w:val="24"/>
                <w:szCs w:val="24"/>
              </w:rPr>
              <w:t xml:space="preserve"> (linear mathematical models): Модели, для которых справедлив принцип суперпозиции, т. е. любая линейная комбинация решений также является решением задачи, для нелинейных моделей принцип суперпозиции неприменим.</w:t>
            </w:r>
          </w:p>
        </w:tc>
      </w:tr>
      <w:tr w:rsidR="007B27A7" w:rsidRPr="00D53134" w14:paraId="7F0D9640" w14:textId="77777777">
        <w:trPr>
          <w:trHeight w:val="18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0C8B67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2.4.41 </w:t>
            </w:r>
            <w:r w:rsidRPr="00D53134">
              <w:rPr>
                <w:rFonts w:asciiTheme="minorBidi" w:hAnsiTheme="minorBidi" w:cstheme="minorBidi"/>
                <w:b/>
                <w:sz w:val="24"/>
                <w:szCs w:val="24"/>
              </w:rPr>
              <w:t>транспортная модель</w:t>
            </w:r>
            <w:r w:rsidRPr="00D53134">
              <w:rPr>
                <w:rFonts w:asciiTheme="minorBidi" w:hAnsiTheme="minorBidi" w:cstheme="minorBidi"/>
                <w:sz w:val="24"/>
                <w:szCs w:val="24"/>
              </w:rPr>
              <w:t xml:space="preserve"> (transportation model): Информационная модель, предназначенная для моделирования транспортных, пассажирских и пешеходных потоков. Транспортная модель включает, пространственную математическую модель загрузки транспортной сети и предназначена для моделирования и прогнозирования транспортных потоков в транспортных сетях. Под транспортной сетью подразумевается сеть улиц, дорог, линии внеуличного транспорта (метро, монорельс, трамвай, железнодорожный транспорт) и другие виды выделенных трасс движения транспортных или пешеходных потоков, а также маршруты общественного транспорта.</w:t>
            </w:r>
          </w:p>
        </w:tc>
      </w:tr>
      <w:tr w:rsidR="007B27A7" w:rsidRPr="00D53134" w14:paraId="4EC33C30" w14:textId="77777777">
        <w:trPr>
          <w:trHeight w:val="31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74A01F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Модель применяется для моделирования транспортных, пассажирских и пешеходных потоков, создания трехмерных имитационных транспортных моделей дорог, развязок и иных транспортных сооружений, оптимизация маршрутных сетей и расписания общественного транспорта, создание прогнозных транспортных моделей индивидуального, пассажирского и грузового транспорта, моделирование массовых мероприятий и разработки схем эвакуации при чрезвычайных ситуациях.</w:t>
            </w:r>
          </w:p>
          <w:p w14:paraId="7D3A768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При моделировании городской среды на основе транспортных моделей решаются задачи транспортного планирования микрорайонов, городов и регионов, развития транспортных систем, разрабатываются программы развития улично-дорожной сети, разрабатываются комплексные транспортные схемы (КТС), разрабатываются комплексные схемы организации дорожного движения (КСОДД) и программы координирования светофорных объектов для создания «зеленых волн». Так же транспортные модели используются для планирования транспортного обеспечения массовых мероприятий.</w:t>
            </w:r>
          </w:p>
          <w:p w14:paraId="46E15D4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6AD1BBA" w14:textId="77777777">
        <w:trPr>
          <w:trHeight w:val="15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2E8D26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2.4.42 </w:t>
            </w:r>
            <w:r w:rsidRPr="00D53134">
              <w:rPr>
                <w:rFonts w:asciiTheme="minorBidi" w:hAnsiTheme="minorBidi" w:cstheme="minorBidi"/>
                <w:b/>
                <w:sz w:val="24"/>
                <w:szCs w:val="24"/>
              </w:rPr>
              <w:t>социально-экономическая модель(и)</w:t>
            </w:r>
            <w:r w:rsidRPr="00D53134">
              <w:rPr>
                <w:rFonts w:asciiTheme="minorBidi" w:hAnsiTheme="minorBidi" w:cstheme="minorBidi"/>
                <w:sz w:val="24"/>
                <w:szCs w:val="24"/>
              </w:rPr>
              <w:t xml:space="preserve"> (social and Economic model): Информационная(ые) модель(и) предназначенная(ые) для моделирования социальных, экономических, демографических особенностей изменения состояний антропогенной среды с привязкой к пространственным характеристикам.</w:t>
            </w:r>
          </w:p>
          <w:p w14:paraId="28DCB8D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 </w:t>
            </w:r>
          </w:p>
        </w:tc>
      </w:tr>
      <w:tr w:rsidR="007B27A7" w:rsidRPr="00D53134" w14:paraId="6492F1AD" w14:textId="77777777">
        <w:trPr>
          <w:trHeight w:val="13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A0D8AC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2.4.43 </w:t>
            </w:r>
            <w:r w:rsidRPr="00D53134">
              <w:rPr>
                <w:rFonts w:asciiTheme="minorBidi" w:hAnsiTheme="minorBidi" w:cstheme="minorBidi"/>
                <w:b/>
                <w:sz w:val="24"/>
                <w:szCs w:val="24"/>
              </w:rPr>
              <w:t>модель инженерных сетей</w:t>
            </w:r>
            <w:r w:rsidRPr="00D53134">
              <w:rPr>
                <w:rFonts w:asciiTheme="minorBidi" w:hAnsiTheme="minorBidi" w:cstheme="minorBidi"/>
                <w:sz w:val="24"/>
                <w:szCs w:val="24"/>
              </w:rPr>
              <w:t xml:space="preserve"> (model of engineering networks): Информационная модель, предназначенная для моделирования районных и городских систем водоснабжения и водоотведения, центрального отопления, сетей связи и других городских инженерных коммуникаций в пространственной привязке. Может быть реализована как объединенная модель всех инженерных сетей, так и виде отдельных моделей для соответствующей инженерной системы.</w:t>
            </w:r>
          </w:p>
        </w:tc>
      </w:tr>
      <w:tr w:rsidR="007B27A7" w:rsidRPr="00D53134" w14:paraId="30D54C15" w14:textId="77777777">
        <w:trPr>
          <w:trHeight w:val="37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44E68D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Модель позволяет производить расчеты систем тепло-, водоснабжения и водоотведения, газовых сетей и паропроводов, а так же, позволяет произвести расчет следующих задач:</w:t>
            </w:r>
          </w:p>
          <w:p w14:paraId="7F17F42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конструкторский гидравлический расчет;</w:t>
            </w:r>
          </w:p>
          <w:p w14:paraId="54FDD73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поверочный гидравлический расчет;</w:t>
            </w:r>
          </w:p>
          <w:p w14:paraId="2936B74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наладочный расчет;</w:t>
            </w:r>
          </w:p>
          <w:p w14:paraId="33228F5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расчет надежности сетей;</w:t>
            </w:r>
          </w:p>
          <w:p w14:paraId="4FE0CC7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построение пьезометрических графиков;</w:t>
            </w:r>
          </w:p>
          <w:p w14:paraId="7E10303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паспортизация; коммутационные задачи.</w:t>
            </w:r>
          </w:p>
          <w:p w14:paraId="4E15AE8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299D092"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1D48FB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2.4.44 </w:t>
            </w:r>
            <w:r w:rsidRPr="00D53134">
              <w:rPr>
                <w:rFonts w:asciiTheme="minorBidi" w:hAnsiTheme="minorBidi" w:cstheme="minorBidi"/>
                <w:b/>
                <w:sz w:val="24"/>
                <w:szCs w:val="24"/>
              </w:rPr>
              <w:t>цифровой макет</w:t>
            </w:r>
            <w:r w:rsidRPr="00D53134">
              <w:rPr>
                <w:rFonts w:asciiTheme="minorBidi" w:hAnsiTheme="minorBidi" w:cstheme="minorBidi"/>
                <w:sz w:val="24"/>
                <w:szCs w:val="24"/>
              </w:rPr>
              <w:t xml:space="preserve"> (digital mock-up): Цифровая полноразмерная структурная, но не обязательно функциональная, модель, построенная в точном масштабе, используемая, в основном, в исследованиях, испытаниях или демонстрациях.</w:t>
            </w:r>
          </w:p>
        </w:tc>
      </w:tr>
      <w:tr w:rsidR="007B27A7" w:rsidRPr="00D53134" w14:paraId="36E4EC1D" w14:textId="77777777">
        <w:trPr>
          <w:trHeight w:val="6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1E3454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2.4.45</w:t>
            </w:r>
            <w:r w:rsidRPr="00D53134">
              <w:rPr>
                <w:rFonts w:asciiTheme="minorBidi" w:hAnsiTheme="minorBidi" w:cstheme="minorBidi"/>
                <w:b/>
                <w:sz w:val="24"/>
                <w:szCs w:val="24"/>
              </w:rPr>
              <w:t xml:space="preserve"> метамодель</w:t>
            </w:r>
            <w:r w:rsidRPr="00D53134">
              <w:rPr>
                <w:rFonts w:asciiTheme="minorBidi" w:hAnsiTheme="minorBidi" w:cstheme="minorBidi"/>
                <w:sz w:val="24"/>
                <w:szCs w:val="24"/>
              </w:rPr>
              <w:t xml:space="preserve"> (meta mode)l: Модель модели; метамодели являются абстракциями.</w:t>
            </w:r>
          </w:p>
        </w:tc>
      </w:tr>
      <w:tr w:rsidR="007B27A7" w:rsidRPr="00D53134" w14:paraId="2CABB6F7" w14:textId="77777777">
        <w:trPr>
          <w:trHeight w:val="9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742E72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2.4.46 </w:t>
            </w:r>
            <w:r w:rsidRPr="00D53134">
              <w:rPr>
                <w:rFonts w:asciiTheme="minorBidi" w:hAnsiTheme="minorBidi" w:cstheme="minorBidi"/>
                <w:b/>
                <w:sz w:val="24"/>
                <w:szCs w:val="24"/>
              </w:rPr>
              <w:t>многомасштабное моделирование</w:t>
            </w:r>
            <w:r w:rsidRPr="00D53134">
              <w:rPr>
                <w:rFonts w:asciiTheme="minorBidi" w:hAnsiTheme="minorBidi" w:cstheme="minorBidi"/>
                <w:sz w:val="24"/>
                <w:szCs w:val="24"/>
              </w:rPr>
              <w:t xml:space="preserve"> (multiscale modelling): Моделирование объекта-системы, при котором для каждого масштаба или уровня иерархии используется свой метод или формулируется своя система уравнений, описывающая процессы для каждого масштаба в отдельности.</w:t>
            </w:r>
          </w:p>
        </w:tc>
      </w:tr>
      <w:tr w:rsidR="007B27A7" w:rsidRPr="00D53134" w14:paraId="0138D004"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296E0B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2.4.47 </w:t>
            </w:r>
            <w:r w:rsidRPr="00D53134">
              <w:rPr>
                <w:rFonts w:asciiTheme="minorBidi" w:hAnsiTheme="minorBidi" w:cstheme="minorBidi"/>
                <w:b/>
                <w:sz w:val="24"/>
                <w:szCs w:val="24"/>
              </w:rPr>
              <w:t>модель «прозрачного ящика»</w:t>
            </w:r>
            <w:r w:rsidRPr="00D53134">
              <w:rPr>
                <w:rFonts w:asciiTheme="minorBidi" w:hAnsiTheme="minorBidi" w:cstheme="minorBidi"/>
                <w:sz w:val="24"/>
                <w:szCs w:val="24"/>
              </w:rPr>
              <w:t xml:space="preserve"> (white box model): Модель у которой внутренняя реализация известна и полностью видима.</w:t>
            </w:r>
          </w:p>
        </w:tc>
      </w:tr>
      <w:tr w:rsidR="007B27A7" w:rsidRPr="00D53134" w14:paraId="7C480CDC" w14:textId="77777777">
        <w:trPr>
          <w:trHeight w:val="8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B90C7A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2.4.48 </w:t>
            </w:r>
            <w:r w:rsidRPr="00D53134">
              <w:rPr>
                <w:rFonts w:asciiTheme="minorBidi" w:hAnsiTheme="minorBidi" w:cstheme="minorBidi"/>
                <w:b/>
                <w:sz w:val="24"/>
                <w:szCs w:val="24"/>
              </w:rPr>
              <w:t>модель «черного ящика»</w:t>
            </w:r>
            <w:r w:rsidRPr="00D53134">
              <w:rPr>
                <w:rFonts w:asciiTheme="minorBidi" w:hAnsiTheme="minorBidi" w:cstheme="minorBidi"/>
                <w:sz w:val="24"/>
                <w:szCs w:val="24"/>
              </w:rPr>
              <w:t xml:space="preserve"> (black box model): Модель, входы, выходы и функциональные характеристики которой известны, но чья внутренняя реализация неизвестна или не имеет значения.</w:t>
            </w:r>
          </w:p>
        </w:tc>
      </w:tr>
      <w:tr w:rsidR="007B27A7" w:rsidRPr="00D53134" w14:paraId="05D72ED3" w14:textId="77777777">
        <w:trPr>
          <w:trHeight w:val="12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3224C5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2.4.49 </w:t>
            </w:r>
            <w:r w:rsidRPr="00D53134">
              <w:rPr>
                <w:rFonts w:asciiTheme="minorBidi" w:hAnsiTheme="minorBidi" w:cstheme="minorBidi"/>
                <w:b/>
                <w:sz w:val="24"/>
                <w:szCs w:val="24"/>
              </w:rPr>
              <w:t>параметрическая модель</w:t>
            </w:r>
            <w:r w:rsidRPr="00D53134">
              <w:rPr>
                <w:rFonts w:asciiTheme="minorBidi" w:hAnsiTheme="minorBidi" w:cstheme="minorBidi"/>
                <w:sz w:val="24"/>
                <w:szCs w:val="24"/>
              </w:rPr>
              <w:t xml:space="preserve"> (parametric model): Модель, использующая параметрические уравнения, которые могут быть основаны на выходных данных числовой модели или соответствовать полу-эмпирическим данным, служит для компактного описания конкретного процесса, свойства или эффекта.</w:t>
            </w:r>
          </w:p>
        </w:tc>
      </w:tr>
      <w:tr w:rsidR="007B27A7" w:rsidRPr="00D53134" w14:paraId="553A94E6" w14:textId="77777777">
        <w:trPr>
          <w:trHeight w:val="8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B2C155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2.4.50 </w:t>
            </w:r>
            <w:r w:rsidRPr="00D53134">
              <w:rPr>
                <w:rFonts w:asciiTheme="minorBidi" w:hAnsiTheme="minorBidi" w:cstheme="minorBidi"/>
                <w:b/>
                <w:sz w:val="24"/>
                <w:szCs w:val="24"/>
              </w:rPr>
              <w:t>предсказательная модель</w:t>
            </w:r>
            <w:r w:rsidRPr="00D53134">
              <w:rPr>
                <w:rFonts w:asciiTheme="minorBidi" w:hAnsiTheme="minorBidi" w:cstheme="minorBidi"/>
                <w:sz w:val="24"/>
                <w:szCs w:val="24"/>
              </w:rPr>
              <w:t xml:space="preserve"> (predictive model): Модель, в которой значения будущих состояний может быть гипотетизировано или предсказано.</w:t>
            </w:r>
          </w:p>
        </w:tc>
      </w:tr>
      <w:tr w:rsidR="007B27A7" w:rsidRPr="00D53134" w14:paraId="180D4FEF"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36F188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2.4.51 </w:t>
            </w:r>
            <w:r w:rsidRPr="00D53134">
              <w:rPr>
                <w:rFonts w:asciiTheme="minorBidi" w:hAnsiTheme="minorBidi" w:cstheme="minorBidi"/>
                <w:b/>
                <w:sz w:val="24"/>
                <w:szCs w:val="24"/>
              </w:rPr>
              <w:t>природная модель</w:t>
            </w:r>
            <w:r w:rsidRPr="00D53134">
              <w:rPr>
                <w:rFonts w:asciiTheme="minorBidi" w:hAnsiTheme="minorBidi" w:cstheme="minorBidi"/>
                <w:sz w:val="24"/>
                <w:szCs w:val="24"/>
              </w:rPr>
              <w:t xml:space="preserve"> (natural model): Модель, представляющая систему как объект-систему в природной среде.</w:t>
            </w:r>
          </w:p>
        </w:tc>
      </w:tr>
      <w:tr w:rsidR="007B27A7" w:rsidRPr="00D53134" w14:paraId="58D3B716" w14:textId="77777777">
        <w:trPr>
          <w:trHeight w:val="6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1C0499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2.4.52 </w:t>
            </w:r>
            <w:r w:rsidRPr="00D53134">
              <w:rPr>
                <w:rFonts w:asciiTheme="minorBidi" w:hAnsiTheme="minorBidi" w:cstheme="minorBidi"/>
                <w:b/>
                <w:sz w:val="24"/>
                <w:szCs w:val="24"/>
              </w:rPr>
              <w:t>словесно-описательная модель</w:t>
            </w:r>
            <w:r w:rsidRPr="00D53134">
              <w:rPr>
                <w:rFonts w:asciiTheme="minorBidi" w:hAnsiTheme="minorBidi" w:cstheme="minorBidi"/>
                <w:sz w:val="24"/>
                <w:szCs w:val="24"/>
              </w:rPr>
              <w:t xml:space="preserve"> (verbal descriptive model): Символическая модель, свойства которых выражена в словах.</w:t>
            </w:r>
          </w:p>
        </w:tc>
      </w:tr>
      <w:tr w:rsidR="007B27A7" w:rsidRPr="00D53134" w14:paraId="6F55E994" w14:textId="77777777">
        <w:trPr>
          <w:trHeight w:val="5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D23BE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Может быть использован синоним “Нарративная модель»</w:t>
            </w:r>
          </w:p>
        </w:tc>
      </w:tr>
      <w:tr w:rsidR="007B27A7" w:rsidRPr="00D53134" w14:paraId="59B97889" w14:textId="77777777">
        <w:trPr>
          <w:trHeight w:val="11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DEEB59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2.4.53 </w:t>
            </w:r>
            <w:r w:rsidRPr="00D53134">
              <w:rPr>
                <w:rFonts w:asciiTheme="minorBidi" w:hAnsiTheme="minorBidi" w:cstheme="minorBidi"/>
                <w:b/>
                <w:sz w:val="24"/>
                <w:szCs w:val="24"/>
              </w:rPr>
              <w:t>стохастическая модель</w:t>
            </w:r>
            <w:r w:rsidRPr="00D53134">
              <w:rPr>
                <w:rFonts w:asciiTheme="minorBidi" w:hAnsiTheme="minorBidi" w:cstheme="minorBidi"/>
                <w:sz w:val="24"/>
                <w:szCs w:val="24"/>
              </w:rPr>
              <w:t xml:space="preserve"> (stochastic model): Модель, в которой результаты определяются с использованием одной или более случайных величин, представляющая неопределенность процесса или в которых входные данные будет производить выходные данные по некоторому статистическому распределению.</w:t>
            </w:r>
          </w:p>
        </w:tc>
      </w:tr>
      <w:tr w:rsidR="007B27A7" w:rsidRPr="00D53134" w14:paraId="547CB4D9" w14:textId="77777777">
        <w:trPr>
          <w:trHeight w:val="6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B52045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2.4.54 </w:t>
            </w:r>
            <w:r w:rsidRPr="00D53134">
              <w:rPr>
                <w:rFonts w:asciiTheme="minorBidi" w:hAnsiTheme="minorBidi" w:cstheme="minorBidi"/>
                <w:b/>
                <w:sz w:val="24"/>
                <w:szCs w:val="24"/>
              </w:rPr>
              <w:t>структурная модель</w:t>
            </w:r>
            <w:r w:rsidRPr="00D53134">
              <w:rPr>
                <w:rFonts w:asciiTheme="minorBidi" w:hAnsiTheme="minorBidi" w:cstheme="minorBidi"/>
                <w:sz w:val="24"/>
                <w:szCs w:val="24"/>
              </w:rPr>
              <w:t xml:space="preserve"> (structural model): Представление физической или логической структуре системы.</w:t>
            </w:r>
          </w:p>
        </w:tc>
      </w:tr>
      <w:tr w:rsidR="007B27A7" w:rsidRPr="00D53134" w14:paraId="17FF36FE" w14:textId="77777777">
        <w:trPr>
          <w:trHeight w:val="23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F32DAB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Документированная информация может быть любого формата и на любом носителе, и может быть получена из любого источника.</w:t>
            </w:r>
          </w:p>
          <w:p w14:paraId="6CFDC8A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Документированная информация может относиться:</w:t>
            </w:r>
          </w:p>
          <w:p w14:paraId="5F0728D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 системе менеджмента, включая соответствующие процессы;</w:t>
            </w:r>
          </w:p>
          <w:p w14:paraId="30B5FA3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 информации, созданной для функционирования организации (документация);</w:t>
            </w:r>
          </w:p>
          <w:p w14:paraId="504C3E4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 свидетельствам достигнутых результатов.</w:t>
            </w:r>
          </w:p>
        </w:tc>
      </w:tr>
      <w:tr w:rsidR="007B27A7" w:rsidRPr="00D53134" w14:paraId="4EE05C33" w14:textId="77777777">
        <w:trPr>
          <w:trHeight w:val="420"/>
        </w:trPr>
        <w:tc>
          <w:tcPr>
            <w:tcW w:w="1035" w:type="dxa"/>
            <w:tcBorders>
              <w:top w:val="nil"/>
              <w:left w:val="nil"/>
              <w:bottom w:val="single" w:sz="8" w:space="0" w:color="000000"/>
              <w:right w:val="nil"/>
            </w:tcBorders>
            <w:shd w:val="clear" w:color="auto" w:fill="auto"/>
            <w:tcMar>
              <w:top w:w="100" w:type="dxa"/>
              <w:left w:w="100" w:type="dxa"/>
              <w:bottom w:w="100" w:type="dxa"/>
              <w:right w:w="100" w:type="dxa"/>
            </w:tcMar>
          </w:tcPr>
          <w:p w14:paraId="34ED5D0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2.4.55</w:t>
            </w:r>
          </w:p>
        </w:tc>
        <w:tc>
          <w:tcPr>
            <w:tcW w:w="2595" w:type="dxa"/>
            <w:tcBorders>
              <w:top w:val="nil"/>
              <w:left w:val="nil"/>
              <w:bottom w:val="single" w:sz="8" w:space="0" w:color="000000"/>
              <w:right w:val="nil"/>
            </w:tcBorders>
            <w:shd w:val="clear" w:color="auto" w:fill="auto"/>
            <w:tcMar>
              <w:top w:w="100" w:type="dxa"/>
              <w:left w:w="100" w:type="dxa"/>
              <w:bottom w:w="100" w:type="dxa"/>
              <w:right w:w="100" w:type="dxa"/>
            </w:tcMar>
          </w:tcPr>
          <w:p w14:paraId="1116BC9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50" w:type="dxa"/>
            <w:tcBorders>
              <w:top w:val="nil"/>
              <w:left w:val="nil"/>
              <w:bottom w:val="single" w:sz="8" w:space="0" w:color="000000"/>
              <w:right w:val="nil"/>
            </w:tcBorders>
            <w:shd w:val="clear" w:color="auto" w:fill="auto"/>
            <w:tcMar>
              <w:top w:w="100" w:type="dxa"/>
              <w:left w:w="100" w:type="dxa"/>
              <w:bottom w:w="100" w:type="dxa"/>
              <w:right w:w="100" w:type="dxa"/>
            </w:tcMar>
          </w:tcPr>
          <w:p w14:paraId="304CFD8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175" w:type="dxa"/>
            <w:tcBorders>
              <w:top w:val="nil"/>
              <w:left w:val="nil"/>
              <w:bottom w:val="single" w:sz="8" w:space="0" w:color="000000"/>
              <w:right w:val="nil"/>
            </w:tcBorders>
            <w:shd w:val="clear" w:color="auto" w:fill="auto"/>
            <w:tcMar>
              <w:top w:w="100" w:type="dxa"/>
              <w:left w:w="100" w:type="dxa"/>
              <w:bottom w:w="100" w:type="dxa"/>
              <w:right w:w="100" w:type="dxa"/>
            </w:tcMar>
          </w:tcPr>
          <w:p w14:paraId="14A6679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9B7E401" w14:textId="77777777">
        <w:trPr>
          <w:trHeight w:val="11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DFC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документированная информация</w:t>
            </w:r>
            <w:r w:rsidRPr="00D53134">
              <w:rPr>
                <w:rFonts w:asciiTheme="minorBidi" w:hAnsiTheme="minorBidi" w:cstheme="minorBidi"/>
                <w:sz w:val="24"/>
                <w:szCs w:val="24"/>
              </w:rPr>
              <w:t xml:space="preserve"> (documented information): Информация, которая должна управляться и поддерживаться организацией, и носитель, который ее содержит.</w:t>
            </w:r>
          </w:p>
          <w:p w14:paraId="35124A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3.8.6]</w:t>
            </w:r>
          </w:p>
        </w:tc>
      </w:tr>
      <w:tr w:rsidR="007B27A7" w:rsidRPr="00D53134" w14:paraId="6839BD79" w14:textId="77777777">
        <w:trPr>
          <w:trHeight w:val="4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EB2B0E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AE8711E"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A26BB3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2.4.56 </w:t>
            </w:r>
            <w:r w:rsidRPr="00D53134">
              <w:rPr>
                <w:rFonts w:asciiTheme="minorBidi" w:hAnsiTheme="minorBidi" w:cstheme="minorBidi"/>
                <w:b/>
                <w:sz w:val="24"/>
                <w:szCs w:val="24"/>
              </w:rPr>
              <w:t>информационный набор</w:t>
            </w:r>
            <w:r w:rsidRPr="00D53134">
              <w:rPr>
                <w:rFonts w:asciiTheme="minorBidi" w:hAnsiTheme="minorBidi" w:cstheme="minorBidi"/>
                <w:sz w:val="24"/>
                <w:szCs w:val="24"/>
              </w:rPr>
              <w:t xml:space="preserve"> (information dataset): Часть стандартизованного описания свойств или параметров, или связей объекта-системы или процесса исходя из точки зрения и этапа жизненного цикла</w:t>
            </w:r>
          </w:p>
        </w:tc>
      </w:tr>
      <w:tr w:rsidR="007B27A7" w:rsidRPr="00D53134" w14:paraId="538A7893" w14:textId="77777777">
        <w:trPr>
          <w:trHeight w:val="10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2483A5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 Например, для насоса это может быть перечень технических характеристик, перечень характеристик для оценки стоимости и перечень характеристик для построения модели.</w:t>
            </w:r>
          </w:p>
          <w:p w14:paraId="77F3803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EBD0E17" w14:textId="77777777">
        <w:trPr>
          <w:trHeight w:val="9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2407B0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2.4.57 </w:t>
            </w:r>
            <w:r w:rsidRPr="00D53134">
              <w:rPr>
                <w:rFonts w:asciiTheme="minorBidi" w:hAnsiTheme="minorBidi" w:cstheme="minorBidi"/>
                <w:b/>
                <w:sz w:val="24"/>
                <w:szCs w:val="24"/>
              </w:rPr>
              <w:t>информационное пространство</w:t>
            </w:r>
            <w:r w:rsidRPr="00D53134">
              <w:rPr>
                <w:rFonts w:asciiTheme="minorBidi" w:hAnsiTheme="minorBidi" w:cstheme="minorBidi"/>
                <w:sz w:val="24"/>
                <w:szCs w:val="24"/>
              </w:rPr>
              <w:t xml:space="preserve"> (information environment): Цифровая электронная среда, к которой относятся цифровая информация, цифровые данные, компьютерные коды концептов и форм представления выраженных знаний.</w:t>
            </w:r>
          </w:p>
        </w:tc>
      </w:tr>
      <w:tr w:rsidR="007B27A7" w:rsidRPr="00D53134" w14:paraId="7A40FD97" w14:textId="77777777">
        <w:trPr>
          <w:trHeight w:val="23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5D271E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Создание нового поколения интеллектуальных информационных систем, которые должны обеспечить семантическую интероперабельность в процессе совместной̆ работы пользователей̆ этих систем.</w:t>
            </w:r>
          </w:p>
          <w:p w14:paraId="6569A5A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Степень новизны интеллектуальных систем, поддерживающих процессы выявления и экспликации стадий генерации и эволюции нового знания, предлагается оценивать, сравнивая их с традиционными системами управления знаниями (Knowledge Management Systems - KMS), основанными на гипотезе стабильности ментального знания человека. Согласно этой̆ гипотезе, в процессе создания и применения KMS можно не учитывать эволюцию во времени ментального знания, представленного в KMS.</w:t>
            </w:r>
          </w:p>
          <w:p w14:paraId="2105E57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7FEBDED" w14:textId="77777777">
        <w:trPr>
          <w:trHeight w:val="8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A4D714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2.4.58 </w:t>
            </w:r>
            <w:r w:rsidRPr="00D53134">
              <w:rPr>
                <w:rFonts w:asciiTheme="minorBidi" w:hAnsiTheme="minorBidi" w:cstheme="minorBidi"/>
                <w:b/>
                <w:sz w:val="24"/>
                <w:szCs w:val="24"/>
              </w:rPr>
              <w:t>информационное поле</w:t>
            </w:r>
            <w:r w:rsidRPr="00D53134">
              <w:rPr>
                <w:rFonts w:asciiTheme="minorBidi" w:hAnsiTheme="minorBidi" w:cstheme="minorBidi"/>
                <w:sz w:val="24"/>
                <w:szCs w:val="24"/>
              </w:rPr>
              <w:t xml:space="preserve"> (information field): Совокупность информации, требований, документов Проекта, накапливаемых в процессе жизненного цикла объекта или проекта</w:t>
            </w:r>
          </w:p>
        </w:tc>
      </w:tr>
      <w:tr w:rsidR="007B27A7" w:rsidRPr="00D53134" w14:paraId="783DF2ED" w14:textId="77777777">
        <w:trPr>
          <w:trHeight w:val="9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2C91BD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2.4.59 </w:t>
            </w:r>
            <w:r w:rsidRPr="00D53134">
              <w:rPr>
                <w:rFonts w:asciiTheme="minorBidi" w:hAnsiTheme="minorBidi" w:cstheme="minorBidi"/>
                <w:b/>
                <w:sz w:val="24"/>
                <w:szCs w:val="24"/>
              </w:rPr>
              <w:t>качество информации</w:t>
            </w:r>
            <w:r w:rsidRPr="00D53134">
              <w:rPr>
                <w:rFonts w:asciiTheme="minorBidi" w:hAnsiTheme="minorBidi" w:cstheme="minorBidi"/>
                <w:sz w:val="24"/>
                <w:szCs w:val="24"/>
              </w:rPr>
              <w:t xml:space="preserve"> (information quality): Совокупность свойств, отражающих степень пригодности конкретной информации об объектах и их взаимосвязях для достижения целей, стоящих перед пользователем, при реализации тех или иных видов деятельности.</w:t>
            </w:r>
          </w:p>
        </w:tc>
      </w:tr>
      <w:tr w:rsidR="007B27A7" w:rsidRPr="00D53134" w14:paraId="5E0E31B8" w14:textId="77777777">
        <w:trPr>
          <w:trHeight w:val="7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B9D568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состав наиболее общих параметров входят: достоверность, своевременность, новизна, ценность, полезность, доступность.</w:t>
            </w:r>
          </w:p>
        </w:tc>
      </w:tr>
      <w:tr w:rsidR="007B27A7" w:rsidRPr="00D53134" w14:paraId="5B1E8105" w14:textId="77777777">
        <w:trPr>
          <w:trHeight w:val="11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196393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2.4.60 </w:t>
            </w:r>
            <w:r w:rsidRPr="00D53134">
              <w:rPr>
                <w:rFonts w:asciiTheme="minorBidi" w:hAnsiTheme="minorBidi" w:cstheme="minorBidi"/>
                <w:b/>
                <w:sz w:val="24"/>
                <w:szCs w:val="24"/>
              </w:rPr>
              <w:t>информационная модель объекта</w:t>
            </w:r>
            <w:r w:rsidRPr="00D53134">
              <w:rPr>
                <w:rFonts w:asciiTheme="minorBidi" w:hAnsiTheme="minorBidi" w:cstheme="minorBidi"/>
                <w:sz w:val="24"/>
                <w:szCs w:val="24"/>
              </w:rPr>
              <w:t xml:space="preserve"> (information model): Комплексное стандартизованное описание объекта в виде информационных наборов, которое содержит полную проектную информацию (текстовую, графическую, расчетную и вычислимую) о материальных и не материальных элементах объекта.</w:t>
            </w:r>
          </w:p>
        </w:tc>
      </w:tr>
      <w:tr w:rsidR="007B27A7" w:rsidRPr="00D53134" w14:paraId="46A032CD" w14:textId="77777777">
        <w:trPr>
          <w:trHeight w:val="12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C488EE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2.4.61 </w:t>
            </w:r>
            <w:r w:rsidRPr="00D53134">
              <w:rPr>
                <w:rFonts w:asciiTheme="minorBidi" w:hAnsiTheme="minorBidi" w:cstheme="minorBidi"/>
                <w:b/>
                <w:sz w:val="24"/>
                <w:szCs w:val="24"/>
              </w:rPr>
              <w:t>уровень проработки</w:t>
            </w:r>
            <w:r w:rsidRPr="00D53134">
              <w:rPr>
                <w:rFonts w:asciiTheme="minorBidi" w:hAnsiTheme="minorBidi" w:cstheme="minorBidi"/>
                <w:sz w:val="24"/>
                <w:szCs w:val="24"/>
              </w:rPr>
              <w:t xml:space="preserve"> (level of development): Определяет полноту проработки информационной модели объекта-системы в соответствии со стадией жизненного цикла объекта и точкой зрения. Уровень проработки задает минимальную структуру, методы представления информации и минимальный объем информации, необходимой и достаточной для решения задач в соответствии с точкой зрения.</w:t>
            </w:r>
          </w:p>
        </w:tc>
      </w:tr>
      <w:tr w:rsidR="007B27A7" w:rsidRPr="00D53134" w14:paraId="5331DC4C" w14:textId="77777777">
        <w:trPr>
          <w:trHeight w:val="1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AC9C35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я — Уровень проработки определяет геометрическую, пространственную, количественную, а также любую другую информацию, необходимую и достаточную для решения задач моделирования конкретного этапа жизненного цикла объекта.</w:t>
            </w:r>
          </w:p>
          <w:p w14:paraId="79584E9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Отдельно необходимо отметить, что уровень проработки должен содержать Уровень обслуживания - качественную меру, используемую, чтобы связать качество обслуживания объекта-системы.</w:t>
            </w:r>
          </w:p>
          <w:p w14:paraId="4BCB596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29D062A" w14:textId="77777777">
        <w:trPr>
          <w:trHeight w:val="1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ADD309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2.4.62 </w:t>
            </w:r>
            <w:r w:rsidRPr="00D53134">
              <w:rPr>
                <w:rFonts w:asciiTheme="minorBidi" w:hAnsiTheme="minorBidi" w:cstheme="minorBidi"/>
                <w:b/>
                <w:sz w:val="24"/>
                <w:szCs w:val="24"/>
              </w:rPr>
              <w:t>репозиторий моделей</w:t>
            </w:r>
            <w:r w:rsidRPr="00D53134">
              <w:rPr>
                <w:rFonts w:asciiTheme="minorBidi" w:hAnsiTheme="minorBidi" w:cstheme="minorBidi"/>
                <w:sz w:val="24"/>
                <w:szCs w:val="24"/>
              </w:rPr>
              <w:t xml:space="preserve"> (repository): Замкнутая совокупность эталонных моделей и метаинформации о них. Репозиторий называется замкнутым, если для каждой эталонной модели можно вычислить его замыкание, т.е. При моделировании системы можно применить эталонную модель в системе моделирования с соблюдением всех её зависимостей.</w:t>
            </w:r>
          </w:p>
        </w:tc>
      </w:tr>
    </w:tbl>
    <w:p w14:paraId="6D024AC7" w14:textId="77777777" w:rsidR="007B27A7" w:rsidRPr="00D53134" w:rsidRDefault="007B27A7" w:rsidP="00D53134">
      <w:pPr>
        <w:jc w:val="both"/>
        <w:rPr>
          <w:rFonts w:asciiTheme="minorBidi" w:hAnsiTheme="minorBidi" w:cstheme="minorBidi"/>
          <w:sz w:val="24"/>
          <w:szCs w:val="24"/>
        </w:rPr>
      </w:pPr>
    </w:p>
    <w:p w14:paraId="0BFBA61D" w14:textId="77777777" w:rsidR="007B27A7" w:rsidRPr="00D53134" w:rsidRDefault="00FF04AB" w:rsidP="00D53134">
      <w:pPr>
        <w:spacing w:before="200"/>
        <w:jc w:val="both"/>
        <w:rPr>
          <w:rFonts w:asciiTheme="minorBidi" w:hAnsiTheme="minorBidi" w:cstheme="minorBidi"/>
          <w:b/>
          <w:sz w:val="24"/>
          <w:szCs w:val="24"/>
        </w:rPr>
      </w:pPr>
      <w:r w:rsidRPr="00D53134">
        <w:rPr>
          <w:rFonts w:asciiTheme="minorBidi" w:hAnsiTheme="minorBidi" w:cstheme="minorBidi"/>
          <w:b/>
          <w:sz w:val="24"/>
          <w:szCs w:val="24"/>
        </w:rPr>
        <w:t xml:space="preserve"> </w:t>
      </w:r>
    </w:p>
    <w:p w14:paraId="502056B7" w14:textId="77777777" w:rsidR="007B27A7" w:rsidRPr="00D53134" w:rsidRDefault="00FF04AB" w:rsidP="00D53134">
      <w:pPr>
        <w:spacing w:before="200"/>
        <w:ind w:firstLine="700"/>
        <w:jc w:val="both"/>
        <w:rPr>
          <w:rFonts w:asciiTheme="minorBidi" w:hAnsiTheme="minorBidi" w:cstheme="minorBidi"/>
          <w:b/>
          <w:sz w:val="24"/>
          <w:szCs w:val="24"/>
        </w:rPr>
      </w:pPr>
      <w:r w:rsidRPr="00D53134">
        <w:rPr>
          <w:rFonts w:asciiTheme="minorBidi" w:hAnsiTheme="minorBidi" w:cstheme="minorBidi"/>
          <w:b/>
          <w:sz w:val="24"/>
          <w:szCs w:val="24"/>
        </w:rPr>
        <w:t>2.5 Термины в области дизайн менеджмента</w:t>
      </w:r>
    </w:p>
    <w:p w14:paraId="03AB7C75"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a"/>
        <w:tblW w:w="98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25"/>
        <w:gridCol w:w="2460"/>
        <w:gridCol w:w="4065"/>
        <w:gridCol w:w="2205"/>
      </w:tblGrid>
      <w:tr w:rsidR="007B27A7" w:rsidRPr="00D53134" w14:paraId="707C8CBC" w14:textId="77777777">
        <w:trPr>
          <w:trHeight w:val="8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4D23D0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2.5.1 </w:t>
            </w:r>
            <w:r w:rsidRPr="00D53134">
              <w:rPr>
                <w:rFonts w:asciiTheme="minorBidi" w:hAnsiTheme="minorBidi" w:cstheme="minorBidi"/>
                <w:b/>
                <w:sz w:val="24"/>
                <w:szCs w:val="24"/>
              </w:rPr>
              <w:t>проектирование</w:t>
            </w:r>
            <w:r w:rsidRPr="00D53134">
              <w:rPr>
                <w:rFonts w:asciiTheme="minorBidi" w:hAnsiTheme="minorBidi" w:cstheme="minorBidi"/>
                <w:sz w:val="24"/>
                <w:szCs w:val="24"/>
              </w:rPr>
              <w:t xml:space="preserve"> (design process): Деятельность и совокупность процессов, преобразующих требования к объекту-системе в более детальные требования к этому объекту.</w:t>
            </w:r>
          </w:p>
        </w:tc>
      </w:tr>
      <w:tr w:rsidR="007B27A7" w:rsidRPr="00D53134" w14:paraId="4CDFFDF9"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52FFBE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2.5.2 </w:t>
            </w:r>
            <w:r w:rsidRPr="00D53134">
              <w:rPr>
                <w:rFonts w:asciiTheme="minorBidi" w:hAnsiTheme="minorBidi" w:cstheme="minorBidi"/>
                <w:b/>
                <w:sz w:val="24"/>
                <w:szCs w:val="24"/>
              </w:rPr>
              <w:t>проектная документация</w:t>
            </w:r>
            <w:r w:rsidRPr="00D53134">
              <w:rPr>
                <w:rFonts w:asciiTheme="minorBidi" w:hAnsiTheme="minorBidi" w:cstheme="minorBidi"/>
                <w:sz w:val="24"/>
                <w:szCs w:val="24"/>
              </w:rPr>
              <w:t xml:space="preserve"> (design documents): Результат проектирования представленный в виде записей и информационных моделей.</w:t>
            </w:r>
          </w:p>
        </w:tc>
      </w:tr>
      <w:tr w:rsidR="007B27A7" w:rsidRPr="00D53134" w14:paraId="6C760DCB" w14:textId="77777777">
        <w:trPr>
          <w:trHeight w:val="7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81F1BB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2.5.3 </w:t>
            </w:r>
            <w:r w:rsidRPr="00D53134">
              <w:rPr>
                <w:rFonts w:asciiTheme="minorBidi" w:hAnsiTheme="minorBidi" w:cstheme="minorBidi"/>
                <w:b/>
                <w:sz w:val="24"/>
                <w:szCs w:val="24"/>
              </w:rPr>
              <w:t>дизайн</w:t>
            </w:r>
            <w:r w:rsidRPr="00D53134">
              <w:rPr>
                <w:rFonts w:asciiTheme="minorBidi" w:hAnsiTheme="minorBidi" w:cstheme="minorBidi"/>
                <w:sz w:val="24"/>
                <w:szCs w:val="24"/>
              </w:rPr>
              <w:t xml:space="preserve"> (design): Совокупность проектирования и деятельности экстатической деятельности преобразующих требования к объекту-системе в Проектную документацию.</w:t>
            </w:r>
          </w:p>
        </w:tc>
      </w:tr>
      <w:tr w:rsidR="007B27A7" w:rsidRPr="00D53134" w14:paraId="78F851C6" w14:textId="77777777">
        <w:trPr>
          <w:trHeight w:val="14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7FC234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соответствии с ГОСТ Р 56645.5-2015 п.3.101 под дизайном в различном контексте понимается:</w:t>
            </w:r>
          </w:p>
          <w:p w14:paraId="6EE312D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w:t>
            </w:r>
            <w:r w:rsidRPr="00D53134">
              <w:rPr>
                <w:rFonts w:asciiTheme="minorBidi" w:hAnsiTheme="minorBidi" w:cstheme="minorBidi"/>
                <w:sz w:val="24"/>
                <w:szCs w:val="24"/>
              </w:rPr>
              <w:t xml:space="preserve"> (design): (существительное) Сам продукт, дизайн конечного продукта;</w:t>
            </w:r>
          </w:p>
          <w:p w14:paraId="1857BCF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w:t>
            </w:r>
            <w:r w:rsidRPr="00D53134">
              <w:rPr>
                <w:rFonts w:asciiTheme="minorBidi" w:hAnsiTheme="minorBidi" w:cstheme="minorBidi"/>
                <w:sz w:val="24"/>
                <w:szCs w:val="24"/>
              </w:rPr>
              <w:t xml:space="preserve"> (design): (глагол) Производство информации, посредством которой дизайн реализуется в продукт.</w:t>
            </w:r>
          </w:p>
        </w:tc>
      </w:tr>
      <w:tr w:rsidR="007B27A7" w:rsidRPr="00D53134" w14:paraId="0AEDB58D" w14:textId="77777777">
        <w:trPr>
          <w:trHeight w:val="5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69660C2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2.5.4</w:t>
            </w:r>
          </w:p>
        </w:tc>
      </w:tr>
      <w:tr w:rsidR="007B27A7" w:rsidRPr="00D53134" w14:paraId="31F29707" w14:textId="77777777">
        <w:trPr>
          <w:trHeight w:val="15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5A933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универсальный дизайн</w:t>
            </w:r>
            <w:r w:rsidRPr="00D53134">
              <w:rPr>
                <w:rFonts w:asciiTheme="minorBidi" w:hAnsiTheme="minorBidi" w:cstheme="minorBidi"/>
                <w:sz w:val="24"/>
                <w:szCs w:val="24"/>
              </w:rPr>
              <w:t xml:space="preserve"> (universal design): Дизайн продукции, сред, программ и сервисов, которыми могут пользоваться все люди в максимально возможной степени без необходимости адаптации или специального дизайна. «Универсальный дизайн» не исключает вспомогательные устройства для конкретных групп людей с ограничениями, там, где это необходимо.</w:t>
            </w:r>
          </w:p>
          <w:p w14:paraId="19CEE9F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[7]</w:t>
            </w:r>
          </w:p>
        </w:tc>
      </w:tr>
      <w:tr w:rsidR="007B27A7" w:rsidRPr="00D53134" w14:paraId="75A7C7A8" w14:textId="77777777">
        <w:trPr>
          <w:trHeight w:val="7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298A96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2.5.5 </w:t>
            </w:r>
            <w:r w:rsidRPr="00D53134">
              <w:rPr>
                <w:rFonts w:asciiTheme="minorBidi" w:hAnsiTheme="minorBidi" w:cstheme="minorBidi"/>
                <w:b/>
                <w:sz w:val="24"/>
                <w:szCs w:val="24"/>
              </w:rPr>
              <w:t>система строительной классификации</w:t>
            </w:r>
            <w:r w:rsidRPr="00D53134">
              <w:rPr>
                <w:rFonts w:asciiTheme="minorBidi" w:hAnsiTheme="minorBidi" w:cstheme="minorBidi"/>
                <w:sz w:val="24"/>
                <w:szCs w:val="24"/>
              </w:rPr>
              <w:t xml:space="preserve"> (construction classification system): Система классификации информации о строительных работах.</w:t>
            </w:r>
          </w:p>
        </w:tc>
      </w:tr>
      <w:tr w:rsidR="007B27A7" w:rsidRPr="00D53134" w14:paraId="0323A999"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40A35FC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2.5.6</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569F51B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390E478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73D9BC8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0A5D667" w14:textId="77777777">
        <w:trPr>
          <w:trHeight w:val="8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DF89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дизайн-анализ</w:t>
            </w:r>
            <w:r w:rsidRPr="00D53134">
              <w:rPr>
                <w:rFonts w:asciiTheme="minorBidi" w:hAnsiTheme="minorBidi" w:cstheme="minorBidi"/>
                <w:sz w:val="24"/>
                <w:szCs w:val="24"/>
              </w:rPr>
              <w:t xml:space="preserve"> (design analysis): Детальное исследование возможных последствий того или иного дизайна. [ГОСТ Р 56645.5-2015, статья 3.103]</w:t>
            </w:r>
          </w:p>
        </w:tc>
      </w:tr>
      <w:tr w:rsidR="007B27A7" w:rsidRPr="00D53134" w14:paraId="00EAD93C" w14:textId="77777777">
        <w:trPr>
          <w:trHeight w:val="5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151F045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2.5.7</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61F5C9B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2D4866B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4D98FB3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5A6E55F" w14:textId="77777777">
        <w:trPr>
          <w:trHeight w:val="132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4C9C7B4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оценка дизайна</w:t>
            </w:r>
            <w:r w:rsidRPr="00D53134">
              <w:rPr>
                <w:rFonts w:asciiTheme="minorBidi" w:hAnsiTheme="minorBidi" w:cstheme="minorBidi"/>
                <w:sz w:val="24"/>
                <w:szCs w:val="24"/>
              </w:rPr>
              <w:t xml:space="preserve"> (design appraisal): Систематическая проверка результатов дизайн-процессов (в основном, по завершении этапов) на соответствие заявленным и согласованным требованиям и с целью определения степени выполнения первоначально поставленных целей.</w:t>
            </w:r>
          </w:p>
          <w:p w14:paraId="2A3170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3.104]</w:t>
            </w:r>
          </w:p>
        </w:tc>
      </w:tr>
      <w:tr w:rsidR="007B27A7" w:rsidRPr="00D53134" w14:paraId="2C572F96" w14:textId="77777777">
        <w:trPr>
          <w:trHeight w:val="15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BA49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Данный термин, как правило, связан с определенным видом деятельности, например, оценка системы, оценка проекта. Результаты обычно представлены в мерах времени, стоимости и достижений.</w:t>
            </w:r>
          </w:p>
          <w:p w14:paraId="3B9DB5E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Оценка, как правило, происходит на завершающем этапе деятельности, но прогресс можно оценивать посредством осуществления промежуточной или этапной оценки, особенно в тех случаях, когда по итогам выполнения промежуточных этапов запланированы определенные результаты.</w:t>
            </w:r>
          </w:p>
        </w:tc>
      </w:tr>
      <w:tr w:rsidR="007B27A7" w:rsidRPr="00D53134" w14:paraId="2CE6EA96" w14:textId="77777777">
        <w:trPr>
          <w:trHeight w:val="50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27C965D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2.5.8</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74547C2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682B29C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5AEF644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5403749" w14:textId="77777777">
        <w:trPr>
          <w:trHeight w:val="88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23A7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атрибуты дизайна</w:t>
            </w:r>
            <w:r w:rsidRPr="00D53134">
              <w:rPr>
                <w:rFonts w:asciiTheme="minorBidi" w:hAnsiTheme="minorBidi" w:cstheme="minorBidi"/>
                <w:sz w:val="24"/>
                <w:szCs w:val="24"/>
              </w:rPr>
              <w:t xml:space="preserve"> (design attributes): Особенности и характеристики дизайна.</w:t>
            </w:r>
          </w:p>
          <w:p w14:paraId="03497CA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3.105 ]</w:t>
            </w:r>
          </w:p>
        </w:tc>
      </w:tr>
      <w:tr w:rsidR="007B27A7" w:rsidRPr="00D53134" w14:paraId="6D4F3803" w14:textId="77777777">
        <w:trPr>
          <w:trHeight w:val="56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7B95C7D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2.5.9</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3C201ED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374B8CF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686B094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6D501A5" w14:textId="77777777">
        <w:trPr>
          <w:trHeight w:val="116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324C1C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аудит дизайна</w:t>
            </w:r>
            <w:r w:rsidRPr="00D53134">
              <w:rPr>
                <w:rFonts w:asciiTheme="minorBidi" w:hAnsiTheme="minorBidi" w:cstheme="minorBidi"/>
                <w:sz w:val="24"/>
                <w:szCs w:val="24"/>
              </w:rPr>
              <w:t xml:space="preserve"> (design audit): Систематическая оценка результата деятельности на соответствие заявленным ранее целям.</w:t>
            </w:r>
          </w:p>
          <w:p w14:paraId="042ABE5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3.106]</w:t>
            </w:r>
          </w:p>
        </w:tc>
      </w:tr>
      <w:tr w:rsidR="007B27A7" w:rsidRPr="00D53134" w14:paraId="459EF2D4" w14:textId="77777777">
        <w:trPr>
          <w:trHeight w:val="488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AD025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 Обычно аудит связан с конкретной задачей, например оценкой системы или проекта. Результаты оценки обычно выражаются в единицах времени, затрат и достижений.</w:t>
            </w:r>
          </w:p>
          <w:p w14:paraId="5C3E9C2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Как правило, аудит проводится в конце выполнения работ, хотя работа может сопровождаться выполнением промежуточных или этапных оценок, в частности, если были запланированы промежуточные этапные достижения.</w:t>
            </w:r>
          </w:p>
          <w:p w14:paraId="68F8EC3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Внутренние аудиты, иногда называемые «аудитом первой стороны», проводятся самой организацией или от ее имени с целью проверки системы управления и для решения других внутренних задач. Аудит может стать основой для самостоятельного провозглашения организацией соответствия требованиям. Во многих случаях, особенно в малых организациях, независимость может проявляться в свободе от ответственности за проверяемую работу.</w:t>
            </w:r>
          </w:p>
          <w:p w14:paraId="3089E8D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Внешние аудиты включают в себя аудиты второй и третьей стороны. Аудиты второй стороны проводятся сторонами, имеющими свои интересы в данной организации, например, потребителями, или другими лицами, действующими в их интересах. Аудиты третьей стороны проводятся внешними независимыми аудиторскими организациями.</w:t>
            </w:r>
          </w:p>
          <w:p w14:paraId="35B6868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Информация, полученная в результате дизайн-аудита, может служить исходными данными для соответствующего обзора дизайна. См. также «аудит дизайн-менеджмента» и «аудит технологии дизайна».</w:t>
            </w:r>
          </w:p>
          <w:p w14:paraId="3653BDA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778ABD3" w14:textId="77777777">
        <w:trPr>
          <w:trHeight w:val="4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DD675F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7B0CC86" w14:textId="77777777">
        <w:trPr>
          <w:trHeight w:val="7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B64738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2.5.10 </w:t>
            </w:r>
            <w:r w:rsidRPr="00D53134">
              <w:rPr>
                <w:rFonts w:asciiTheme="minorBidi" w:hAnsiTheme="minorBidi" w:cstheme="minorBidi"/>
                <w:b/>
                <w:sz w:val="24"/>
                <w:szCs w:val="24"/>
              </w:rPr>
              <w:t>требования заказчика</w:t>
            </w:r>
            <w:r w:rsidRPr="00D53134">
              <w:rPr>
                <w:rFonts w:asciiTheme="minorBidi" w:hAnsiTheme="minorBidi" w:cstheme="minorBidi"/>
                <w:sz w:val="24"/>
                <w:szCs w:val="24"/>
              </w:rPr>
              <w:t xml:space="preserve"> (employer’s information requirements): Совокупность требований, нормативно-технических документов и протоколов обмена данных к проекту.</w:t>
            </w:r>
          </w:p>
        </w:tc>
      </w:tr>
      <w:tr w:rsidR="007B27A7" w:rsidRPr="00D53134" w14:paraId="4B423FBC" w14:textId="77777777">
        <w:trPr>
          <w:trHeight w:val="44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14A2F94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2.5.11</w:t>
            </w:r>
          </w:p>
        </w:tc>
      </w:tr>
      <w:tr w:rsidR="007B27A7" w:rsidRPr="00D53134" w14:paraId="2949E96A"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4793DD7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техническое задание на дизайн (дизайн бриф)</w:t>
            </w:r>
            <w:r w:rsidRPr="00D53134">
              <w:rPr>
                <w:rFonts w:asciiTheme="minorBidi" w:hAnsiTheme="minorBidi" w:cstheme="minorBidi"/>
                <w:sz w:val="24"/>
                <w:szCs w:val="24"/>
              </w:rPr>
              <w:t xml:space="preserve"> (design brief): Документация, которая информирует о главной цели, контексте и требованиях к выполнению проектных работ.</w:t>
            </w:r>
          </w:p>
          <w:p w14:paraId="0EA3499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3.108]</w:t>
            </w:r>
          </w:p>
        </w:tc>
      </w:tr>
      <w:tr w:rsidR="007B27A7" w:rsidRPr="00D53134" w14:paraId="593B2491" w14:textId="77777777">
        <w:trPr>
          <w:trHeight w:val="21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8C41A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С этой документацией могут быть связаны рекомендации по стилю, категориям, показателям, внешнему виду, состояниям (включая соображения по охране здоровья и безопасности), характеристикам, упаковке, соответствию требованиям, надежности и техническому обслуживанию.</w:t>
            </w:r>
          </w:p>
          <w:p w14:paraId="06BF7BB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Техническое задание зачастую является результатом анализа реализуемости и дает основу для формирования проекта.</w:t>
            </w:r>
          </w:p>
          <w:p w14:paraId="7AF9B90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За исключением строительной отрасли техническое задание включает в себя время и затраты, необходимые для выполнения проекта. Кроме того, в него включены цели по затратам и инвестициям в продукт.</w:t>
            </w:r>
          </w:p>
        </w:tc>
      </w:tr>
      <w:tr w:rsidR="007B27A7" w:rsidRPr="00D53134" w14:paraId="31DAC27E"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4CF6BA5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lastRenderedPageBreak/>
              <w:t>2.5.12</w:t>
            </w:r>
          </w:p>
        </w:tc>
        <w:tc>
          <w:tcPr>
            <w:tcW w:w="8730" w:type="dxa"/>
            <w:gridSpan w:val="3"/>
            <w:tcBorders>
              <w:top w:val="nil"/>
              <w:left w:val="nil"/>
              <w:bottom w:val="single" w:sz="8" w:space="0" w:color="000000"/>
              <w:right w:val="nil"/>
            </w:tcBorders>
            <w:shd w:val="clear" w:color="auto" w:fill="auto"/>
            <w:tcMar>
              <w:top w:w="100" w:type="dxa"/>
              <w:left w:w="100" w:type="dxa"/>
              <w:bottom w:w="100" w:type="dxa"/>
              <w:right w:w="100" w:type="dxa"/>
            </w:tcMar>
          </w:tcPr>
          <w:p w14:paraId="3057C2D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E411AF1"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3064367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изменение дизайна</w:t>
            </w:r>
            <w:r w:rsidRPr="00D53134">
              <w:rPr>
                <w:rFonts w:asciiTheme="minorBidi" w:hAnsiTheme="minorBidi" w:cstheme="minorBidi"/>
                <w:sz w:val="24"/>
                <w:szCs w:val="24"/>
              </w:rPr>
              <w:t xml:space="preserve"> (design change):</w:t>
            </w:r>
          </w:p>
          <w:p w14:paraId="0F89384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Изменения в спецификации продукта, приводящие к изменению конструкции, но не к появлению нового продукта. [ГОСТ Р 56645.5-2015, статья 3.109]</w:t>
            </w:r>
          </w:p>
        </w:tc>
      </w:tr>
      <w:tr w:rsidR="007B27A7" w:rsidRPr="00D53134" w14:paraId="2B9BC353" w14:textId="77777777">
        <w:trPr>
          <w:trHeight w:val="10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361E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Подобные изменения могут включать в себя, например, введение резьбы другой формы в конкретное изделие или изменение допусков на обрабатываемую деталь.</w:t>
            </w:r>
          </w:p>
          <w:p w14:paraId="76BF7FEE"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B263DD5"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11A1165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2.5.13</w:t>
            </w:r>
          </w:p>
        </w:tc>
        <w:tc>
          <w:tcPr>
            <w:tcW w:w="8730" w:type="dxa"/>
            <w:gridSpan w:val="3"/>
            <w:tcBorders>
              <w:top w:val="nil"/>
              <w:left w:val="nil"/>
              <w:bottom w:val="single" w:sz="8" w:space="0" w:color="000000"/>
              <w:right w:val="nil"/>
            </w:tcBorders>
            <w:shd w:val="clear" w:color="auto" w:fill="auto"/>
            <w:tcMar>
              <w:top w:w="100" w:type="dxa"/>
              <w:left w:w="100" w:type="dxa"/>
              <w:bottom w:w="100" w:type="dxa"/>
              <w:right w:w="100" w:type="dxa"/>
            </w:tcMar>
          </w:tcPr>
          <w:p w14:paraId="6BE3544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3F35555"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1ED3D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управление дизайном</w:t>
            </w:r>
            <w:r w:rsidRPr="00D53134">
              <w:rPr>
                <w:rFonts w:asciiTheme="minorBidi" w:hAnsiTheme="minorBidi" w:cstheme="minorBidi"/>
                <w:sz w:val="24"/>
                <w:szCs w:val="24"/>
              </w:rPr>
              <w:t xml:space="preserve"> (design control): Компонент системы качества, гарантирующий целостность и согласованность дизайна на протяжении его жизненного цикла.</w:t>
            </w:r>
          </w:p>
          <w:p w14:paraId="1AB1D98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3.113]</w:t>
            </w:r>
          </w:p>
        </w:tc>
      </w:tr>
      <w:tr w:rsidR="007B27A7" w:rsidRPr="00D53134" w14:paraId="16453088"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191D5B5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2.5.14</w:t>
            </w:r>
          </w:p>
        </w:tc>
      </w:tr>
      <w:tr w:rsidR="007B27A7" w:rsidRPr="00D53134" w14:paraId="43F59558" w14:textId="77777777">
        <w:trPr>
          <w:trHeight w:val="9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639FC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 xml:space="preserve">оценка качества </w:t>
            </w:r>
            <w:r w:rsidRPr="00D53134">
              <w:rPr>
                <w:rFonts w:asciiTheme="minorBidi" w:hAnsiTheme="minorBidi" w:cstheme="minorBidi"/>
                <w:sz w:val="24"/>
                <w:szCs w:val="24"/>
              </w:rPr>
              <w:t>дизайна (design evaluation): Оценка конфигурации, соответствия, эффективности и результативности, как правило, по согласованной спецификации. [ГОСТ Р 56645.5-2015, статья 3.114]</w:t>
            </w:r>
          </w:p>
        </w:tc>
      </w:tr>
      <w:tr w:rsidR="007B27A7" w:rsidRPr="00D53134" w14:paraId="72A6F122"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3F6F3B2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2.5.15</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293CBCAE"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1A1F289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386415D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61DD29F"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7D944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средства дизайна</w:t>
            </w:r>
            <w:r w:rsidRPr="00D53134">
              <w:rPr>
                <w:rFonts w:asciiTheme="minorBidi" w:hAnsiTheme="minorBidi" w:cstheme="minorBidi"/>
                <w:sz w:val="24"/>
                <w:szCs w:val="24"/>
              </w:rPr>
              <w:t xml:space="preserve"> (design facility): Ресурсы, оборудование, процедуры, менеджмент, инфраструктура, расположение, предоставляющие возможность предприятия проектных работ.</w:t>
            </w:r>
          </w:p>
          <w:p w14:paraId="31AD082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3.116]</w:t>
            </w:r>
          </w:p>
        </w:tc>
      </w:tr>
      <w:tr w:rsidR="007B27A7" w:rsidRPr="00D53134" w14:paraId="31308AD2" w14:textId="77777777">
        <w:trPr>
          <w:trHeight w:val="48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5126088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2.5.16</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3B22436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2C80221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4AA82F6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1D9EE22" w14:textId="77777777">
        <w:trPr>
          <w:trHeight w:val="22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4A576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«лидер» дизайна</w:t>
            </w:r>
            <w:r w:rsidRPr="00D53134">
              <w:rPr>
                <w:rFonts w:asciiTheme="minorBidi" w:hAnsiTheme="minorBidi" w:cstheme="minorBidi"/>
                <w:sz w:val="24"/>
                <w:szCs w:val="24"/>
              </w:rPr>
              <w:t xml:space="preserve"> (design leader):</w:t>
            </w:r>
          </w:p>
          <w:p w14:paraId="7508F93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&lt;организация&gt; Тренд-сеттер, определяющий тенденции в стиле или подходе к дизайну, признанный лидер в области методик проектирования и их выполнения;</w:t>
            </w:r>
          </w:p>
          <w:p w14:paraId="744CABA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&lt;лицо&gt; Человек, который берет на себя инициативу в дизайн-деятельности или признается ключевым авторитетом, который использует компетенции дизайна и инфраструктуру, чтобы задействовать весь потенциал дизайна в деятельности организации.</w:t>
            </w:r>
          </w:p>
          <w:p w14:paraId="3C624AB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3.122]</w:t>
            </w:r>
          </w:p>
        </w:tc>
      </w:tr>
      <w:tr w:rsidR="007B27A7" w:rsidRPr="00D53134" w14:paraId="216BBE9C" w14:textId="77777777">
        <w:trPr>
          <w:trHeight w:val="48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40914E0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2.5.17</w:t>
            </w:r>
          </w:p>
        </w:tc>
      </w:tr>
      <w:tr w:rsidR="007B27A7" w:rsidRPr="00D53134" w14:paraId="055079ED"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7C2C8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дизайн менеджмент</w:t>
            </w:r>
            <w:r w:rsidRPr="00D53134">
              <w:rPr>
                <w:rFonts w:asciiTheme="minorBidi" w:hAnsiTheme="minorBidi" w:cstheme="minorBidi"/>
                <w:sz w:val="24"/>
                <w:szCs w:val="24"/>
              </w:rPr>
              <w:t xml:space="preserve"> (design management): Совокупность дизайн-деятельностей, их администрирование и интегрирование в деятельность организации.</w:t>
            </w:r>
          </w:p>
          <w:p w14:paraId="5FC435C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3.123]</w:t>
            </w:r>
          </w:p>
        </w:tc>
      </w:tr>
      <w:tr w:rsidR="007B27A7" w:rsidRPr="00D53134" w14:paraId="00D90F21"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B62300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2.5.18</w:t>
            </w:r>
          </w:p>
        </w:tc>
      </w:tr>
      <w:tr w:rsidR="007B27A7" w:rsidRPr="00D53134" w14:paraId="30309630"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22261A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аудит дизайн-менеджмента</w:t>
            </w:r>
            <w:r w:rsidRPr="00D53134">
              <w:rPr>
                <w:rFonts w:asciiTheme="minorBidi" w:hAnsiTheme="minorBidi" w:cstheme="minorBidi"/>
                <w:sz w:val="24"/>
                <w:szCs w:val="24"/>
              </w:rPr>
              <w:t xml:space="preserve"> (design management audit): Детальная экспертиза дизайн деятельностей и практик дизайн-менеджмента на корпоративном и проектных уровнях.</w:t>
            </w:r>
          </w:p>
          <w:p w14:paraId="2ACA5BC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3.124]</w:t>
            </w:r>
          </w:p>
        </w:tc>
      </w:tr>
      <w:tr w:rsidR="007B27A7" w:rsidRPr="00D53134" w14:paraId="4E507A39" w14:textId="77777777">
        <w:trPr>
          <w:trHeight w:val="23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FE6EF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Данный аудит обычно проводится для облегчения определения:</w:t>
            </w:r>
          </w:p>
          <w:p w14:paraId="05F2D7E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вклада средств проектирования в корпоративные показатели и рентабельность организации;</w:t>
            </w:r>
          </w:p>
          <w:p w14:paraId="50525C1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пригодности и эффективности задач и методик для выполнения корпоративных проектных требований;</w:t>
            </w:r>
          </w:p>
          <w:p w14:paraId="02A3B2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соответствия корпоративной политике, стандартам и рекомендациям.</w:t>
            </w:r>
          </w:p>
          <w:p w14:paraId="5D09716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Данный аудит может включать все операции, средства и конечные результаты, а также все основные категории дизайна.</w:t>
            </w:r>
          </w:p>
        </w:tc>
      </w:tr>
      <w:tr w:rsidR="007B27A7" w:rsidRPr="00D53134" w14:paraId="0F4E0483" w14:textId="77777777">
        <w:trPr>
          <w:trHeight w:val="5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006DCC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2.5.19</w:t>
            </w:r>
          </w:p>
        </w:tc>
      </w:tr>
      <w:tr w:rsidR="007B27A7" w:rsidRPr="00D53134" w14:paraId="5DF75373" w14:textId="77777777">
        <w:trPr>
          <w:trHeight w:val="7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0FD8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дизайн-метод</w:t>
            </w:r>
            <w:r w:rsidRPr="00D53134">
              <w:rPr>
                <w:rFonts w:asciiTheme="minorBidi" w:hAnsiTheme="minorBidi" w:cstheme="minorBidi"/>
                <w:sz w:val="24"/>
                <w:szCs w:val="24"/>
              </w:rPr>
              <w:t xml:space="preserve"> (design method): Способ улучшения, увеличения количества концепций или сокращение времени на их разработку. [ГОСТ Р 56645.5-2015, статья 3.125]</w:t>
            </w:r>
          </w:p>
        </w:tc>
      </w:tr>
      <w:tr w:rsidR="007B27A7" w:rsidRPr="00D53134" w14:paraId="7EB3B760" w14:textId="77777777">
        <w:trPr>
          <w:trHeight w:val="50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74493D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2.5.20</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38CCA96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1E8B2B9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5C13CD3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2D8F346"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8ED1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дизайн-модель</w:t>
            </w:r>
            <w:r w:rsidRPr="00D53134">
              <w:rPr>
                <w:rFonts w:asciiTheme="minorBidi" w:hAnsiTheme="minorBidi" w:cstheme="minorBidi"/>
                <w:sz w:val="24"/>
                <w:szCs w:val="24"/>
              </w:rPr>
              <w:t xml:space="preserve"> (design model): Цифровое представление ожидаемых результатов дизайна в виде информационной модели.</w:t>
            </w:r>
          </w:p>
          <w:p w14:paraId="34FEED0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3.126]</w:t>
            </w:r>
          </w:p>
        </w:tc>
      </w:tr>
      <w:tr w:rsidR="007B27A7" w:rsidRPr="00D53134" w14:paraId="4E61CCED"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47F99F5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2.5.21</w:t>
            </w:r>
          </w:p>
        </w:tc>
      </w:tr>
      <w:tr w:rsidR="007B27A7" w:rsidRPr="00D53134" w14:paraId="1EBE9DCA" w14:textId="77777777">
        <w:trPr>
          <w:trHeight w:val="7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8FF8C8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философия дизайна</w:t>
            </w:r>
            <w:r w:rsidRPr="00D53134">
              <w:rPr>
                <w:rFonts w:asciiTheme="minorBidi" w:hAnsiTheme="minorBidi" w:cstheme="minorBidi"/>
                <w:sz w:val="24"/>
                <w:szCs w:val="24"/>
              </w:rPr>
              <w:t xml:space="preserve"> (design philosophy): Артикуляция позиции организации по отношению к дизайну и его вкладу в корпоративную деятельность. [ГОСТ Р 56645.5-2015, статья 3.127]</w:t>
            </w:r>
          </w:p>
        </w:tc>
      </w:tr>
      <w:tr w:rsidR="007B27A7" w:rsidRPr="00D53134" w14:paraId="5D2BCF92" w14:textId="77777777">
        <w:trPr>
          <w:trHeight w:val="6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B80F3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Эквивалент деловой миссии, отражающей основные убеждения, ценности и перспективы, а также накопленные знания организации в отношении дизайна.</w:t>
            </w:r>
          </w:p>
        </w:tc>
      </w:tr>
      <w:tr w:rsidR="007B27A7" w:rsidRPr="00D53134" w14:paraId="139CE8FE" w14:textId="77777777">
        <w:trPr>
          <w:trHeight w:val="5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4C70F2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2.5.22</w:t>
            </w:r>
          </w:p>
        </w:tc>
      </w:tr>
      <w:tr w:rsidR="007B27A7" w:rsidRPr="00D53134" w14:paraId="20946602"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05A3172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политика дизайна</w:t>
            </w:r>
            <w:r w:rsidRPr="00D53134">
              <w:rPr>
                <w:rFonts w:asciiTheme="minorBidi" w:hAnsiTheme="minorBidi" w:cstheme="minorBidi"/>
                <w:sz w:val="24"/>
                <w:szCs w:val="24"/>
              </w:rPr>
              <w:t xml:space="preserve"> (design policy): Основные правила касательно дизайн-дисциплины внутри организации.</w:t>
            </w:r>
          </w:p>
          <w:p w14:paraId="5CBB82C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3.128]</w:t>
            </w:r>
          </w:p>
        </w:tc>
      </w:tr>
      <w:tr w:rsidR="007B27A7" w:rsidRPr="00D53134" w14:paraId="1BAB068A" w14:textId="77777777">
        <w:trPr>
          <w:trHeight w:val="8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A152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Политика может способствовать управлению корпоративным поведением при обстоятельствах, которые могут повторяться, но не может использоваться в качестве руководства для каждого непредвиденного обстоятельства.</w:t>
            </w:r>
          </w:p>
        </w:tc>
      </w:tr>
      <w:tr w:rsidR="007B27A7" w:rsidRPr="00D53134" w14:paraId="2017510F"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0B268F9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2.5.23</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6160255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40857A5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5BB3E9A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46B1933" w14:textId="77777777">
        <w:trPr>
          <w:trHeight w:val="132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398D786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дизайн-процесс</w:t>
            </w:r>
            <w:r w:rsidRPr="00D53134">
              <w:rPr>
                <w:rFonts w:asciiTheme="minorBidi" w:hAnsiTheme="minorBidi" w:cstheme="minorBidi"/>
                <w:sz w:val="24"/>
                <w:szCs w:val="24"/>
              </w:rPr>
              <w:t xml:space="preserve"> (design process): Действия, необходимые для конвертации дизайн-входа в дизайн-выход, включая специальные последовательности событий, действий, методов или наборов процедур.</w:t>
            </w:r>
          </w:p>
          <w:p w14:paraId="0351CE7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3.129]</w:t>
            </w:r>
          </w:p>
        </w:tc>
      </w:tr>
      <w:tr w:rsidR="007B27A7" w:rsidRPr="00D53134" w14:paraId="21EB2ADA" w14:textId="77777777">
        <w:trPr>
          <w:trHeight w:val="6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B2B58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Как правило, этапы проекта отражаются в хронологическом порядке, однако на практике процесс проектирования бывает крайне итеративным.</w:t>
            </w:r>
          </w:p>
        </w:tc>
      </w:tr>
      <w:tr w:rsidR="007B27A7" w:rsidRPr="00D53134" w14:paraId="50A56555"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5D7BE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2.5.24</w:t>
            </w:r>
          </w:p>
        </w:tc>
      </w:tr>
      <w:tr w:rsidR="007B27A7" w:rsidRPr="00D53134" w14:paraId="2F6E4F36" w14:textId="77777777">
        <w:trPr>
          <w:trHeight w:val="13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D3EF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дизайн-программа</w:t>
            </w:r>
            <w:r w:rsidRPr="00D53134">
              <w:rPr>
                <w:rFonts w:asciiTheme="minorBidi" w:hAnsiTheme="minorBidi" w:cstheme="minorBidi"/>
                <w:sz w:val="24"/>
                <w:szCs w:val="24"/>
              </w:rPr>
              <w:t xml:space="preserve"> (design programme): Конкретные действия и инвестиции должны быть предприняты в определенный период, разбитый на этапы, с указанием привлекаемых ресурсов и привязкой к временной шкале.</w:t>
            </w:r>
          </w:p>
          <w:p w14:paraId="06D4DE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3.130]</w:t>
            </w:r>
          </w:p>
        </w:tc>
      </w:tr>
      <w:tr w:rsidR="007B27A7" w:rsidRPr="00D53134" w14:paraId="2AEADFA3" w14:textId="77777777">
        <w:trPr>
          <w:trHeight w:val="46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5E19A5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2.5.25</w:t>
            </w:r>
          </w:p>
        </w:tc>
      </w:tr>
      <w:tr w:rsidR="007B27A7" w:rsidRPr="00D53134" w14:paraId="29051268"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0F92368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дизайн-проектное предложение</w:t>
            </w:r>
            <w:r w:rsidRPr="00D53134">
              <w:rPr>
                <w:rFonts w:asciiTheme="minorBidi" w:hAnsiTheme="minorBidi" w:cstheme="minorBidi"/>
                <w:sz w:val="24"/>
                <w:szCs w:val="24"/>
              </w:rPr>
              <w:t xml:space="preserve"> (design project proposal): Референтный документ, устанавливающий основу для инициации проекта.</w:t>
            </w:r>
          </w:p>
          <w:p w14:paraId="77418E8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3.131]</w:t>
            </w:r>
          </w:p>
        </w:tc>
      </w:tr>
      <w:tr w:rsidR="007B27A7" w:rsidRPr="00D53134" w14:paraId="6C87556D" w14:textId="77777777">
        <w:trPr>
          <w:trHeight w:val="28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9FD8F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Предложения позволяют установить:</w:t>
            </w:r>
          </w:p>
          <w:p w14:paraId="0952D2D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коммерческое задание на проектирование;</w:t>
            </w:r>
          </w:p>
          <w:p w14:paraId="496E956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техническое задание на проектирование;</w:t>
            </w:r>
          </w:p>
          <w:p w14:paraId="3265BB4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программу проектирования с указанием этапов и сроков их выполнения;</w:t>
            </w:r>
          </w:p>
          <w:p w14:paraId="03CF45A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лиц, которые будут привлекаться к проекту, и меры ответственности, которые будут закрепляться за различными аспектами работы;</w:t>
            </w:r>
          </w:p>
          <w:p w14:paraId="41AEDD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выделение финансовых и других видов ресурсов.</w:t>
            </w:r>
          </w:p>
        </w:tc>
      </w:tr>
      <w:tr w:rsidR="007B27A7" w:rsidRPr="00D53134" w14:paraId="41B94614" w14:textId="77777777">
        <w:trPr>
          <w:trHeight w:val="54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1EE535F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2.5.26</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5A54899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782E600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2627036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3C6D159" w14:textId="77777777">
        <w:trPr>
          <w:trHeight w:val="132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7BC23CB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обзор дизайна</w:t>
            </w:r>
            <w:r w:rsidRPr="00D53134">
              <w:rPr>
                <w:rFonts w:asciiTheme="minorBidi" w:hAnsiTheme="minorBidi" w:cstheme="minorBidi"/>
                <w:sz w:val="24"/>
                <w:szCs w:val="24"/>
              </w:rPr>
              <w:t xml:space="preserve"> (design review): Формальная, документируемая, всесторонняя, систематическая и периодическая проверка дизайна, на всех ключевых стадиях дизайн-процесса на соответствие требований дизайн-спецификаций.</w:t>
            </w:r>
          </w:p>
          <w:p w14:paraId="659F1A7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3.132]</w:t>
            </w:r>
          </w:p>
        </w:tc>
      </w:tr>
      <w:tr w:rsidR="007B27A7" w:rsidRPr="00D53134" w14:paraId="57A6AF7B" w14:textId="77777777">
        <w:trPr>
          <w:trHeight w:val="54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A0AD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Обзор может проходить в форме совещаний специалистов, в наибольшей степени связанных с соответствующими проекту областями знаний (маркетингом, проектированием, финансированием, производством, продажами, упаковкой и т. п.), и в идеальном случае — под руководством специалиста, напрямую не связанного с разрабатываемым проектом.</w:t>
            </w:r>
          </w:p>
          <w:p w14:paraId="225DB25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Обзор предназначена для анализа возможности выполнения требований к качеству продукции и ее соответствия своему назначению, идентификации проблем (при их появлении) и составления предложений относительно проработки принятых решений.</w:t>
            </w:r>
          </w:p>
          <w:p w14:paraId="7F8F993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Обзор может проводиться неоднократно по ходу разработки проекта. Его основными задачами являются:</w:t>
            </w:r>
          </w:p>
          <w:p w14:paraId="42F56BC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обеспечение соответствия дизайна техническому заданию на проектирование;</w:t>
            </w:r>
          </w:p>
          <w:p w14:paraId="5C34B64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изменение технического задания на проектирование (при необходимости);</w:t>
            </w:r>
          </w:p>
          <w:p w14:paraId="6D421E8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идентификация проблем (при их возникновении) и составление предложений относительно разработки принятых решений;</w:t>
            </w:r>
          </w:p>
          <w:p w14:paraId="1C9A259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принятие решений по переходу к следующему этапу проектирования, переработке или даже полному прекращению проекта.</w:t>
            </w:r>
          </w:p>
          <w:p w14:paraId="60A0F82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Данная оценка может проводиться на любом этапе процесса проектирования и обязательно по его завершении.</w:t>
            </w:r>
          </w:p>
          <w:p w14:paraId="1A5C07D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E150046"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0A6E7B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2.5.27</w:t>
            </w:r>
          </w:p>
        </w:tc>
      </w:tr>
      <w:tr w:rsidR="007B27A7" w:rsidRPr="00D53134" w14:paraId="7709923D"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56B843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дизайн-спецификация</w:t>
            </w:r>
            <w:r w:rsidRPr="00D53134">
              <w:rPr>
                <w:rFonts w:asciiTheme="minorBidi" w:hAnsiTheme="minorBidi" w:cstheme="minorBidi"/>
                <w:sz w:val="24"/>
                <w:szCs w:val="24"/>
              </w:rPr>
              <w:t xml:space="preserve"> (design specification): Спецификация, определяющая требования к дизайну и его ограничения.</w:t>
            </w:r>
          </w:p>
          <w:p w14:paraId="75F946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3.134]</w:t>
            </w:r>
          </w:p>
        </w:tc>
      </w:tr>
      <w:tr w:rsidR="007B27A7" w:rsidRPr="00D53134" w14:paraId="31557153" w14:textId="77777777">
        <w:trPr>
          <w:trHeight w:val="8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3C31F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Данный термин отличается от термина «техническое задание на дизайн» тем, что он содержит точно определенные требования к дизайну, тогда как второй термин помимо прочего содержит требования к проекту, например, временные рамки, и потому менее директивен.</w:t>
            </w:r>
          </w:p>
        </w:tc>
      </w:tr>
      <w:tr w:rsidR="007B27A7" w:rsidRPr="00D53134" w14:paraId="53CF3F0A" w14:textId="77777777">
        <w:trPr>
          <w:trHeight w:val="56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5E9578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2.5.28</w:t>
            </w:r>
          </w:p>
        </w:tc>
      </w:tr>
      <w:tr w:rsidR="007B27A7" w:rsidRPr="00D53134" w14:paraId="62FA69A5"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B2458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дизайн-стандарт</w:t>
            </w:r>
            <w:r w:rsidRPr="00D53134">
              <w:rPr>
                <w:rFonts w:asciiTheme="minorBidi" w:hAnsiTheme="minorBidi" w:cstheme="minorBidi"/>
                <w:sz w:val="24"/>
                <w:szCs w:val="24"/>
              </w:rPr>
              <w:t xml:space="preserve"> (design standard): Общепринятый критерий, набор принципов, установленный уровень качества и достижений, ориентир для достижения приемлемого результата.</w:t>
            </w:r>
          </w:p>
          <w:p w14:paraId="62228FF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3.135]</w:t>
            </w:r>
          </w:p>
        </w:tc>
      </w:tr>
      <w:tr w:rsidR="007B27A7" w:rsidRPr="00D53134" w14:paraId="112415E7" w14:textId="77777777">
        <w:trPr>
          <w:trHeight w:val="46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3BB3DA8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2.5.29</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7DD2282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025A6CB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620912D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7A321C8" w14:textId="77777777">
        <w:trPr>
          <w:trHeight w:val="7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6902F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дизайн-стратегия</w:t>
            </w:r>
            <w:r w:rsidRPr="00D53134">
              <w:rPr>
                <w:rFonts w:asciiTheme="minorBidi" w:hAnsiTheme="minorBidi" w:cstheme="minorBidi"/>
                <w:sz w:val="24"/>
                <w:szCs w:val="24"/>
              </w:rPr>
              <w:t xml:space="preserve"> (design strategy): Формализованный путь достижения бизнес и дизайн-задач, с указанием необходимых ресурсов. [ГОСТ Р 56645.5-2015, статья 3.136]</w:t>
            </w:r>
          </w:p>
        </w:tc>
      </w:tr>
      <w:tr w:rsidR="007B27A7" w:rsidRPr="00D53134" w14:paraId="23B91C63"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853D90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2.5.30</w:t>
            </w:r>
          </w:p>
        </w:tc>
      </w:tr>
      <w:tr w:rsidR="007B27A7" w:rsidRPr="00D53134" w14:paraId="5667A63E"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82C2B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 xml:space="preserve">дизайн команда </w:t>
            </w:r>
            <w:r w:rsidRPr="00D53134">
              <w:rPr>
                <w:rFonts w:asciiTheme="minorBidi" w:hAnsiTheme="minorBidi" w:cstheme="minorBidi"/>
                <w:sz w:val="24"/>
                <w:szCs w:val="24"/>
              </w:rPr>
              <w:t>(design team): Формализованная группа лиц, выполняющая конкретную работу по дизайну.</w:t>
            </w:r>
          </w:p>
          <w:p w14:paraId="26744AD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3.137]</w:t>
            </w:r>
          </w:p>
        </w:tc>
      </w:tr>
      <w:tr w:rsidR="007B27A7" w:rsidRPr="00D53134" w14:paraId="2D005DF0" w14:textId="77777777">
        <w:trPr>
          <w:trHeight w:val="50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616182B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2.5.31</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74DFCF4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491F2D0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4C106BB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6EB35AA4" w14:textId="77777777">
        <w:trPr>
          <w:trHeight w:val="154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0220849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проект</w:t>
            </w:r>
            <w:r w:rsidRPr="00D53134">
              <w:rPr>
                <w:rFonts w:asciiTheme="minorBidi" w:hAnsiTheme="minorBidi" w:cstheme="minorBidi"/>
                <w:sz w:val="24"/>
                <w:szCs w:val="24"/>
              </w:rPr>
              <w:t xml:space="preserve"> (project): Координируемая и управляемая деятельность, состоящая из этапов: предпроектных исследований, начальной стадии дизайн-концепции, стадии детального дизайна, стадии разработки и стадии воплощения; предпринятая для достижения конкретных требований, включая ограничения по времени, стоимости и ресурсам.</w:t>
            </w:r>
          </w:p>
          <w:p w14:paraId="348BB53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3.273]</w:t>
            </w:r>
          </w:p>
        </w:tc>
      </w:tr>
      <w:tr w:rsidR="007B27A7" w:rsidRPr="00D53134" w14:paraId="5429ACCB" w14:textId="77777777">
        <w:trPr>
          <w:trHeight w:val="23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932B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Отдельные проекты могут быть частью более крупных проектов.</w:t>
            </w:r>
          </w:p>
          <w:p w14:paraId="030CBC4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Иногда цели проекта уточняются, а характеристики продукции определяются постепенно по мере выполнения проекта.</w:t>
            </w:r>
          </w:p>
          <w:p w14:paraId="1A9ECEA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Результатом проекта может быть один или несколько видов продукции.</w:t>
            </w:r>
          </w:p>
          <w:p w14:paraId="59698EC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Этапы могут выполняться непоследовательно, могут быть рекурсивными или частично параллельными.</w:t>
            </w:r>
          </w:p>
          <w:p w14:paraId="4196E05A"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3CD3DA8" w14:textId="77777777">
        <w:trPr>
          <w:trHeight w:val="50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DD6C84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2.5.32</w:t>
            </w:r>
          </w:p>
        </w:tc>
      </w:tr>
      <w:tr w:rsidR="007B27A7" w:rsidRPr="00D53134" w14:paraId="2EC61594" w14:textId="77777777">
        <w:trPr>
          <w:trHeight w:val="84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43C319E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проектное задание</w:t>
            </w:r>
            <w:r w:rsidRPr="00D53134">
              <w:rPr>
                <w:rFonts w:asciiTheme="minorBidi" w:hAnsiTheme="minorBidi" w:cstheme="minorBidi"/>
                <w:sz w:val="24"/>
                <w:szCs w:val="24"/>
              </w:rPr>
              <w:t xml:space="preserve"> (project brief): Спецификация конфигурации проекта для его воплощения согласно дизайн-брифу. [ГОСТ Р 56645.5-2015, статья 3.274]</w:t>
            </w:r>
          </w:p>
        </w:tc>
      </w:tr>
      <w:tr w:rsidR="007B27A7" w:rsidRPr="00D53134" w14:paraId="48D8978B" w14:textId="77777777">
        <w:trPr>
          <w:trHeight w:val="12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36940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Также называется «предложением по реализации проекта». Проектное задание обычно включает в себя коммерческое предложение, техническое задание на проектирование и рабочую программу, разбитую на этапы с контрольными точками и сроками выполнения, необходимые компетенции и ресурсы, а также распределения обязанностей. Иногда включает и краткую информацию о решениях (особенно в случае, когда некоторые подходы и решения необходимо исключить).</w:t>
            </w:r>
          </w:p>
        </w:tc>
      </w:tr>
      <w:tr w:rsidR="007B27A7" w:rsidRPr="00D53134" w14:paraId="3BBE8541" w14:textId="77777777">
        <w:trPr>
          <w:trHeight w:val="48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83A9DA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2.5.33</w:t>
            </w:r>
          </w:p>
        </w:tc>
      </w:tr>
      <w:tr w:rsidR="007B27A7" w:rsidRPr="00D53134" w14:paraId="17176C3D" w14:textId="77777777">
        <w:trPr>
          <w:trHeight w:val="88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70ADEF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план работ проекта</w:t>
            </w:r>
            <w:r w:rsidRPr="00D53134">
              <w:rPr>
                <w:rFonts w:asciiTheme="minorBidi" w:hAnsiTheme="minorBidi" w:cstheme="minorBidi"/>
                <w:sz w:val="24"/>
                <w:szCs w:val="24"/>
              </w:rPr>
              <w:t xml:space="preserve"> (project plan): Документация, определяющая программу работы и последовательность проводимых мероприятий. [ГОСТ Р 56645.5-2015 статья 3.275]</w:t>
            </w:r>
          </w:p>
        </w:tc>
      </w:tr>
      <w:tr w:rsidR="007B27A7" w:rsidRPr="00D53134" w14:paraId="33BE9C1E" w14:textId="77777777">
        <w:trPr>
          <w:trHeight w:val="8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A02BD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Также известен как «план работ», который может использоваться для обозначения цели каждого этапа работ, принимаемых решений и задач, и может содержать рекомендации о том, кто будет нести ответственность за выполнение данных этапов.</w:t>
            </w:r>
          </w:p>
        </w:tc>
      </w:tr>
      <w:tr w:rsidR="007B27A7" w:rsidRPr="00D53134" w14:paraId="3D4A0726" w14:textId="77777777">
        <w:trPr>
          <w:trHeight w:val="4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277E99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01691E4" w14:textId="77777777">
        <w:trPr>
          <w:trHeight w:val="11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C0111D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2.5.43 </w:t>
            </w:r>
            <w:r w:rsidRPr="00D53134">
              <w:rPr>
                <w:rFonts w:asciiTheme="minorBidi" w:hAnsiTheme="minorBidi" w:cstheme="minorBidi"/>
                <w:b/>
                <w:sz w:val="24"/>
                <w:szCs w:val="24"/>
              </w:rPr>
              <w:t>доступность</w:t>
            </w:r>
            <w:r w:rsidRPr="00D53134">
              <w:rPr>
                <w:rFonts w:asciiTheme="minorBidi" w:hAnsiTheme="minorBidi" w:cstheme="minorBidi"/>
                <w:sz w:val="24"/>
                <w:szCs w:val="24"/>
              </w:rPr>
              <w:t xml:space="preserve"> </w:t>
            </w:r>
            <w:r w:rsidRPr="00D53134">
              <w:rPr>
                <w:rFonts w:asciiTheme="minorBidi" w:hAnsiTheme="minorBidi" w:cstheme="minorBidi"/>
                <w:b/>
                <w:sz w:val="24"/>
                <w:szCs w:val="24"/>
              </w:rPr>
              <w:t xml:space="preserve">(безбарьерность) антропогенной среды </w:t>
            </w:r>
            <w:r w:rsidRPr="00D53134">
              <w:rPr>
                <w:rFonts w:asciiTheme="minorBidi" w:hAnsiTheme="minorBidi" w:cstheme="minorBidi"/>
                <w:sz w:val="24"/>
                <w:szCs w:val="24"/>
              </w:rPr>
              <w:t>(availability (accessibility) of the anthropogenic environment): Нормативно установленные минимальные требования к антропогенной среде, направленные на конкретных пользователей, особенно с ограниченными физическими возможностями, распространяющиеся на определённые части среды.</w:t>
            </w:r>
          </w:p>
        </w:tc>
      </w:tr>
    </w:tbl>
    <w:p w14:paraId="6CE7AC6B" w14:textId="77777777" w:rsidR="007B27A7" w:rsidRPr="00D53134" w:rsidRDefault="007B27A7" w:rsidP="00D53134">
      <w:pPr>
        <w:jc w:val="both"/>
        <w:rPr>
          <w:rFonts w:asciiTheme="minorBidi" w:hAnsiTheme="minorBidi" w:cstheme="minorBidi"/>
          <w:sz w:val="24"/>
          <w:szCs w:val="24"/>
        </w:rPr>
      </w:pPr>
    </w:p>
    <w:p w14:paraId="0ECE87D9" w14:textId="77777777" w:rsidR="00264AF8" w:rsidRDefault="00264AF8" w:rsidP="00264AF8">
      <w:pPr>
        <w:pStyle w:val="2"/>
      </w:pPr>
      <w:r>
        <w:br w:type="page"/>
      </w:r>
    </w:p>
    <w:p w14:paraId="243E56CB" w14:textId="77777777" w:rsidR="007B27A7" w:rsidRPr="00D53134" w:rsidRDefault="00FF04AB" w:rsidP="00264AF8">
      <w:pPr>
        <w:pStyle w:val="2"/>
      </w:pPr>
      <w:bookmarkStart w:id="142" w:name="_Toc531614399"/>
      <w:r w:rsidRPr="00D53134">
        <w:lastRenderedPageBreak/>
        <w:t>Алфавитный указатель терминов на русском языке</w:t>
      </w:r>
      <w:bookmarkEnd w:id="142"/>
    </w:p>
    <w:p w14:paraId="06945DC0"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b"/>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560"/>
        <w:gridCol w:w="1500"/>
      </w:tblGrid>
      <w:tr w:rsidR="007B27A7" w:rsidRPr="00D53134" w14:paraId="78F8C72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4DD44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"лидер"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798B8D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2.5.15</w:t>
            </w:r>
          </w:p>
        </w:tc>
      </w:tr>
      <w:tr w:rsidR="007B27A7" w:rsidRPr="00D53134" w14:paraId="144273B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AFC3CD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адаптация естественной среды</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9B5F34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2.1.26</w:t>
            </w:r>
          </w:p>
        </w:tc>
      </w:tr>
      <w:tr w:rsidR="007B27A7" w:rsidRPr="00D53134" w14:paraId="24AD47C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45DD83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алгоритм нестандартный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F3BD02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2.4.13</w:t>
            </w:r>
          </w:p>
        </w:tc>
      </w:tr>
      <w:tr w:rsidR="007B27A7" w:rsidRPr="00D53134" w14:paraId="66BB354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6A76E7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алгоритм стандартный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044B4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2.4.12</w:t>
            </w:r>
          </w:p>
        </w:tc>
      </w:tr>
      <w:tr w:rsidR="007B27A7" w:rsidRPr="00D53134" w14:paraId="70CFCD8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6F6C7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анализ</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459B70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2.1.45</w:t>
            </w:r>
          </w:p>
        </w:tc>
      </w:tr>
      <w:tr w:rsidR="007B27A7" w:rsidRPr="00D53134" w14:paraId="013FA70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F0BA3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антропогенной среды доступность (безбарьерность)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C923D1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2.5.33</w:t>
            </w:r>
          </w:p>
        </w:tc>
      </w:tr>
      <w:tr w:rsidR="007B27A7" w:rsidRPr="00D53134" w14:paraId="2F017CC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1F880E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ассимиляционный потенциал</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576F0D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2.1.28</w:t>
            </w:r>
          </w:p>
        </w:tc>
      </w:tr>
      <w:tr w:rsidR="007B27A7" w:rsidRPr="00D53134" w14:paraId="08F3604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71C5F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ассимиляционный потенциал окружающей среды</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6997A3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2.1.29</w:t>
            </w:r>
          </w:p>
        </w:tc>
      </w:tr>
      <w:tr w:rsidR="007B27A7" w:rsidRPr="00D53134" w14:paraId="551DC7C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BC0A59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атрибуты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89E1F2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2.5.8</w:t>
            </w:r>
          </w:p>
        </w:tc>
      </w:tr>
      <w:tr w:rsidR="007B27A7" w:rsidRPr="00D53134" w14:paraId="27C55A3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284ED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аудит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0988F7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2.5.9</w:t>
            </w:r>
          </w:p>
        </w:tc>
      </w:tr>
      <w:tr w:rsidR="007B27A7" w:rsidRPr="00D53134" w14:paraId="4178F23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923E0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аудит дизайн-менеджмента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064AE2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2.5.17</w:t>
            </w:r>
          </w:p>
        </w:tc>
      </w:tr>
      <w:tr w:rsidR="007B27A7" w:rsidRPr="00D53134" w14:paraId="6AB2BA9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7F20E9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библиотека справочных данных</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C2677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2.4.18</w:t>
            </w:r>
          </w:p>
        </w:tc>
      </w:tr>
      <w:tr w:rsidR="007B27A7" w:rsidRPr="00D53134" w14:paraId="446855D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5AC1C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валидация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6BBF9B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2.1.49</w:t>
            </w:r>
          </w:p>
        </w:tc>
      </w:tr>
      <w:tr w:rsidR="007B27A7" w:rsidRPr="00D53134" w14:paraId="03CFF66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1B13FC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верификация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7E914C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2.1.48</w:t>
            </w:r>
          </w:p>
        </w:tc>
      </w:tr>
      <w:tr w:rsidR="007B27A7" w:rsidRPr="00D53134" w14:paraId="303101F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C2BD56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версия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8A5EA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2.1.47</w:t>
            </w:r>
          </w:p>
        </w:tc>
      </w:tr>
      <w:tr w:rsidR="007B27A7" w:rsidRPr="00D53134" w14:paraId="4781382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32487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градация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B7FF9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2.1.8</w:t>
            </w:r>
          </w:p>
        </w:tc>
      </w:tr>
      <w:tr w:rsidR="007B27A7" w:rsidRPr="00D53134" w14:paraId="26C3553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3548D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данные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DB43E3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w:t>
            </w:r>
          </w:p>
        </w:tc>
      </w:tr>
      <w:tr w:rsidR="007B27A7" w:rsidRPr="00D53134" w14:paraId="5B85CC3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A8F0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данные справочные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216B0B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2.4.21</w:t>
            </w:r>
          </w:p>
        </w:tc>
      </w:tr>
      <w:tr w:rsidR="007B27A7" w:rsidRPr="00D53134" w14:paraId="59B6BC1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6F8709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деятельность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404081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w:t>
            </w:r>
          </w:p>
        </w:tc>
      </w:tr>
      <w:tr w:rsidR="007B27A7" w:rsidRPr="00D53134" w14:paraId="6DE41B8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25A632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деятельность автоматизированная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09A636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2.3.3</w:t>
            </w:r>
          </w:p>
        </w:tc>
      </w:tr>
      <w:tr w:rsidR="007B27A7" w:rsidRPr="00D53134" w14:paraId="7A73D34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30175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деятельность не автоматизированная деятельность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9F5EC3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2.3.4</w:t>
            </w:r>
          </w:p>
        </w:tc>
      </w:tr>
      <w:tr w:rsidR="007B27A7" w:rsidRPr="00D53134" w14:paraId="0EEF1D2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87DD1D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DE9019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w:t>
            </w:r>
          </w:p>
        </w:tc>
      </w:tr>
      <w:tr w:rsidR="007B27A7" w:rsidRPr="00D53134" w14:paraId="4A66EE0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63E41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дизайн-анализ</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D61C2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2.5.6</w:t>
            </w:r>
          </w:p>
        </w:tc>
      </w:tr>
      <w:tr w:rsidR="007B27A7" w:rsidRPr="00D53134" w14:paraId="480487C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9C6E41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дизайн-команда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E28A3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2.5.29</w:t>
            </w:r>
          </w:p>
        </w:tc>
      </w:tr>
      <w:tr w:rsidR="007B27A7" w:rsidRPr="00D53134" w14:paraId="4DDEC37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0DAF8B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дизайн-менеджмент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B84B9F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2.5.16</w:t>
            </w:r>
          </w:p>
        </w:tc>
      </w:tr>
      <w:tr w:rsidR="007B27A7" w:rsidRPr="00D53134" w14:paraId="2D95D26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5FCC5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дизайн-метод</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D291EF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2.5.18</w:t>
            </w:r>
          </w:p>
        </w:tc>
      </w:tr>
      <w:tr w:rsidR="007B27A7" w:rsidRPr="00D53134" w14:paraId="3F868F7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7B5B02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дизайн-модель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034AAB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2.5.19</w:t>
            </w:r>
          </w:p>
        </w:tc>
      </w:tr>
      <w:tr w:rsidR="007B27A7" w:rsidRPr="00D53134" w14:paraId="3BA6A2F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83B9A2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дизайн-программа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195D2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2.5.23</w:t>
            </w:r>
          </w:p>
        </w:tc>
      </w:tr>
      <w:tr w:rsidR="007B27A7" w:rsidRPr="00D53134" w14:paraId="47808EE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2C7C55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дизайн-процесс</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4E95C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2.5.22</w:t>
            </w:r>
          </w:p>
        </w:tc>
      </w:tr>
      <w:tr w:rsidR="007B27A7" w:rsidRPr="00D53134" w14:paraId="11DCFAC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9F6D26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дизайн-спецификация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CF3039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2.5.26</w:t>
            </w:r>
          </w:p>
        </w:tc>
      </w:tr>
      <w:tr w:rsidR="007B27A7" w:rsidRPr="00D53134" w14:paraId="32F1959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58DEFD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дизайн-стандарт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1382BB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2.5.27</w:t>
            </w:r>
          </w:p>
        </w:tc>
      </w:tr>
      <w:tr w:rsidR="007B27A7" w:rsidRPr="00D53134" w14:paraId="75776E8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904D6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дизайн-стратегия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995089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2.5.28</w:t>
            </w:r>
          </w:p>
        </w:tc>
      </w:tr>
      <w:tr w:rsidR="007B27A7" w:rsidRPr="00D53134" w14:paraId="206CB91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1D843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документ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0B1CF5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2.1.39</w:t>
            </w:r>
          </w:p>
        </w:tc>
      </w:tr>
      <w:tr w:rsidR="007B27A7" w:rsidRPr="00D53134" w14:paraId="7865E07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606835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документ референтный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2E8CF4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2.1.40</w:t>
            </w:r>
          </w:p>
        </w:tc>
      </w:tr>
      <w:tr w:rsidR="007B27A7" w:rsidRPr="00D53134" w14:paraId="457684E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7611C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документ электронный интерактивный (вычислимый)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38020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2.4.11</w:t>
            </w:r>
          </w:p>
        </w:tc>
      </w:tr>
      <w:tr w:rsidR="007B27A7" w:rsidRPr="00D53134" w14:paraId="38F2C20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ED663F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документация проектная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1C6F6B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w:t>
            </w:r>
          </w:p>
        </w:tc>
      </w:tr>
      <w:tr w:rsidR="007B27A7" w:rsidRPr="00D53134" w14:paraId="2AA35CD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40AB6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задание на дизайн техническое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9F5ED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2.5.10</w:t>
            </w:r>
          </w:p>
        </w:tc>
      </w:tr>
      <w:tr w:rsidR="007B27A7" w:rsidRPr="00D53134" w14:paraId="6EEFE1C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82DC54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задание проектное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EF603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2.5.31</w:t>
            </w:r>
          </w:p>
        </w:tc>
      </w:tr>
      <w:tr w:rsidR="007B27A7" w:rsidRPr="00D53134" w14:paraId="1F055EB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3B602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запись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888467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2.1.42</w:t>
            </w:r>
          </w:p>
        </w:tc>
      </w:tr>
      <w:tr w:rsidR="007B27A7" w:rsidRPr="00D53134" w14:paraId="448AD36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C1042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знания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6C166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2.1.6</w:t>
            </w:r>
          </w:p>
        </w:tc>
      </w:tr>
      <w:tr w:rsidR="007B27A7" w:rsidRPr="00D53134" w14:paraId="002CD61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CDDEB7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изменение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8A014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2.5.11</w:t>
            </w:r>
          </w:p>
        </w:tc>
      </w:tr>
      <w:tr w:rsidR="007B27A7" w:rsidRPr="00D53134" w14:paraId="289539C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31DF4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инженерия системная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F43D6D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2.2.3</w:t>
            </w:r>
          </w:p>
        </w:tc>
      </w:tr>
      <w:tr w:rsidR="007B27A7" w:rsidRPr="00D53134" w14:paraId="16A1851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FD6CBC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инновация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E538EF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2.1.34</w:t>
            </w:r>
          </w:p>
        </w:tc>
      </w:tr>
      <w:tr w:rsidR="007B27A7" w:rsidRPr="00D53134" w14:paraId="2F457B7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D7A61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информации (данных) обработка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B04B94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w:t>
            </w:r>
          </w:p>
        </w:tc>
      </w:tr>
      <w:tr w:rsidR="007B27A7" w:rsidRPr="00D53134" w14:paraId="36C7521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79D680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информация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CABD2E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w:t>
            </w:r>
          </w:p>
        </w:tc>
      </w:tr>
      <w:tr w:rsidR="007B27A7" w:rsidRPr="00D53134" w14:paraId="4A77FAE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7A448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информация документированная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46D91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2.4.55</w:t>
            </w:r>
          </w:p>
        </w:tc>
      </w:tr>
      <w:tr w:rsidR="007B27A7" w:rsidRPr="00D53134" w14:paraId="42913DA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7E1DCC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информация о конфигурации объекта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EDF2B6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2.1.46</w:t>
            </w:r>
          </w:p>
        </w:tc>
      </w:tr>
      <w:tr w:rsidR="007B27A7" w:rsidRPr="00D53134" w14:paraId="0EB07C0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8F7EA3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инфраструктура вычислительная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9E12E0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2.4.8</w:t>
            </w:r>
          </w:p>
        </w:tc>
      </w:tr>
      <w:tr w:rsidR="007B27A7" w:rsidRPr="00D53134" w14:paraId="436106C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3938B3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качество</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E51637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2.1.11</w:t>
            </w:r>
          </w:p>
        </w:tc>
      </w:tr>
      <w:tr w:rsidR="007B27A7" w:rsidRPr="00D53134" w14:paraId="342DE4C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C4DA53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качество информации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9C8B75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2.4.59</w:t>
            </w:r>
          </w:p>
        </w:tc>
      </w:tr>
      <w:tr w:rsidR="007B27A7" w:rsidRPr="00D53134" w14:paraId="58B75A8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FADDF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коммуникация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C551FF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2.1.7</w:t>
            </w:r>
          </w:p>
        </w:tc>
      </w:tr>
      <w:tr w:rsidR="007B27A7" w:rsidRPr="00D53134" w14:paraId="0EADE68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D1908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конфигурация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468AC7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2.1.43</w:t>
            </w:r>
          </w:p>
        </w:tc>
      </w:tr>
      <w:tr w:rsidR="007B27A7" w:rsidRPr="00D53134" w14:paraId="7CE2FE4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0721FA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менеджмент знаний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534927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2.1.33</w:t>
            </w:r>
          </w:p>
        </w:tc>
      </w:tr>
      <w:tr w:rsidR="007B27A7" w:rsidRPr="00D53134" w14:paraId="4F72931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B419B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метаданные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F01B4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2.4.16</w:t>
            </w:r>
          </w:p>
        </w:tc>
      </w:tr>
      <w:tr w:rsidR="007B27A7" w:rsidRPr="00D53134" w14:paraId="6122D71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9825B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метамодель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907F3D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2.4.45</w:t>
            </w:r>
          </w:p>
        </w:tc>
      </w:tr>
      <w:tr w:rsidR="007B27A7" w:rsidRPr="00D53134" w14:paraId="6ACB9DC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0A3B3C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модели математические линейные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3359CC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2.4.40</w:t>
            </w:r>
          </w:p>
        </w:tc>
      </w:tr>
      <w:tr w:rsidR="007B27A7" w:rsidRPr="00D53134" w14:paraId="42AF3BD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07103A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моделирование здания информационное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AA6239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2.4.25</w:t>
            </w:r>
          </w:p>
        </w:tc>
      </w:tr>
      <w:tr w:rsidR="007B27A7" w:rsidRPr="00D53134" w14:paraId="53175AC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79813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моделирование многомасштабное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036D85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2.4.46</w:t>
            </w:r>
          </w:p>
        </w:tc>
      </w:tr>
      <w:tr w:rsidR="007B27A7" w:rsidRPr="00D53134" w14:paraId="0E17AF0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2033D5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моделирование информационное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1553D2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w:t>
            </w:r>
          </w:p>
        </w:tc>
      </w:tr>
      <w:tr w:rsidR="007B27A7" w:rsidRPr="00D53134" w14:paraId="4A682B9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DA2595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8492D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2.1.9</w:t>
            </w:r>
          </w:p>
        </w:tc>
      </w:tr>
      <w:tr w:rsidR="007B27A7" w:rsidRPr="00D53134" w14:paraId="158E70C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95E13B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«прозрачного ящика»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927C3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2.4.47</w:t>
            </w:r>
          </w:p>
        </w:tc>
      </w:tr>
      <w:tr w:rsidR="007B27A7" w:rsidRPr="00D53134" w14:paraId="1D65999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48940B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«черного ящика»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084455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2.4.48</w:t>
            </w:r>
          </w:p>
        </w:tc>
      </w:tr>
      <w:tr w:rsidR="007B27A7" w:rsidRPr="00D53134" w14:paraId="6D5DFA9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DC1EE2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аналитическая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3D92B4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2.4.29</w:t>
            </w:r>
          </w:p>
        </w:tc>
      </w:tr>
      <w:tr w:rsidR="007B27A7" w:rsidRPr="00D53134" w14:paraId="45DB687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9643F5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атомарная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5DDB7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2.4.17</w:t>
            </w:r>
          </w:p>
        </w:tc>
      </w:tr>
      <w:tr w:rsidR="007B27A7" w:rsidRPr="00D53134" w14:paraId="51ABC83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D43A58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атомарная библиотечная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731EF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2.4.20</w:t>
            </w:r>
          </w:p>
        </w:tc>
      </w:tr>
      <w:tr w:rsidR="007B27A7" w:rsidRPr="00D53134" w14:paraId="766EDC8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62CDC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детерминированная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21D3B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2.4.31</w:t>
            </w:r>
          </w:p>
        </w:tc>
      </w:tr>
      <w:tr w:rsidR="007B27A7" w:rsidRPr="00D53134" w14:paraId="0E9A640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60FF8F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динамическая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DCF23B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2.4.32</w:t>
            </w:r>
          </w:p>
        </w:tc>
      </w:tr>
      <w:tr w:rsidR="007B27A7" w:rsidRPr="00D53134" w14:paraId="15EB97F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3FCF34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дискретная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A0ED41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2.4.33</w:t>
            </w:r>
          </w:p>
        </w:tc>
      </w:tr>
      <w:tr w:rsidR="007B27A7" w:rsidRPr="00D53134" w14:paraId="6336FED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A3223F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жизненного цикла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099B16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2.3.7</w:t>
            </w:r>
          </w:p>
        </w:tc>
      </w:tr>
      <w:tr w:rsidR="007B27A7" w:rsidRPr="00D53134" w14:paraId="1A97911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FDAD9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здания информационная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9C44BA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2.4.24</w:t>
            </w:r>
          </w:p>
        </w:tc>
      </w:tr>
      <w:tr w:rsidR="007B27A7" w:rsidRPr="00D53134" w14:paraId="03CF5C8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3A64BD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иерархическая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DB8563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2.4.34</w:t>
            </w:r>
          </w:p>
        </w:tc>
      </w:tr>
      <w:tr w:rsidR="007B27A7" w:rsidRPr="00D53134" w14:paraId="639AA61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51DB93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имитационная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057CE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2.4.35</w:t>
            </w:r>
          </w:p>
        </w:tc>
      </w:tr>
      <w:tr w:rsidR="007B27A7" w:rsidRPr="00D53134" w14:paraId="2C52C7E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EE2E87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инженерных сетей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1FE1AB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2.4.43</w:t>
            </w:r>
          </w:p>
        </w:tc>
      </w:tr>
      <w:tr w:rsidR="007B27A7" w:rsidRPr="00D53134" w14:paraId="07CC8A8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ECAB2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интерактивная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12D741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2.4.36</w:t>
            </w:r>
          </w:p>
        </w:tc>
      </w:tr>
      <w:tr w:rsidR="007B27A7" w:rsidRPr="00D53134" w14:paraId="493FF89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CEB188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информационная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219222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2.4.37</w:t>
            </w:r>
          </w:p>
        </w:tc>
      </w:tr>
      <w:tr w:rsidR="007B27A7" w:rsidRPr="00D53134" w14:paraId="753FE31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630FB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модель конкретная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03C52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2.4.39</w:t>
            </w:r>
          </w:p>
        </w:tc>
      </w:tr>
      <w:tr w:rsidR="007B27A7" w:rsidRPr="00D53134" w14:paraId="2BE16C7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F905C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объекта информационная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25EDA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w:t>
            </w:r>
          </w:p>
        </w:tc>
      </w:tr>
      <w:tr w:rsidR="007B27A7" w:rsidRPr="00D53134" w14:paraId="29BB828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209D47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объекта информационная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E2984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2.4.60</w:t>
            </w:r>
          </w:p>
        </w:tc>
      </w:tr>
      <w:tr w:rsidR="007B27A7" w:rsidRPr="00D53134" w14:paraId="5F9612F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98B28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концептуальная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A8D08C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2.4.38</w:t>
            </w:r>
          </w:p>
        </w:tc>
      </w:tr>
      <w:tr w:rsidR="007B27A7" w:rsidRPr="00D53134" w14:paraId="51F292B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B620CF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параметрическая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B98DA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2.4.49</w:t>
            </w:r>
          </w:p>
        </w:tc>
      </w:tr>
      <w:tr w:rsidR="007B27A7" w:rsidRPr="00D53134" w14:paraId="07CF154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1F28C4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предсказательная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0FD7DC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2.4.50</w:t>
            </w:r>
          </w:p>
        </w:tc>
      </w:tr>
      <w:tr w:rsidR="007B27A7" w:rsidRPr="00D53134" w14:paraId="4F59D5A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704A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природная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4F1125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2.4.51</w:t>
            </w:r>
          </w:p>
        </w:tc>
      </w:tr>
      <w:tr w:rsidR="007B27A7" w:rsidRPr="00D53134" w14:paraId="390B38E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466EC3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расчетная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B80034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2.4.30</w:t>
            </w:r>
          </w:p>
        </w:tc>
      </w:tr>
      <w:tr w:rsidR="007B27A7" w:rsidRPr="00D53134" w14:paraId="0E756F4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E91C10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словесно-описательная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8A78A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2.4.52</w:t>
            </w:r>
          </w:p>
        </w:tc>
      </w:tr>
      <w:tr w:rsidR="007B27A7" w:rsidRPr="00D53134" w14:paraId="0BC2CED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A3BCDA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социально-экономическая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34DD3C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2.4.42</w:t>
            </w:r>
          </w:p>
        </w:tc>
      </w:tr>
      <w:tr w:rsidR="007B27A7" w:rsidRPr="00D53134" w14:paraId="20A77DD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B85DB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стохастическая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94895C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2.4.53</w:t>
            </w:r>
          </w:p>
        </w:tc>
      </w:tr>
      <w:tr w:rsidR="007B27A7" w:rsidRPr="00D53134" w14:paraId="55A28B6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49272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структурная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12F10C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2.4.54</w:t>
            </w:r>
          </w:p>
        </w:tc>
      </w:tr>
      <w:tr w:rsidR="007B27A7" w:rsidRPr="00D53134" w14:paraId="3E949CC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7CA35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транспортная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3751AD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2.4.41</w:t>
            </w:r>
          </w:p>
        </w:tc>
      </w:tr>
      <w:tr w:rsidR="007B27A7" w:rsidRPr="00D53134" w14:paraId="2FE0174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64F47D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эталонная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A851E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2.4.28</w:t>
            </w:r>
          </w:p>
        </w:tc>
      </w:tr>
      <w:tr w:rsidR="007B27A7" w:rsidRPr="00D53134" w14:paraId="03F6CDC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2EA884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набор информационный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A7A616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2.4.56</w:t>
            </w:r>
          </w:p>
        </w:tc>
      </w:tr>
      <w:tr w:rsidR="007B27A7" w:rsidRPr="00D53134" w14:paraId="536117A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41620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накопление знаний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D5B51E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2.3.6</w:t>
            </w:r>
          </w:p>
        </w:tc>
      </w:tr>
      <w:tr w:rsidR="007B27A7" w:rsidRPr="00D53134" w14:paraId="52CEC86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ED63A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обзор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B8044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2.5.25</w:t>
            </w:r>
          </w:p>
        </w:tc>
      </w:tr>
      <w:tr w:rsidR="007B27A7" w:rsidRPr="00D53134" w14:paraId="622F987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1EB86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объект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385E1A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w:t>
            </w:r>
          </w:p>
        </w:tc>
      </w:tr>
      <w:tr w:rsidR="007B27A7" w:rsidRPr="00D53134" w14:paraId="3B9F163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6F804C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определение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3DC75C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2.1.44</w:t>
            </w:r>
          </w:p>
        </w:tc>
      </w:tr>
      <w:tr w:rsidR="007B27A7" w:rsidRPr="00D53134" w14:paraId="3559CF3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123AA9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определение объекта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05484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w:t>
            </w:r>
          </w:p>
        </w:tc>
      </w:tr>
      <w:tr w:rsidR="007B27A7" w:rsidRPr="00D53134" w14:paraId="3EE6614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16F668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отношение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9BDBC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2.1.31</w:t>
            </w:r>
          </w:p>
        </w:tc>
      </w:tr>
      <w:tr w:rsidR="007B27A7" w:rsidRPr="00D53134" w14:paraId="4CDF24C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72FACB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оценка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B0228A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2.5.7</w:t>
            </w:r>
          </w:p>
        </w:tc>
      </w:tr>
      <w:tr w:rsidR="007B27A7" w:rsidRPr="00D53134" w14:paraId="337023B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793AF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оценка качества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7D00C2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2.5.13</w:t>
            </w:r>
          </w:p>
        </w:tc>
      </w:tr>
      <w:tr w:rsidR="007B27A7" w:rsidRPr="00D53134" w14:paraId="7CB1212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01615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параметр</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A34F53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2.1.10</w:t>
            </w:r>
          </w:p>
        </w:tc>
      </w:tr>
      <w:tr w:rsidR="007B27A7" w:rsidRPr="00D53134" w14:paraId="19CED2C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25239B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параметр</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77C622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2.1.32</w:t>
            </w:r>
          </w:p>
        </w:tc>
      </w:tr>
      <w:tr w:rsidR="007B27A7" w:rsidRPr="00D53134" w14:paraId="6D83E46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79F1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план работ проекта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73BD5C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2.5.32</w:t>
            </w:r>
          </w:p>
        </w:tc>
      </w:tr>
      <w:tr w:rsidR="007B27A7" w:rsidRPr="00D53134" w14:paraId="529C2A2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7DEA32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платформа для построения каталогов международная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325F7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2.4.22</w:t>
            </w:r>
          </w:p>
        </w:tc>
      </w:tr>
      <w:tr w:rsidR="007B27A7" w:rsidRPr="00D53134" w14:paraId="0AB88BD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C08EBE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платформа для построения словарей международная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D4E2A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2.4.27</w:t>
            </w:r>
          </w:p>
        </w:tc>
      </w:tr>
      <w:tr w:rsidR="007B27A7" w:rsidRPr="00D53134" w14:paraId="05090DA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4DA34E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подсистема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22BCAA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2.2.4</w:t>
            </w:r>
          </w:p>
        </w:tc>
      </w:tr>
      <w:tr w:rsidR="007B27A7" w:rsidRPr="00D53134" w14:paraId="41B8B45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75D9BF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подход интегрированный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D35BD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w:t>
            </w:r>
          </w:p>
        </w:tc>
      </w:tr>
      <w:tr w:rsidR="007B27A7" w:rsidRPr="00D53134" w14:paraId="35D5FE0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5EB21F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подход системный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88372C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2.2.1</w:t>
            </w:r>
          </w:p>
        </w:tc>
      </w:tr>
      <w:tr w:rsidR="007B27A7" w:rsidRPr="00D53134" w14:paraId="1A66246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D800B7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поле информационное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443DC4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2.4.58</w:t>
            </w:r>
          </w:p>
        </w:tc>
      </w:tr>
      <w:tr w:rsidR="007B27A7" w:rsidRPr="00D53134" w14:paraId="1DC8606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B8F350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политика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FF1E41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2.5.21</w:t>
            </w:r>
          </w:p>
        </w:tc>
      </w:tr>
      <w:tr w:rsidR="007B27A7" w:rsidRPr="00D53134" w14:paraId="2FEB6A5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B27610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правила трансформации данных</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0C13A6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2.4.23</w:t>
            </w:r>
          </w:p>
        </w:tc>
      </w:tr>
      <w:tr w:rsidR="007B27A7" w:rsidRPr="00D53134" w14:paraId="48F8119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55BB0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предложение дизайн-проектное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99876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2.5.24</w:t>
            </w:r>
          </w:p>
        </w:tc>
      </w:tr>
      <w:tr w:rsidR="007B27A7" w:rsidRPr="00D53134" w14:paraId="43B590C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FC702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представление информации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0B6E68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2.1.5</w:t>
            </w:r>
          </w:p>
        </w:tc>
      </w:tr>
      <w:tr w:rsidR="007B27A7" w:rsidRPr="00D53134" w14:paraId="0FD2F44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780A2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проект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CF436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2.5.30</w:t>
            </w:r>
          </w:p>
        </w:tc>
      </w:tr>
      <w:tr w:rsidR="007B27A7" w:rsidRPr="00D53134" w14:paraId="2DE8DB5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AF2CB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проектирование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F72B07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w:t>
            </w:r>
          </w:p>
        </w:tc>
      </w:tr>
      <w:tr w:rsidR="007B27A7" w:rsidRPr="00D53134" w14:paraId="478049F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9325F3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прослеживаемость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C7C4C1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2.1.37</w:t>
            </w:r>
          </w:p>
        </w:tc>
      </w:tr>
      <w:tr w:rsidR="007B27A7" w:rsidRPr="00D53134" w14:paraId="324EAD3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FA2CF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пространство информационное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3EE917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2.4.57</w:t>
            </w:r>
          </w:p>
        </w:tc>
      </w:tr>
      <w:tr w:rsidR="007B27A7" w:rsidRPr="00D53134" w14:paraId="7ABADEB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F56DE1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репозиторий моделей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291B43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2.4.62</w:t>
            </w:r>
          </w:p>
        </w:tc>
      </w:tr>
      <w:tr w:rsidR="007B27A7" w:rsidRPr="00D53134" w14:paraId="168E9D7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DFE282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A576A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2.1.13</w:t>
            </w:r>
          </w:p>
        </w:tc>
      </w:tr>
      <w:tr w:rsidR="007B27A7" w:rsidRPr="00D53134" w14:paraId="7DC9E38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83B001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 зависимое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A8079B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2.1.16</w:t>
            </w:r>
          </w:p>
        </w:tc>
      </w:tr>
      <w:tr w:rsidR="007B27A7" w:rsidRPr="00D53134" w14:paraId="6CB5064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529A2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 независимое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939E2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2.1.17</w:t>
            </w:r>
          </w:p>
        </w:tc>
      </w:tr>
      <w:tr w:rsidR="007B27A7" w:rsidRPr="00D53134" w14:paraId="00A44CE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7BF91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 простое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B4F6A0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2.1.15</w:t>
            </w:r>
          </w:p>
        </w:tc>
      </w:tr>
      <w:tr w:rsidR="007B27A7" w:rsidRPr="00D53134" w14:paraId="6EE46B6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A277ED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 сложное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839725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2.1.14</w:t>
            </w:r>
          </w:p>
        </w:tc>
      </w:tr>
      <w:tr w:rsidR="007B27A7" w:rsidRPr="00D53134" w14:paraId="315CDFA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BF9AC5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система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455F9C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2.2.2</w:t>
            </w:r>
          </w:p>
        </w:tc>
      </w:tr>
      <w:tr w:rsidR="007B27A7" w:rsidRPr="00D53134" w14:paraId="70F324E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2FDBE2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система моделирования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B748A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2.4.15</w:t>
            </w:r>
          </w:p>
        </w:tc>
      </w:tr>
      <w:tr w:rsidR="007B27A7" w:rsidRPr="00D53134" w14:paraId="38D1F71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ADB6CE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система строительной классификации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EED18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2.5.5</w:t>
            </w:r>
          </w:p>
        </w:tc>
      </w:tr>
      <w:tr w:rsidR="007B27A7" w:rsidRPr="00D53134" w14:paraId="5727F98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A01DC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спецификация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47E2A4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2.1.41</w:t>
            </w:r>
          </w:p>
        </w:tc>
      </w:tr>
      <w:tr w:rsidR="007B27A7" w:rsidRPr="00D53134" w14:paraId="5A0931A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39C517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EEDF62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2.1.22</w:t>
            </w:r>
          </w:p>
        </w:tc>
      </w:tr>
      <w:tr w:rsidR="007B27A7" w:rsidRPr="00D53134" w14:paraId="3F5AC6A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DC2945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антропогенная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CC1515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2.1.25</w:t>
            </w:r>
          </w:p>
        </w:tc>
      </w:tr>
      <w:tr w:rsidR="007B27A7" w:rsidRPr="00D53134" w14:paraId="1C263DC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884EB0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взаимодействия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E3897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2.4.7</w:t>
            </w:r>
          </w:p>
        </w:tc>
      </w:tr>
      <w:tr w:rsidR="007B27A7" w:rsidRPr="00D53134" w14:paraId="0E23F71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21D660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вычислимая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CE090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2.4.9</w:t>
            </w:r>
          </w:p>
        </w:tc>
      </w:tr>
      <w:tr w:rsidR="007B27A7" w:rsidRPr="00D53134" w14:paraId="30ACAEF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4CBF4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естественная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F6C816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2.1.24</w:t>
            </w:r>
          </w:p>
        </w:tc>
      </w:tr>
      <w:tr w:rsidR="007B27A7" w:rsidRPr="00D53134" w14:paraId="1B8C322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BC1519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интегрированная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264AEA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w:t>
            </w:r>
          </w:p>
        </w:tc>
      </w:tr>
      <w:tr w:rsidR="007B27A7" w:rsidRPr="00D53134" w14:paraId="6855BC2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C6BD52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окружающая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FDD50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2.1.23</w:t>
            </w:r>
          </w:p>
        </w:tc>
      </w:tr>
      <w:tr w:rsidR="007B27A7" w:rsidRPr="00D53134" w14:paraId="16A3515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C1FD02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среда производственная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B8133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2.1.27</w:t>
            </w:r>
          </w:p>
        </w:tc>
      </w:tr>
      <w:tr w:rsidR="007B27A7" w:rsidRPr="00D53134" w14:paraId="1867A21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275058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средства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E629E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2.5.14</w:t>
            </w:r>
          </w:p>
        </w:tc>
      </w:tr>
      <w:tr w:rsidR="007B27A7" w:rsidRPr="00D53134" w14:paraId="0B17D76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AC317E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Валидация и Верификация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9793CA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2.3.17</w:t>
            </w:r>
          </w:p>
        </w:tc>
      </w:tr>
      <w:tr w:rsidR="007B27A7" w:rsidRPr="00D53134" w14:paraId="77C9297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CAFB8B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Вывод из эксплуатации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C4D97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2.3.21</w:t>
            </w:r>
          </w:p>
        </w:tc>
      </w:tr>
      <w:tr w:rsidR="007B27A7" w:rsidRPr="00D53134" w14:paraId="2A6BA99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B48D5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жизненного цикла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42FD78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2.3.8</w:t>
            </w:r>
          </w:p>
        </w:tc>
      </w:tr>
      <w:tr w:rsidR="007B27A7" w:rsidRPr="00D53134" w14:paraId="28C74FB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F56AA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Идея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AD8C34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2.3.10</w:t>
            </w:r>
          </w:p>
        </w:tc>
      </w:tr>
      <w:tr w:rsidR="007B27A7" w:rsidRPr="00D53134" w14:paraId="21C090B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14A9ED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Концепция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6BC52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2.3.11</w:t>
            </w:r>
          </w:p>
        </w:tc>
      </w:tr>
      <w:tr w:rsidR="007B27A7" w:rsidRPr="00D53134" w14:paraId="034BD08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37D45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Модернизация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7E47A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2.3.20</w:t>
            </w:r>
          </w:p>
        </w:tc>
      </w:tr>
      <w:tr w:rsidR="007B27A7" w:rsidRPr="00D53134" w14:paraId="280205A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E8A9D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Накопление знаний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6C96A5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2.3.19</w:t>
            </w:r>
          </w:p>
        </w:tc>
      </w:tr>
      <w:tr w:rsidR="007B27A7" w:rsidRPr="00D53134" w14:paraId="2407823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09F43A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Планирование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8F3977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2.3.12</w:t>
            </w:r>
          </w:p>
        </w:tc>
      </w:tr>
      <w:tr w:rsidR="007B27A7" w:rsidRPr="00D53134" w14:paraId="764F9D8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F1BF9E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Проверка на соответствие требованиям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F4E34E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2.3.15</w:t>
            </w:r>
          </w:p>
        </w:tc>
      </w:tr>
      <w:tr w:rsidR="007B27A7" w:rsidRPr="00D53134" w14:paraId="7078036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75A9B8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Разработка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A0C99E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2.3.14</w:t>
            </w:r>
          </w:p>
        </w:tc>
      </w:tr>
      <w:tr w:rsidR="007B27A7" w:rsidRPr="00D53134" w14:paraId="17D98D4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728AA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Реализация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E121C6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2.3.16</w:t>
            </w:r>
          </w:p>
        </w:tc>
      </w:tr>
      <w:tr w:rsidR="007B27A7" w:rsidRPr="00D53134" w14:paraId="4B67DBA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00D335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Требования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578191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2.3.13</w:t>
            </w:r>
          </w:p>
        </w:tc>
      </w:tr>
      <w:tr w:rsidR="007B27A7" w:rsidRPr="00D53134" w14:paraId="146F1CE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A61798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Эксплуатация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87FA8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2.3.18</w:t>
            </w:r>
          </w:p>
        </w:tc>
      </w:tr>
      <w:tr w:rsidR="007B27A7" w:rsidRPr="00D53134" w14:paraId="7950A28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5B46F7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статус версии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624B56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2.1.50</w:t>
            </w:r>
          </w:p>
        </w:tc>
      </w:tr>
      <w:tr w:rsidR="007B27A7" w:rsidRPr="00D53134" w14:paraId="652CE4A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57750E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сторона приобретающая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D68B6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w:t>
            </w:r>
          </w:p>
        </w:tc>
      </w:tr>
      <w:tr w:rsidR="007B27A7" w:rsidRPr="00D53134" w14:paraId="198CD09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64D74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точка зрения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47FE54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w:t>
            </w:r>
          </w:p>
        </w:tc>
      </w:tr>
      <w:tr w:rsidR="007B27A7" w:rsidRPr="00D53134" w14:paraId="5980A57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A2B9A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трансформация данных</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5C108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2.4.14</w:t>
            </w:r>
          </w:p>
        </w:tc>
      </w:tr>
      <w:tr w:rsidR="007B27A7" w:rsidRPr="00D53134" w14:paraId="1E358BD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758D4F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требование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5EF08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2.1.12</w:t>
            </w:r>
          </w:p>
        </w:tc>
      </w:tr>
      <w:tr w:rsidR="007B27A7" w:rsidRPr="00D53134" w14:paraId="3835E19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7419B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требование законодательное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AE82DE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2.1.35</w:t>
            </w:r>
          </w:p>
        </w:tc>
      </w:tr>
      <w:tr w:rsidR="007B27A7" w:rsidRPr="00D53134" w14:paraId="084A5D0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61D370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требование технико-нормативное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9D5C09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2.1.36</w:t>
            </w:r>
          </w:p>
        </w:tc>
      </w:tr>
      <w:tr w:rsidR="007B27A7" w:rsidRPr="00D53134" w14:paraId="1CB8EDF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7DF15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требования заказчика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4397E8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2.5.9</w:t>
            </w:r>
          </w:p>
        </w:tc>
      </w:tr>
      <w:tr w:rsidR="007B27A7" w:rsidRPr="00D53134" w14:paraId="545D2A5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D8D27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универсальный дизайн</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B1EB6F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2.5.4</w:t>
            </w:r>
          </w:p>
        </w:tc>
      </w:tr>
      <w:tr w:rsidR="007B27A7" w:rsidRPr="00D53134" w14:paraId="21987F5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52F4AC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управление дизайном</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254FD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2.5.12</w:t>
            </w:r>
          </w:p>
        </w:tc>
      </w:tr>
      <w:tr w:rsidR="007B27A7" w:rsidRPr="00D53134" w14:paraId="75F18A6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25990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10F606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2.4.61</w:t>
            </w:r>
          </w:p>
        </w:tc>
      </w:tr>
      <w:tr w:rsidR="007B27A7" w:rsidRPr="00D53134" w14:paraId="0BDAB5C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E57AC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устойчивость системы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490A3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2.1.30</w:t>
            </w:r>
          </w:p>
        </w:tc>
      </w:tr>
      <w:tr w:rsidR="007B27A7" w:rsidRPr="00D53134" w14:paraId="0478828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07CBF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философия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CC7B5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2.5.20</w:t>
            </w:r>
          </w:p>
        </w:tc>
      </w:tr>
      <w:tr w:rsidR="007B27A7" w:rsidRPr="00D53134" w14:paraId="6668ECC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E33EBE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формат вычислимый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8EDD0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2.4.10</w:t>
            </w:r>
          </w:p>
        </w:tc>
      </w:tr>
      <w:tr w:rsidR="007B27A7" w:rsidRPr="00D53134" w14:paraId="25A3B4D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24F7A2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формат обмена данными открытый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E0E4C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2.4.26</w:t>
            </w:r>
          </w:p>
        </w:tc>
      </w:tr>
      <w:tr w:rsidR="007B27A7" w:rsidRPr="00D53134" w14:paraId="22B345A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45CD04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функциональность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7AF14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2.1.18</w:t>
            </w:r>
          </w:p>
        </w:tc>
      </w:tr>
      <w:tr w:rsidR="007B27A7" w:rsidRPr="00D53134" w14:paraId="2BC803E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282E90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характеристика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331E2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2.1.21</w:t>
            </w:r>
          </w:p>
        </w:tc>
      </w:tr>
      <w:tr w:rsidR="007B27A7" w:rsidRPr="00D53134" w14:paraId="0095E6E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34A976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цель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F9E22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2.1.38</w:t>
            </w:r>
          </w:p>
        </w:tc>
      </w:tr>
      <w:tr w:rsidR="007B27A7" w:rsidRPr="00D53134" w14:paraId="5CE6F6A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1C8992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цикл жизненный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7A7D6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2.3.5</w:t>
            </w:r>
          </w:p>
        </w:tc>
      </w:tr>
      <w:tr w:rsidR="007B27A7" w:rsidRPr="00D53134" w14:paraId="307AB8C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390635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цикл жизненный города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53FED2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2.3.24</w:t>
            </w:r>
          </w:p>
        </w:tc>
      </w:tr>
      <w:tr w:rsidR="007B27A7" w:rsidRPr="00D53134" w14:paraId="3AABD62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F0EA3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цикл жизненный здания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F91E28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2.3.23</w:t>
            </w:r>
          </w:p>
        </w:tc>
      </w:tr>
      <w:tr w:rsidR="007B27A7" w:rsidRPr="00D53134" w14:paraId="7B7DC60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D43FE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цикл жизненный инновации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49677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2.3.22</w:t>
            </w:r>
          </w:p>
        </w:tc>
      </w:tr>
      <w:tr w:rsidR="007B27A7" w:rsidRPr="00D53134" w14:paraId="0378D5A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3224E3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Цифровой макет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61E4C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2.4.44</w:t>
            </w:r>
          </w:p>
        </w:tc>
      </w:tr>
      <w:tr w:rsidR="007B27A7" w:rsidRPr="00D53134" w14:paraId="0E4D4A1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DA8D6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экономичность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13A229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2.1.20</w:t>
            </w:r>
          </w:p>
        </w:tc>
      </w:tr>
      <w:tr w:rsidR="007B27A7" w:rsidRPr="00D53134" w14:paraId="3D17DBF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61FB19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элемент системы</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8ECBC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2.2.5</w:t>
            </w:r>
          </w:p>
        </w:tc>
      </w:tr>
      <w:tr w:rsidR="007B27A7" w:rsidRPr="00D53134" w14:paraId="32C2CFE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75E316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элемент системы библиотечный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39914E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2.4.19</w:t>
            </w:r>
          </w:p>
        </w:tc>
      </w:tr>
      <w:tr w:rsidR="007B27A7" w:rsidRPr="00D53134" w14:paraId="092B382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6ADEA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эстетичность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901126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2.1.19</w:t>
            </w:r>
          </w:p>
        </w:tc>
      </w:tr>
      <w:tr w:rsidR="007B27A7" w:rsidRPr="00D53134" w14:paraId="4D69682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A16285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этап жизненного цикла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F16EC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2.3.9</w:t>
            </w:r>
          </w:p>
        </w:tc>
      </w:tr>
    </w:tbl>
    <w:p w14:paraId="5FCDDFC2"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80E00C5" w14:textId="77777777" w:rsidR="00264AF8" w:rsidRDefault="00264AF8" w:rsidP="00D53134">
      <w:pPr>
        <w:jc w:val="both"/>
        <w:rPr>
          <w:rFonts w:asciiTheme="minorBidi" w:hAnsiTheme="minorBidi" w:cstheme="minorBidi"/>
          <w:b/>
          <w:sz w:val="24"/>
          <w:szCs w:val="24"/>
        </w:rPr>
      </w:pPr>
      <w:r>
        <w:rPr>
          <w:rFonts w:asciiTheme="minorBidi" w:hAnsiTheme="minorBidi" w:cstheme="minorBidi"/>
          <w:b/>
          <w:sz w:val="24"/>
          <w:szCs w:val="24"/>
        </w:rPr>
        <w:br w:type="page"/>
      </w:r>
    </w:p>
    <w:p w14:paraId="4C4089F7" w14:textId="77777777" w:rsidR="007B27A7" w:rsidRPr="00D53134" w:rsidRDefault="00FF04AB" w:rsidP="00264AF8">
      <w:pPr>
        <w:pStyle w:val="2"/>
      </w:pPr>
      <w:bookmarkStart w:id="143" w:name="_Toc531614400"/>
      <w:r w:rsidRPr="00D53134">
        <w:lastRenderedPageBreak/>
        <w:t>Алфавитный указатель терминов на английском языке</w:t>
      </w:r>
      <w:bookmarkEnd w:id="143"/>
    </w:p>
    <w:p w14:paraId="62F9A112"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c"/>
        <w:tblW w:w="83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080"/>
        <w:gridCol w:w="1290"/>
      </w:tblGrid>
      <w:tr w:rsidR="007B27A7" w:rsidRPr="00D53134" w14:paraId="606F346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DA50F4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accumulation of knowledge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048B5B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2.3.6</w:t>
            </w:r>
          </w:p>
        </w:tc>
      </w:tr>
      <w:tr w:rsidR="007B27A7" w:rsidRPr="00D53134" w14:paraId="5A85856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539F28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accumulation of knowledge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B19740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2.3.19</w:t>
            </w:r>
          </w:p>
        </w:tc>
      </w:tr>
      <w:tr w:rsidR="007B27A7" w:rsidRPr="00D53134" w14:paraId="59236C7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F5C0EE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acquirer</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9B53E4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w:t>
            </w:r>
          </w:p>
        </w:tc>
      </w:tr>
      <w:tr w:rsidR="007B27A7" w:rsidRPr="00D53134" w14:paraId="0B43297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F049A9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activity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EABAE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w:t>
            </w:r>
          </w:p>
        </w:tc>
      </w:tr>
      <w:tr w:rsidR="007B27A7" w:rsidRPr="00D53134" w14:paraId="6CC21B2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A99692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adoptation of natural enviroment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A64EC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2.1.26</w:t>
            </w:r>
          </w:p>
        </w:tc>
      </w:tr>
      <w:tr w:rsidR="007B27A7" w:rsidRPr="00D53134" w14:paraId="680297D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D9877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aesthetics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D1E8C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2.1.19</w:t>
            </w:r>
          </w:p>
        </w:tc>
      </w:tr>
      <w:tr w:rsidR="007B27A7" w:rsidRPr="00D53134" w14:paraId="38D783C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6873FA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analytical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DA11CB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2.4.29</w:t>
            </w:r>
          </w:p>
        </w:tc>
      </w:tr>
      <w:tr w:rsidR="007B27A7" w:rsidRPr="00D53134" w14:paraId="55BD867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EE7475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assimilation capacity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9A839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2.1.28</w:t>
            </w:r>
          </w:p>
        </w:tc>
      </w:tr>
      <w:tr w:rsidR="007B27A7" w:rsidRPr="00D53134" w14:paraId="083CB63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2DBA69E" w14:textId="77777777" w:rsidR="007B27A7" w:rsidRPr="00D53134" w:rsidRDefault="00FF04AB" w:rsidP="00D53134">
            <w:pPr>
              <w:ind w:left="100"/>
              <w:jc w:val="both"/>
              <w:rPr>
                <w:rFonts w:asciiTheme="minorBidi" w:hAnsiTheme="minorBidi" w:cstheme="minorBidi"/>
                <w:sz w:val="24"/>
                <w:szCs w:val="24"/>
                <w:lang w:val="en-US"/>
              </w:rPr>
            </w:pPr>
            <w:r w:rsidRPr="00D53134">
              <w:rPr>
                <w:rFonts w:asciiTheme="minorBidi" w:hAnsiTheme="minorBidi" w:cstheme="minorBidi"/>
                <w:sz w:val="24"/>
                <w:szCs w:val="24"/>
                <w:lang w:val="en-US"/>
              </w:rPr>
              <w:t>assimilation capacity of the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F93E81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2.1.29</w:t>
            </w:r>
          </w:p>
        </w:tc>
      </w:tr>
      <w:tr w:rsidR="007B27A7" w:rsidRPr="00D53134" w14:paraId="6744F17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C283F3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atomic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F0E00E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2.4.17</w:t>
            </w:r>
          </w:p>
        </w:tc>
      </w:tr>
      <w:tr w:rsidR="007B27A7" w:rsidRPr="00D53134" w14:paraId="56CCB70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AF106E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automated Activity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BA2922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2.3.3</w:t>
            </w:r>
          </w:p>
        </w:tc>
      </w:tr>
      <w:tr w:rsidR="007B27A7" w:rsidRPr="00D53134" w14:paraId="7172456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6968CD8" w14:textId="77777777" w:rsidR="007B27A7" w:rsidRPr="00D53134" w:rsidRDefault="00FF04AB" w:rsidP="00D53134">
            <w:pPr>
              <w:ind w:left="100"/>
              <w:jc w:val="both"/>
              <w:rPr>
                <w:rFonts w:asciiTheme="minorBidi" w:hAnsiTheme="minorBidi" w:cstheme="minorBidi"/>
                <w:sz w:val="24"/>
                <w:szCs w:val="24"/>
                <w:lang w:val="en-US"/>
              </w:rPr>
            </w:pPr>
            <w:r w:rsidRPr="00D53134">
              <w:rPr>
                <w:rFonts w:asciiTheme="minorBidi" w:hAnsiTheme="minorBidi" w:cstheme="minorBidi"/>
                <w:sz w:val="24"/>
                <w:szCs w:val="24"/>
                <w:lang w:val="en-US"/>
              </w:rPr>
              <w:t>availability (accessibility) of the anthropogenic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8A5F3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2.5.33</w:t>
            </w:r>
          </w:p>
        </w:tc>
      </w:tr>
      <w:tr w:rsidR="007B27A7" w:rsidRPr="00D53134" w14:paraId="0063AA7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7DD681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black box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3F02FB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2.4.48</w:t>
            </w:r>
          </w:p>
        </w:tc>
      </w:tr>
      <w:tr w:rsidR="007B27A7" w:rsidRPr="00D53134" w14:paraId="6053642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A8F846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building Information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ED72F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2.4.24</w:t>
            </w:r>
          </w:p>
        </w:tc>
      </w:tr>
      <w:tr w:rsidR="007B27A7" w:rsidRPr="00D53134" w14:paraId="5DF47DC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A36E06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building Information Modeling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64C736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2.4.25</w:t>
            </w:r>
          </w:p>
        </w:tc>
      </w:tr>
      <w:tr w:rsidR="007B27A7" w:rsidRPr="00D53134" w14:paraId="2CDD255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78B08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calculative document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BD4C6D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2.4.11</w:t>
            </w:r>
          </w:p>
        </w:tc>
      </w:tr>
      <w:tr w:rsidR="007B27A7" w:rsidRPr="00D53134" w14:paraId="7536744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AEE183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calculative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23531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2.4.9</w:t>
            </w:r>
          </w:p>
        </w:tc>
      </w:tr>
      <w:tr w:rsidR="007B27A7" w:rsidRPr="00D53134" w14:paraId="6855B9C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5180EC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calculative format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6FCB91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2.4.10</w:t>
            </w:r>
          </w:p>
        </w:tc>
      </w:tr>
      <w:tr w:rsidR="007B27A7" w:rsidRPr="00D53134" w14:paraId="3B0E5AA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BC46B3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characteristic</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95132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2.1.21</w:t>
            </w:r>
          </w:p>
        </w:tc>
      </w:tr>
      <w:tr w:rsidR="007B27A7" w:rsidRPr="00D53134" w14:paraId="389864A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0B9123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collaborative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6FB7A8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2.4.7</w:t>
            </w:r>
          </w:p>
        </w:tc>
      </w:tr>
      <w:tr w:rsidR="007B27A7" w:rsidRPr="00D53134" w14:paraId="02DC67E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5981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communication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9CFC59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2.1.7</w:t>
            </w:r>
          </w:p>
        </w:tc>
      </w:tr>
      <w:tr w:rsidR="007B27A7" w:rsidRPr="00D53134" w14:paraId="254846B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C8BFE2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complex property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1A155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2.1.14</w:t>
            </w:r>
          </w:p>
        </w:tc>
      </w:tr>
      <w:tr w:rsidR="007B27A7" w:rsidRPr="00D53134" w14:paraId="7750351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0CC90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computational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2D2428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2.4.30</w:t>
            </w:r>
          </w:p>
        </w:tc>
      </w:tr>
      <w:tr w:rsidR="007B27A7" w:rsidRPr="00D53134" w14:paraId="6244422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B12E9E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computing infrastructure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FA46F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2.4.8</w:t>
            </w:r>
          </w:p>
        </w:tc>
      </w:tr>
      <w:tr w:rsidR="007B27A7" w:rsidRPr="00D53134" w14:paraId="73FD926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FAA87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conception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C0F5A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2.3.11</w:t>
            </w:r>
          </w:p>
        </w:tc>
      </w:tr>
      <w:tr w:rsidR="007B27A7" w:rsidRPr="00D53134" w14:paraId="5063FF0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1E5C3B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conceptual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69154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2.4.38</w:t>
            </w:r>
          </w:p>
        </w:tc>
      </w:tr>
      <w:tr w:rsidR="007B27A7" w:rsidRPr="00D53134" w14:paraId="26DB97B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73C914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concrete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99E3EC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2.4.39</w:t>
            </w:r>
          </w:p>
        </w:tc>
      </w:tr>
      <w:tr w:rsidR="007B27A7" w:rsidRPr="00D53134" w14:paraId="39DE993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158E4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configuration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A48E74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2.1.43</w:t>
            </w:r>
          </w:p>
        </w:tc>
      </w:tr>
      <w:tr w:rsidR="007B27A7" w:rsidRPr="00D53134" w14:paraId="258A5F0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BA8B2D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construction Classification System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1E0BB9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2.5.5</w:t>
            </w:r>
          </w:p>
        </w:tc>
      </w:tr>
      <w:tr w:rsidR="007B27A7" w:rsidRPr="00D53134" w14:paraId="13918C3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86BBBE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context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81548A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2.1.22</w:t>
            </w:r>
          </w:p>
        </w:tc>
      </w:tr>
      <w:tr w:rsidR="007B27A7" w:rsidRPr="00D53134" w14:paraId="47DCBA9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1BD918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data</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08560B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w:t>
            </w:r>
          </w:p>
        </w:tc>
      </w:tr>
      <w:tr w:rsidR="007B27A7" w:rsidRPr="00D53134" w14:paraId="047CE06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9EF89A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data transformation rules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581829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2.4.23</w:t>
            </w:r>
          </w:p>
        </w:tc>
      </w:tr>
      <w:tr w:rsidR="007B27A7" w:rsidRPr="00D53134" w14:paraId="4F24680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5B9DD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dependent property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664412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2.1.16</w:t>
            </w:r>
          </w:p>
        </w:tc>
      </w:tr>
      <w:tr w:rsidR="007B27A7" w:rsidRPr="00D53134" w14:paraId="43D2FA5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2B7E63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40736E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w:t>
            </w:r>
          </w:p>
        </w:tc>
      </w:tr>
      <w:tr w:rsidR="007B27A7" w:rsidRPr="00D53134" w14:paraId="1FAD130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FDB9A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analysis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6C5DC9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2.5.6</w:t>
            </w:r>
          </w:p>
        </w:tc>
      </w:tr>
      <w:tr w:rsidR="007B27A7" w:rsidRPr="00D53134" w14:paraId="3163495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DBFE2F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appraisal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572D5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2.5.7</w:t>
            </w:r>
          </w:p>
        </w:tc>
      </w:tr>
      <w:tr w:rsidR="007B27A7" w:rsidRPr="00D53134" w14:paraId="206855C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0108E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attributes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7BFB3F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2.5.8</w:t>
            </w:r>
          </w:p>
        </w:tc>
      </w:tr>
      <w:tr w:rsidR="007B27A7" w:rsidRPr="00D53134" w14:paraId="568A24D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DAFE34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design audit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FAFCE4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2.5.9</w:t>
            </w:r>
          </w:p>
        </w:tc>
      </w:tr>
      <w:tr w:rsidR="007B27A7" w:rsidRPr="00D53134" w14:paraId="4F0323E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CB3D67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brief</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A36AFC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2.5.10</w:t>
            </w:r>
          </w:p>
        </w:tc>
      </w:tr>
      <w:tr w:rsidR="007B27A7" w:rsidRPr="00D53134" w14:paraId="18A9825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684A23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change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94F0CC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2.5.11</w:t>
            </w:r>
          </w:p>
        </w:tc>
      </w:tr>
      <w:tr w:rsidR="007B27A7" w:rsidRPr="00D53134" w14:paraId="71786A1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9F8F90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control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F7548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2.5.12</w:t>
            </w:r>
          </w:p>
        </w:tc>
      </w:tr>
      <w:tr w:rsidR="007B27A7" w:rsidRPr="00D53134" w14:paraId="5DF1BF9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38C176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documents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06BAD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w:t>
            </w:r>
          </w:p>
        </w:tc>
      </w:tr>
      <w:tr w:rsidR="007B27A7" w:rsidRPr="00D53134" w14:paraId="0E1ECB9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E4F576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evaluation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4D9AF1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2.5.13</w:t>
            </w:r>
          </w:p>
        </w:tc>
      </w:tr>
      <w:tr w:rsidR="007B27A7" w:rsidRPr="00D53134" w14:paraId="2942927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E7434B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facility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1755C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2.5.14</w:t>
            </w:r>
          </w:p>
        </w:tc>
      </w:tr>
      <w:tr w:rsidR="007B27A7" w:rsidRPr="00D53134" w14:paraId="77ECCBA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9F939D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leader</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92CD4C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2.5.15</w:t>
            </w:r>
          </w:p>
        </w:tc>
      </w:tr>
      <w:tr w:rsidR="007B27A7" w:rsidRPr="00D53134" w14:paraId="536F7B4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24DF0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management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31623F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2.5.16</w:t>
            </w:r>
          </w:p>
        </w:tc>
      </w:tr>
      <w:tr w:rsidR="007B27A7" w:rsidRPr="00D53134" w14:paraId="5296D2C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6D908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management audit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F2892D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2.5.17</w:t>
            </w:r>
          </w:p>
        </w:tc>
      </w:tr>
      <w:tr w:rsidR="007B27A7" w:rsidRPr="00D53134" w14:paraId="7709B01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F20A91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method</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3044CF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2.5.18</w:t>
            </w:r>
          </w:p>
        </w:tc>
      </w:tr>
      <w:tr w:rsidR="007B27A7" w:rsidRPr="00D53134" w14:paraId="7CB67EC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B6499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130EB0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2.5.19</w:t>
            </w:r>
          </w:p>
        </w:tc>
      </w:tr>
      <w:tr w:rsidR="007B27A7" w:rsidRPr="00D53134" w14:paraId="6C345A5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02B957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philosophy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3115D4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2.5.20</w:t>
            </w:r>
          </w:p>
        </w:tc>
      </w:tr>
      <w:tr w:rsidR="007B27A7" w:rsidRPr="00D53134" w14:paraId="321FDCF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F7A92E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policy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C624C9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2.5.21</w:t>
            </w:r>
          </w:p>
        </w:tc>
      </w:tr>
      <w:tr w:rsidR="007B27A7" w:rsidRPr="00D53134" w14:paraId="461FFC1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B6CF9D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procces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EB8E4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w:t>
            </w:r>
          </w:p>
        </w:tc>
      </w:tr>
      <w:tr w:rsidR="007B27A7" w:rsidRPr="00D53134" w14:paraId="77DC82C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416FE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process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11F466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2.5.22</w:t>
            </w:r>
          </w:p>
        </w:tc>
      </w:tr>
      <w:tr w:rsidR="007B27A7" w:rsidRPr="00D53134" w14:paraId="3B68D1B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1930B2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programme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1209E6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2.5.23</w:t>
            </w:r>
          </w:p>
        </w:tc>
      </w:tr>
      <w:tr w:rsidR="007B27A7" w:rsidRPr="00D53134" w14:paraId="0314D05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F4167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project proposal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B1BC30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2.5.24</w:t>
            </w:r>
          </w:p>
        </w:tc>
      </w:tr>
      <w:tr w:rsidR="007B27A7" w:rsidRPr="00D53134" w14:paraId="4E2553F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088437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review</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690DA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2.5.25</w:t>
            </w:r>
          </w:p>
        </w:tc>
      </w:tr>
      <w:tr w:rsidR="007B27A7" w:rsidRPr="00D53134" w14:paraId="5EC96C5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912FE8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design specifiation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8BA513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2.5.26</w:t>
            </w:r>
          </w:p>
        </w:tc>
      </w:tr>
      <w:tr w:rsidR="007B27A7" w:rsidRPr="00D53134" w14:paraId="00333CE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04F02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standard</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20DA30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2.5.27</w:t>
            </w:r>
          </w:p>
        </w:tc>
      </w:tr>
      <w:tr w:rsidR="007B27A7" w:rsidRPr="00D53134" w14:paraId="44D1CD6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8B40DB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strategy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E7FB86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2.5.28</w:t>
            </w:r>
          </w:p>
        </w:tc>
      </w:tr>
      <w:tr w:rsidR="007B27A7" w:rsidRPr="00D53134" w14:paraId="6F16DEF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FC2235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team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5D3880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2.5.29</w:t>
            </w:r>
          </w:p>
        </w:tc>
      </w:tr>
      <w:tr w:rsidR="007B27A7" w:rsidRPr="00D53134" w14:paraId="7EF3FAD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B759DA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determination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2EC2C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2.1.44</w:t>
            </w:r>
          </w:p>
        </w:tc>
      </w:tr>
      <w:tr w:rsidR="007B27A7" w:rsidRPr="00D53134" w14:paraId="600DD9D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0EB68D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deterministic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222E73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2.4.31</w:t>
            </w:r>
          </w:p>
        </w:tc>
      </w:tr>
      <w:tr w:rsidR="007B27A7" w:rsidRPr="00D53134" w14:paraId="05437FA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E6BD0C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development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935EF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2.3.14</w:t>
            </w:r>
          </w:p>
        </w:tc>
      </w:tr>
      <w:tr w:rsidR="007B27A7" w:rsidRPr="00D53134" w14:paraId="491F2A0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984972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digital mock-up</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EA7DEE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2.4.44</w:t>
            </w:r>
          </w:p>
        </w:tc>
      </w:tr>
      <w:tr w:rsidR="007B27A7" w:rsidRPr="00D53134" w14:paraId="4ED1C1A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B9CD7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discrete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14FA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2.4.33</w:t>
            </w:r>
          </w:p>
        </w:tc>
      </w:tr>
      <w:tr w:rsidR="007B27A7" w:rsidRPr="00D53134" w14:paraId="7F1FA98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FFEA09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document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663D6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2.1.39</w:t>
            </w:r>
          </w:p>
        </w:tc>
      </w:tr>
      <w:tr w:rsidR="007B27A7" w:rsidRPr="00D53134" w14:paraId="1FA00A7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CB743B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documented information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DAD62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2.4.55</w:t>
            </w:r>
          </w:p>
        </w:tc>
      </w:tr>
      <w:tr w:rsidR="007B27A7" w:rsidRPr="00D53134" w14:paraId="54D31E1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9BD8A4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dynamic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76EE85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2.4.32</w:t>
            </w:r>
          </w:p>
        </w:tc>
      </w:tr>
      <w:tr w:rsidR="007B27A7" w:rsidRPr="00D53134" w14:paraId="168EDBE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235B70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employer’s Information Requirements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1BACE7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2.5.9</w:t>
            </w:r>
          </w:p>
        </w:tc>
      </w:tr>
      <w:tr w:rsidR="007B27A7" w:rsidRPr="00D53134" w14:paraId="55AB7B1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196393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B1E54E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2.1.23</w:t>
            </w:r>
          </w:p>
        </w:tc>
      </w:tr>
      <w:tr w:rsidR="007B27A7" w:rsidRPr="00D53134" w14:paraId="2FA47D6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E9E9C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exit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5EFE80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2.3.21</w:t>
            </w:r>
          </w:p>
        </w:tc>
      </w:tr>
      <w:tr w:rsidR="007B27A7" w:rsidRPr="00D53134" w14:paraId="354DB49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46BA8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functionality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135501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2.1.18</w:t>
            </w:r>
          </w:p>
        </w:tc>
      </w:tr>
      <w:tr w:rsidR="007B27A7" w:rsidRPr="00D53134" w14:paraId="1C1942F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1157D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governing parameter</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06E8CB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2.1.32</w:t>
            </w:r>
          </w:p>
        </w:tc>
      </w:tr>
      <w:tr w:rsidR="007B27A7" w:rsidRPr="00D53134" w14:paraId="64420DD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02BC8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grade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ABA9DB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2.1.8</w:t>
            </w:r>
          </w:p>
        </w:tc>
      </w:tr>
      <w:tr w:rsidR="007B27A7" w:rsidRPr="00D53134" w14:paraId="428F98A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51935B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hierarchical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32D793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2.4.34</w:t>
            </w:r>
          </w:p>
        </w:tc>
      </w:tr>
      <w:tr w:rsidR="007B27A7" w:rsidRPr="00D53134" w14:paraId="1E09F16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9E12E6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idea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EBE853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2.3.10</w:t>
            </w:r>
          </w:p>
        </w:tc>
      </w:tr>
      <w:tr w:rsidR="007B27A7" w:rsidRPr="00D53134" w14:paraId="5C524D4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E7F465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implimentation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3BAB22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2.3.16</w:t>
            </w:r>
          </w:p>
        </w:tc>
      </w:tr>
      <w:tr w:rsidR="007B27A7" w:rsidRPr="00D53134" w14:paraId="0B72CE7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C6B6A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iIndependent property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FD00C4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2.1.17</w:t>
            </w:r>
          </w:p>
        </w:tc>
      </w:tr>
      <w:tr w:rsidR="007B27A7" w:rsidRPr="00D53134" w14:paraId="18F7D8B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E667AB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C7E00F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w:t>
            </w:r>
          </w:p>
        </w:tc>
      </w:tr>
      <w:tr w:rsidR="007B27A7" w:rsidRPr="00D53134" w14:paraId="1914424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74124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dataset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9136B9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2.4.56</w:t>
            </w:r>
          </w:p>
        </w:tc>
      </w:tr>
      <w:tr w:rsidR="007B27A7" w:rsidRPr="00D53134" w14:paraId="34A3817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93F41E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D0504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2.4.57</w:t>
            </w:r>
          </w:p>
        </w:tc>
      </w:tr>
      <w:tr w:rsidR="007B27A7" w:rsidRPr="00D53134" w14:paraId="24AB4A3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FAA806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field</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B0BF46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2.4.58</w:t>
            </w:r>
          </w:p>
        </w:tc>
      </w:tr>
      <w:tr w:rsidR="007B27A7" w:rsidRPr="00D53134" w14:paraId="7BA0B4A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A4AE8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6B57D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2.4.37</w:t>
            </w:r>
          </w:p>
        </w:tc>
      </w:tr>
      <w:tr w:rsidR="007B27A7" w:rsidRPr="00D53134" w14:paraId="1C4E637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F3FECA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2665E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2.4.60</w:t>
            </w:r>
          </w:p>
        </w:tc>
      </w:tr>
      <w:tr w:rsidR="007B27A7" w:rsidRPr="00D53134" w14:paraId="3A9D2AC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64A93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modeling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5F7B3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w:t>
            </w:r>
          </w:p>
        </w:tc>
      </w:tr>
      <w:tr w:rsidR="007B27A7" w:rsidRPr="00D53134" w14:paraId="0D78F35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A7EF6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iInformation processing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3C4518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w:t>
            </w:r>
          </w:p>
        </w:tc>
      </w:tr>
      <w:tr w:rsidR="007B27A7" w:rsidRPr="00D53134" w14:paraId="6598A81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41B88F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iInformation quality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F629F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2.4.59</w:t>
            </w:r>
          </w:p>
        </w:tc>
      </w:tr>
      <w:tr w:rsidR="007B27A7" w:rsidRPr="00D53134" w14:paraId="648E115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C74DA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representation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9F845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2.1.5</w:t>
            </w:r>
          </w:p>
        </w:tc>
      </w:tr>
      <w:tr w:rsidR="007B27A7" w:rsidRPr="00D53134" w14:paraId="2C45F7F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93D17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transformation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7CA706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2.4.14</w:t>
            </w:r>
          </w:p>
        </w:tc>
      </w:tr>
      <w:tr w:rsidR="007B27A7" w:rsidRPr="00D53134" w14:paraId="604C3B7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34626D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innovation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54C6F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2.1.34</w:t>
            </w:r>
          </w:p>
        </w:tc>
      </w:tr>
      <w:tr w:rsidR="007B27A7" w:rsidRPr="00D53134" w14:paraId="049DB03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792B2A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integrated approach</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1DC89C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w:t>
            </w:r>
          </w:p>
        </w:tc>
      </w:tr>
      <w:tr w:rsidR="007B27A7" w:rsidRPr="00D53134" w14:paraId="6385637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07D24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integrated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BDC75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w:t>
            </w:r>
          </w:p>
        </w:tc>
      </w:tr>
      <w:tr w:rsidR="007B27A7" w:rsidRPr="00D53134" w14:paraId="4DC3D12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F4595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interactive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B858EC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2.4.36</w:t>
            </w:r>
          </w:p>
        </w:tc>
      </w:tr>
      <w:tr w:rsidR="007B27A7" w:rsidRPr="00D53134" w14:paraId="18C0297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C3C4D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international  framework for dictionaries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06834D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2.4.22</w:t>
            </w:r>
          </w:p>
        </w:tc>
      </w:tr>
      <w:tr w:rsidR="007B27A7" w:rsidRPr="00D53134" w14:paraId="359FA4D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F04BD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international framework for dictionaries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3EAE6A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2.4.27</w:t>
            </w:r>
          </w:p>
        </w:tc>
      </w:tr>
      <w:tr w:rsidR="007B27A7" w:rsidRPr="00D53134" w14:paraId="74E5172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88345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justification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F002DA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2.3.13</w:t>
            </w:r>
          </w:p>
        </w:tc>
      </w:tr>
      <w:tr w:rsidR="007B27A7" w:rsidRPr="00D53134" w14:paraId="73C5ECA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3B5C36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knowledge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F17167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2.1.6</w:t>
            </w:r>
          </w:p>
        </w:tc>
      </w:tr>
      <w:tr w:rsidR="007B27A7" w:rsidRPr="00D53134" w14:paraId="762E88F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B15CF6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knowledge management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EC2E74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2.1.33</w:t>
            </w:r>
          </w:p>
        </w:tc>
      </w:tr>
      <w:tr w:rsidR="007B27A7" w:rsidRPr="00D53134" w14:paraId="0F8E897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249828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level of Development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9229A8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2.4.61</w:t>
            </w:r>
          </w:p>
        </w:tc>
      </w:tr>
      <w:tr w:rsidR="007B27A7" w:rsidRPr="00D53134" w14:paraId="149A7A9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A3BF6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library atomic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963615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2.4.20</w:t>
            </w:r>
          </w:p>
        </w:tc>
      </w:tr>
      <w:tr w:rsidR="007B27A7" w:rsidRPr="00D53134" w14:paraId="3C1BD1C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55D8B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library system element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0BDCA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2.4.19</w:t>
            </w:r>
          </w:p>
        </w:tc>
      </w:tr>
      <w:tr w:rsidR="007B27A7" w:rsidRPr="00D53134" w14:paraId="6D40371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24ABA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7EAFED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2.3.5</w:t>
            </w:r>
          </w:p>
        </w:tc>
      </w:tr>
      <w:tr w:rsidR="007B27A7" w:rsidRPr="00D53134" w14:paraId="2751FF2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38DEF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728124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2.3.7</w:t>
            </w:r>
          </w:p>
        </w:tc>
      </w:tr>
      <w:tr w:rsidR="007B27A7" w:rsidRPr="00D53134" w14:paraId="1E948AD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FB6D2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 of building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3A867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2.3.23</w:t>
            </w:r>
          </w:p>
        </w:tc>
      </w:tr>
      <w:tr w:rsidR="007B27A7" w:rsidRPr="00D53134" w14:paraId="5250FF8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39FA75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 of city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EE355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2.3.24</w:t>
            </w:r>
          </w:p>
        </w:tc>
      </w:tr>
      <w:tr w:rsidR="007B27A7" w:rsidRPr="00D53134" w14:paraId="298B3FF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866C79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 of innovation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A03A98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2.3.22</w:t>
            </w:r>
          </w:p>
        </w:tc>
      </w:tr>
      <w:tr w:rsidR="007B27A7" w:rsidRPr="00D53134" w14:paraId="34F7004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E21A8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linear mathematical models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C535BD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2.4.40</w:t>
            </w:r>
          </w:p>
        </w:tc>
      </w:tr>
      <w:tr w:rsidR="007B27A7" w:rsidRPr="00D53134" w14:paraId="523B57E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2D26DF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man-made enviroment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DD1BC8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2.1.25</w:t>
            </w:r>
          </w:p>
        </w:tc>
      </w:tr>
      <w:tr w:rsidR="007B27A7" w:rsidRPr="00D53134" w14:paraId="378D98F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A8DC6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manual Activity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E1BB22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2.3.4</w:t>
            </w:r>
          </w:p>
        </w:tc>
      </w:tr>
      <w:tr w:rsidR="007B27A7" w:rsidRPr="00D53134" w14:paraId="088917D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E323B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meta data</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80F93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2.4.16</w:t>
            </w:r>
          </w:p>
        </w:tc>
      </w:tr>
      <w:tr w:rsidR="007B27A7" w:rsidRPr="00D53134" w14:paraId="1ACE3C4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E645CE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metamodel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B4D2D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2.4.45</w:t>
            </w:r>
          </w:p>
        </w:tc>
      </w:tr>
      <w:tr w:rsidR="007B27A7" w:rsidRPr="00D53134" w14:paraId="69569B2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4EB60E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4F2954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2.1.9</w:t>
            </w:r>
          </w:p>
        </w:tc>
      </w:tr>
      <w:tr w:rsidR="007B27A7" w:rsidRPr="00D53134" w14:paraId="0AE5B01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A8A8A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model of engineering networks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FF7A79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2.4.43</w:t>
            </w:r>
          </w:p>
        </w:tc>
      </w:tr>
      <w:tr w:rsidR="007B27A7" w:rsidRPr="00D53134" w14:paraId="23F3825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8A1209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multiscale modelling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86D4B6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2.4.46</w:t>
            </w:r>
          </w:p>
        </w:tc>
      </w:tr>
      <w:tr w:rsidR="007B27A7" w:rsidRPr="00D53134" w14:paraId="6BD139B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FDD2D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natural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338F9B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2.1.24</w:t>
            </w:r>
          </w:p>
        </w:tc>
      </w:tr>
      <w:tr w:rsidR="007B27A7" w:rsidRPr="00D53134" w14:paraId="58A32DE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4A050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natural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53AB7A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2.4.51</w:t>
            </w:r>
          </w:p>
        </w:tc>
      </w:tr>
      <w:tr w:rsidR="007B27A7" w:rsidRPr="00D53134" w14:paraId="222D950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72584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nonstandart algorithm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5567E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2.4.13</w:t>
            </w:r>
          </w:p>
        </w:tc>
      </w:tr>
      <w:tr w:rsidR="007B27A7" w:rsidRPr="00D53134" w14:paraId="57826A4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BA259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54231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w:t>
            </w:r>
          </w:p>
        </w:tc>
      </w:tr>
      <w:tr w:rsidR="007B27A7" w:rsidRPr="00D53134" w14:paraId="43F84DA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132FD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 configuration information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C36F8E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2.1.46</w:t>
            </w:r>
          </w:p>
        </w:tc>
      </w:tr>
      <w:tr w:rsidR="007B27A7" w:rsidRPr="00D53134" w14:paraId="4C9A7C3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7C6CF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 definition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110CD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w:t>
            </w:r>
          </w:p>
        </w:tc>
      </w:tr>
      <w:tr w:rsidR="007B27A7" w:rsidRPr="00D53134" w14:paraId="0AFDB99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D9B8B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 information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334C88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w:t>
            </w:r>
          </w:p>
        </w:tc>
      </w:tr>
      <w:tr w:rsidR="007B27A7" w:rsidRPr="00D53134" w14:paraId="7DDAB31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2C581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objective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E04812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2.1.38</w:t>
            </w:r>
          </w:p>
        </w:tc>
      </w:tr>
      <w:tr w:rsidR="007B27A7" w:rsidRPr="00D53134" w14:paraId="79EDF36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A156CF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open data exchange format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3024A6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2.4.26</w:t>
            </w:r>
          </w:p>
        </w:tc>
      </w:tr>
      <w:tr w:rsidR="007B27A7" w:rsidRPr="00D53134" w14:paraId="2A3C515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89F1B3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operation and Maintenance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E40FB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2.3.18</w:t>
            </w:r>
          </w:p>
        </w:tc>
      </w:tr>
      <w:tr w:rsidR="007B27A7" w:rsidRPr="00D53134" w14:paraId="0C8D959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709AA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parameter</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8CDDC6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2.1.10</w:t>
            </w:r>
          </w:p>
        </w:tc>
      </w:tr>
      <w:tr w:rsidR="007B27A7" w:rsidRPr="00D53134" w14:paraId="6392248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EB1906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parametric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CFDE6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2.4.49</w:t>
            </w:r>
          </w:p>
        </w:tc>
      </w:tr>
      <w:tr w:rsidR="007B27A7" w:rsidRPr="00D53134" w14:paraId="6516CF4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8908C6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planning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C668C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2.3.12</w:t>
            </w:r>
          </w:p>
        </w:tc>
      </w:tr>
      <w:tr w:rsidR="007B27A7" w:rsidRPr="00D53134" w14:paraId="1D877A6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71A65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point of view</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AA2AB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w:t>
            </w:r>
          </w:p>
        </w:tc>
      </w:tr>
      <w:tr w:rsidR="007B27A7" w:rsidRPr="00D53134" w14:paraId="4FD6BE8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16F222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predictive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F7ED5A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2.4.50</w:t>
            </w:r>
          </w:p>
        </w:tc>
      </w:tr>
      <w:tr w:rsidR="007B27A7" w:rsidRPr="00D53134" w14:paraId="21A170C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C584B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profitability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266ED1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2.1.20</w:t>
            </w:r>
          </w:p>
        </w:tc>
      </w:tr>
      <w:tr w:rsidR="007B27A7" w:rsidRPr="00D53134" w14:paraId="1738502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7066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project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820A3C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2.5.30</w:t>
            </w:r>
          </w:p>
        </w:tc>
      </w:tr>
      <w:tr w:rsidR="007B27A7" w:rsidRPr="00D53134" w14:paraId="5C05E61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667C50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project brief</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5FD933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2.5.31</w:t>
            </w:r>
          </w:p>
        </w:tc>
      </w:tr>
      <w:tr w:rsidR="007B27A7" w:rsidRPr="00D53134" w14:paraId="0D3A7D1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9581D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project plan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47A271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2.5.32</w:t>
            </w:r>
          </w:p>
        </w:tc>
      </w:tr>
      <w:tr w:rsidR="007B27A7" w:rsidRPr="00D53134" w14:paraId="3CC0336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7DEA0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 xml:space="preserve">property </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2CA7A3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2.1.13</w:t>
            </w:r>
          </w:p>
        </w:tc>
      </w:tr>
      <w:tr w:rsidR="007B27A7" w:rsidRPr="00D53134" w14:paraId="488F1E2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47FD31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quality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6D15AA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2.1.11</w:t>
            </w:r>
          </w:p>
        </w:tc>
      </w:tr>
      <w:tr w:rsidR="007B27A7" w:rsidRPr="00D53134" w14:paraId="42A41D3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5843F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record</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D8E2E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2.1.42</w:t>
            </w:r>
          </w:p>
        </w:tc>
      </w:tr>
      <w:tr w:rsidR="007B27A7" w:rsidRPr="00D53134" w14:paraId="758A471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D02B4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reference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DE2D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2.4.28</w:t>
            </w:r>
          </w:p>
        </w:tc>
      </w:tr>
      <w:tr w:rsidR="007B27A7" w:rsidRPr="00D53134" w14:paraId="71EB7FB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4D54A7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reference data</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5978C3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2.4.21</w:t>
            </w:r>
          </w:p>
        </w:tc>
      </w:tr>
      <w:tr w:rsidR="007B27A7" w:rsidRPr="00D53134" w14:paraId="79E5D93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28F3F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reference data library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C8448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2.4.18</w:t>
            </w:r>
          </w:p>
        </w:tc>
      </w:tr>
      <w:tr w:rsidR="007B27A7" w:rsidRPr="00D53134" w14:paraId="4E85497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1CAD2E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reference document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D0972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2.1.40</w:t>
            </w:r>
          </w:p>
        </w:tc>
      </w:tr>
      <w:tr w:rsidR="007B27A7" w:rsidRPr="00D53134" w14:paraId="3FBAD19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A6006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regulatory requirement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0E3D6F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2.1.36</w:t>
            </w:r>
          </w:p>
        </w:tc>
      </w:tr>
      <w:tr w:rsidR="007B27A7" w:rsidRPr="00D53134" w14:paraId="3B5803E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D0784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relations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471C3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2.1.31</w:t>
            </w:r>
          </w:p>
        </w:tc>
      </w:tr>
      <w:tr w:rsidR="007B27A7" w:rsidRPr="00D53134" w14:paraId="4D2B108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A9BC91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renovation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57DFB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2.3.20</w:t>
            </w:r>
          </w:p>
        </w:tc>
      </w:tr>
      <w:tr w:rsidR="007B27A7" w:rsidRPr="00D53134" w14:paraId="4CDEF72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825D80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repository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EDC1A0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2.4.62</w:t>
            </w:r>
          </w:p>
        </w:tc>
      </w:tr>
      <w:tr w:rsidR="007B27A7" w:rsidRPr="00D53134" w14:paraId="0B6DDE5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0BB61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requirement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F8A65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2.1.12</w:t>
            </w:r>
          </w:p>
        </w:tc>
      </w:tr>
      <w:tr w:rsidR="007B27A7" w:rsidRPr="00D53134" w14:paraId="1926015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0F6E7C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requirements check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B25832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2.3.15</w:t>
            </w:r>
          </w:p>
        </w:tc>
      </w:tr>
      <w:tr w:rsidR="007B27A7" w:rsidRPr="00D53134" w14:paraId="5930555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20DE55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review</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23C45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2.1.45</w:t>
            </w:r>
          </w:p>
        </w:tc>
      </w:tr>
      <w:tr w:rsidR="007B27A7" w:rsidRPr="00D53134" w14:paraId="759F884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E46974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simple property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525C9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2.1.15</w:t>
            </w:r>
          </w:p>
        </w:tc>
      </w:tr>
      <w:tr w:rsidR="007B27A7" w:rsidRPr="00D53134" w14:paraId="1BC2D1D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43D379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simulation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B89425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2.4.35</w:t>
            </w:r>
          </w:p>
        </w:tc>
      </w:tr>
      <w:tr w:rsidR="007B27A7" w:rsidRPr="00D53134" w14:paraId="7BBE0F6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BF8A42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simulation system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CBD785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2.4.15</w:t>
            </w:r>
          </w:p>
        </w:tc>
      </w:tr>
      <w:tr w:rsidR="007B27A7" w:rsidRPr="00D53134" w14:paraId="1470F07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561909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social and ecomonic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F42D0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2.4.42</w:t>
            </w:r>
          </w:p>
        </w:tc>
      </w:tr>
      <w:tr w:rsidR="007B27A7" w:rsidRPr="00D53134" w14:paraId="351157A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BC4D2A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specification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8D316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2.1.41</w:t>
            </w:r>
          </w:p>
        </w:tc>
      </w:tr>
      <w:tr w:rsidR="007B27A7" w:rsidRPr="00D53134" w14:paraId="7CBC85D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55C70A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stability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65A2EA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2.1.30</w:t>
            </w:r>
          </w:p>
        </w:tc>
      </w:tr>
      <w:tr w:rsidR="007B27A7" w:rsidRPr="00D53134" w14:paraId="52B378E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768A7A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stage of life cycle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4F5BF2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2.3.8</w:t>
            </w:r>
          </w:p>
        </w:tc>
      </w:tr>
      <w:tr w:rsidR="007B27A7" w:rsidRPr="00D53134" w14:paraId="7119D2E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A31730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standart algorithm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615E5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2.4.12</w:t>
            </w:r>
          </w:p>
        </w:tc>
      </w:tr>
      <w:tr w:rsidR="007B27A7" w:rsidRPr="00D53134" w14:paraId="2578435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6BDB23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status of version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66A422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2.1.50</w:t>
            </w:r>
          </w:p>
        </w:tc>
      </w:tr>
      <w:tr w:rsidR="007B27A7" w:rsidRPr="00D53134" w14:paraId="361E7C6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1BBEF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statutory requirement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1CF3B2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2.1.35</w:t>
            </w:r>
          </w:p>
        </w:tc>
      </w:tr>
      <w:tr w:rsidR="007B27A7" w:rsidRPr="00D53134" w14:paraId="1B71468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A9643E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step of life cycle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1B86E6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2.3.9</w:t>
            </w:r>
          </w:p>
        </w:tc>
      </w:tr>
      <w:tr w:rsidR="007B27A7" w:rsidRPr="00D53134" w14:paraId="152768B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3AC923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stochastic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E718C7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2.4.53</w:t>
            </w:r>
          </w:p>
        </w:tc>
      </w:tr>
      <w:tr w:rsidR="007B27A7" w:rsidRPr="00D53134" w14:paraId="5E7724A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3E8C4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structural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3D0707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2.4.54</w:t>
            </w:r>
          </w:p>
        </w:tc>
      </w:tr>
      <w:tr w:rsidR="007B27A7" w:rsidRPr="00D53134" w14:paraId="1819C8C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BC4EC1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subsystem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CA1D94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2.2.4</w:t>
            </w:r>
          </w:p>
        </w:tc>
      </w:tr>
      <w:tr w:rsidR="007B27A7" w:rsidRPr="00D53134" w14:paraId="1BDA788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038F6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system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45855A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2.2.2</w:t>
            </w:r>
          </w:p>
        </w:tc>
      </w:tr>
      <w:tr w:rsidR="007B27A7" w:rsidRPr="00D53134" w14:paraId="526D6DA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74EA7D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system element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F8A947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2.2.5</w:t>
            </w:r>
          </w:p>
        </w:tc>
      </w:tr>
      <w:tr w:rsidR="007B27A7" w:rsidRPr="00D53134" w14:paraId="7900777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B142E6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system engineering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046037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2.2.3</w:t>
            </w:r>
          </w:p>
        </w:tc>
      </w:tr>
      <w:tr w:rsidR="007B27A7" w:rsidRPr="00D53134" w14:paraId="20ABC9D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1F53FF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systems thinking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8A3D83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2.2.1</w:t>
            </w:r>
          </w:p>
        </w:tc>
      </w:tr>
      <w:tr w:rsidR="007B27A7" w:rsidRPr="00D53134" w14:paraId="1A491C8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96B3EF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traceability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25B0E8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2.1.37</w:t>
            </w:r>
          </w:p>
        </w:tc>
      </w:tr>
      <w:tr w:rsidR="007B27A7" w:rsidRPr="00D53134" w14:paraId="7A257B1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1D70A9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transportation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1BEA75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2.4.41</w:t>
            </w:r>
          </w:p>
        </w:tc>
      </w:tr>
      <w:tr w:rsidR="007B27A7" w:rsidRPr="00D53134" w14:paraId="7E2076D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AEFCF5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validation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CF2EAA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2.1.49</w:t>
            </w:r>
          </w:p>
        </w:tc>
      </w:tr>
      <w:tr w:rsidR="007B27A7" w:rsidRPr="00D53134" w14:paraId="4391E4A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E7BC0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validation and Verification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C9DFA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2.3.17</w:t>
            </w:r>
          </w:p>
        </w:tc>
      </w:tr>
      <w:tr w:rsidR="007B27A7" w:rsidRPr="00D53134" w14:paraId="1DC3005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EFD057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verbal descriptive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C7DF0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2.4.52</w:t>
            </w:r>
          </w:p>
        </w:tc>
      </w:tr>
      <w:tr w:rsidR="007B27A7" w:rsidRPr="00D53134" w14:paraId="5C0503E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CF178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verification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6A7BCD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2.1.48</w:t>
            </w:r>
          </w:p>
        </w:tc>
      </w:tr>
      <w:tr w:rsidR="007B27A7" w:rsidRPr="00D53134" w14:paraId="5B68127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773E02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version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36A2DB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2.1.47</w:t>
            </w:r>
          </w:p>
        </w:tc>
      </w:tr>
      <w:tr w:rsidR="007B27A7" w:rsidRPr="00D53134" w14:paraId="4BD96B0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298D19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white box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BAD8BC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2.4.47</w:t>
            </w:r>
          </w:p>
        </w:tc>
      </w:tr>
      <w:tr w:rsidR="007B27A7" w:rsidRPr="00D53134" w14:paraId="57B4150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EEAC0E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work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EF853C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2.1.27</w:t>
            </w:r>
          </w:p>
        </w:tc>
      </w:tr>
    </w:tbl>
    <w:p w14:paraId="32976571" w14:textId="77777777" w:rsidR="007B27A7" w:rsidRPr="00D53134" w:rsidRDefault="007B27A7" w:rsidP="00D53134">
      <w:pPr>
        <w:jc w:val="both"/>
        <w:rPr>
          <w:rFonts w:asciiTheme="minorBidi" w:hAnsiTheme="minorBidi" w:cstheme="minorBidi"/>
          <w:sz w:val="24"/>
          <w:szCs w:val="24"/>
        </w:rPr>
      </w:pPr>
    </w:p>
    <w:p w14:paraId="751B66DB"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745D259" w14:textId="77777777" w:rsidR="007B27A7" w:rsidRPr="00D53134" w:rsidRDefault="00FF04AB" w:rsidP="00D53134">
      <w:pPr>
        <w:spacing w:before="200"/>
        <w:jc w:val="both"/>
        <w:rPr>
          <w:rFonts w:asciiTheme="minorBidi" w:hAnsiTheme="minorBidi" w:cstheme="minorBidi"/>
          <w:b/>
          <w:sz w:val="24"/>
          <w:szCs w:val="24"/>
        </w:rPr>
      </w:pPr>
      <w:r w:rsidRPr="00D53134">
        <w:rPr>
          <w:rFonts w:asciiTheme="minorBidi" w:hAnsiTheme="minorBidi" w:cstheme="minorBidi"/>
          <w:b/>
          <w:sz w:val="24"/>
          <w:szCs w:val="24"/>
        </w:rPr>
        <w:t>Библиография</w:t>
      </w:r>
    </w:p>
    <w:p w14:paraId="0CA384AA" w14:textId="77777777" w:rsidR="007B27A7" w:rsidRPr="00D53134" w:rsidRDefault="00FF04AB" w:rsidP="00D53134">
      <w:pPr>
        <w:ind w:left="840" w:right="140" w:hanging="420"/>
        <w:jc w:val="both"/>
        <w:rPr>
          <w:rFonts w:asciiTheme="minorBidi" w:hAnsiTheme="minorBidi" w:cstheme="minorBidi"/>
          <w:sz w:val="24"/>
          <w:szCs w:val="24"/>
        </w:rPr>
      </w:pPr>
      <w:r w:rsidRPr="00D53134">
        <w:rPr>
          <w:rFonts w:asciiTheme="minorBidi" w:hAnsiTheme="minorBidi" w:cstheme="minorBidi"/>
          <w:sz w:val="24"/>
          <w:szCs w:val="24"/>
        </w:rPr>
        <w:t>[1] ISO 1087-1:2000. Терминологическая работа. Словарь. Часть 1. Теория и применение</w:t>
      </w:r>
    </w:p>
    <w:p w14:paraId="7825298C" w14:textId="77777777" w:rsidR="007B27A7" w:rsidRPr="00D06867" w:rsidRDefault="00FF04AB" w:rsidP="00D53134">
      <w:pPr>
        <w:ind w:left="840" w:right="140" w:hanging="420"/>
        <w:jc w:val="both"/>
        <w:rPr>
          <w:rFonts w:asciiTheme="minorBidi" w:hAnsiTheme="minorBidi" w:cstheme="minorBidi"/>
          <w:sz w:val="24"/>
          <w:szCs w:val="24"/>
          <w:lang w:val="en-US"/>
        </w:rPr>
      </w:pPr>
      <w:r w:rsidRPr="00D06867">
        <w:rPr>
          <w:rFonts w:asciiTheme="minorBidi" w:hAnsiTheme="minorBidi" w:cstheme="minorBidi"/>
          <w:sz w:val="24"/>
          <w:szCs w:val="24"/>
          <w:lang w:val="en-US"/>
        </w:rPr>
        <w:t>[2] ISO/IEC 10746-2:2009 Information technology -- Open Distributed Processing -- Reference Model: Foundations</w:t>
      </w:r>
    </w:p>
    <w:p w14:paraId="44B7DE1D" w14:textId="77777777" w:rsidR="007B27A7" w:rsidRPr="00D53134" w:rsidRDefault="00FF04AB" w:rsidP="00D53134">
      <w:pPr>
        <w:ind w:left="840" w:right="140" w:hanging="420"/>
        <w:jc w:val="both"/>
        <w:rPr>
          <w:rFonts w:asciiTheme="minorBidi" w:hAnsiTheme="minorBidi" w:cstheme="minorBidi"/>
          <w:sz w:val="24"/>
          <w:szCs w:val="24"/>
          <w:lang w:val="en-US"/>
        </w:rPr>
      </w:pPr>
      <w:r w:rsidRPr="00D53134">
        <w:rPr>
          <w:rFonts w:asciiTheme="minorBidi" w:hAnsiTheme="minorBidi" w:cstheme="minorBidi"/>
          <w:sz w:val="24"/>
          <w:szCs w:val="24"/>
          <w:lang w:val="en-US"/>
        </w:rPr>
        <w:t>[3] ASME V&amp;V 10-2006 Guide for Verification and Validation in Computational Solid Mechanics Revision PINS submitted 09/29/10</w:t>
      </w:r>
    </w:p>
    <w:p w14:paraId="5CD0DAEC" w14:textId="77777777" w:rsidR="007B27A7" w:rsidRPr="00D53134" w:rsidRDefault="00FF04AB" w:rsidP="00D53134">
      <w:pPr>
        <w:ind w:left="425"/>
        <w:jc w:val="both"/>
        <w:rPr>
          <w:rFonts w:asciiTheme="minorBidi" w:hAnsiTheme="minorBidi" w:cstheme="minorBidi"/>
          <w:sz w:val="24"/>
          <w:szCs w:val="24"/>
          <w:lang w:val="en-US"/>
        </w:rPr>
      </w:pPr>
      <w:r w:rsidRPr="00D53134">
        <w:rPr>
          <w:rFonts w:asciiTheme="minorBidi" w:hAnsiTheme="minorBidi" w:cstheme="minorBidi"/>
          <w:sz w:val="24"/>
          <w:szCs w:val="24"/>
          <w:lang w:val="en-US"/>
        </w:rPr>
        <w:t>[4] WFMC-TC-1011 Terminology &amp; Glossary (WFMC-TC-1011, Feb-1999, 3.0)</w:t>
      </w:r>
    </w:p>
    <w:p w14:paraId="536B6826" w14:textId="77777777" w:rsidR="007B27A7" w:rsidRPr="00D53134" w:rsidRDefault="00FF04AB" w:rsidP="00D53134">
      <w:pPr>
        <w:ind w:left="425"/>
        <w:jc w:val="both"/>
        <w:rPr>
          <w:rFonts w:asciiTheme="minorBidi" w:hAnsiTheme="minorBidi" w:cstheme="minorBidi"/>
          <w:sz w:val="24"/>
          <w:szCs w:val="24"/>
          <w:lang w:val="en-US"/>
        </w:rPr>
      </w:pPr>
      <w:r w:rsidRPr="00D53134">
        <w:rPr>
          <w:rFonts w:asciiTheme="minorBidi" w:hAnsiTheme="minorBidi" w:cstheme="minorBidi"/>
          <w:sz w:val="24"/>
          <w:szCs w:val="24"/>
        </w:rPr>
        <w:t>[5] ISO/IEC 13250:2003 Информационные технологии. Применение типового обобщенного языка разметки (SGML). Тематические</w:t>
      </w:r>
      <w:r w:rsidRPr="00D53134">
        <w:rPr>
          <w:rFonts w:asciiTheme="minorBidi" w:hAnsiTheme="minorBidi" w:cstheme="minorBidi"/>
          <w:sz w:val="24"/>
          <w:szCs w:val="24"/>
          <w:lang w:val="en-US"/>
        </w:rPr>
        <w:t xml:space="preserve"> </w:t>
      </w:r>
      <w:r w:rsidRPr="00D53134">
        <w:rPr>
          <w:rFonts w:asciiTheme="minorBidi" w:hAnsiTheme="minorBidi" w:cstheme="minorBidi"/>
          <w:sz w:val="24"/>
          <w:szCs w:val="24"/>
        </w:rPr>
        <w:t>планы</w:t>
      </w:r>
      <w:r w:rsidRPr="00D53134">
        <w:rPr>
          <w:rFonts w:asciiTheme="minorBidi" w:hAnsiTheme="minorBidi" w:cstheme="minorBidi"/>
          <w:sz w:val="24"/>
          <w:szCs w:val="24"/>
          <w:lang w:val="en-US"/>
        </w:rPr>
        <w:t>.</w:t>
      </w:r>
    </w:p>
    <w:p w14:paraId="5A876088" w14:textId="77777777" w:rsidR="007B27A7" w:rsidRPr="00D53134" w:rsidRDefault="00FF04AB" w:rsidP="00D53134">
      <w:pPr>
        <w:ind w:left="425" w:right="140"/>
        <w:jc w:val="both"/>
        <w:rPr>
          <w:rFonts w:asciiTheme="minorBidi" w:hAnsiTheme="minorBidi" w:cstheme="minorBidi"/>
          <w:sz w:val="24"/>
          <w:szCs w:val="24"/>
          <w:lang w:val="en-US"/>
        </w:rPr>
      </w:pPr>
      <w:r w:rsidRPr="00D53134">
        <w:rPr>
          <w:rFonts w:asciiTheme="minorBidi" w:hAnsiTheme="minorBidi" w:cstheme="minorBidi"/>
          <w:sz w:val="24"/>
          <w:szCs w:val="24"/>
          <w:lang w:val="en-US"/>
        </w:rPr>
        <w:t>[6] IEEE 1484.12.1-2002 IEEE Standard for Learning Object Metadata.</w:t>
      </w:r>
    </w:p>
    <w:p w14:paraId="168F1C5F" w14:textId="77777777" w:rsidR="007B27A7" w:rsidRPr="00D53134" w:rsidRDefault="00FF04AB" w:rsidP="00D53134">
      <w:pPr>
        <w:ind w:left="425" w:right="140"/>
        <w:jc w:val="both"/>
        <w:rPr>
          <w:rFonts w:asciiTheme="minorBidi" w:hAnsiTheme="minorBidi" w:cstheme="minorBidi"/>
          <w:sz w:val="24"/>
          <w:szCs w:val="24"/>
          <w:lang w:val="en-US"/>
        </w:rPr>
      </w:pPr>
      <w:r w:rsidRPr="00D53134">
        <w:rPr>
          <w:rFonts w:asciiTheme="minorBidi" w:hAnsiTheme="minorBidi" w:cstheme="minorBidi"/>
          <w:sz w:val="24"/>
          <w:szCs w:val="24"/>
          <w:lang w:val="en-US"/>
        </w:rPr>
        <w:t>[7] CWA 14661: 2003 «Guidelines to standardisers of ICT products and services in the CEN ICT domain»</w:t>
      </w:r>
    </w:p>
    <w:p w14:paraId="0B402F9F" w14:textId="77777777" w:rsidR="00D53134" w:rsidRPr="00D53134" w:rsidRDefault="00D53134" w:rsidP="00D53134">
      <w:pPr>
        <w:jc w:val="both"/>
        <w:rPr>
          <w:rFonts w:asciiTheme="minorBidi" w:hAnsiTheme="minorBidi" w:cstheme="minorBidi"/>
          <w:sz w:val="24"/>
          <w:szCs w:val="24"/>
          <w:lang w:val="en-US"/>
        </w:rPr>
      </w:pPr>
      <w:r w:rsidRPr="00D06867">
        <w:rPr>
          <w:rFonts w:asciiTheme="minorBidi" w:hAnsiTheme="minorBidi" w:cstheme="minorBidi"/>
          <w:sz w:val="24"/>
          <w:szCs w:val="24"/>
          <w:lang w:val="en-US"/>
        </w:rPr>
        <w:br w:type="page"/>
      </w:r>
    </w:p>
    <w:p w14:paraId="386FA8B3" w14:textId="77777777" w:rsidR="00D53134" w:rsidRPr="00D06867" w:rsidRDefault="00D53134" w:rsidP="00D53134">
      <w:pPr>
        <w:pStyle w:val="3"/>
        <w:widowControl w:val="0"/>
        <w:spacing w:line="276" w:lineRule="auto"/>
        <w:ind w:left="0" w:firstLine="0"/>
        <w:contextualSpacing w:val="0"/>
        <w:jc w:val="both"/>
        <w:rPr>
          <w:rFonts w:asciiTheme="minorBidi" w:hAnsiTheme="minorBidi" w:cstheme="minorBidi"/>
          <w:sz w:val="24"/>
          <w:szCs w:val="24"/>
          <w:lang w:val="en-US"/>
        </w:rPr>
        <w:sectPr w:rsidR="00D53134" w:rsidRPr="00D06867" w:rsidSect="00A3475D">
          <w:footerReference w:type="even" r:id="rId45"/>
          <w:footerReference w:type="default" r:id="rId46"/>
          <w:footerReference w:type="first" r:id="rId47"/>
          <w:pgSz w:w="11909" w:h="16834"/>
          <w:pgMar w:top="1440" w:right="1440" w:bottom="1440" w:left="992" w:header="0" w:footer="720" w:gutter="0"/>
          <w:pgNumType w:start="0"/>
          <w:cols w:space="720"/>
          <w:titlePg/>
        </w:sectPr>
      </w:pPr>
    </w:p>
    <w:p w14:paraId="2EA7AEE0" w14:textId="77777777" w:rsidR="007B27A7" w:rsidRPr="00D53134" w:rsidRDefault="00D53134" w:rsidP="00D53134">
      <w:pPr>
        <w:pStyle w:val="3"/>
        <w:widowControl w:val="0"/>
        <w:spacing w:line="276" w:lineRule="auto"/>
        <w:ind w:left="0" w:firstLine="0"/>
        <w:contextualSpacing w:val="0"/>
        <w:jc w:val="both"/>
        <w:rPr>
          <w:rFonts w:asciiTheme="minorBidi" w:hAnsiTheme="minorBidi" w:cstheme="minorBidi"/>
          <w:sz w:val="24"/>
          <w:szCs w:val="24"/>
        </w:rPr>
      </w:pPr>
      <w:bookmarkStart w:id="144" w:name="_Toc531614401"/>
      <w:r w:rsidRPr="00D53134">
        <w:rPr>
          <w:rFonts w:asciiTheme="minorBidi" w:hAnsiTheme="minorBidi" w:cstheme="minorBidi"/>
          <w:sz w:val="24"/>
          <w:szCs w:val="24"/>
        </w:rPr>
        <w:lastRenderedPageBreak/>
        <w:t>Приложение 2 Требования к детализации элементов информационной модели по стадиям жизненного цикла зданий и сооружений</w:t>
      </w:r>
      <w:bookmarkEnd w:id="144"/>
    </w:p>
    <w:p w14:paraId="71EC84AA" w14:textId="77777777" w:rsidR="007B27A7" w:rsidRPr="00D53134" w:rsidRDefault="007B27A7" w:rsidP="00D53134">
      <w:pPr>
        <w:jc w:val="both"/>
        <w:rPr>
          <w:rFonts w:asciiTheme="minorBidi" w:hAnsiTheme="minorBidi" w:cstheme="minorBidi"/>
          <w:sz w:val="24"/>
          <w:szCs w:val="24"/>
        </w:rPr>
      </w:pPr>
    </w:p>
    <w:tbl>
      <w:tblPr>
        <w:tblStyle w:val="aff5"/>
        <w:tblW w:w="5000" w:type="pct"/>
        <w:tblLook w:val="04A0" w:firstRow="1" w:lastRow="0" w:firstColumn="1" w:lastColumn="0" w:noHBand="0" w:noVBand="1"/>
      </w:tblPr>
      <w:tblGrid>
        <w:gridCol w:w="2088"/>
        <w:gridCol w:w="2257"/>
        <w:gridCol w:w="2001"/>
        <w:gridCol w:w="2001"/>
        <w:gridCol w:w="2001"/>
        <w:gridCol w:w="1798"/>
        <w:gridCol w:w="1798"/>
      </w:tblGrid>
      <w:tr w:rsidR="00D53134" w:rsidRPr="00D53134" w14:paraId="10E8956C" w14:textId="77777777" w:rsidTr="00CF1767">
        <w:tc>
          <w:tcPr>
            <w:tcW w:w="749" w:type="pct"/>
          </w:tcPr>
          <w:p w14:paraId="19AA5DEE"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Наименование группы данных</w:t>
            </w:r>
          </w:p>
        </w:tc>
        <w:tc>
          <w:tcPr>
            <w:tcW w:w="810" w:type="pct"/>
          </w:tcPr>
          <w:p w14:paraId="37E223CA"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Наименование элементов</w:t>
            </w:r>
          </w:p>
        </w:tc>
        <w:tc>
          <w:tcPr>
            <w:tcW w:w="718" w:type="pct"/>
          </w:tcPr>
          <w:p w14:paraId="7983DC4A"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Предпроект</w:t>
            </w:r>
          </w:p>
          <w:p w14:paraId="52A6EFE7"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200</w:t>
            </w:r>
          </w:p>
        </w:tc>
        <w:tc>
          <w:tcPr>
            <w:tcW w:w="718" w:type="pct"/>
          </w:tcPr>
          <w:p w14:paraId="694E55D8"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Проект</w:t>
            </w:r>
          </w:p>
          <w:p w14:paraId="7D403301"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300</w:t>
            </w:r>
          </w:p>
        </w:tc>
        <w:tc>
          <w:tcPr>
            <w:tcW w:w="718" w:type="pct"/>
          </w:tcPr>
          <w:p w14:paraId="22F1B104"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Строительство</w:t>
            </w:r>
          </w:p>
          <w:p w14:paraId="2D209F7A"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400</w:t>
            </w:r>
          </w:p>
        </w:tc>
        <w:tc>
          <w:tcPr>
            <w:tcW w:w="644" w:type="pct"/>
          </w:tcPr>
          <w:p w14:paraId="5792C790"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Сдача в эксплуатацию</w:t>
            </w:r>
          </w:p>
          <w:p w14:paraId="34FEBAA7"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300</w:t>
            </w:r>
          </w:p>
        </w:tc>
        <w:tc>
          <w:tcPr>
            <w:tcW w:w="644" w:type="pct"/>
          </w:tcPr>
          <w:p w14:paraId="2B4B5C41"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Эксплуатация</w:t>
            </w:r>
          </w:p>
          <w:p w14:paraId="051EFD50"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500</w:t>
            </w:r>
          </w:p>
        </w:tc>
      </w:tr>
      <w:tr w:rsidR="00D53134" w:rsidRPr="00D53134" w14:paraId="1B2ACF3A" w14:textId="77777777" w:rsidTr="00CF1767">
        <w:tc>
          <w:tcPr>
            <w:tcW w:w="749" w:type="pct"/>
            <w:vMerge w:val="restart"/>
          </w:tcPr>
          <w:p w14:paraId="45B8FBE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Архитектурные решения</w:t>
            </w:r>
          </w:p>
        </w:tc>
        <w:tc>
          <w:tcPr>
            <w:tcW w:w="810" w:type="pct"/>
          </w:tcPr>
          <w:p w14:paraId="64A53C3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Стена</w:t>
            </w:r>
          </w:p>
        </w:tc>
        <w:tc>
          <w:tcPr>
            <w:tcW w:w="718" w:type="pct"/>
          </w:tcPr>
          <w:p w14:paraId="3204D02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Точный габарит, положение, Граница помещения</w:t>
            </w:r>
          </w:p>
        </w:tc>
        <w:tc>
          <w:tcPr>
            <w:tcW w:w="718" w:type="pct"/>
          </w:tcPr>
          <w:p w14:paraId="7DB1E91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 xml:space="preserve">Внешний образ/вид, Цветовое решение (для фасадов), Конструкция, Материал, Уклоны, Маркировка, Огнестойкость, </w:t>
            </w:r>
          </w:p>
        </w:tc>
        <w:tc>
          <w:tcPr>
            <w:tcW w:w="718" w:type="pct"/>
          </w:tcPr>
          <w:p w14:paraId="2D4711E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Внешний образ/вид, Цветовое решение (для фасадов), Конструкция, Материал, Уклоны, Маркировка, Огнестойкость, Производитель, Наименование по каталогу, Артикул по каталогу, Сроки выполнения монтажа</w:t>
            </w:r>
          </w:p>
        </w:tc>
        <w:tc>
          <w:tcPr>
            <w:tcW w:w="644" w:type="pct"/>
          </w:tcPr>
          <w:p w14:paraId="1A86DE4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Внешний образ/вид, Цветовое решение (для фасадов), Конструкция, Материал, Уклоны, Маркировка, Огнестойкость</w:t>
            </w:r>
          </w:p>
        </w:tc>
        <w:tc>
          <w:tcPr>
            <w:tcW w:w="644" w:type="pct"/>
          </w:tcPr>
          <w:p w14:paraId="430B14D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Внешний образ/вид, Цветовое решение (для фасадов), Конструкция, Материал, Уклоны, Маркировка, Огнестойкость, Сроки выполнения проверок и контролируемые параметры, Сроки проведения плановых замен и заменяемые элементы</w:t>
            </w:r>
          </w:p>
        </w:tc>
      </w:tr>
      <w:tr w:rsidR="00D53134" w:rsidRPr="00D53134" w14:paraId="20B8300F" w14:textId="77777777" w:rsidTr="00CF1767">
        <w:tc>
          <w:tcPr>
            <w:tcW w:w="749" w:type="pct"/>
            <w:vMerge/>
          </w:tcPr>
          <w:p w14:paraId="545C9F1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050FA7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Перекрытие</w:t>
            </w:r>
          </w:p>
        </w:tc>
        <w:tc>
          <w:tcPr>
            <w:tcW w:w="718" w:type="pct"/>
          </w:tcPr>
          <w:p w14:paraId="3DA5ACC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Точный габарит, положение, Граница помещения</w:t>
            </w:r>
          </w:p>
        </w:tc>
        <w:tc>
          <w:tcPr>
            <w:tcW w:w="718" w:type="pct"/>
          </w:tcPr>
          <w:p w14:paraId="17E135D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Внешний образ/вид, Конструкция, Материал, Уклоны, Маркировка, Огнестойкость</w:t>
            </w:r>
          </w:p>
        </w:tc>
        <w:tc>
          <w:tcPr>
            <w:tcW w:w="718" w:type="pct"/>
          </w:tcPr>
          <w:p w14:paraId="35DA62A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 xml:space="preserve">Внешний образ/вид, Конструкция, Материал, Уклоны, Маркировка, Огнестойкость, </w:t>
            </w:r>
            <w:r w:rsidRPr="00D53134">
              <w:rPr>
                <w:rFonts w:asciiTheme="minorBidi" w:hAnsiTheme="minorBidi"/>
                <w:color w:val="000000"/>
                <w:sz w:val="20"/>
                <w:szCs w:val="20"/>
              </w:rPr>
              <w:lastRenderedPageBreak/>
              <w:t>Сроки выполнения монтажа</w:t>
            </w:r>
          </w:p>
        </w:tc>
        <w:tc>
          <w:tcPr>
            <w:tcW w:w="644" w:type="pct"/>
          </w:tcPr>
          <w:p w14:paraId="16075E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lastRenderedPageBreak/>
              <w:t>Внешний образ/вид, Конструкция, Материал, Уклоны, Маркировка, Огнестойкость</w:t>
            </w:r>
          </w:p>
        </w:tc>
        <w:tc>
          <w:tcPr>
            <w:tcW w:w="644" w:type="pct"/>
          </w:tcPr>
          <w:p w14:paraId="33BACF8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 xml:space="preserve">Внешний образ/вид, Конструкция, Материал, Уклоны, Маркировка, Огнестойкость, </w:t>
            </w:r>
            <w:r w:rsidRPr="00D53134">
              <w:rPr>
                <w:rFonts w:asciiTheme="minorBidi" w:hAnsiTheme="minorBidi"/>
                <w:color w:val="000000"/>
                <w:sz w:val="20"/>
                <w:szCs w:val="20"/>
              </w:rPr>
              <w:lastRenderedPageBreak/>
              <w:t>Сроки выполнения проверок и контролируемые параметры, Сроки проведения плановых замен и заменяемые элементы</w:t>
            </w:r>
          </w:p>
        </w:tc>
      </w:tr>
      <w:tr w:rsidR="00D53134" w:rsidRPr="00D53134" w14:paraId="16C335DA" w14:textId="77777777" w:rsidTr="00CF1767">
        <w:tc>
          <w:tcPr>
            <w:tcW w:w="749" w:type="pct"/>
            <w:vMerge/>
          </w:tcPr>
          <w:p w14:paraId="551863E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3BD4E1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Пол</w:t>
            </w:r>
          </w:p>
        </w:tc>
        <w:tc>
          <w:tcPr>
            <w:tcW w:w="718" w:type="pct"/>
          </w:tcPr>
          <w:p w14:paraId="3069928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w:t>
            </w:r>
          </w:p>
        </w:tc>
        <w:tc>
          <w:tcPr>
            <w:tcW w:w="718" w:type="pct"/>
          </w:tcPr>
          <w:p w14:paraId="5D2764D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w:t>
            </w:r>
          </w:p>
        </w:tc>
        <w:tc>
          <w:tcPr>
            <w:tcW w:w="718" w:type="pct"/>
          </w:tcPr>
          <w:p w14:paraId="4B555CF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Производитель, Наименование по каталогу, Артикул по каталогу, Сроки выполнения монтажа</w:t>
            </w:r>
          </w:p>
        </w:tc>
        <w:tc>
          <w:tcPr>
            <w:tcW w:w="644" w:type="pct"/>
          </w:tcPr>
          <w:p w14:paraId="24DCFC3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w:t>
            </w:r>
          </w:p>
        </w:tc>
        <w:tc>
          <w:tcPr>
            <w:tcW w:w="644" w:type="pct"/>
          </w:tcPr>
          <w:p w14:paraId="4CC4036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32208AF" w14:textId="77777777" w:rsidTr="00CF1767">
        <w:tc>
          <w:tcPr>
            <w:tcW w:w="749" w:type="pct"/>
            <w:vMerge/>
          </w:tcPr>
          <w:p w14:paraId="59F59ED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EDBBC9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Колонна</w:t>
            </w:r>
          </w:p>
        </w:tc>
        <w:tc>
          <w:tcPr>
            <w:tcW w:w="718" w:type="pct"/>
          </w:tcPr>
          <w:p w14:paraId="0EDE5A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w:t>
            </w:r>
          </w:p>
        </w:tc>
        <w:tc>
          <w:tcPr>
            <w:tcW w:w="718" w:type="pct"/>
          </w:tcPr>
          <w:p w14:paraId="033447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Внешний образ/вид, Сечение/ Профиль, </w:t>
            </w:r>
            <w:r w:rsidRPr="00D53134">
              <w:rPr>
                <w:rFonts w:asciiTheme="minorBidi" w:hAnsiTheme="minorBidi"/>
                <w:color w:val="000000"/>
                <w:sz w:val="20"/>
                <w:szCs w:val="20"/>
              </w:rPr>
              <w:lastRenderedPageBreak/>
              <w:t>Конструкция, Материал, Граница помещения, Маркировка</w:t>
            </w:r>
          </w:p>
        </w:tc>
        <w:tc>
          <w:tcPr>
            <w:tcW w:w="718" w:type="pct"/>
          </w:tcPr>
          <w:p w14:paraId="07B09D1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Внешний образ/вид, Сечение/ Профиль, </w:t>
            </w:r>
            <w:r w:rsidRPr="00D53134">
              <w:rPr>
                <w:rFonts w:asciiTheme="minorBidi" w:hAnsiTheme="minorBidi"/>
                <w:color w:val="000000"/>
                <w:sz w:val="20"/>
                <w:szCs w:val="20"/>
              </w:rPr>
              <w:lastRenderedPageBreak/>
              <w:t>Конструкция, Материал, Граница помещения, Маркировка, Сроки выполнения монтажа</w:t>
            </w:r>
          </w:p>
        </w:tc>
        <w:tc>
          <w:tcPr>
            <w:tcW w:w="644" w:type="pct"/>
          </w:tcPr>
          <w:p w14:paraId="1D86374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Внешний образ/вид, Сечение/ Профиль, </w:t>
            </w:r>
            <w:r w:rsidRPr="00D53134">
              <w:rPr>
                <w:rFonts w:asciiTheme="minorBidi" w:hAnsiTheme="minorBidi"/>
                <w:color w:val="000000"/>
                <w:sz w:val="20"/>
                <w:szCs w:val="20"/>
              </w:rPr>
              <w:lastRenderedPageBreak/>
              <w:t>Конструкция, Материал, Граница помещения, Маркировка</w:t>
            </w:r>
          </w:p>
        </w:tc>
        <w:tc>
          <w:tcPr>
            <w:tcW w:w="644" w:type="pct"/>
          </w:tcPr>
          <w:p w14:paraId="4103355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Внешний образ/вид, Сечение/ Профиль, </w:t>
            </w:r>
            <w:r w:rsidRPr="00D53134">
              <w:rPr>
                <w:rFonts w:asciiTheme="minorBidi" w:hAnsiTheme="minorBidi"/>
                <w:color w:val="000000"/>
                <w:sz w:val="20"/>
                <w:szCs w:val="20"/>
              </w:rPr>
              <w:lastRenderedPageBreak/>
              <w:t>Конструкция, Материал, Граница помещения,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67F50BB" w14:textId="77777777" w:rsidTr="00CF1767">
        <w:tc>
          <w:tcPr>
            <w:tcW w:w="749" w:type="pct"/>
            <w:vMerge/>
          </w:tcPr>
          <w:p w14:paraId="3BB3FB0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2B283D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Потолок</w:t>
            </w:r>
          </w:p>
        </w:tc>
        <w:tc>
          <w:tcPr>
            <w:tcW w:w="718" w:type="pct"/>
          </w:tcPr>
          <w:p w14:paraId="157823A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3CFC63A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Производитель</w:t>
            </w:r>
          </w:p>
        </w:tc>
        <w:tc>
          <w:tcPr>
            <w:tcW w:w="718" w:type="pct"/>
          </w:tcPr>
          <w:p w14:paraId="3988186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Производитель, Производитель, Наименование по каталогу, Артикул по каталогу, Сроки выполнения монтажа</w:t>
            </w:r>
          </w:p>
        </w:tc>
        <w:tc>
          <w:tcPr>
            <w:tcW w:w="644" w:type="pct"/>
          </w:tcPr>
          <w:p w14:paraId="351CB7E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Производитель</w:t>
            </w:r>
          </w:p>
        </w:tc>
        <w:tc>
          <w:tcPr>
            <w:tcW w:w="644" w:type="pct"/>
          </w:tcPr>
          <w:p w14:paraId="29C7F1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Условный габарит, Точный габарит, Внешний образ/вид, Конструкция, Положение, Материал, Уклоны, Граница помещения, Маркировка, Производитель,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2CA1D40D" w14:textId="77777777" w:rsidTr="00CF1767">
        <w:tc>
          <w:tcPr>
            <w:tcW w:w="749" w:type="pct"/>
            <w:vMerge/>
          </w:tcPr>
          <w:p w14:paraId="0D491B6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8AC456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Окно</w:t>
            </w:r>
          </w:p>
        </w:tc>
        <w:tc>
          <w:tcPr>
            <w:tcW w:w="718" w:type="pct"/>
          </w:tcPr>
          <w:p w14:paraId="13EF999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положение</w:t>
            </w:r>
          </w:p>
        </w:tc>
        <w:tc>
          <w:tcPr>
            <w:tcW w:w="718" w:type="pct"/>
          </w:tcPr>
          <w:p w14:paraId="69E35A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w:t>
            </w:r>
          </w:p>
        </w:tc>
        <w:tc>
          <w:tcPr>
            <w:tcW w:w="718" w:type="pct"/>
          </w:tcPr>
          <w:p w14:paraId="520EAA4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Сроки выполнения монтажа</w:t>
            </w:r>
          </w:p>
        </w:tc>
        <w:tc>
          <w:tcPr>
            <w:tcW w:w="644" w:type="pct"/>
          </w:tcPr>
          <w:p w14:paraId="17A84A3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w:t>
            </w:r>
          </w:p>
        </w:tc>
        <w:tc>
          <w:tcPr>
            <w:tcW w:w="644" w:type="pct"/>
          </w:tcPr>
          <w:p w14:paraId="2E346F6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B7A3622" w14:textId="77777777" w:rsidTr="00CF1767">
        <w:tc>
          <w:tcPr>
            <w:tcW w:w="749" w:type="pct"/>
            <w:vMerge/>
          </w:tcPr>
          <w:p w14:paraId="5750BB3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F2ABA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Дверь</w:t>
            </w:r>
          </w:p>
        </w:tc>
        <w:tc>
          <w:tcPr>
            <w:tcW w:w="718" w:type="pct"/>
          </w:tcPr>
          <w:p w14:paraId="354EBB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положение</w:t>
            </w:r>
          </w:p>
        </w:tc>
        <w:tc>
          <w:tcPr>
            <w:tcW w:w="718" w:type="pct"/>
          </w:tcPr>
          <w:p w14:paraId="286C84A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Производитель, Огнестойкость</w:t>
            </w:r>
          </w:p>
        </w:tc>
        <w:tc>
          <w:tcPr>
            <w:tcW w:w="718" w:type="pct"/>
          </w:tcPr>
          <w:p w14:paraId="6628C0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Производитель, Огнестойкость, Сроки выполнения монтажа</w:t>
            </w:r>
          </w:p>
        </w:tc>
        <w:tc>
          <w:tcPr>
            <w:tcW w:w="644" w:type="pct"/>
          </w:tcPr>
          <w:p w14:paraId="445E4D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Производитель, Огнестойкость</w:t>
            </w:r>
          </w:p>
        </w:tc>
        <w:tc>
          <w:tcPr>
            <w:tcW w:w="644" w:type="pct"/>
          </w:tcPr>
          <w:p w14:paraId="70E27A4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Внешний образ/вид, Конструкция, Фурнитура/ Оснастка, Материал, Маркировка, Производитель, Огнестойкость, Сроки выполнения проверок и контролируемые параметры, </w:t>
            </w:r>
            <w:r w:rsidRPr="00D53134">
              <w:rPr>
                <w:rFonts w:asciiTheme="minorBidi" w:hAnsiTheme="minorBidi"/>
                <w:color w:val="000000"/>
                <w:sz w:val="20"/>
                <w:szCs w:val="20"/>
              </w:rPr>
              <w:lastRenderedPageBreak/>
              <w:t>Сроки проведения плановых замен и заменяемые элементы</w:t>
            </w:r>
          </w:p>
        </w:tc>
      </w:tr>
      <w:tr w:rsidR="00D53134" w:rsidRPr="00D53134" w14:paraId="65A4B1A8" w14:textId="77777777" w:rsidTr="00CF1767">
        <w:tc>
          <w:tcPr>
            <w:tcW w:w="749" w:type="pct"/>
            <w:vMerge/>
          </w:tcPr>
          <w:p w14:paraId="5A7B9AAE"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2E9E7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Лестничный марш</w:t>
            </w:r>
          </w:p>
        </w:tc>
        <w:tc>
          <w:tcPr>
            <w:tcW w:w="718" w:type="pct"/>
          </w:tcPr>
          <w:p w14:paraId="725DD9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55C30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Материал, Уклоны, Маркировка</w:t>
            </w:r>
          </w:p>
        </w:tc>
        <w:tc>
          <w:tcPr>
            <w:tcW w:w="718" w:type="pct"/>
          </w:tcPr>
          <w:p w14:paraId="0CCE855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Материал, Уклоны, Маркировка, Сроки выполнения монтажа</w:t>
            </w:r>
          </w:p>
        </w:tc>
        <w:tc>
          <w:tcPr>
            <w:tcW w:w="644" w:type="pct"/>
          </w:tcPr>
          <w:p w14:paraId="69DF054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Материал, Уклоны, Маркировка</w:t>
            </w:r>
          </w:p>
        </w:tc>
        <w:tc>
          <w:tcPr>
            <w:tcW w:w="644" w:type="pct"/>
          </w:tcPr>
          <w:p w14:paraId="2BDA02A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Материал, Уклоны,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B0D8587" w14:textId="77777777" w:rsidTr="00CF1767">
        <w:tc>
          <w:tcPr>
            <w:tcW w:w="749" w:type="pct"/>
            <w:vMerge/>
          </w:tcPr>
          <w:p w14:paraId="7A4076E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61FA72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Лестничная площадка</w:t>
            </w:r>
          </w:p>
        </w:tc>
        <w:tc>
          <w:tcPr>
            <w:tcW w:w="718" w:type="pct"/>
          </w:tcPr>
          <w:p w14:paraId="575C9E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положение</w:t>
            </w:r>
          </w:p>
        </w:tc>
        <w:tc>
          <w:tcPr>
            <w:tcW w:w="718" w:type="pct"/>
          </w:tcPr>
          <w:p w14:paraId="174A759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Маркировка</w:t>
            </w:r>
          </w:p>
        </w:tc>
        <w:tc>
          <w:tcPr>
            <w:tcW w:w="718" w:type="pct"/>
          </w:tcPr>
          <w:p w14:paraId="1E8E0D3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Маркировка, Сроки выполнения монтажа</w:t>
            </w:r>
          </w:p>
        </w:tc>
        <w:tc>
          <w:tcPr>
            <w:tcW w:w="644" w:type="pct"/>
          </w:tcPr>
          <w:p w14:paraId="4A9E4F1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Маркировка</w:t>
            </w:r>
          </w:p>
        </w:tc>
        <w:tc>
          <w:tcPr>
            <w:tcW w:w="644" w:type="pct"/>
          </w:tcPr>
          <w:p w14:paraId="364C60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43E1E51" w14:textId="77777777" w:rsidTr="00CF1767">
        <w:tc>
          <w:tcPr>
            <w:tcW w:w="749" w:type="pct"/>
            <w:vMerge/>
          </w:tcPr>
          <w:p w14:paraId="40C8455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E19D8E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Ограждение</w:t>
            </w:r>
          </w:p>
        </w:tc>
        <w:tc>
          <w:tcPr>
            <w:tcW w:w="718" w:type="pct"/>
          </w:tcPr>
          <w:p w14:paraId="20A2E0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2395D10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w:t>
            </w:r>
          </w:p>
        </w:tc>
        <w:tc>
          <w:tcPr>
            <w:tcW w:w="718" w:type="pct"/>
          </w:tcPr>
          <w:p w14:paraId="45804C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 Сечение/ Профиль, Производитель, Наименование по каталогу, Артикул по каталогу, Сроки выполнения монтажа</w:t>
            </w:r>
          </w:p>
        </w:tc>
        <w:tc>
          <w:tcPr>
            <w:tcW w:w="644" w:type="pct"/>
          </w:tcPr>
          <w:p w14:paraId="65F2D1D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w:t>
            </w:r>
          </w:p>
        </w:tc>
        <w:tc>
          <w:tcPr>
            <w:tcW w:w="644" w:type="pct"/>
          </w:tcPr>
          <w:p w14:paraId="2F68D84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0A05B87" w14:textId="77777777" w:rsidTr="00CF1767">
        <w:tc>
          <w:tcPr>
            <w:tcW w:w="749" w:type="pct"/>
            <w:vMerge/>
          </w:tcPr>
          <w:p w14:paraId="3E1DF34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E0B9DB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Панель</w:t>
            </w:r>
          </w:p>
        </w:tc>
        <w:tc>
          <w:tcPr>
            <w:tcW w:w="718" w:type="pct"/>
          </w:tcPr>
          <w:p w14:paraId="3EADB5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2926D75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w:t>
            </w:r>
          </w:p>
        </w:tc>
        <w:tc>
          <w:tcPr>
            <w:tcW w:w="718" w:type="pct"/>
          </w:tcPr>
          <w:p w14:paraId="521F3E2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 Сечение/ Профиль, Производитель, Сроки выполнения монтажа</w:t>
            </w:r>
          </w:p>
        </w:tc>
        <w:tc>
          <w:tcPr>
            <w:tcW w:w="644" w:type="pct"/>
          </w:tcPr>
          <w:p w14:paraId="13A138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w:t>
            </w:r>
          </w:p>
        </w:tc>
        <w:tc>
          <w:tcPr>
            <w:tcW w:w="644" w:type="pct"/>
          </w:tcPr>
          <w:p w14:paraId="2B121A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Конструкция, Положение, Фурнитура/ Оснастка, Материал, Маркировка, Сроки выполнения проверок и контролируемые параметры, </w:t>
            </w:r>
            <w:r w:rsidRPr="00D53134">
              <w:rPr>
                <w:rFonts w:asciiTheme="minorBidi" w:hAnsiTheme="minorBidi"/>
                <w:color w:val="000000"/>
                <w:sz w:val="20"/>
                <w:szCs w:val="20"/>
              </w:rPr>
              <w:lastRenderedPageBreak/>
              <w:t>Сроки проведения плановых замен и заменяемые элементы</w:t>
            </w:r>
          </w:p>
        </w:tc>
      </w:tr>
      <w:tr w:rsidR="00D53134" w:rsidRPr="00D53134" w14:paraId="3DB8030A" w14:textId="77777777" w:rsidTr="00CF1767">
        <w:tc>
          <w:tcPr>
            <w:tcW w:w="749" w:type="pct"/>
            <w:vMerge/>
          </w:tcPr>
          <w:p w14:paraId="52E42AE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64F9A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Импосты</w:t>
            </w:r>
          </w:p>
        </w:tc>
        <w:tc>
          <w:tcPr>
            <w:tcW w:w="718" w:type="pct"/>
          </w:tcPr>
          <w:p w14:paraId="06EE54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003C5B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Материал, Маркировка</w:t>
            </w:r>
          </w:p>
        </w:tc>
        <w:tc>
          <w:tcPr>
            <w:tcW w:w="718" w:type="pct"/>
          </w:tcPr>
          <w:p w14:paraId="26A0ED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Материал, Маркировка, Сечение/ Профиль, Производитель, Сроки выполнения монтажа</w:t>
            </w:r>
          </w:p>
        </w:tc>
        <w:tc>
          <w:tcPr>
            <w:tcW w:w="644" w:type="pct"/>
          </w:tcPr>
          <w:p w14:paraId="06B48DD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Материал, Маркировка</w:t>
            </w:r>
          </w:p>
        </w:tc>
        <w:tc>
          <w:tcPr>
            <w:tcW w:w="644" w:type="pct"/>
          </w:tcPr>
          <w:p w14:paraId="57B109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Материал,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FEF0EF5" w14:textId="77777777" w:rsidTr="00CF1767">
        <w:tc>
          <w:tcPr>
            <w:tcW w:w="749" w:type="pct"/>
            <w:vMerge/>
          </w:tcPr>
          <w:p w14:paraId="57597E7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F562B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Кровля</w:t>
            </w:r>
          </w:p>
        </w:tc>
        <w:tc>
          <w:tcPr>
            <w:tcW w:w="718" w:type="pct"/>
          </w:tcPr>
          <w:p w14:paraId="47CD8A6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Положение, Граница помещения</w:t>
            </w:r>
          </w:p>
        </w:tc>
        <w:tc>
          <w:tcPr>
            <w:tcW w:w="718" w:type="pct"/>
          </w:tcPr>
          <w:p w14:paraId="33448BE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Уклоны, Маркировка, Огнестойкость</w:t>
            </w:r>
          </w:p>
        </w:tc>
        <w:tc>
          <w:tcPr>
            <w:tcW w:w="718" w:type="pct"/>
          </w:tcPr>
          <w:p w14:paraId="67B722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Уклоны, Маркировка, Огнестойкость, Сроки выполнения монтажа</w:t>
            </w:r>
          </w:p>
        </w:tc>
        <w:tc>
          <w:tcPr>
            <w:tcW w:w="644" w:type="pct"/>
          </w:tcPr>
          <w:p w14:paraId="77B2D08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Уклоны, Маркировка, Огнестойкость</w:t>
            </w:r>
          </w:p>
        </w:tc>
        <w:tc>
          <w:tcPr>
            <w:tcW w:w="644" w:type="pct"/>
          </w:tcPr>
          <w:p w14:paraId="21F6B0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Уклоны, Маркировка, Огнестойкость</w:t>
            </w:r>
          </w:p>
        </w:tc>
      </w:tr>
      <w:tr w:rsidR="00D53134" w:rsidRPr="00D53134" w14:paraId="457759A9" w14:textId="77777777" w:rsidTr="00CF1767">
        <w:tc>
          <w:tcPr>
            <w:tcW w:w="749" w:type="pct"/>
            <w:vMerge/>
          </w:tcPr>
          <w:p w14:paraId="611D74B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21374A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Элементы фасадов</w:t>
            </w:r>
          </w:p>
        </w:tc>
        <w:tc>
          <w:tcPr>
            <w:tcW w:w="718" w:type="pct"/>
          </w:tcPr>
          <w:p w14:paraId="7F6F4B9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6BB4A6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Конструкция, Положение, </w:t>
            </w:r>
            <w:r w:rsidRPr="00D53134">
              <w:rPr>
                <w:rFonts w:asciiTheme="minorBidi" w:hAnsiTheme="minorBidi"/>
                <w:color w:val="000000"/>
                <w:sz w:val="20"/>
                <w:szCs w:val="20"/>
              </w:rPr>
              <w:lastRenderedPageBreak/>
              <w:t>Материал, Уклоны, Маркировка</w:t>
            </w:r>
          </w:p>
        </w:tc>
        <w:tc>
          <w:tcPr>
            <w:tcW w:w="718" w:type="pct"/>
          </w:tcPr>
          <w:p w14:paraId="0C579B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Конструкция, Положение, </w:t>
            </w:r>
            <w:r w:rsidRPr="00D53134">
              <w:rPr>
                <w:rFonts w:asciiTheme="minorBidi" w:hAnsiTheme="minorBidi"/>
                <w:color w:val="000000"/>
                <w:sz w:val="20"/>
                <w:szCs w:val="20"/>
              </w:rPr>
              <w:lastRenderedPageBreak/>
              <w:t>Материал, Уклоны, Маркировка, Сечение/ Профиль, Фурнитура/ Оснастка, Производитель, Наименование по каталогу, Артикул по каталогу, Сроки выполнения монтажа</w:t>
            </w:r>
          </w:p>
        </w:tc>
        <w:tc>
          <w:tcPr>
            <w:tcW w:w="644" w:type="pct"/>
          </w:tcPr>
          <w:p w14:paraId="17EC128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Конструкция, </w:t>
            </w:r>
            <w:r w:rsidRPr="00D53134">
              <w:rPr>
                <w:rFonts w:asciiTheme="minorBidi" w:hAnsiTheme="minorBidi"/>
                <w:color w:val="000000"/>
                <w:sz w:val="20"/>
                <w:szCs w:val="20"/>
              </w:rPr>
              <w:lastRenderedPageBreak/>
              <w:t>Положение, Материал, Уклоны, Маркировка</w:t>
            </w:r>
          </w:p>
        </w:tc>
        <w:tc>
          <w:tcPr>
            <w:tcW w:w="644" w:type="pct"/>
          </w:tcPr>
          <w:p w14:paraId="568EF5C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Конструкция, </w:t>
            </w:r>
            <w:r w:rsidRPr="00D53134">
              <w:rPr>
                <w:rFonts w:asciiTheme="minorBidi" w:hAnsiTheme="minorBidi"/>
                <w:color w:val="000000"/>
                <w:sz w:val="20"/>
                <w:szCs w:val="20"/>
              </w:rPr>
              <w:lastRenderedPageBreak/>
              <w:t>Положение, Материал, Уклоны,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2F55C06" w14:textId="77777777" w:rsidTr="00CF1767">
        <w:tc>
          <w:tcPr>
            <w:tcW w:w="749" w:type="pct"/>
            <w:vMerge/>
          </w:tcPr>
          <w:p w14:paraId="0EB7931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392CC5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Пандус</w:t>
            </w:r>
          </w:p>
        </w:tc>
        <w:tc>
          <w:tcPr>
            <w:tcW w:w="718" w:type="pct"/>
          </w:tcPr>
          <w:p w14:paraId="21B72B6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0B08246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Положение, Материал, Уклоны, Маркировка</w:t>
            </w:r>
          </w:p>
        </w:tc>
        <w:tc>
          <w:tcPr>
            <w:tcW w:w="718" w:type="pct"/>
          </w:tcPr>
          <w:p w14:paraId="52690FB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Положение, Материал, Уклоны, Маркировка, Сечение/ Профиль, Сроки выполнения монтажа</w:t>
            </w:r>
          </w:p>
        </w:tc>
        <w:tc>
          <w:tcPr>
            <w:tcW w:w="644" w:type="pct"/>
          </w:tcPr>
          <w:p w14:paraId="238C648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Положение, Материал, Уклоны, Маркировка</w:t>
            </w:r>
          </w:p>
        </w:tc>
        <w:tc>
          <w:tcPr>
            <w:tcW w:w="644" w:type="pct"/>
          </w:tcPr>
          <w:p w14:paraId="5BF862D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Положение, Материал, Уклоны,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3EDB64C" w14:textId="77777777" w:rsidTr="00CF1767">
        <w:tc>
          <w:tcPr>
            <w:tcW w:w="749" w:type="pct"/>
            <w:vMerge/>
          </w:tcPr>
          <w:p w14:paraId="79D844A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8CF42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Помещения</w:t>
            </w:r>
          </w:p>
        </w:tc>
        <w:tc>
          <w:tcPr>
            <w:tcW w:w="718" w:type="pct"/>
          </w:tcPr>
          <w:p w14:paraId="4247E3E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Граница помещения</w:t>
            </w:r>
          </w:p>
        </w:tc>
        <w:tc>
          <w:tcPr>
            <w:tcW w:w="718" w:type="pct"/>
          </w:tcPr>
          <w:p w14:paraId="5AFEF2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Маркировка, Схема эвакуации во время </w:t>
            </w:r>
            <w:r w:rsidRPr="00D53134">
              <w:rPr>
                <w:rFonts w:asciiTheme="minorBidi" w:hAnsiTheme="minorBidi"/>
                <w:color w:val="000000"/>
                <w:sz w:val="20"/>
                <w:szCs w:val="20"/>
              </w:rPr>
              <w:lastRenderedPageBreak/>
              <w:t>чрезвычайной ситуации</w:t>
            </w:r>
          </w:p>
        </w:tc>
        <w:tc>
          <w:tcPr>
            <w:tcW w:w="718" w:type="pct"/>
          </w:tcPr>
          <w:p w14:paraId="01A453F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Маркировка, Схема эвакуации во время </w:t>
            </w:r>
            <w:r w:rsidRPr="00D53134">
              <w:rPr>
                <w:rFonts w:asciiTheme="minorBidi" w:hAnsiTheme="minorBidi"/>
                <w:color w:val="000000"/>
                <w:sz w:val="20"/>
                <w:szCs w:val="20"/>
              </w:rPr>
              <w:lastRenderedPageBreak/>
              <w:t>чрезвычайной ситуации</w:t>
            </w:r>
          </w:p>
        </w:tc>
        <w:tc>
          <w:tcPr>
            <w:tcW w:w="644" w:type="pct"/>
          </w:tcPr>
          <w:p w14:paraId="183517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Маркировка, Схема эвакуации во </w:t>
            </w:r>
            <w:r w:rsidRPr="00D53134">
              <w:rPr>
                <w:rFonts w:asciiTheme="minorBidi" w:hAnsiTheme="minorBidi"/>
                <w:color w:val="000000"/>
                <w:sz w:val="20"/>
                <w:szCs w:val="20"/>
              </w:rPr>
              <w:lastRenderedPageBreak/>
              <w:t>время чрезвычайной ситуации</w:t>
            </w:r>
          </w:p>
        </w:tc>
        <w:tc>
          <w:tcPr>
            <w:tcW w:w="644" w:type="pct"/>
          </w:tcPr>
          <w:p w14:paraId="47E47F1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Маркировка,  Схема эвакуации во </w:t>
            </w:r>
            <w:r w:rsidRPr="00D53134">
              <w:rPr>
                <w:rFonts w:asciiTheme="minorBidi" w:hAnsiTheme="minorBidi"/>
                <w:color w:val="000000"/>
                <w:sz w:val="20"/>
                <w:szCs w:val="20"/>
              </w:rPr>
              <w:lastRenderedPageBreak/>
              <w:t>время чрезвычайной ситуации, Сроки выполнения проверок и контролируемые параметры, Сроки проведения плановых замен и заменяемые элементы</w:t>
            </w:r>
          </w:p>
        </w:tc>
      </w:tr>
      <w:tr w:rsidR="00D53134" w:rsidRPr="00D53134" w14:paraId="5C07AABB" w14:textId="77777777" w:rsidTr="00CF1767">
        <w:tc>
          <w:tcPr>
            <w:tcW w:w="749" w:type="pct"/>
            <w:vMerge w:val="restart"/>
          </w:tcPr>
          <w:p w14:paraId="71773E4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Конструктивные решения</w:t>
            </w:r>
          </w:p>
        </w:tc>
        <w:tc>
          <w:tcPr>
            <w:tcW w:w="810" w:type="pct"/>
          </w:tcPr>
          <w:p w14:paraId="069DEEC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Стена</w:t>
            </w:r>
          </w:p>
        </w:tc>
        <w:tc>
          <w:tcPr>
            <w:tcW w:w="718" w:type="pct"/>
          </w:tcPr>
          <w:p w14:paraId="73DD59C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0DC9DD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18" w:type="pct"/>
          </w:tcPr>
          <w:p w14:paraId="145063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44" w:type="pct"/>
          </w:tcPr>
          <w:p w14:paraId="6B16B81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44" w:type="pct"/>
          </w:tcPr>
          <w:p w14:paraId="61A041C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28A5D233" w14:textId="77777777" w:rsidTr="00CF1767">
        <w:tc>
          <w:tcPr>
            <w:tcW w:w="749" w:type="pct"/>
            <w:vMerge/>
          </w:tcPr>
          <w:p w14:paraId="2D2DC06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F3BA5B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Перекрытие/</w:t>
            </w:r>
            <w:r w:rsidRPr="00D53134">
              <w:rPr>
                <w:rFonts w:asciiTheme="minorBidi" w:hAnsiTheme="minorBidi"/>
                <w:color w:val="000000"/>
                <w:sz w:val="20"/>
                <w:szCs w:val="20"/>
              </w:rPr>
              <w:br/>
              <w:t>Кровля</w:t>
            </w:r>
          </w:p>
        </w:tc>
        <w:tc>
          <w:tcPr>
            <w:tcW w:w="718" w:type="pct"/>
          </w:tcPr>
          <w:p w14:paraId="3E50EC9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4192376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w:t>
            </w:r>
          </w:p>
        </w:tc>
        <w:tc>
          <w:tcPr>
            <w:tcW w:w="718" w:type="pct"/>
          </w:tcPr>
          <w:p w14:paraId="2164214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44" w:type="pct"/>
          </w:tcPr>
          <w:p w14:paraId="195D06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w:t>
            </w:r>
            <w:r w:rsidRPr="00D53134">
              <w:rPr>
                <w:rFonts w:asciiTheme="minorBidi" w:hAnsiTheme="minorBidi"/>
                <w:color w:val="000000"/>
                <w:sz w:val="20"/>
                <w:szCs w:val="20"/>
              </w:rPr>
              <w:lastRenderedPageBreak/>
              <w:t>Уклоны, Маркировка, Масса</w:t>
            </w:r>
          </w:p>
        </w:tc>
        <w:tc>
          <w:tcPr>
            <w:tcW w:w="644" w:type="pct"/>
          </w:tcPr>
          <w:p w14:paraId="20BDB3C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w:t>
            </w:r>
            <w:r w:rsidRPr="00D53134">
              <w:rPr>
                <w:rFonts w:asciiTheme="minorBidi" w:hAnsiTheme="minorBidi"/>
                <w:color w:val="000000"/>
                <w:sz w:val="20"/>
                <w:szCs w:val="20"/>
              </w:rPr>
              <w:lastRenderedPageBreak/>
              <w:t>Уклоны,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2BCCCA35" w14:textId="77777777" w:rsidTr="00CF1767">
        <w:tc>
          <w:tcPr>
            <w:tcW w:w="749" w:type="pct"/>
            <w:vMerge/>
          </w:tcPr>
          <w:p w14:paraId="7C7DB54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D9F90C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Колонна</w:t>
            </w:r>
          </w:p>
        </w:tc>
        <w:tc>
          <w:tcPr>
            <w:tcW w:w="718" w:type="pct"/>
          </w:tcPr>
          <w:p w14:paraId="6D82CAA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4DA491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Конструкция, Положение, Материал, Маркировка, Масса</w:t>
            </w:r>
          </w:p>
        </w:tc>
        <w:tc>
          <w:tcPr>
            <w:tcW w:w="718" w:type="pct"/>
          </w:tcPr>
          <w:p w14:paraId="3D75782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Конструкция,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44" w:type="pct"/>
          </w:tcPr>
          <w:p w14:paraId="5E9070D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Конструкция, Положение, Материал, Маркировка, Масса</w:t>
            </w:r>
          </w:p>
        </w:tc>
        <w:tc>
          <w:tcPr>
            <w:tcW w:w="644" w:type="pct"/>
          </w:tcPr>
          <w:p w14:paraId="6646238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Конструкция,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6236A92" w14:textId="77777777" w:rsidTr="00CF1767">
        <w:tc>
          <w:tcPr>
            <w:tcW w:w="749" w:type="pct"/>
            <w:vMerge/>
          </w:tcPr>
          <w:p w14:paraId="6A760B8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DA4FD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Проем/</w:t>
            </w:r>
            <w:r w:rsidRPr="00D53134">
              <w:rPr>
                <w:rFonts w:asciiTheme="minorBidi" w:hAnsiTheme="minorBidi"/>
                <w:color w:val="000000"/>
                <w:sz w:val="20"/>
                <w:szCs w:val="20"/>
              </w:rPr>
              <w:br/>
              <w:t>Отверстие</w:t>
            </w:r>
          </w:p>
        </w:tc>
        <w:tc>
          <w:tcPr>
            <w:tcW w:w="718" w:type="pct"/>
          </w:tcPr>
          <w:p w14:paraId="4D975DB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42F2823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Маркировка</w:t>
            </w:r>
          </w:p>
        </w:tc>
        <w:tc>
          <w:tcPr>
            <w:tcW w:w="718" w:type="pct"/>
          </w:tcPr>
          <w:p w14:paraId="6C7AE1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Маркировка, Конструкция, </w:t>
            </w:r>
            <w:r w:rsidRPr="00D53134">
              <w:rPr>
                <w:rFonts w:asciiTheme="minorBidi" w:hAnsiTheme="minorBidi"/>
                <w:color w:val="000000"/>
                <w:sz w:val="20"/>
                <w:szCs w:val="20"/>
              </w:rPr>
              <w:lastRenderedPageBreak/>
              <w:t>Фурнитура/ Оснастка, Сроки выполнения монтажа</w:t>
            </w:r>
          </w:p>
        </w:tc>
        <w:tc>
          <w:tcPr>
            <w:tcW w:w="644" w:type="pct"/>
          </w:tcPr>
          <w:p w14:paraId="413C3E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Положение, Маркировка</w:t>
            </w:r>
          </w:p>
        </w:tc>
        <w:tc>
          <w:tcPr>
            <w:tcW w:w="644" w:type="pct"/>
          </w:tcPr>
          <w:p w14:paraId="3F28AA8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Маркировка, Сроки </w:t>
            </w:r>
            <w:r w:rsidRPr="00D53134">
              <w:rPr>
                <w:rFonts w:asciiTheme="minorBidi" w:hAnsiTheme="minorBidi"/>
                <w:color w:val="000000"/>
                <w:sz w:val="20"/>
                <w:szCs w:val="20"/>
              </w:rPr>
              <w:lastRenderedPageBreak/>
              <w:t>выполнения проверок и контролируемые параметры, Сроки проведения плановых замен и заменяемые элементы</w:t>
            </w:r>
          </w:p>
        </w:tc>
      </w:tr>
      <w:tr w:rsidR="00D53134" w:rsidRPr="00D53134" w14:paraId="79379E01" w14:textId="77777777" w:rsidTr="00CF1767">
        <w:tc>
          <w:tcPr>
            <w:tcW w:w="749" w:type="pct"/>
            <w:vMerge/>
          </w:tcPr>
          <w:p w14:paraId="67BC0ED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49364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Балка</w:t>
            </w:r>
            <w:r w:rsidRPr="00D53134">
              <w:rPr>
                <w:rFonts w:asciiTheme="minorBidi" w:hAnsiTheme="minorBidi"/>
                <w:color w:val="000000"/>
                <w:sz w:val="20"/>
                <w:szCs w:val="20"/>
              </w:rPr>
              <w:br/>
              <w:t>/Стропила/</w:t>
            </w:r>
            <w:r w:rsidRPr="00D53134">
              <w:rPr>
                <w:rFonts w:asciiTheme="minorBidi" w:hAnsiTheme="minorBidi"/>
                <w:color w:val="000000"/>
                <w:sz w:val="20"/>
                <w:szCs w:val="20"/>
              </w:rPr>
              <w:br/>
              <w:t>Ферма</w:t>
            </w:r>
          </w:p>
        </w:tc>
        <w:tc>
          <w:tcPr>
            <w:tcW w:w="718" w:type="pct"/>
          </w:tcPr>
          <w:p w14:paraId="158F7DA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p w14:paraId="3CD4D77F"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4C5BFCD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Положение, Материал, Маркировка, Масса</w:t>
            </w:r>
          </w:p>
        </w:tc>
        <w:tc>
          <w:tcPr>
            <w:tcW w:w="718" w:type="pct"/>
          </w:tcPr>
          <w:p w14:paraId="7FFF14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Положение, Материал, Маркировка, Масса, Сечение/ Профиль, Конструкция, Фурнитура/ Оснастка, Производитель, Наименование по каталогу, Артикул по каталогу, Огнестойкость, Сроки выполнения монтажа</w:t>
            </w:r>
          </w:p>
        </w:tc>
        <w:tc>
          <w:tcPr>
            <w:tcW w:w="644" w:type="pct"/>
          </w:tcPr>
          <w:p w14:paraId="77CBEB6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Положение, Материал, Маркировка, Масса</w:t>
            </w:r>
          </w:p>
        </w:tc>
        <w:tc>
          <w:tcPr>
            <w:tcW w:w="644" w:type="pct"/>
          </w:tcPr>
          <w:p w14:paraId="6511DC2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4AC052EE" w14:textId="77777777" w:rsidTr="00CF1767">
        <w:tc>
          <w:tcPr>
            <w:tcW w:w="749" w:type="pct"/>
            <w:vMerge/>
          </w:tcPr>
          <w:p w14:paraId="65B5846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FA5169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Закладные</w:t>
            </w:r>
          </w:p>
        </w:tc>
        <w:tc>
          <w:tcPr>
            <w:tcW w:w="718" w:type="pct"/>
          </w:tcPr>
          <w:p w14:paraId="7B60A16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51BF0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Положение, Материал, Маркировка</w:t>
            </w:r>
          </w:p>
        </w:tc>
        <w:tc>
          <w:tcPr>
            <w:tcW w:w="718" w:type="pct"/>
          </w:tcPr>
          <w:p w14:paraId="5BDD151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Условный габарит, Положение, Материал, Маркировка, Точный габарит, Внешний образ/вид, </w:t>
            </w:r>
            <w:r w:rsidRPr="00D53134">
              <w:rPr>
                <w:rFonts w:asciiTheme="minorBidi" w:hAnsiTheme="minorBidi"/>
                <w:color w:val="000000"/>
                <w:sz w:val="20"/>
                <w:szCs w:val="20"/>
              </w:rPr>
              <w:lastRenderedPageBreak/>
              <w:t>Сечение/ Профиль, Конструкция, Производитель, Наименование по каталогу, Артикул по каталогу, Масса, Сроки выполнения монтажа</w:t>
            </w:r>
          </w:p>
        </w:tc>
        <w:tc>
          <w:tcPr>
            <w:tcW w:w="644" w:type="pct"/>
          </w:tcPr>
          <w:p w14:paraId="4B7E78D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Условный габарит, Положение, Материал, Маркировка</w:t>
            </w:r>
          </w:p>
        </w:tc>
        <w:tc>
          <w:tcPr>
            <w:tcW w:w="644" w:type="pct"/>
          </w:tcPr>
          <w:p w14:paraId="4DEE51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Условный габарит, Положение, Материал, Маркировка, Сроки выполнения проверок и </w:t>
            </w:r>
            <w:r w:rsidRPr="00D53134">
              <w:rPr>
                <w:rFonts w:asciiTheme="minorBidi" w:hAnsiTheme="minorBidi"/>
                <w:color w:val="000000"/>
                <w:sz w:val="20"/>
                <w:szCs w:val="20"/>
              </w:rPr>
              <w:lastRenderedPageBreak/>
              <w:t>контролируемые параметры, Сроки проведения плановых замен и заменяемые элементы</w:t>
            </w:r>
          </w:p>
        </w:tc>
      </w:tr>
      <w:tr w:rsidR="00D53134" w:rsidRPr="00D53134" w14:paraId="140FD78D" w14:textId="77777777" w:rsidTr="00CF1767">
        <w:tc>
          <w:tcPr>
            <w:tcW w:w="749" w:type="pct"/>
            <w:vMerge/>
          </w:tcPr>
          <w:p w14:paraId="4F3A62AE"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DE88E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Лестничный марш</w:t>
            </w:r>
          </w:p>
        </w:tc>
        <w:tc>
          <w:tcPr>
            <w:tcW w:w="718" w:type="pct"/>
          </w:tcPr>
          <w:p w14:paraId="2DAE629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160922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w:t>
            </w:r>
          </w:p>
        </w:tc>
        <w:tc>
          <w:tcPr>
            <w:tcW w:w="718" w:type="pct"/>
          </w:tcPr>
          <w:p w14:paraId="77740AE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 Производитель, Наименование по каталогу, Артикул по каталогу, Сроки выполнения монтажа</w:t>
            </w:r>
          </w:p>
        </w:tc>
        <w:tc>
          <w:tcPr>
            <w:tcW w:w="644" w:type="pct"/>
          </w:tcPr>
          <w:p w14:paraId="39D414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w:t>
            </w:r>
          </w:p>
        </w:tc>
        <w:tc>
          <w:tcPr>
            <w:tcW w:w="644" w:type="pct"/>
          </w:tcPr>
          <w:p w14:paraId="183067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4C94B83C" w14:textId="77777777" w:rsidTr="00CF1767">
        <w:tc>
          <w:tcPr>
            <w:tcW w:w="749" w:type="pct"/>
            <w:vMerge/>
          </w:tcPr>
          <w:p w14:paraId="3ECCF7A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84529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Лестничная площадка</w:t>
            </w:r>
          </w:p>
        </w:tc>
        <w:tc>
          <w:tcPr>
            <w:tcW w:w="718" w:type="pct"/>
          </w:tcPr>
          <w:p w14:paraId="7068BFD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7D93F79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w:t>
            </w:r>
          </w:p>
        </w:tc>
        <w:tc>
          <w:tcPr>
            <w:tcW w:w="718" w:type="pct"/>
          </w:tcPr>
          <w:p w14:paraId="308E32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Уклоны, Маркировка, </w:t>
            </w:r>
            <w:r w:rsidRPr="00D53134">
              <w:rPr>
                <w:rFonts w:asciiTheme="minorBidi" w:hAnsiTheme="minorBidi"/>
                <w:color w:val="000000"/>
                <w:sz w:val="20"/>
                <w:szCs w:val="20"/>
              </w:rPr>
              <w:lastRenderedPageBreak/>
              <w:t>Масса, Производитель, Наименование по каталогу, Артикул по каталогу, Сроки выполнения монтажа</w:t>
            </w:r>
          </w:p>
        </w:tc>
        <w:tc>
          <w:tcPr>
            <w:tcW w:w="644" w:type="pct"/>
          </w:tcPr>
          <w:p w14:paraId="5A24C59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w:t>
            </w:r>
          </w:p>
        </w:tc>
        <w:tc>
          <w:tcPr>
            <w:tcW w:w="644" w:type="pct"/>
          </w:tcPr>
          <w:p w14:paraId="4FBE24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27CE734" w14:textId="77777777" w:rsidTr="00CF1767">
        <w:tc>
          <w:tcPr>
            <w:tcW w:w="749" w:type="pct"/>
            <w:vMerge/>
          </w:tcPr>
          <w:p w14:paraId="006CB18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4E2AE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w:t>
            </w:r>
          </w:p>
        </w:tc>
        <w:tc>
          <w:tcPr>
            <w:tcW w:w="718" w:type="pct"/>
          </w:tcPr>
          <w:p w14:paraId="6753221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7B50E2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Сечение/ Профиль, Материал</w:t>
            </w:r>
          </w:p>
        </w:tc>
        <w:tc>
          <w:tcPr>
            <w:tcW w:w="718" w:type="pct"/>
          </w:tcPr>
          <w:p w14:paraId="69071C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Сечение/ Профиль, Материал, Точный габарит, Положение, Маркировка, Производитель, Наименование по каталогу, Артикул по каталогу, Масса, Сроки выполнения монтажа</w:t>
            </w:r>
          </w:p>
        </w:tc>
        <w:tc>
          <w:tcPr>
            <w:tcW w:w="644" w:type="pct"/>
          </w:tcPr>
          <w:p w14:paraId="50D214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Сечение/ Профиль, Материал</w:t>
            </w:r>
          </w:p>
        </w:tc>
        <w:tc>
          <w:tcPr>
            <w:tcW w:w="644" w:type="pct"/>
          </w:tcPr>
          <w:p w14:paraId="267931E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Сечение/ Профиль, Материал, Сроки выполнения проверок и контролируемые параметры, Сроки проведения плановых замен и заменяемые элементы</w:t>
            </w:r>
          </w:p>
        </w:tc>
      </w:tr>
      <w:tr w:rsidR="00D53134" w:rsidRPr="00D53134" w14:paraId="27F291E6" w14:textId="77777777" w:rsidTr="00CF1767">
        <w:tc>
          <w:tcPr>
            <w:tcW w:w="749" w:type="pct"/>
            <w:vMerge/>
          </w:tcPr>
          <w:p w14:paraId="5CBE7FC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33886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Фундамент</w:t>
            </w:r>
          </w:p>
        </w:tc>
        <w:tc>
          <w:tcPr>
            <w:tcW w:w="718" w:type="pct"/>
          </w:tcPr>
          <w:p w14:paraId="7A7F5AF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p w14:paraId="02D26711"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5CC8B1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w:t>
            </w:r>
          </w:p>
        </w:tc>
        <w:tc>
          <w:tcPr>
            <w:tcW w:w="718" w:type="pct"/>
          </w:tcPr>
          <w:p w14:paraId="1A5B8D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Конструкция, Положение, Материал, Уклоны, Маркировка, Масса, Производитель, </w:t>
            </w:r>
            <w:r w:rsidRPr="00D53134">
              <w:rPr>
                <w:rFonts w:asciiTheme="minorBidi" w:hAnsiTheme="minorBidi"/>
                <w:color w:val="000000"/>
                <w:sz w:val="20"/>
                <w:szCs w:val="20"/>
              </w:rPr>
              <w:lastRenderedPageBreak/>
              <w:t>Наименование по каталогу, Артикул по каталогу, Сроки выполнения монтажа</w:t>
            </w:r>
          </w:p>
        </w:tc>
        <w:tc>
          <w:tcPr>
            <w:tcW w:w="644" w:type="pct"/>
          </w:tcPr>
          <w:p w14:paraId="4560A18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Конструкция, Положение, Материал, Уклоны, Маркировка, Масса</w:t>
            </w:r>
          </w:p>
        </w:tc>
        <w:tc>
          <w:tcPr>
            <w:tcW w:w="644" w:type="pct"/>
          </w:tcPr>
          <w:p w14:paraId="272094A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Конструкция, Положение, Материал, Уклоны, Маркировка, Масса, Сроки </w:t>
            </w:r>
            <w:r w:rsidRPr="00D53134">
              <w:rPr>
                <w:rFonts w:asciiTheme="minorBidi" w:hAnsiTheme="minorBidi"/>
                <w:color w:val="000000"/>
                <w:sz w:val="20"/>
                <w:szCs w:val="20"/>
              </w:rPr>
              <w:lastRenderedPageBreak/>
              <w:t>выполнения проверок и контролируемые параметры, Сроки проведения плановых замен и заменяемые элементы</w:t>
            </w:r>
          </w:p>
        </w:tc>
      </w:tr>
      <w:tr w:rsidR="00D53134" w:rsidRPr="00D53134" w14:paraId="4CE7A98C" w14:textId="77777777" w:rsidTr="00CF1767">
        <w:tc>
          <w:tcPr>
            <w:tcW w:w="749" w:type="pct"/>
            <w:vMerge/>
          </w:tcPr>
          <w:p w14:paraId="1FD3DAE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D80B7A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Сваи</w:t>
            </w:r>
          </w:p>
        </w:tc>
        <w:tc>
          <w:tcPr>
            <w:tcW w:w="718" w:type="pct"/>
          </w:tcPr>
          <w:p w14:paraId="6E12CAF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62029B7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Маркировка, Масса</w:t>
            </w:r>
          </w:p>
        </w:tc>
        <w:tc>
          <w:tcPr>
            <w:tcW w:w="718" w:type="pct"/>
          </w:tcPr>
          <w:p w14:paraId="1912DD6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Маркировка, Масса, Производитель, Наименование по каталогу, Артикул по каталогу, Сроки выполнения монтажа</w:t>
            </w:r>
          </w:p>
        </w:tc>
        <w:tc>
          <w:tcPr>
            <w:tcW w:w="644" w:type="pct"/>
          </w:tcPr>
          <w:p w14:paraId="03C482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Маркировка, Масса</w:t>
            </w:r>
          </w:p>
        </w:tc>
        <w:tc>
          <w:tcPr>
            <w:tcW w:w="644" w:type="pct"/>
          </w:tcPr>
          <w:p w14:paraId="24D2FA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AC9A0CF" w14:textId="77777777" w:rsidTr="00CF1767">
        <w:tc>
          <w:tcPr>
            <w:tcW w:w="749" w:type="pct"/>
            <w:vMerge/>
          </w:tcPr>
          <w:p w14:paraId="6E602C8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A98707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Раскосы/</w:t>
            </w:r>
            <w:r w:rsidRPr="00D53134">
              <w:rPr>
                <w:rFonts w:asciiTheme="minorBidi" w:hAnsiTheme="minorBidi"/>
                <w:color w:val="000000"/>
                <w:sz w:val="20"/>
                <w:szCs w:val="20"/>
              </w:rPr>
              <w:br/>
              <w:t>Связи/</w:t>
            </w:r>
            <w:r w:rsidRPr="00D53134">
              <w:rPr>
                <w:rFonts w:asciiTheme="minorBidi" w:hAnsiTheme="minorBidi"/>
                <w:color w:val="000000"/>
                <w:sz w:val="20"/>
                <w:szCs w:val="20"/>
              </w:rPr>
              <w:br/>
              <w:t>Фахверк</w:t>
            </w:r>
          </w:p>
        </w:tc>
        <w:tc>
          <w:tcPr>
            <w:tcW w:w="718" w:type="pct"/>
          </w:tcPr>
          <w:p w14:paraId="451F34C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Условный габарит</w:t>
            </w:r>
          </w:p>
        </w:tc>
        <w:tc>
          <w:tcPr>
            <w:tcW w:w="718" w:type="pct"/>
          </w:tcPr>
          <w:p w14:paraId="5939D03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Положение, Материал, Маркировка, Масса</w:t>
            </w:r>
          </w:p>
        </w:tc>
        <w:tc>
          <w:tcPr>
            <w:tcW w:w="718" w:type="pct"/>
          </w:tcPr>
          <w:p w14:paraId="19F6118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Профиль, Положение, Материал, Маркировка, Масса, Внешний образ/вид, Конструкция, </w:t>
            </w:r>
            <w:r w:rsidRPr="00D53134">
              <w:rPr>
                <w:rFonts w:asciiTheme="minorBidi" w:hAnsiTheme="minorBidi"/>
                <w:color w:val="000000"/>
                <w:sz w:val="20"/>
                <w:szCs w:val="20"/>
              </w:rPr>
              <w:lastRenderedPageBreak/>
              <w:t>Производитель, Наименование по каталогу, Артикул по каталогу, Огнестойкость, Сроки выполнения монтажа</w:t>
            </w:r>
          </w:p>
        </w:tc>
        <w:tc>
          <w:tcPr>
            <w:tcW w:w="644" w:type="pct"/>
          </w:tcPr>
          <w:p w14:paraId="100BDE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Сечение/ Профиль, Положение, Материал, Маркировка, Масса</w:t>
            </w:r>
          </w:p>
        </w:tc>
        <w:tc>
          <w:tcPr>
            <w:tcW w:w="644" w:type="pct"/>
          </w:tcPr>
          <w:p w14:paraId="3262FE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Профиль, Положение, Материал, Маркировка, Масса, Сроки выполнения </w:t>
            </w:r>
            <w:r w:rsidRPr="00D53134">
              <w:rPr>
                <w:rFonts w:asciiTheme="minorBidi" w:hAnsiTheme="minorBidi"/>
                <w:color w:val="000000"/>
                <w:sz w:val="20"/>
                <w:szCs w:val="20"/>
              </w:rPr>
              <w:lastRenderedPageBreak/>
              <w:t>проверок и контролируемые параметры, Сроки проведения плановых замен и заменяемые элементы</w:t>
            </w:r>
          </w:p>
        </w:tc>
      </w:tr>
      <w:tr w:rsidR="00D53134" w:rsidRPr="00D53134" w14:paraId="562F7D5E" w14:textId="77777777" w:rsidTr="00CF1767">
        <w:tc>
          <w:tcPr>
            <w:tcW w:w="749" w:type="pct"/>
            <w:vMerge/>
          </w:tcPr>
          <w:p w14:paraId="442ADCC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B654F6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Узлы</w:t>
            </w:r>
          </w:p>
        </w:tc>
        <w:tc>
          <w:tcPr>
            <w:tcW w:w="718" w:type="pct"/>
          </w:tcPr>
          <w:p w14:paraId="38A425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0C46DA2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 Сечение/ Профиль, Положение, Материал, Масса</w:t>
            </w:r>
          </w:p>
        </w:tc>
        <w:tc>
          <w:tcPr>
            <w:tcW w:w="718" w:type="pct"/>
          </w:tcPr>
          <w:p w14:paraId="152B143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Условный габарит, Сечение/ Профиль, Положение, Материал, Масса, </w:t>
            </w:r>
            <w:r w:rsidRPr="00D53134">
              <w:rPr>
                <w:rFonts w:asciiTheme="minorBidi" w:eastAsia="Times New Roman" w:hAnsiTheme="minorBidi"/>
                <w:color w:val="000000"/>
                <w:sz w:val="20"/>
                <w:szCs w:val="20"/>
              </w:rPr>
              <w:t>Типы, Точный габарит, Внешний образ/вид, Конструкция, Маркировка</w:t>
            </w:r>
            <w:r w:rsidRPr="00D53134">
              <w:rPr>
                <w:rFonts w:asciiTheme="minorBidi" w:hAnsiTheme="minorBidi"/>
                <w:color w:val="000000"/>
                <w:sz w:val="20"/>
                <w:szCs w:val="20"/>
              </w:rPr>
              <w:t>, Сроки выполнения монтажа</w:t>
            </w:r>
          </w:p>
        </w:tc>
        <w:tc>
          <w:tcPr>
            <w:tcW w:w="644" w:type="pct"/>
          </w:tcPr>
          <w:p w14:paraId="30B3F9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 Сечение/ Профиль, Положение, Материал, Масса</w:t>
            </w:r>
          </w:p>
        </w:tc>
        <w:tc>
          <w:tcPr>
            <w:tcW w:w="644" w:type="pct"/>
          </w:tcPr>
          <w:p w14:paraId="036509A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 Сечение/ Профиль, Положение, Материал, Масса, Сроки выполнения проверок и контролируемые параметры, Сроки проведения плановых замен и заменяемые элементы</w:t>
            </w:r>
          </w:p>
        </w:tc>
      </w:tr>
      <w:tr w:rsidR="00D53134" w:rsidRPr="00D53134" w14:paraId="4AE2D321" w14:textId="77777777" w:rsidTr="00CF1767">
        <w:tc>
          <w:tcPr>
            <w:tcW w:w="749" w:type="pct"/>
            <w:vMerge w:val="restart"/>
          </w:tcPr>
          <w:p w14:paraId="76E9601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Электроснабжение, электрооборудование, элетроосвещение</w:t>
            </w:r>
          </w:p>
        </w:tc>
        <w:tc>
          <w:tcPr>
            <w:tcW w:w="810" w:type="pct"/>
          </w:tcPr>
          <w:p w14:paraId="7218C74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Система заземления, молниезащиты, уравнивание потенциалов</w:t>
            </w:r>
          </w:p>
        </w:tc>
        <w:tc>
          <w:tcPr>
            <w:tcW w:w="718" w:type="pct"/>
          </w:tcPr>
          <w:p w14:paraId="3BA280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41D43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крепления, Маркировка</w:t>
            </w:r>
          </w:p>
        </w:tc>
        <w:tc>
          <w:tcPr>
            <w:tcW w:w="718" w:type="pct"/>
          </w:tcPr>
          <w:p w14:paraId="51BCF6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крепления,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5938B16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крепления, Маркировка</w:t>
            </w:r>
          </w:p>
        </w:tc>
        <w:tc>
          <w:tcPr>
            <w:tcW w:w="644" w:type="pct"/>
          </w:tcPr>
          <w:p w14:paraId="6EFBBF3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крепления, Маркировка, Сроки выполнения проверок и контролируемые параметры, </w:t>
            </w:r>
            <w:r w:rsidRPr="00D53134">
              <w:rPr>
                <w:rFonts w:asciiTheme="minorBidi" w:hAnsiTheme="minorBidi"/>
                <w:color w:val="000000"/>
                <w:sz w:val="20"/>
                <w:szCs w:val="20"/>
              </w:rPr>
              <w:lastRenderedPageBreak/>
              <w:t>Сроки проведения плановых замен и заменяемые элементы</w:t>
            </w:r>
          </w:p>
        </w:tc>
      </w:tr>
      <w:tr w:rsidR="00D53134" w:rsidRPr="00D53134" w14:paraId="66ACEFE0" w14:textId="77777777" w:rsidTr="00CF1767">
        <w:tc>
          <w:tcPr>
            <w:tcW w:w="749" w:type="pct"/>
            <w:vMerge/>
          </w:tcPr>
          <w:p w14:paraId="7ACA7D7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53C2E5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Кабеленесущая система</w:t>
            </w:r>
          </w:p>
        </w:tc>
        <w:tc>
          <w:tcPr>
            <w:tcW w:w="718" w:type="pct"/>
          </w:tcPr>
          <w:p w14:paraId="30C9F5C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EE796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2586D02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3FED0FF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048B14E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4BF2B4B1" w14:textId="77777777" w:rsidTr="00CF1767">
        <w:tc>
          <w:tcPr>
            <w:tcW w:w="749" w:type="pct"/>
            <w:vMerge/>
          </w:tcPr>
          <w:p w14:paraId="137B530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D2DB1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Главные распределительные щиты</w:t>
            </w:r>
          </w:p>
        </w:tc>
        <w:tc>
          <w:tcPr>
            <w:tcW w:w="718" w:type="pct"/>
          </w:tcPr>
          <w:p w14:paraId="5D06FEA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06483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B06FB0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r w:rsidRPr="00D53134">
              <w:rPr>
                <w:rFonts w:asciiTheme="minorBidi" w:hAnsiTheme="minorBidi"/>
                <w:color w:val="000000"/>
                <w:sz w:val="20"/>
                <w:szCs w:val="20"/>
              </w:rPr>
              <w:t>, Сроки выполнения монтажа</w:t>
            </w:r>
          </w:p>
        </w:tc>
        <w:tc>
          <w:tcPr>
            <w:tcW w:w="644" w:type="pct"/>
          </w:tcPr>
          <w:p w14:paraId="35DA03F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7D6868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5E0DC853" w14:textId="77777777" w:rsidTr="00CF1767">
        <w:tc>
          <w:tcPr>
            <w:tcW w:w="749" w:type="pct"/>
            <w:vMerge/>
          </w:tcPr>
          <w:p w14:paraId="390ABC2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BDFD89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Распределительные щиты</w:t>
            </w:r>
          </w:p>
        </w:tc>
        <w:tc>
          <w:tcPr>
            <w:tcW w:w="718" w:type="pct"/>
          </w:tcPr>
          <w:p w14:paraId="0584DE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565AAC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854A75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r w:rsidRPr="00D53134">
              <w:rPr>
                <w:rFonts w:asciiTheme="minorBidi" w:hAnsiTheme="minorBidi"/>
                <w:color w:val="000000"/>
                <w:sz w:val="20"/>
                <w:szCs w:val="20"/>
              </w:rPr>
              <w:t>, Сроки выполнения монтажа</w:t>
            </w:r>
          </w:p>
        </w:tc>
        <w:tc>
          <w:tcPr>
            <w:tcW w:w="644" w:type="pct"/>
          </w:tcPr>
          <w:p w14:paraId="22A4D72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8DDBFA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C240155" w14:textId="77777777" w:rsidTr="00CF1767">
        <w:tc>
          <w:tcPr>
            <w:tcW w:w="749" w:type="pct"/>
            <w:vMerge/>
          </w:tcPr>
          <w:p w14:paraId="51CAF88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2AC83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Щиты управления освещением</w:t>
            </w:r>
          </w:p>
        </w:tc>
        <w:tc>
          <w:tcPr>
            <w:tcW w:w="718" w:type="pct"/>
          </w:tcPr>
          <w:p w14:paraId="5F450FC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77BA73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DCA422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r w:rsidRPr="00D53134">
              <w:rPr>
                <w:rFonts w:asciiTheme="minorBidi" w:hAnsiTheme="minorBidi"/>
                <w:color w:val="000000"/>
                <w:sz w:val="20"/>
                <w:szCs w:val="20"/>
              </w:rPr>
              <w:t>, Сроки выполнения монтажа</w:t>
            </w:r>
          </w:p>
        </w:tc>
        <w:tc>
          <w:tcPr>
            <w:tcW w:w="644" w:type="pct"/>
          </w:tcPr>
          <w:p w14:paraId="335942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24C173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0C955747" w14:textId="77777777" w:rsidTr="00CF1767">
        <w:tc>
          <w:tcPr>
            <w:tcW w:w="749" w:type="pct"/>
            <w:vMerge/>
          </w:tcPr>
          <w:p w14:paraId="4C53FDF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D4390C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Источники бесперебойного питания</w:t>
            </w:r>
          </w:p>
        </w:tc>
        <w:tc>
          <w:tcPr>
            <w:tcW w:w="718" w:type="pct"/>
          </w:tcPr>
          <w:p w14:paraId="3416E3A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D28A66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718" w:type="pct"/>
          </w:tcPr>
          <w:p w14:paraId="4B84BFB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 схема</w:t>
            </w:r>
            <w:r w:rsidRPr="00D53134">
              <w:rPr>
                <w:rFonts w:asciiTheme="minorBidi" w:hAnsiTheme="minorBidi"/>
                <w:color w:val="000000"/>
                <w:sz w:val="20"/>
                <w:szCs w:val="20"/>
              </w:rPr>
              <w:t>, Сроки выполнения монтажа</w:t>
            </w:r>
          </w:p>
        </w:tc>
        <w:tc>
          <w:tcPr>
            <w:tcW w:w="644" w:type="pct"/>
          </w:tcPr>
          <w:p w14:paraId="3EBBCAE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644" w:type="pct"/>
          </w:tcPr>
          <w:p w14:paraId="4563468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3AED8BD" w14:textId="77777777" w:rsidTr="00CF1767">
        <w:tc>
          <w:tcPr>
            <w:tcW w:w="749" w:type="pct"/>
            <w:vMerge/>
          </w:tcPr>
          <w:p w14:paraId="5841F50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5626D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Блок преобразователя импульсного</w:t>
            </w:r>
          </w:p>
        </w:tc>
        <w:tc>
          <w:tcPr>
            <w:tcW w:w="718" w:type="pct"/>
          </w:tcPr>
          <w:p w14:paraId="5C21040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9A3769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718" w:type="pct"/>
          </w:tcPr>
          <w:p w14:paraId="0F09BC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038E6A5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644" w:type="pct"/>
          </w:tcPr>
          <w:p w14:paraId="0992E6D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203F661" w14:textId="77777777" w:rsidTr="00CF1767">
        <w:tc>
          <w:tcPr>
            <w:tcW w:w="749" w:type="pct"/>
            <w:vMerge/>
          </w:tcPr>
          <w:p w14:paraId="45BDB68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A11550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Блок высоковольтного усилителя</w:t>
            </w:r>
          </w:p>
        </w:tc>
        <w:tc>
          <w:tcPr>
            <w:tcW w:w="718" w:type="pct"/>
          </w:tcPr>
          <w:p w14:paraId="25F6E50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BBCF2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w:t>
            </w:r>
            <w:r w:rsidRPr="00D53134">
              <w:rPr>
                <w:rFonts w:asciiTheme="minorBidi" w:hAnsiTheme="minorBidi"/>
                <w:color w:val="000000"/>
                <w:sz w:val="20"/>
                <w:szCs w:val="20"/>
              </w:rPr>
              <w:lastRenderedPageBreak/>
              <w:t>образ/вид, Маркировка</w:t>
            </w:r>
          </w:p>
        </w:tc>
        <w:tc>
          <w:tcPr>
            <w:tcW w:w="718" w:type="pct"/>
          </w:tcPr>
          <w:p w14:paraId="6AC1DB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w:t>
            </w:r>
            <w:r w:rsidRPr="00D53134">
              <w:rPr>
                <w:rFonts w:asciiTheme="minorBidi" w:hAnsiTheme="minorBidi"/>
                <w:color w:val="000000"/>
                <w:sz w:val="20"/>
                <w:szCs w:val="20"/>
              </w:rPr>
              <w:lastRenderedPageBreak/>
              <w:t xml:space="preserve">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2A003B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w:t>
            </w:r>
            <w:r w:rsidRPr="00D53134">
              <w:rPr>
                <w:rFonts w:asciiTheme="minorBidi" w:hAnsiTheme="minorBidi"/>
                <w:color w:val="000000"/>
                <w:sz w:val="20"/>
                <w:szCs w:val="20"/>
              </w:rPr>
              <w:lastRenderedPageBreak/>
              <w:t>образ/вид, Маркировка</w:t>
            </w:r>
          </w:p>
        </w:tc>
        <w:tc>
          <w:tcPr>
            <w:tcW w:w="644" w:type="pct"/>
          </w:tcPr>
          <w:p w14:paraId="6608FD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w:t>
            </w:r>
            <w:r w:rsidRPr="00D53134">
              <w:rPr>
                <w:rFonts w:asciiTheme="minorBidi" w:hAnsiTheme="minorBidi"/>
                <w:color w:val="000000"/>
                <w:sz w:val="20"/>
                <w:szCs w:val="20"/>
              </w:rPr>
              <w:lastRenderedPageBreak/>
              <w:t>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2DEC58A" w14:textId="77777777" w:rsidTr="00CF1767">
        <w:tc>
          <w:tcPr>
            <w:tcW w:w="749" w:type="pct"/>
            <w:vMerge/>
          </w:tcPr>
          <w:p w14:paraId="6D0F8E3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8CF25C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Центральные батареи</w:t>
            </w:r>
          </w:p>
        </w:tc>
        <w:tc>
          <w:tcPr>
            <w:tcW w:w="718" w:type="pct"/>
          </w:tcPr>
          <w:p w14:paraId="0DE824D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DD95F9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718" w:type="pct"/>
          </w:tcPr>
          <w:p w14:paraId="3735BC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239D1D4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644" w:type="pct"/>
          </w:tcPr>
          <w:p w14:paraId="5D79C0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BA6F57D" w14:textId="77777777" w:rsidTr="00CF1767">
        <w:tc>
          <w:tcPr>
            <w:tcW w:w="749" w:type="pct"/>
            <w:vMerge/>
          </w:tcPr>
          <w:p w14:paraId="574D00B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020840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Система шинопроводов</w:t>
            </w:r>
          </w:p>
        </w:tc>
        <w:tc>
          <w:tcPr>
            <w:tcW w:w="718" w:type="pct"/>
          </w:tcPr>
          <w:p w14:paraId="3A75F8C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AD6BEC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7B614D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xml:space="preserve">, Сроки </w:t>
            </w:r>
            <w:r w:rsidRPr="00D53134">
              <w:rPr>
                <w:rFonts w:asciiTheme="minorBidi" w:hAnsiTheme="minorBidi"/>
                <w:color w:val="000000"/>
                <w:sz w:val="20"/>
                <w:szCs w:val="20"/>
              </w:rPr>
              <w:lastRenderedPageBreak/>
              <w:t>выполнения монтажа</w:t>
            </w:r>
          </w:p>
        </w:tc>
        <w:tc>
          <w:tcPr>
            <w:tcW w:w="644" w:type="pct"/>
          </w:tcPr>
          <w:p w14:paraId="5EE441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Внешний образ/вид, крепление, Маркировка</w:t>
            </w:r>
          </w:p>
        </w:tc>
        <w:tc>
          <w:tcPr>
            <w:tcW w:w="644" w:type="pct"/>
          </w:tcPr>
          <w:p w14:paraId="75BE96A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Сроки выполнения </w:t>
            </w:r>
            <w:r w:rsidRPr="00D53134">
              <w:rPr>
                <w:rFonts w:asciiTheme="minorBidi" w:hAnsiTheme="minorBidi"/>
                <w:color w:val="000000"/>
                <w:sz w:val="20"/>
                <w:szCs w:val="20"/>
              </w:rPr>
              <w:lastRenderedPageBreak/>
              <w:t>проверок и контролируемые параметры, Сроки проведения плановых замен и заменяемые элементы</w:t>
            </w:r>
          </w:p>
        </w:tc>
      </w:tr>
      <w:tr w:rsidR="00D53134" w:rsidRPr="00D53134" w14:paraId="3DDD283A" w14:textId="77777777" w:rsidTr="00CF1767">
        <w:tc>
          <w:tcPr>
            <w:tcW w:w="749" w:type="pct"/>
            <w:vMerge/>
          </w:tcPr>
          <w:p w14:paraId="3F248E7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879F4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Силовые кабели</w:t>
            </w:r>
          </w:p>
        </w:tc>
        <w:tc>
          <w:tcPr>
            <w:tcW w:w="718" w:type="pct"/>
          </w:tcPr>
          <w:p w14:paraId="79A0C07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270595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маркировка</w:t>
            </w:r>
          </w:p>
        </w:tc>
        <w:tc>
          <w:tcPr>
            <w:tcW w:w="718" w:type="pct"/>
          </w:tcPr>
          <w:p w14:paraId="1C521A8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14D029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маркировка</w:t>
            </w:r>
          </w:p>
        </w:tc>
        <w:tc>
          <w:tcPr>
            <w:tcW w:w="644" w:type="pct"/>
          </w:tcPr>
          <w:p w14:paraId="10DE5E8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411F8FA" w14:textId="77777777" w:rsidTr="00CF1767">
        <w:tc>
          <w:tcPr>
            <w:tcW w:w="749" w:type="pct"/>
            <w:vMerge/>
          </w:tcPr>
          <w:p w14:paraId="685D01F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321A38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Осветительное оборудование</w:t>
            </w:r>
          </w:p>
        </w:tc>
        <w:tc>
          <w:tcPr>
            <w:tcW w:w="718" w:type="pct"/>
          </w:tcPr>
          <w:p w14:paraId="4C8BEF8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2F70D4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168E5C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6E8081D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53028E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53D71869" w14:textId="77777777" w:rsidTr="00CF1767">
        <w:tc>
          <w:tcPr>
            <w:tcW w:w="749" w:type="pct"/>
            <w:vMerge/>
          </w:tcPr>
          <w:p w14:paraId="6089428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CC9CEE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Розеточная сеть</w:t>
            </w:r>
          </w:p>
        </w:tc>
        <w:tc>
          <w:tcPr>
            <w:tcW w:w="718" w:type="pct"/>
          </w:tcPr>
          <w:p w14:paraId="3512F4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32FD7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4D7288D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3DF8EE1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11D2822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A492F86" w14:textId="77777777" w:rsidTr="00CF1767">
        <w:tc>
          <w:tcPr>
            <w:tcW w:w="749" w:type="pct"/>
            <w:vMerge/>
          </w:tcPr>
          <w:p w14:paraId="7DD0479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A5839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Дизель-генераторные установки</w:t>
            </w:r>
          </w:p>
        </w:tc>
        <w:tc>
          <w:tcPr>
            <w:tcW w:w="718" w:type="pct"/>
          </w:tcPr>
          <w:p w14:paraId="6597AB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68BE02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3F2344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r w:rsidRPr="00D53134">
              <w:rPr>
                <w:rFonts w:asciiTheme="minorBidi" w:hAnsiTheme="minorBidi"/>
                <w:color w:val="000000"/>
                <w:sz w:val="20"/>
                <w:szCs w:val="20"/>
              </w:rPr>
              <w:t>, Сроки выполнения монтажа</w:t>
            </w:r>
          </w:p>
        </w:tc>
        <w:tc>
          <w:tcPr>
            <w:tcW w:w="644" w:type="pct"/>
          </w:tcPr>
          <w:p w14:paraId="4719507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313070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6B63321" w14:textId="77777777" w:rsidTr="00CF1767">
        <w:tc>
          <w:tcPr>
            <w:tcW w:w="749" w:type="pct"/>
            <w:vMerge/>
          </w:tcPr>
          <w:p w14:paraId="54B0E33F"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210AD13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Наружное освещение</w:t>
            </w:r>
          </w:p>
        </w:tc>
        <w:tc>
          <w:tcPr>
            <w:tcW w:w="718" w:type="pct"/>
          </w:tcPr>
          <w:p w14:paraId="3709D3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F02994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71BF2E3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E5C72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4BB1FFF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42CE878" w14:textId="77777777" w:rsidTr="00CF1767">
        <w:tc>
          <w:tcPr>
            <w:tcW w:w="749" w:type="pct"/>
            <w:vMerge/>
          </w:tcPr>
          <w:p w14:paraId="16D41E8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2A3FA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Зарядные станции электромобилей</w:t>
            </w:r>
          </w:p>
        </w:tc>
        <w:tc>
          <w:tcPr>
            <w:tcW w:w="718" w:type="pct"/>
          </w:tcPr>
          <w:p w14:paraId="47DF61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FB1CC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42F402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605E69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4B6B73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0720FDA" w14:textId="77777777" w:rsidTr="00CF1767">
        <w:tc>
          <w:tcPr>
            <w:tcW w:w="749" w:type="pct"/>
            <w:vMerge w:val="restart"/>
          </w:tcPr>
          <w:p w14:paraId="79DF2CD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 xml:space="preserve">Система водоснабжения (включая </w:t>
            </w:r>
            <w:r w:rsidRPr="00D53134">
              <w:rPr>
                <w:rFonts w:asciiTheme="minorBidi" w:hAnsiTheme="minorBidi"/>
                <w:sz w:val="20"/>
                <w:szCs w:val="20"/>
              </w:rPr>
              <w:lastRenderedPageBreak/>
              <w:t>противопожарный водопровод и установки пожаротушения)</w:t>
            </w:r>
          </w:p>
        </w:tc>
        <w:tc>
          <w:tcPr>
            <w:tcW w:w="810" w:type="pct"/>
          </w:tcPr>
          <w:p w14:paraId="01C9226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Крепления</w:t>
            </w:r>
          </w:p>
        </w:tc>
        <w:tc>
          <w:tcPr>
            <w:tcW w:w="718" w:type="pct"/>
          </w:tcPr>
          <w:p w14:paraId="1C3AB1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2B65A4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w:t>
            </w:r>
            <w:r w:rsidRPr="00D53134">
              <w:rPr>
                <w:rFonts w:asciiTheme="minorBidi" w:hAnsiTheme="minorBidi"/>
                <w:color w:val="000000"/>
                <w:sz w:val="20"/>
                <w:szCs w:val="20"/>
              </w:rPr>
              <w:lastRenderedPageBreak/>
              <w:t>Фурнитура/ Оснастка, Маркировка</w:t>
            </w:r>
          </w:p>
        </w:tc>
        <w:tc>
          <w:tcPr>
            <w:tcW w:w="718" w:type="pct"/>
          </w:tcPr>
          <w:p w14:paraId="78B31E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w:t>
            </w:r>
            <w:r w:rsidRPr="00D53134">
              <w:rPr>
                <w:rFonts w:asciiTheme="minorBidi" w:hAnsiTheme="minorBidi"/>
                <w:color w:val="000000"/>
                <w:sz w:val="20"/>
                <w:szCs w:val="20"/>
              </w:rPr>
              <w:lastRenderedPageBreak/>
              <w:t xml:space="preserve">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0AA32F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w:t>
            </w:r>
            <w:r w:rsidRPr="00D53134">
              <w:rPr>
                <w:rFonts w:asciiTheme="minorBidi" w:hAnsiTheme="minorBidi"/>
                <w:color w:val="000000"/>
                <w:sz w:val="20"/>
                <w:szCs w:val="20"/>
              </w:rPr>
              <w:lastRenderedPageBreak/>
              <w:t>образ/вид, Фурнитура/ Оснастка, Маркировка</w:t>
            </w:r>
          </w:p>
        </w:tc>
        <w:tc>
          <w:tcPr>
            <w:tcW w:w="644" w:type="pct"/>
          </w:tcPr>
          <w:p w14:paraId="315CCE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w:t>
            </w:r>
            <w:r w:rsidRPr="00D53134">
              <w:rPr>
                <w:rFonts w:asciiTheme="minorBidi" w:hAnsiTheme="minorBidi"/>
                <w:color w:val="000000"/>
                <w:sz w:val="20"/>
                <w:szCs w:val="20"/>
              </w:rPr>
              <w:lastRenderedPageBreak/>
              <w:t>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0A27E72" w14:textId="77777777" w:rsidTr="00CF1767">
        <w:tc>
          <w:tcPr>
            <w:tcW w:w="749" w:type="pct"/>
            <w:vMerge/>
          </w:tcPr>
          <w:p w14:paraId="42D6F6D6"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4BC84503"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Механическое оборудование</w:t>
            </w:r>
          </w:p>
        </w:tc>
        <w:tc>
          <w:tcPr>
            <w:tcW w:w="718" w:type="pct"/>
          </w:tcPr>
          <w:p w14:paraId="5D0C52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CCD18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2332F72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54002D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3B98E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FE1029F" w14:textId="77777777" w:rsidTr="00CF1767">
        <w:tc>
          <w:tcPr>
            <w:tcW w:w="749" w:type="pct"/>
            <w:vMerge/>
          </w:tcPr>
          <w:p w14:paraId="24D9DD3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5076B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Теплообменники, насосы и насосные станции, технологические </w:t>
            </w:r>
            <w:r w:rsidRPr="00D53134">
              <w:rPr>
                <w:rFonts w:asciiTheme="minorBidi" w:hAnsiTheme="minorBidi"/>
                <w:color w:val="000000"/>
                <w:sz w:val="20"/>
                <w:szCs w:val="20"/>
              </w:rPr>
              <w:lastRenderedPageBreak/>
              <w:t>емкости, коллекторы, системы сбора и подготовки воды для бытовых и технологических нужд.</w:t>
            </w:r>
          </w:p>
        </w:tc>
        <w:tc>
          <w:tcPr>
            <w:tcW w:w="718" w:type="pct"/>
          </w:tcPr>
          <w:p w14:paraId="18AE51A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18" w:type="pct"/>
          </w:tcPr>
          <w:p w14:paraId="727E89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w:t>
            </w:r>
          </w:p>
        </w:tc>
        <w:tc>
          <w:tcPr>
            <w:tcW w:w="718" w:type="pct"/>
          </w:tcPr>
          <w:p w14:paraId="7B7ED77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w:t>
            </w:r>
            <w:r w:rsidRPr="00D53134">
              <w:rPr>
                <w:rFonts w:asciiTheme="minorBidi" w:hAnsiTheme="minorBidi"/>
                <w:color w:val="000000"/>
                <w:sz w:val="20"/>
                <w:szCs w:val="20"/>
              </w:rPr>
              <w:lastRenderedPageBreak/>
              <w:t xml:space="preserve">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C1BCB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w:t>
            </w:r>
            <w:r w:rsidRPr="00D53134">
              <w:rPr>
                <w:rFonts w:asciiTheme="minorBidi" w:hAnsiTheme="minorBidi"/>
                <w:color w:val="000000"/>
                <w:sz w:val="20"/>
                <w:szCs w:val="20"/>
              </w:rPr>
              <w:lastRenderedPageBreak/>
              <w:t>Фурнитура/ Оснастка, Маркировка</w:t>
            </w:r>
          </w:p>
        </w:tc>
        <w:tc>
          <w:tcPr>
            <w:tcW w:w="644" w:type="pct"/>
          </w:tcPr>
          <w:p w14:paraId="61539DF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w:t>
            </w:r>
            <w:r w:rsidRPr="00D53134">
              <w:rPr>
                <w:rFonts w:asciiTheme="minorBidi" w:hAnsiTheme="minorBidi"/>
                <w:color w:val="000000"/>
                <w:sz w:val="20"/>
                <w:szCs w:val="20"/>
              </w:rPr>
              <w:lastRenderedPageBreak/>
              <w:t>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1203B93" w14:textId="77777777" w:rsidTr="00CF1767">
        <w:tc>
          <w:tcPr>
            <w:tcW w:w="749" w:type="pct"/>
            <w:vMerge/>
          </w:tcPr>
          <w:p w14:paraId="562E766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F82770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Измерительные приборы, приборы учета</w:t>
            </w:r>
          </w:p>
        </w:tc>
        <w:tc>
          <w:tcPr>
            <w:tcW w:w="718" w:type="pct"/>
          </w:tcPr>
          <w:p w14:paraId="5B1C7D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EF999C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788C6C7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E2AB6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799C4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2593862" w14:textId="77777777" w:rsidTr="00CF1767">
        <w:tc>
          <w:tcPr>
            <w:tcW w:w="749" w:type="pct"/>
            <w:vMerge/>
          </w:tcPr>
          <w:p w14:paraId="3C9A525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755A89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Трубопроводы</w:t>
            </w:r>
          </w:p>
        </w:tc>
        <w:tc>
          <w:tcPr>
            <w:tcW w:w="718" w:type="pct"/>
          </w:tcPr>
          <w:p w14:paraId="7C30E87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7B5402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w:t>
            </w:r>
          </w:p>
        </w:tc>
        <w:tc>
          <w:tcPr>
            <w:tcW w:w="718" w:type="pct"/>
          </w:tcPr>
          <w:p w14:paraId="60F051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Оснастка, </w:t>
            </w:r>
            <w:r w:rsidRPr="00D53134">
              <w:rPr>
                <w:rFonts w:asciiTheme="minorBidi" w:hAnsiTheme="minorBidi"/>
                <w:color w:val="000000"/>
                <w:sz w:val="20"/>
                <w:szCs w:val="20"/>
              </w:rPr>
              <w:lastRenderedPageBreak/>
              <w:t xml:space="preserve">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E7917D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w:t>
            </w:r>
          </w:p>
        </w:tc>
        <w:tc>
          <w:tcPr>
            <w:tcW w:w="644" w:type="pct"/>
          </w:tcPr>
          <w:p w14:paraId="0695228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143565A" w14:textId="77777777" w:rsidTr="00CF1767">
        <w:tc>
          <w:tcPr>
            <w:tcW w:w="749" w:type="pct"/>
            <w:vMerge/>
          </w:tcPr>
          <w:p w14:paraId="53D4BDB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37E5B6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 трубопроводов</w:t>
            </w:r>
          </w:p>
        </w:tc>
        <w:tc>
          <w:tcPr>
            <w:tcW w:w="718" w:type="pct"/>
          </w:tcPr>
          <w:p w14:paraId="4185AD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0677A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CC387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442FC3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8D3D2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8B7F242" w14:textId="77777777" w:rsidTr="00CF1767">
        <w:tc>
          <w:tcPr>
            <w:tcW w:w="749" w:type="pct"/>
            <w:vMerge/>
          </w:tcPr>
          <w:p w14:paraId="6F54B6E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FFA8215"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Изоляция трубопроводов</w:t>
            </w:r>
          </w:p>
        </w:tc>
        <w:tc>
          <w:tcPr>
            <w:tcW w:w="718" w:type="pct"/>
          </w:tcPr>
          <w:p w14:paraId="685D2D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9A0D73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A6D41C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lastRenderedPageBreak/>
              <w:t>Наименование по каталогу, Артикул по каталогу</w:t>
            </w:r>
          </w:p>
        </w:tc>
        <w:tc>
          <w:tcPr>
            <w:tcW w:w="644" w:type="pct"/>
          </w:tcPr>
          <w:p w14:paraId="1C825A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w:t>
            </w:r>
          </w:p>
        </w:tc>
        <w:tc>
          <w:tcPr>
            <w:tcW w:w="644" w:type="pct"/>
          </w:tcPr>
          <w:p w14:paraId="4FC737E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Оснастка, </w:t>
            </w:r>
            <w:r w:rsidRPr="00D53134">
              <w:rPr>
                <w:rFonts w:asciiTheme="minorBidi" w:hAnsiTheme="minorBidi"/>
                <w:color w:val="000000"/>
                <w:sz w:val="20"/>
                <w:szCs w:val="20"/>
              </w:rPr>
              <w:lastRenderedPageBreak/>
              <w:t>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7F92928" w14:textId="77777777" w:rsidTr="00CF1767">
        <w:tc>
          <w:tcPr>
            <w:tcW w:w="749" w:type="pct"/>
            <w:vMerge/>
          </w:tcPr>
          <w:p w14:paraId="33D58BF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2667EB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Крепления трубопроводов</w:t>
            </w:r>
          </w:p>
        </w:tc>
        <w:tc>
          <w:tcPr>
            <w:tcW w:w="718" w:type="pct"/>
          </w:tcPr>
          <w:p w14:paraId="5117BD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6D33F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412E72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DDA944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578023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9E7125E" w14:textId="77777777" w:rsidTr="00CF1767">
        <w:tc>
          <w:tcPr>
            <w:tcW w:w="749" w:type="pct"/>
            <w:vMerge/>
          </w:tcPr>
          <w:p w14:paraId="0CACBA14"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596B3CDF"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Сантехническое оборудование</w:t>
            </w:r>
          </w:p>
        </w:tc>
        <w:tc>
          <w:tcPr>
            <w:tcW w:w="718" w:type="pct"/>
          </w:tcPr>
          <w:p w14:paraId="020B2C4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1AE5D8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9471E0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 xml:space="preserve">Наименование по </w:t>
            </w:r>
            <w:r w:rsidRPr="00D53134">
              <w:rPr>
                <w:rFonts w:asciiTheme="minorBidi" w:eastAsia="Times New Roman" w:hAnsiTheme="minorBidi"/>
                <w:color w:val="000000"/>
                <w:sz w:val="20"/>
                <w:szCs w:val="20"/>
              </w:rPr>
              <w:lastRenderedPageBreak/>
              <w:t>каталогу, Артикул по каталогу</w:t>
            </w:r>
          </w:p>
        </w:tc>
        <w:tc>
          <w:tcPr>
            <w:tcW w:w="644" w:type="pct"/>
          </w:tcPr>
          <w:p w14:paraId="5857A11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Внешний образ/вид, Фурнитура/ Оснастка, Маркировка</w:t>
            </w:r>
          </w:p>
        </w:tc>
        <w:tc>
          <w:tcPr>
            <w:tcW w:w="644" w:type="pct"/>
          </w:tcPr>
          <w:p w14:paraId="34CAFA0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hAnsiTheme="minorBidi"/>
                <w:color w:val="000000"/>
                <w:sz w:val="20"/>
                <w:szCs w:val="20"/>
              </w:rPr>
              <w:lastRenderedPageBreak/>
              <w:t>Сроки выполнения проверок и контролируемые параметры, Сроки проведения плановых замен и заменяемые элементы</w:t>
            </w:r>
          </w:p>
        </w:tc>
      </w:tr>
      <w:tr w:rsidR="00D53134" w:rsidRPr="00D53134" w14:paraId="65E1E723" w14:textId="77777777" w:rsidTr="00CF1767">
        <w:tc>
          <w:tcPr>
            <w:tcW w:w="749" w:type="pct"/>
            <w:vMerge w:val="restart"/>
          </w:tcPr>
          <w:p w14:paraId="60B89DF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Система водоотведения</w:t>
            </w:r>
          </w:p>
        </w:tc>
        <w:tc>
          <w:tcPr>
            <w:tcW w:w="810" w:type="pct"/>
          </w:tcPr>
          <w:p w14:paraId="2590728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Крепления</w:t>
            </w:r>
          </w:p>
        </w:tc>
        <w:tc>
          <w:tcPr>
            <w:tcW w:w="718" w:type="pct"/>
          </w:tcPr>
          <w:p w14:paraId="3185A90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6FB2A6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3B882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86E236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4450ABF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33F1FB3" w14:textId="77777777" w:rsidTr="00CF1767">
        <w:tc>
          <w:tcPr>
            <w:tcW w:w="749" w:type="pct"/>
            <w:vMerge/>
          </w:tcPr>
          <w:p w14:paraId="266D23B3"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43FF58C7"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Механическое оборудование</w:t>
            </w:r>
          </w:p>
        </w:tc>
        <w:tc>
          <w:tcPr>
            <w:tcW w:w="718" w:type="pct"/>
          </w:tcPr>
          <w:p w14:paraId="35FDA07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E01A45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00B40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 xml:space="preserve">Наименование по </w:t>
            </w:r>
            <w:r w:rsidRPr="00D53134">
              <w:rPr>
                <w:rFonts w:asciiTheme="minorBidi" w:eastAsia="Times New Roman" w:hAnsiTheme="minorBidi"/>
                <w:color w:val="000000"/>
                <w:sz w:val="20"/>
                <w:szCs w:val="20"/>
              </w:rPr>
              <w:lastRenderedPageBreak/>
              <w:t>каталогу, Артикул по каталогу</w:t>
            </w:r>
          </w:p>
        </w:tc>
        <w:tc>
          <w:tcPr>
            <w:tcW w:w="644" w:type="pct"/>
          </w:tcPr>
          <w:p w14:paraId="4AC6A6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Внешний образ/вид, Фурнитура/ Оснастка, Маркировка</w:t>
            </w:r>
          </w:p>
        </w:tc>
        <w:tc>
          <w:tcPr>
            <w:tcW w:w="644" w:type="pct"/>
          </w:tcPr>
          <w:p w14:paraId="41E7C36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w:t>
            </w:r>
            <w:r w:rsidRPr="00D53134">
              <w:rPr>
                <w:rFonts w:asciiTheme="minorBidi" w:hAnsiTheme="minorBidi"/>
                <w:color w:val="000000"/>
                <w:sz w:val="20"/>
                <w:szCs w:val="20"/>
              </w:rPr>
              <w:lastRenderedPageBreak/>
              <w:t>выполнения проверок и контролируемые параметры, Сроки проведения плановых замен и заменяемые элементы</w:t>
            </w:r>
          </w:p>
        </w:tc>
      </w:tr>
      <w:tr w:rsidR="00D53134" w:rsidRPr="00D53134" w14:paraId="5530B27A" w14:textId="77777777" w:rsidTr="00CF1767">
        <w:tc>
          <w:tcPr>
            <w:tcW w:w="749" w:type="pct"/>
            <w:vMerge/>
          </w:tcPr>
          <w:p w14:paraId="57B0107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874513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Теплообменники, насосы и насосные станции, технологические емкости, коллекторы, системы сбора и подготовки воды для бытовых и технологических нужд.</w:t>
            </w:r>
          </w:p>
        </w:tc>
        <w:tc>
          <w:tcPr>
            <w:tcW w:w="718" w:type="pct"/>
          </w:tcPr>
          <w:p w14:paraId="415C765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33576E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5200AD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94D6C9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A4ADDE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4FD07E3A" w14:textId="77777777" w:rsidTr="00CF1767">
        <w:tc>
          <w:tcPr>
            <w:tcW w:w="749" w:type="pct"/>
            <w:vMerge/>
          </w:tcPr>
          <w:p w14:paraId="483BC2F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7B282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Измерительные приборы, приборы учета</w:t>
            </w:r>
          </w:p>
        </w:tc>
        <w:tc>
          <w:tcPr>
            <w:tcW w:w="718" w:type="pct"/>
          </w:tcPr>
          <w:p w14:paraId="56443D8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2F8B77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6AA300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0A61ED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9DFF54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w:t>
            </w:r>
            <w:r w:rsidRPr="00D53134">
              <w:rPr>
                <w:rFonts w:asciiTheme="minorBidi" w:hAnsiTheme="minorBidi"/>
                <w:color w:val="000000"/>
                <w:sz w:val="20"/>
                <w:szCs w:val="20"/>
              </w:rPr>
              <w:lastRenderedPageBreak/>
              <w:t>проверок и контролируемые параметры, Сроки проведения плановых замен и заменяемые элементы</w:t>
            </w:r>
          </w:p>
        </w:tc>
      </w:tr>
      <w:tr w:rsidR="00D53134" w:rsidRPr="00D53134" w14:paraId="617AA857" w14:textId="77777777" w:rsidTr="00CF1767">
        <w:tc>
          <w:tcPr>
            <w:tcW w:w="749" w:type="pct"/>
            <w:vMerge/>
          </w:tcPr>
          <w:p w14:paraId="0C87591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F711E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Трубопроводы</w:t>
            </w:r>
          </w:p>
        </w:tc>
        <w:tc>
          <w:tcPr>
            <w:tcW w:w="718" w:type="pct"/>
          </w:tcPr>
          <w:p w14:paraId="71A12EE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F90FE4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876CF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0F8556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1F079B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3776478" w14:textId="77777777" w:rsidTr="00CF1767">
        <w:tc>
          <w:tcPr>
            <w:tcW w:w="749" w:type="pct"/>
            <w:vMerge/>
          </w:tcPr>
          <w:p w14:paraId="3998EE4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AFA812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 трубопроводов</w:t>
            </w:r>
          </w:p>
        </w:tc>
        <w:tc>
          <w:tcPr>
            <w:tcW w:w="718" w:type="pct"/>
          </w:tcPr>
          <w:p w14:paraId="373A4B3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264CC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0075C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57F93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A5D2C3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w:t>
            </w:r>
            <w:r w:rsidRPr="00D53134">
              <w:rPr>
                <w:rFonts w:asciiTheme="minorBidi" w:hAnsiTheme="minorBidi"/>
                <w:color w:val="000000"/>
                <w:sz w:val="20"/>
                <w:szCs w:val="20"/>
              </w:rPr>
              <w:lastRenderedPageBreak/>
              <w:t>контролируемые параметры, Сроки проведения плановых замен и заменяемые элементы</w:t>
            </w:r>
          </w:p>
        </w:tc>
      </w:tr>
      <w:tr w:rsidR="00D53134" w:rsidRPr="00D53134" w14:paraId="154212F4" w14:textId="77777777" w:rsidTr="00CF1767">
        <w:tc>
          <w:tcPr>
            <w:tcW w:w="749" w:type="pct"/>
            <w:vMerge/>
          </w:tcPr>
          <w:p w14:paraId="76564BE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7AA9D81"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Изоляция трубопроводов</w:t>
            </w:r>
          </w:p>
        </w:tc>
        <w:tc>
          <w:tcPr>
            <w:tcW w:w="718" w:type="pct"/>
          </w:tcPr>
          <w:p w14:paraId="17694DE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3DDD9F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7A479C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858AE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D1D39D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1D8A663" w14:textId="77777777" w:rsidTr="00CF1767">
        <w:tc>
          <w:tcPr>
            <w:tcW w:w="749" w:type="pct"/>
            <w:vMerge/>
          </w:tcPr>
          <w:p w14:paraId="22DDE6B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5E7FC2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Крепления трубопроводов</w:t>
            </w:r>
          </w:p>
        </w:tc>
        <w:tc>
          <w:tcPr>
            <w:tcW w:w="718" w:type="pct"/>
          </w:tcPr>
          <w:p w14:paraId="1FC1349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20A74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762B98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017B88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B20BBF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w:t>
            </w:r>
            <w:r w:rsidRPr="00D53134">
              <w:rPr>
                <w:rFonts w:asciiTheme="minorBidi" w:hAnsiTheme="minorBidi"/>
                <w:color w:val="000000"/>
                <w:sz w:val="20"/>
                <w:szCs w:val="20"/>
              </w:rPr>
              <w:lastRenderedPageBreak/>
              <w:t>параметры, Сроки проведения плановых замен и заменяемые элементы</w:t>
            </w:r>
          </w:p>
        </w:tc>
      </w:tr>
      <w:tr w:rsidR="00D53134" w:rsidRPr="00D53134" w14:paraId="561ECEA6" w14:textId="77777777" w:rsidTr="00CF1767">
        <w:tc>
          <w:tcPr>
            <w:tcW w:w="749" w:type="pct"/>
            <w:vMerge/>
          </w:tcPr>
          <w:p w14:paraId="5F74024C"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008911C1"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Сантехническое оборудование</w:t>
            </w:r>
          </w:p>
        </w:tc>
        <w:tc>
          <w:tcPr>
            <w:tcW w:w="718" w:type="pct"/>
          </w:tcPr>
          <w:p w14:paraId="257ABB0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066ECC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796EB8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3D61F5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87E08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B53AA4E" w14:textId="77777777" w:rsidTr="00CF1767">
        <w:tc>
          <w:tcPr>
            <w:tcW w:w="749" w:type="pct"/>
            <w:vMerge/>
          </w:tcPr>
          <w:p w14:paraId="76EAAA4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393DFFB"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Дренажные воронки, лотки</w:t>
            </w:r>
          </w:p>
          <w:p w14:paraId="7B0466D6"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72EA2A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C7EE5B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4B3FD9A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6B8CAC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ECD76C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w:t>
            </w:r>
            <w:r w:rsidRPr="00D53134">
              <w:rPr>
                <w:rFonts w:asciiTheme="minorBidi" w:hAnsiTheme="minorBidi"/>
                <w:color w:val="000000"/>
                <w:sz w:val="20"/>
                <w:szCs w:val="20"/>
              </w:rPr>
              <w:lastRenderedPageBreak/>
              <w:t>Сроки проведения плановых замен и заменяемые элементы</w:t>
            </w:r>
          </w:p>
        </w:tc>
      </w:tr>
      <w:tr w:rsidR="00D53134" w:rsidRPr="00D53134" w14:paraId="48F6AE42" w14:textId="77777777" w:rsidTr="00CF1767">
        <w:tc>
          <w:tcPr>
            <w:tcW w:w="749" w:type="pct"/>
            <w:vMerge w:val="restart"/>
          </w:tcPr>
          <w:p w14:paraId="53B95AA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Отопление, вентиляция, кондиционирование воздуха, теплоснабжение</w:t>
            </w:r>
          </w:p>
        </w:tc>
        <w:tc>
          <w:tcPr>
            <w:tcW w:w="810" w:type="pct"/>
          </w:tcPr>
          <w:p w14:paraId="08D6F3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Воздуховоды</w:t>
            </w:r>
          </w:p>
        </w:tc>
        <w:tc>
          <w:tcPr>
            <w:tcW w:w="718" w:type="pct"/>
          </w:tcPr>
          <w:p w14:paraId="39376A1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DEE579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BA3F8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C86F79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0D5E67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2AA7215" w14:textId="77777777" w:rsidTr="00CF1767">
        <w:tc>
          <w:tcPr>
            <w:tcW w:w="749" w:type="pct"/>
            <w:vMerge/>
          </w:tcPr>
          <w:p w14:paraId="3A87E3B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A37666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 воздуховодов</w:t>
            </w:r>
          </w:p>
        </w:tc>
        <w:tc>
          <w:tcPr>
            <w:tcW w:w="718" w:type="pct"/>
          </w:tcPr>
          <w:p w14:paraId="0A605A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2D7BEB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5F692F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F71F8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25B46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w:t>
            </w:r>
            <w:r w:rsidRPr="00D53134">
              <w:rPr>
                <w:rFonts w:asciiTheme="minorBidi" w:hAnsiTheme="minorBidi"/>
                <w:color w:val="000000"/>
                <w:sz w:val="20"/>
                <w:szCs w:val="20"/>
              </w:rPr>
              <w:lastRenderedPageBreak/>
              <w:t>проведения плановых замен и заменяемые элементы</w:t>
            </w:r>
          </w:p>
        </w:tc>
      </w:tr>
      <w:tr w:rsidR="00D53134" w:rsidRPr="00D53134" w14:paraId="0958CE1A" w14:textId="77777777" w:rsidTr="00CF1767">
        <w:tc>
          <w:tcPr>
            <w:tcW w:w="749" w:type="pct"/>
            <w:vMerge/>
          </w:tcPr>
          <w:p w14:paraId="0FE7745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D66BF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Регуляторы расхода воздуха</w:t>
            </w:r>
          </w:p>
        </w:tc>
        <w:tc>
          <w:tcPr>
            <w:tcW w:w="718" w:type="pct"/>
          </w:tcPr>
          <w:p w14:paraId="29CDEE3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C39785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23CAAE2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1889E8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136AB5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6F03AAF" w14:textId="77777777" w:rsidTr="00CF1767">
        <w:tc>
          <w:tcPr>
            <w:tcW w:w="749" w:type="pct"/>
            <w:vMerge/>
          </w:tcPr>
          <w:p w14:paraId="2EE7819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262E5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Огнезадерживающие клапана</w:t>
            </w:r>
          </w:p>
        </w:tc>
        <w:tc>
          <w:tcPr>
            <w:tcW w:w="718" w:type="pct"/>
          </w:tcPr>
          <w:p w14:paraId="26FFDE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118C8B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6ED8634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E6481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0C8805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556ADA06" w14:textId="77777777" w:rsidTr="00CF1767">
        <w:tc>
          <w:tcPr>
            <w:tcW w:w="749" w:type="pct"/>
            <w:vMerge/>
          </w:tcPr>
          <w:p w14:paraId="5908248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86DA6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Изоляция воздуховодов</w:t>
            </w:r>
          </w:p>
        </w:tc>
        <w:tc>
          <w:tcPr>
            <w:tcW w:w="718" w:type="pct"/>
          </w:tcPr>
          <w:p w14:paraId="11A2386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75B043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9BE67D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8A14D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1F1DCD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26EA003" w14:textId="77777777" w:rsidTr="00CF1767">
        <w:tc>
          <w:tcPr>
            <w:tcW w:w="749" w:type="pct"/>
            <w:vMerge/>
          </w:tcPr>
          <w:p w14:paraId="7F3AF68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40FF3B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Воздухораспределители</w:t>
            </w:r>
          </w:p>
        </w:tc>
        <w:tc>
          <w:tcPr>
            <w:tcW w:w="718" w:type="pct"/>
          </w:tcPr>
          <w:p w14:paraId="4306156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B6F69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C3335B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39FFE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1BF072B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183E2B68" w14:textId="77777777" w:rsidTr="00CF1767">
        <w:tc>
          <w:tcPr>
            <w:tcW w:w="749" w:type="pct"/>
            <w:vMerge/>
          </w:tcPr>
          <w:p w14:paraId="18FD8DC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233BF9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Крепления</w:t>
            </w:r>
          </w:p>
        </w:tc>
        <w:tc>
          <w:tcPr>
            <w:tcW w:w="718" w:type="pct"/>
          </w:tcPr>
          <w:p w14:paraId="2648D5B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33BEE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D4ACAD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953E5B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2A112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D53A96F" w14:textId="77777777" w:rsidTr="00CF1767">
        <w:tc>
          <w:tcPr>
            <w:tcW w:w="749" w:type="pct"/>
            <w:vMerge/>
          </w:tcPr>
          <w:p w14:paraId="2413EE7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BB092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Механическое оборудование</w:t>
            </w:r>
          </w:p>
        </w:tc>
        <w:tc>
          <w:tcPr>
            <w:tcW w:w="718" w:type="pct"/>
          </w:tcPr>
          <w:p w14:paraId="3000F79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02855B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66D4E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A5E235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87EA3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4316942C" w14:textId="77777777" w:rsidTr="00CF1767">
        <w:tc>
          <w:tcPr>
            <w:tcW w:w="749" w:type="pct"/>
            <w:vMerge/>
          </w:tcPr>
          <w:p w14:paraId="0D98072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C5738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Оборудование подготовки и хранения лабораторных газов (жидкий азот, азот(N2)).</w:t>
            </w:r>
          </w:p>
        </w:tc>
        <w:tc>
          <w:tcPr>
            <w:tcW w:w="718" w:type="pct"/>
          </w:tcPr>
          <w:p w14:paraId="591FCF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45B1C0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264E307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0A6713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C5139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14C92DF4" w14:textId="77777777" w:rsidTr="00CF1767">
        <w:tc>
          <w:tcPr>
            <w:tcW w:w="749" w:type="pct"/>
            <w:vMerge/>
          </w:tcPr>
          <w:p w14:paraId="543F452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A4DF6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Теплообменники, насосы и насосные станции, технологические емкости (напорные гидробаки, газовые баллоны АУГП, накопительные емкости), шкафы пожаротушения, коллекторы АУГП, системы сбора и подготовки воды для бытовых и технологических нужд.</w:t>
            </w:r>
          </w:p>
        </w:tc>
        <w:tc>
          <w:tcPr>
            <w:tcW w:w="718" w:type="pct"/>
          </w:tcPr>
          <w:p w14:paraId="3C02622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27B5A4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1439B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69B551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BF7998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78A242F2" w14:textId="77777777" w:rsidTr="00CF1767">
        <w:tc>
          <w:tcPr>
            <w:tcW w:w="749" w:type="pct"/>
            <w:vMerge/>
          </w:tcPr>
          <w:p w14:paraId="04F4AAC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94782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Измерительные приборы, приборы учета</w:t>
            </w:r>
          </w:p>
        </w:tc>
        <w:tc>
          <w:tcPr>
            <w:tcW w:w="718" w:type="pct"/>
          </w:tcPr>
          <w:p w14:paraId="075457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9AEC2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058C35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84B02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0B55C4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703CF65" w14:textId="77777777" w:rsidTr="00CF1767">
        <w:tc>
          <w:tcPr>
            <w:tcW w:w="749" w:type="pct"/>
            <w:vMerge/>
          </w:tcPr>
          <w:p w14:paraId="03EF237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82F84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Трубопроводы</w:t>
            </w:r>
          </w:p>
        </w:tc>
        <w:tc>
          <w:tcPr>
            <w:tcW w:w="718" w:type="pct"/>
          </w:tcPr>
          <w:p w14:paraId="2202173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541C3E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704E8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62464B7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DC985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4B763D6A" w14:textId="77777777" w:rsidTr="00CF1767">
        <w:tc>
          <w:tcPr>
            <w:tcW w:w="749" w:type="pct"/>
            <w:vMerge/>
          </w:tcPr>
          <w:p w14:paraId="6838422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15005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 трубопроводов</w:t>
            </w:r>
          </w:p>
        </w:tc>
        <w:tc>
          <w:tcPr>
            <w:tcW w:w="718" w:type="pct"/>
          </w:tcPr>
          <w:p w14:paraId="05FE456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06BA6B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8C44F9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E2EE99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48C512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17A45A0A" w14:textId="77777777" w:rsidTr="00CF1767">
        <w:tc>
          <w:tcPr>
            <w:tcW w:w="749" w:type="pct"/>
            <w:vMerge/>
          </w:tcPr>
          <w:p w14:paraId="121EEC9E"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7682C76"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Изоляция трубопроводов</w:t>
            </w:r>
          </w:p>
          <w:p w14:paraId="027E7427"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483AA20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0C65F6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EA115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4BC053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C20F6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69D92416" w14:textId="77777777" w:rsidTr="00CF1767">
        <w:tc>
          <w:tcPr>
            <w:tcW w:w="749" w:type="pct"/>
            <w:vMerge/>
          </w:tcPr>
          <w:p w14:paraId="171EE99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7F4AD16"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Крепления трубопроводов</w:t>
            </w:r>
          </w:p>
        </w:tc>
        <w:tc>
          <w:tcPr>
            <w:tcW w:w="718" w:type="pct"/>
          </w:tcPr>
          <w:p w14:paraId="20A0ED4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8BC61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4DEE18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2364E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867314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136826F0" w14:textId="77777777" w:rsidTr="00CF1767">
        <w:tc>
          <w:tcPr>
            <w:tcW w:w="749" w:type="pct"/>
            <w:vMerge/>
          </w:tcPr>
          <w:p w14:paraId="4A4A56E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0F4BF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Сантехническое оборудование</w:t>
            </w:r>
          </w:p>
        </w:tc>
        <w:tc>
          <w:tcPr>
            <w:tcW w:w="718" w:type="pct"/>
          </w:tcPr>
          <w:p w14:paraId="6871B3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D07536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4D18A3C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54F52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F2ED9D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2B47C9F8" w14:textId="77777777" w:rsidTr="00CF1767">
        <w:tc>
          <w:tcPr>
            <w:tcW w:w="749" w:type="pct"/>
            <w:vMerge/>
          </w:tcPr>
          <w:p w14:paraId="1DAA752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F5CC982"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Дренажные воронки, лотки</w:t>
            </w:r>
          </w:p>
        </w:tc>
        <w:tc>
          <w:tcPr>
            <w:tcW w:w="718" w:type="pct"/>
          </w:tcPr>
          <w:p w14:paraId="15AB5B7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69E1AD6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1C5AD2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679039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305A99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4D0894FB" w14:textId="77777777" w:rsidTr="00CF1767">
        <w:tc>
          <w:tcPr>
            <w:tcW w:w="749" w:type="pct"/>
            <w:vMerge w:val="restart"/>
          </w:tcPr>
          <w:p w14:paraId="7C1BE6D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Слаботочные системы (включая пожарную сигнализацию)</w:t>
            </w:r>
          </w:p>
        </w:tc>
        <w:tc>
          <w:tcPr>
            <w:tcW w:w="810" w:type="pct"/>
          </w:tcPr>
          <w:p w14:paraId="5573A55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Кабеленесущие системы</w:t>
            </w:r>
          </w:p>
        </w:tc>
        <w:tc>
          <w:tcPr>
            <w:tcW w:w="718" w:type="pct"/>
          </w:tcPr>
          <w:p w14:paraId="509ACF5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E1173E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718" w:type="pct"/>
          </w:tcPr>
          <w:p w14:paraId="5E9763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0DD24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44" w:type="pct"/>
          </w:tcPr>
          <w:p w14:paraId="6EBC68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4D91D4CB" w14:textId="77777777" w:rsidTr="00CF1767">
        <w:tc>
          <w:tcPr>
            <w:tcW w:w="749" w:type="pct"/>
            <w:vMerge/>
          </w:tcPr>
          <w:p w14:paraId="5D483CD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75223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Кабельные линии магистральной подсистемы</w:t>
            </w:r>
          </w:p>
        </w:tc>
        <w:tc>
          <w:tcPr>
            <w:tcW w:w="718" w:type="pct"/>
          </w:tcPr>
          <w:p w14:paraId="65323F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3CC979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6AE019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Структурная схема</w:t>
            </w:r>
          </w:p>
        </w:tc>
        <w:tc>
          <w:tcPr>
            <w:tcW w:w="644" w:type="pct"/>
          </w:tcPr>
          <w:p w14:paraId="323D475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73E5AFA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B73619A" w14:textId="77777777" w:rsidTr="00CF1767">
        <w:tc>
          <w:tcPr>
            <w:tcW w:w="749" w:type="pct"/>
            <w:vMerge/>
          </w:tcPr>
          <w:p w14:paraId="6E9D524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46A42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Коммутационные шкафы, распределительные шкафы, кроссы, распределительные коробки</w:t>
            </w:r>
          </w:p>
        </w:tc>
        <w:tc>
          <w:tcPr>
            <w:tcW w:w="718" w:type="pct"/>
          </w:tcPr>
          <w:p w14:paraId="1B790D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DF8F2C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комплектующие, активное оборудование, Маркировка</w:t>
            </w:r>
          </w:p>
        </w:tc>
        <w:tc>
          <w:tcPr>
            <w:tcW w:w="718" w:type="pct"/>
          </w:tcPr>
          <w:p w14:paraId="228726B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комплектующие, активное оборудование,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p>
        </w:tc>
        <w:tc>
          <w:tcPr>
            <w:tcW w:w="644" w:type="pct"/>
          </w:tcPr>
          <w:p w14:paraId="35E62E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комплектующие, активное оборудование, Маркировка</w:t>
            </w:r>
          </w:p>
        </w:tc>
        <w:tc>
          <w:tcPr>
            <w:tcW w:w="644" w:type="pct"/>
          </w:tcPr>
          <w:p w14:paraId="5A8FD88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комплектующие, активное оборудование, Маркировка,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1EBE7A98" w14:textId="77777777" w:rsidTr="00CF1767">
        <w:tc>
          <w:tcPr>
            <w:tcW w:w="749" w:type="pct"/>
            <w:vMerge/>
          </w:tcPr>
          <w:p w14:paraId="74743C9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A4653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Розеточная сеть</w:t>
            </w:r>
          </w:p>
        </w:tc>
        <w:tc>
          <w:tcPr>
            <w:tcW w:w="718" w:type="pct"/>
          </w:tcPr>
          <w:p w14:paraId="670DFBA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E7CA9C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718" w:type="pct"/>
          </w:tcPr>
          <w:p w14:paraId="2F8A559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w:t>
            </w:r>
            <w:r w:rsidRPr="00D53134">
              <w:rPr>
                <w:rFonts w:asciiTheme="minorBidi" w:eastAsia="Times New Roman" w:hAnsiTheme="minorBidi"/>
                <w:color w:val="000000"/>
                <w:sz w:val="20"/>
                <w:szCs w:val="20"/>
              </w:rPr>
              <w:t>Наименование, принципиальная схема, спецификация</w:t>
            </w:r>
          </w:p>
        </w:tc>
        <w:tc>
          <w:tcPr>
            <w:tcW w:w="644" w:type="pct"/>
          </w:tcPr>
          <w:p w14:paraId="690360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644" w:type="pct"/>
          </w:tcPr>
          <w:p w14:paraId="41A62AA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7F027A8" w14:textId="77777777" w:rsidTr="00CF1767">
        <w:tc>
          <w:tcPr>
            <w:tcW w:w="749" w:type="pct"/>
            <w:vMerge/>
          </w:tcPr>
          <w:p w14:paraId="0C71E8B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8F9A9F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Оконечное, абонентское оборудование</w:t>
            </w:r>
          </w:p>
        </w:tc>
        <w:tc>
          <w:tcPr>
            <w:tcW w:w="718" w:type="pct"/>
          </w:tcPr>
          <w:p w14:paraId="6CFA61B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C8476E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Фурнитура/ Оснастка, комплектующие</w:t>
            </w:r>
          </w:p>
        </w:tc>
        <w:tc>
          <w:tcPr>
            <w:tcW w:w="718" w:type="pct"/>
          </w:tcPr>
          <w:p w14:paraId="60D2AE2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Фурнитура/ Оснастка, комплектующие,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0D70AC8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Фурнитура/ Оснастка, комплектующие</w:t>
            </w:r>
          </w:p>
        </w:tc>
        <w:tc>
          <w:tcPr>
            <w:tcW w:w="644" w:type="pct"/>
          </w:tcPr>
          <w:p w14:paraId="3698332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Фурнитура/ Оснастка, комплектующие,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6F1050C4" w14:textId="77777777" w:rsidTr="00CF1767">
        <w:tc>
          <w:tcPr>
            <w:tcW w:w="749" w:type="pct"/>
            <w:vMerge/>
          </w:tcPr>
          <w:p w14:paraId="232E177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A4837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Антенное оборудование</w:t>
            </w:r>
          </w:p>
        </w:tc>
        <w:tc>
          <w:tcPr>
            <w:tcW w:w="718" w:type="pct"/>
          </w:tcPr>
          <w:p w14:paraId="7F7ABE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22E9259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w:t>
            </w:r>
          </w:p>
        </w:tc>
        <w:tc>
          <w:tcPr>
            <w:tcW w:w="718" w:type="pct"/>
          </w:tcPr>
          <w:p w14:paraId="65539C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положение,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3B5E56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w:t>
            </w:r>
          </w:p>
        </w:tc>
        <w:tc>
          <w:tcPr>
            <w:tcW w:w="644" w:type="pct"/>
          </w:tcPr>
          <w:p w14:paraId="042DE0A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 Сроки выполнения проверок и контролируемые параметры, Сроки проведения плановых замен и заменяемые элементы</w:t>
            </w:r>
          </w:p>
        </w:tc>
      </w:tr>
      <w:tr w:rsidR="00D53134" w:rsidRPr="00D53134" w14:paraId="4AB69077" w14:textId="77777777" w:rsidTr="00CF1767">
        <w:tc>
          <w:tcPr>
            <w:tcW w:w="749" w:type="pct"/>
            <w:vMerge/>
          </w:tcPr>
          <w:p w14:paraId="5FF750D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DE4EF4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Мультимедийное оборудование</w:t>
            </w:r>
          </w:p>
        </w:tc>
        <w:tc>
          <w:tcPr>
            <w:tcW w:w="718" w:type="pct"/>
          </w:tcPr>
          <w:p w14:paraId="42BCEA0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46A3F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 крепления, опоры, комплектующие, Маркировка</w:t>
            </w:r>
          </w:p>
        </w:tc>
        <w:tc>
          <w:tcPr>
            <w:tcW w:w="718" w:type="pct"/>
          </w:tcPr>
          <w:p w14:paraId="5B1E2C4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положение, крепления, опоры, комплектующие,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F94ADD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 крепления, опоры, комплектующие, Маркировка</w:t>
            </w:r>
          </w:p>
        </w:tc>
        <w:tc>
          <w:tcPr>
            <w:tcW w:w="644" w:type="pct"/>
          </w:tcPr>
          <w:p w14:paraId="75DD6D4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положение, крепления, опоры, комплектующие,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1314F081" w14:textId="77777777" w:rsidTr="00CF1767">
        <w:tc>
          <w:tcPr>
            <w:tcW w:w="749" w:type="pct"/>
            <w:vMerge/>
          </w:tcPr>
          <w:p w14:paraId="58D1045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59F5E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Информационные панели и знаки</w:t>
            </w:r>
          </w:p>
        </w:tc>
        <w:tc>
          <w:tcPr>
            <w:tcW w:w="718" w:type="pct"/>
          </w:tcPr>
          <w:p w14:paraId="2DEC105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43C352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крепления, комплектующие Маркировка</w:t>
            </w:r>
          </w:p>
        </w:tc>
        <w:tc>
          <w:tcPr>
            <w:tcW w:w="718" w:type="pct"/>
          </w:tcPr>
          <w:p w14:paraId="24CFAE3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Внешний образ/вид, крепления, комплектующие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E5B9C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крепления, комплектующие Маркировка</w:t>
            </w:r>
          </w:p>
        </w:tc>
        <w:tc>
          <w:tcPr>
            <w:tcW w:w="644" w:type="pct"/>
          </w:tcPr>
          <w:p w14:paraId="2B811B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крепления, комплектующие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23EDF64" w14:textId="77777777" w:rsidTr="00CF1767">
        <w:tc>
          <w:tcPr>
            <w:tcW w:w="749" w:type="pct"/>
            <w:vMerge/>
          </w:tcPr>
          <w:p w14:paraId="255B349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6FD79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Оборудование диспетчерских постов и серверных помещений</w:t>
            </w:r>
          </w:p>
        </w:tc>
        <w:tc>
          <w:tcPr>
            <w:tcW w:w="718" w:type="pct"/>
          </w:tcPr>
          <w:p w14:paraId="353455A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3C6A32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Маркировка</w:t>
            </w:r>
          </w:p>
        </w:tc>
        <w:tc>
          <w:tcPr>
            <w:tcW w:w="718" w:type="pct"/>
          </w:tcPr>
          <w:p w14:paraId="666E3E4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E57F03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Маркировка</w:t>
            </w:r>
          </w:p>
        </w:tc>
        <w:tc>
          <w:tcPr>
            <w:tcW w:w="644" w:type="pct"/>
          </w:tcPr>
          <w:p w14:paraId="7EA7B10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Внешний образ/вид,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2030F7B0" w14:textId="77777777" w:rsidTr="00CF1767">
        <w:tc>
          <w:tcPr>
            <w:tcW w:w="749" w:type="pct"/>
            <w:vMerge/>
          </w:tcPr>
          <w:p w14:paraId="410CB96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0314F2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Досмотровое оборудование</w:t>
            </w:r>
          </w:p>
        </w:tc>
        <w:tc>
          <w:tcPr>
            <w:tcW w:w="718" w:type="pct"/>
          </w:tcPr>
          <w:p w14:paraId="1EB5840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495B3C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718" w:type="pct"/>
          </w:tcPr>
          <w:p w14:paraId="6E1E2F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171BF3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644" w:type="pct"/>
          </w:tcPr>
          <w:p w14:paraId="266232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0ECAC17" w14:textId="77777777" w:rsidTr="00CF1767">
        <w:tc>
          <w:tcPr>
            <w:tcW w:w="749" w:type="pct"/>
            <w:vMerge/>
          </w:tcPr>
          <w:p w14:paraId="119ADF8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D7CEC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Элементы системы защиты от нападения с использованием транспорта, турникеты</w:t>
            </w:r>
          </w:p>
        </w:tc>
        <w:tc>
          <w:tcPr>
            <w:tcW w:w="718" w:type="pct"/>
          </w:tcPr>
          <w:p w14:paraId="3C912F2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28CB81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w:t>
            </w:r>
          </w:p>
        </w:tc>
        <w:tc>
          <w:tcPr>
            <w:tcW w:w="718" w:type="pct"/>
          </w:tcPr>
          <w:p w14:paraId="2246293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комплектующие.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8A8E5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w:t>
            </w:r>
          </w:p>
        </w:tc>
        <w:tc>
          <w:tcPr>
            <w:tcW w:w="644" w:type="pct"/>
          </w:tcPr>
          <w:p w14:paraId="0280C4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F362512" w14:textId="77777777" w:rsidTr="00CF1767">
        <w:tc>
          <w:tcPr>
            <w:tcW w:w="749" w:type="pct"/>
            <w:vMerge/>
          </w:tcPr>
          <w:p w14:paraId="3292B1A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0B5D5C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Шкафы управления и автоматизации</w:t>
            </w:r>
          </w:p>
        </w:tc>
        <w:tc>
          <w:tcPr>
            <w:tcW w:w="718" w:type="pct"/>
          </w:tcPr>
          <w:p w14:paraId="1AD69D5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65EE3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w:t>
            </w:r>
          </w:p>
        </w:tc>
        <w:tc>
          <w:tcPr>
            <w:tcW w:w="718" w:type="pct"/>
          </w:tcPr>
          <w:p w14:paraId="715CD1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комплектующие Маркировка, </w:t>
            </w:r>
            <w:r w:rsidRPr="00D53134">
              <w:rPr>
                <w:rFonts w:asciiTheme="minorBidi" w:eastAsia="Times New Roman" w:hAnsiTheme="minorBidi"/>
                <w:color w:val="000000"/>
                <w:sz w:val="20"/>
                <w:szCs w:val="20"/>
              </w:rPr>
              <w:t>Наименование по каталогу, принципиальная схема, спецификация, Артикул по каталогу</w:t>
            </w:r>
          </w:p>
        </w:tc>
        <w:tc>
          <w:tcPr>
            <w:tcW w:w="644" w:type="pct"/>
          </w:tcPr>
          <w:p w14:paraId="10E59EB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w:t>
            </w:r>
          </w:p>
        </w:tc>
        <w:tc>
          <w:tcPr>
            <w:tcW w:w="644" w:type="pct"/>
          </w:tcPr>
          <w:p w14:paraId="540782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5EA4BC1" w14:textId="77777777" w:rsidTr="00CF1767">
        <w:tc>
          <w:tcPr>
            <w:tcW w:w="749" w:type="pct"/>
            <w:vMerge w:val="restart"/>
          </w:tcPr>
          <w:p w14:paraId="1B390A1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Территория</w:t>
            </w:r>
          </w:p>
        </w:tc>
        <w:tc>
          <w:tcPr>
            <w:tcW w:w="810" w:type="pct"/>
          </w:tcPr>
          <w:p w14:paraId="7645EDE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sz w:val="20"/>
                <w:szCs w:val="20"/>
              </w:rPr>
              <w:t>Существующие и проектируемые объекты капитального строительства</w:t>
            </w:r>
          </w:p>
        </w:tc>
        <w:tc>
          <w:tcPr>
            <w:tcW w:w="718" w:type="pct"/>
          </w:tcPr>
          <w:p w14:paraId="73C56C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ориентировочные сроки выполнение работ по монтажу/демонтажу</w:t>
            </w:r>
          </w:p>
        </w:tc>
        <w:tc>
          <w:tcPr>
            <w:tcW w:w="718" w:type="pct"/>
          </w:tcPr>
          <w:p w14:paraId="77DE39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 указанием существующих подъездов и подходов, сроки выполнение работ по монтажу/демонтажу</w:t>
            </w:r>
          </w:p>
        </w:tc>
        <w:tc>
          <w:tcPr>
            <w:tcW w:w="718" w:type="pct"/>
          </w:tcPr>
          <w:p w14:paraId="233F169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 указанием существующих подъездов и подходов, сроки выполнение работ по монтажу/демонтажу, ресурсы на выполнение работ по монтажу/демонтажу</w:t>
            </w:r>
          </w:p>
        </w:tc>
        <w:tc>
          <w:tcPr>
            <w:tcW w:w="644" w:type="pct"/>
          </w:tcPr>
          <w:p w14:paraId="46517BB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44" w:type="pct"/>
          </w:tcPr>
          <w:p w14:paraId="3F04CA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302EB15A" w14:textId="77777777" w:rsidTr="00CF1767">
        <w:tc>
          <w:tcPr>
            <w:tcW w:w="749" w:type="pct"/>
            <w:vMerge/>
          </w:tcPr>
          <w:p w14:paraId="7868FA8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E60484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Временные постройки (в том числе площадки для складирования)</w:t>
            </w:r>
          </w:p>
        </w:tc>
        <w:tc>
          <w:tcPr>
            <w:tcW w:w="718" w:type="pct"/>
          </w:tcPr>
          <w:p w14:paraId="7EC215B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ориентировочные сроки выполнение работ по </w:t>
            </w:r>
            <w:r w:rsidRPr="00D53134">
              <w:rPr>
                <w:rFonts w:asciiTheme="minorBidi" w:hAnsiTheme="minorBidi"/>
                <w:color w:val="000000"/>
                <w:sz w:val="20"/>
                <w:szCs w:val="20"/>
              </w:rPr>
              <w:lastRenderedPageBreak/>
              <w:t>монтажу/демонтажу</w:t>
            </w:r>
          </w:p>
        </w:tc>
        <w:tc>
          <w:tcPr>
            <w:tcW w:w="718" w:type="pct"/>
          </w:tcPr>
          <w:p w14:paraId="76C848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Положение с указанием существующих подъездов и подходов, сроки </w:t>
            </w:r>
            <w:r w:rsidRPr="00D53134">
              <w:rPr>
                <w:rFonts w:asciiTheme="minorBidi" w:hAnsiTheme="minorBidi"/>
                <w:color w:val="000000"/>
                <w:sz w:val="20"/>
                <w:szCs w:val="20"/>
              </w:rPr>
              <w:lastRenderedPageBreak/>
              <w:t>выполнение работ по монтажу/демонтажу</w:t>
            </w:r>
          </w:p>
        </w:tc>
        <w:tc>
          <w:tcPr>
            <w:tcW w:w="718" w:type="pct"/>
          </w:tcPr>
          <w:p w14:paraId="7C83DF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Положение с указанием существующих подъездов и подходов, сроки </w:t>
            </w:r>
            <w:r w:rsidRPr="00D53134">
              <w:rPr>
                <w:rFonts w:asciiTheme="minorBidi" w:hAnsiTheme="minorBidi"/>
                <w:color w:val="000000"/>
                <w:sz w:val="20"/>
                <w:szCs w:val="20"/>
              </w:rPr>
              <w:lastRenderedPageBreak/>
              <w:t>выполнение работ по монтажу/демонтажу, ресурсы на выполнение работ по монтажу/демонтажу</w:t>
            </w:r>
          </w:p>
        </w:tc>
        <w:tc>
          <w:tcPr>
            <w:tcW w:w="644" w:type="pct"/>
          </w:tcPr>
          <w:p w14:paraId="6A2000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w:t>
            </w:r>
          </w:p>
        </w:tc>
        <w:tc>
          <w:tcPr>
            <w:tcW w:w="644" w:type="pct"/>
          </w:tcPr>
          <w:p w14:paraId="68D0E00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2B754C2D" w14:textId="77777777" w:rsidTr="00CF1767">
        <w:tc>
          <w:tcPr>
            <w:tcW w:w="749" w:type="pct"/>
            <w:vMerge/>
          </w:tcPr>
          <w:p w14:paraId="0A56908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5F2714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Земляные массы</w:t>
            </w:r>
          </w:p>
        </w:tc>
        <w:tc>
          <w:tcPr>
            <w:tcW w:w="718" w:type="pct"/>
          </w:tcPr>
          <w:p w14:paraId="30F1083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Объем вывозимых/ввозимых земляных масс, ориентировочные сроки выполнение работ</w:t>
            </w:r>
          </w:p>
        </w:tc>
        <w:tc>
          <w:tcPr>
            <w:tcW w:w="718" w:type="pct"/>
          </w:tcPr>
          <w:p w14:paraId="29D4E1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Объем вывозимых/ввозимых земляных масс, сроки выполнение работ </w:t>
            </w:r>
          </w:p>
        </w:tc>
        <w:tc>
          <w:tcPr>
            <w:tcW w:w="718" w:type="pct"/>
          </w:tcPr>
          <w:p w14:paraId="66E640D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Объем вывозимых/ввозимых земляных масс, сроки выполнение работ, ресурсы на выполнение работ</w:t>
            </w:r>
          </w:p>
        </w:tc>
        <w:tc>
          <w:tcPr>
            <w:tcW w:w="644" w:type="pct"/>
          </w:tcPr>
          <w:p w14:paraId="2A5194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44" w:type="pct"/>
          </w:tcPr>
          <w:p w14:paraId="16BEA96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149CA6FC" w14:textId="77777777" w:rsidTr="00CF1767">
        <w:tc>
          <w:tcPr>
            <w:tcW w:w="749" w:type="pct"/>
            <w:vMerge/>
          </w:tcPr>
          <w:p w14:paraId="4DF834E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613A5D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Защитные устройства инженерной инфраструктуры</w:t>
            </w:r>
          </w:p>
        </w:tc>
        <w:tc>
          <w:tcPr>
            <w:tcW w:w="718" w:type="pct"/>
          </w:tcPr>
          <w:p w14:paraId="7ACD197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18" w:type="pct"/>
          </w:tcPr>
          <w:p w14:paraId="2956E29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18" w:type="pct"/>
          </w:tcPr>
          <w:p w14:paraId="053EA3B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44" w:type="pct"/>
          </w:tcPr>
          <w:p w14:paraId="4F1BE23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44" w:type="pct"/>
          </w:tcPr>
          <w:p w14:paraId="7BC3764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0BBDABE" w14:textId="77777777" w:rsidTr="00CF1767">
        <w:tc>
          <w:tcPr>
            <w:tcW w:w="749" w:type="pct"/>
            <w:vMerge/>
          </w:tcPr>
          <w:p w14:paraId="58BEBF5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8BED2A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Внутриобъектовая дорожная сеть</w:t>
            </w:r>
          </w:p>
        </w:tc>
        <w:tc>
          <w:tcPr>
            <w:tcW w:w="718" w:type="pct"/>
          </w:tcPr>
          <w:p w14:paraId="3BA53CE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D1DF54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Место присоединения к внешней дородной </w:t>
            </w:r>
            <w:r w:rsidRPr="00D53134">
              <w:rPr>
                <w:rFonts w:asciiTheme="minorBidi" w:hAnsiTheme="minorBidi"/>
                <w:color w:val="000000"/>
                <w:sz w:val="20"/>
                <w:szCs w:val="20"/>
              </w:rPr>
              <w:lastRenderedPageBreak/>
              <w:t>сети, Внешний образ/вид, маркировка, схема движения транспорта</w:t>
            </w:r>
          </w:p>
        </w:tc>
        <w:tc>
          <w:tcPr>
            <w:tcW w:w="718" w:type="pct"/>
          </w:tcPr>
          <w:p w14:paraId="1158A28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Место присоединения к внешней дородной </w:t>
            </w:r>
            <w:r w:rsidRPr="00D53134">
              <w:rPr>
                <w:rFonts w:asciiTheme="minorBidi" w:hAnsiTheme="minorBidi"/>
                <w:color w:val="000000"/>
                <w:sz w:val="20"/>
                <w:szCs w:val="20"/>
              </w:rPr>
              <w:lastRenderedPageBreak/>
              <w:t xml:space="preserve">сети, Внешний образ/вид, маркировка, </w:t>
            </w:r>
            <w:r w:rsidRPr="00D53134">
              <w:rPr>
                <w:rFonts w:asciiTheme="minorBidi" w:eastAsia="Times New Roman" w:hAnsiTheme="minorBidi"/>
                <w:color w:val="000000"/>
                <w:sz w:val="20"/>
                <w:szCs w:val="20"/>
              </w:rPr>
              <w:t xml:space="preserve">Наименование по каталогу, Артикул по каталогу, </w:t>
            </w:r>
            <w:r w:rsidRPr="00D53134">
              <w:rPr>
                <w:rFonts w:asciiTheme="minorBidi" w:hAnsiTheme="minorBidi"/>
                <w:color w:val="000000"/>
                <w:sz w:val="20"/>
                <w:szCs w:val="20"/>
              </w:rPr>
              <w:t>схема движения транспорта</w:t>
            </w:r>
          </w:p>
        </w:tc>
        <w:tc>
          <w:tcPr>
            <w:tcW w:w="644" w:type="pct"/>
          </w:tcPr>
          <w:p w14:paraId="1060E6A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Место присоединения к </w:t>
            </w:r>
            <w:r w:rsidRPr="00D53134">
              <w:rPr>
                <w:rFonts w:asciiTheme="minorBidi" w:hAnsiTheme="minorBidi"/>
                <w:color w:val="000000"/>
                <w:sz w:val="20"/>
                <w:szCs w:val="20"/>
              </w:rPr>
              <w:lastRenderedPageBreak/>
              <w:t>внешней дородной сети,  Внешний образ/вид, маркировка, схема движения транспорта</w:t>
            </w:r>
          </w:p>
        </w:tc>
        <w:tc>
          <w:tcPr>
            <w:tcW w:w="644" w:type="pct"/>
          </w:tcPr>
          <w:p w14:paraId="707E1A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Место присоединения к </w:t>
            </w:r>
            <w:r w:rsidRPr="00D53134">
              <w:rPr>
                <w:rFonts w:asciiTheme="minorBidi" w:hAnsiTheme="minorBidi"/>
                <w:color w:val="000000"/>
                <w:sz w:val="20"/>
                <w:szCs w:val="20"/>
              </w:rPr>
              <w:lastRenderedPageBreak/>
              <w:t>внешней дородной сети,  Внешний образ/вид, маркировка, схема движения транспорта , Сроки выполнения проверок и контролируемые параметры, Сроки проведения плановых замен и заменяемые элементы</w:t>
            </w:r>
          </w:p>
        </w:tc>
      </w:tr>
      <w:tr w:rsidR="00D53134" w:rsidRPr="00D53134" w14:paraId="6C3B92D7" w14:textId="77777777" w:rsidTr="00CF1767">
        <w:tc>
          <w:tcPr>
            <w:tcW w:w="749" w:type="pct"/>
            <w:vMerge/>
          </w:tcPr>
          <w:p w14:paraId="31C3849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4C1647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(транзитные)</w:t>
            </w:r>
          </w:p>
        </w:tc>
        <w:tc>
          <w:tcPr>
            <w:tcW w:w="718" w:type="pct"/>
          </w:tcPr>
          <w:p w14:paraId="7A385FD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FC13B1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718" w:type="pct"/>
          </w:tcPr>
          <w:p w14:paraId="130554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644" w:type="pct"/>
          </w:tcPr>
          <w:p w14:paraId="4E8D35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644" w:type="pct"/>
          </w:tcPr>
          <w:p w14:paraId="1A5C91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r>
      <w:tr w:rsidR="00D53134" w:rsidRPr="00D53134" w14:paraId="49C1A15E" w14:textId="77777777" w:rsidTr="00CF1767">
        <w:tc>
          <w:tcPr>
            <w:tcW w:w="749" w:type="pct"/>
            <w:vMerge/>
          </w:tcPr>
          <w:p w14:paraId="447D343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2493AC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(сносимые)</w:t>
            </w:r>
          </w:p>
        </w:tc>
        <w:tc>
          <w:tcPr>
            <w:tcW w:w="718" w:type="pct"/>
          </w:tcPr>
          <w:p w14:paraId="1E600C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сносу</w:t>
            </w:r>
          </w:p>
        </w:tc>
        <w:tc>
          <w:tcPr>
            <w:tcW w:w="718" w:type="pct"/>
          </w:tcPr>
          <w:p w14:paraId="65C5C2E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сроки выполнения работ по демонтажу, ресурсы на выполнение работ по демонтажу </w:t>
            </w:r>
          </w:p>
        </w:tc>
        <w:tc>
          <w:tcPr>
            <w:tcW w:w="718" w:type="pct"/>
          </w:tcPr>
          <w:p w14:paraId="6ED3610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сроки выполнения работ по демонтажу, ресурсы на выполнение работ по демонтажу </w:t>
            </w:r>
          </w:p>
        </w:tc>
        <w:tc>
          <w:tcPr>
            <w:tcW w:w="644" w:type="pct"/>
          </w:tcPr>
          <w:p w14:paraId="3E3E11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44" w:type="pct"/>
          </w:tcPr>
          <w:p w14:paraId="6E22D7E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56DD636E" w14:textId="77777777" w:rsidTr="00CF1767">
        <w:tc>
          <w:tcPr>
            <w:tcW w:w="749" w:type="pct"/>
            <w:vMerge/>
          </w:tcPr>
          <w:p w14:paraId="2458751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090699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(временные)</w:t>
            </w:r>
          </w:p>
        </w:tc>
        <w:tc>
          <w:tcPr>
            <w:tcW w:w="718" w:type="pct"/>
          </w:tcPr>
          <w:p w14:paraId="6F3094B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18" w:type="pct"/>
          </w:tcPr>
          <w:p w14:paraId="35C5DA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сроки выполнения работ по монтажу, </w:t>
            </w:r>
            <w:r w:rsidRPr="00D53134">
              <w:rPr>
                <w:rFonts w:asciiTheme="minorBidi" w:hAnsiTheme="minorBidi"/>
                <w:color w:val="000000"/>
                <w:sz w:val="20"/>
                <w:szCs w:val="20"/>
              </w:rPr>
              <w:lastRenderedPageBreak/>
              <w:t>ресурсы на выполнение работ по монтажу</w:t>
            </w:r>
          </w:p>
        </w:tc>
        <w:tc>
          <w:tcPr>
            <w:tcW w:w="718" w:type="pct"/>
          </w:tcPr>
          <w:p w14:paraId="025CD00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сечение. Внешний образ/вид, крепления, Маркировка, сроки выполнения работ по монтажу, </w:t>
            </w:r>
            <w:r w:rsidRPr="00D53134">
              <w:rPr>
                <w:rFonts w:asciiTheme="minorBidi" w:hAnsiTheme="minorBidi"/>
                <w:color w:val="000000"/>
                <w:sz w:val="20"/>
                <w:szCs w:val="20"/>
              </w:rPr>
              <w:lastRenderedPageBreak/>
              <w:t>ресурсы на выполнение работ по монтажу</w:t>
            </w:r>
          </w:p>
        </w:tc>
        <w:tc>
          <w:tcPr>
            <w:tcW w:w="644" w:type="pct"/>
          </w:tcPr>
          <w:p w14:paraId="3DA62AE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w:t>
            </w:r>
          </w:p>
        </w:tc>
        <w:tc>
          <w:tcPr>
            <w:tcW w:w="644" w:type="pct"/>
          </w:tcPr>
          <w:p w14:paraId="2AC807B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26A802C3" w14:textId="77777777" w:rsidTr="00CF1767">
        <w:tc>
          <w:tcPr>
            <w:tcW w:w="749" w:type="pct"/>
            <w:vMerge/>
          </w:tcPr>
          <w:p w14:paraId="063C4C4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247070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(сооружаемые)</w:t>
            </w:r>
          </w:p>
        </w:tc>
        <w:tc>
          <w:tcPr>
            <w:tcW w:w="718" w:type="pct"/>
          </w:tcPr>
          <w:p w14:paraId="09E64D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18" w:type="pct"/>
          </w:tcPr>
          <w:p w14:paraId="633BB22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18" w:type="pct"/>
          </w:tcPr>
          <w:p w14:paraId="042F997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44" w:type="pct"/>
          </w:tcPr>
          <w:p w14:paraId="311FC6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44" w:type="pct"/>
          </w:tcPr>
          <w:p w14:paraId="2B0CD72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9C442E7" w14:textId="77777777" w:rsidTr="00CF1767">
        <w:tc>
          <w:tcPr>
            <w:tcW w:w="749" w:type="pct"/>
            <w:vMerge/>
          </w:tcPr>
          <w:p w14:paraId="167EC0C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7B5F57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Мест размещения и емкости пожарных резервуаров (при их наличии)</w:t>
            </w:r>
          </w:p>
        </w:tc>
        <w:tc>
          <w:tcPr>
            <w:tcW w:w="718" w:type="pct"/>
          </w:tcPr>
          <w:p w14:paraId="3A95F2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18" w:type="pct"/>
          </w:tcPr>
          <w:p w14:paraId="25935AC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18" w:type="pct"/>
          </w:tcPr>
          <w:p w14:paraId="210DA7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44" w:type="pct"/>
          </w:tcPr>
          <w:p w14:paraId="23CFAB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44" w:type="pct"/>
          </w:tcPr>
          <w:p w14:paraId="71050C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0C8B5F83" w14:textId="77777777" w:rsidTr="00CF1767">
        <w:tc>
          <w:tcPr>
            <w:tcW w:w="749" w:type="pct"/>
            <w:vMerge/>
          </w:tcPr>
          <w:p w14:paraId="2947941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A0875E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sz w:val="20"/>
                <w:szCs w:val="20"/>
              </w:rPr>
              <w:t>Границы зон действия публичных сервитутов (при их наличии)</w:t>
            </w:r>
          </w:p>
        </w:tc>
        <w:tc>
          <w:tcPr>
            <w:tcW w:w="718" w:type="pct"/>
          </w:tcPr>
          <w:p w14:paraId="71A08A1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6DF81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376E8B3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26E0308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1B15EB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83F22D2" w14:textId="77777777" w:rsidTr="00CF1767">
        <w:tc>
          <w:tcPr>
            <w:tcW w:w="749" w:type="pct"/>
            <w:vMerge/>
          </w:tcPr>
          <w:p w14:paraId="59DBCD9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06A7EF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населенных пунктов, непосредственно примыкающих к границам указанного земельного участка</w:t>
            </w:r>
          </w:p>
        </w:tc>
        <w:tc>
          <w:tcPr>
            <w:tcW w:w="718" w:type="pct"/>
          </w:tcPr>
          <w:p w14:paraId="7094F2D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D33FA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6E29008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36054EF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4B4697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E22C144" w14:textId="77777777" w:rsidTr="00CF1767">
        <w:tc>
          <w:tcPr>
            <w:tcW w:w="749" w:type="pct"/>
            <w:vMerge/>
          </w:tcPr>
          <w:p w14:paraId="4927A04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03D141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зон с особыми условиями их использования, предусмотренных Градостроительным кодексом Российской Федерации</w:t>
            </w:r>
          </w:p>
        </w:tc>
        <w:tc>
          <w:tcPr>
            <w:tcW w:w="718" w:type="pct"/>
          </w:tcPr>
          <w:p w14:paraId="1238B5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2486E0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655430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69CF40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4EE40F1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0C6C121B" w14:textId="77777777" w:rsidTr="00CF1767">
        <w:tc>
          <w:tcPr>
            <w:tcW w:w="749" w:type="pct"/>
            <w:vMerge/>
          </w:tcPr>
          <w:p w14:paraId="365D091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A33C5A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территорий, подверженных риску возникновения чрезвычайных ситуаций природного и техногенного характера</w:t>
            </w:r>
          </w:p>
        </w:tc>
        <w:tc>
          <w:tcPr>
            <w:tcW w:w="718" w:type="pct"/>
          </w:tcPr>
          <w:p w14:paraId="1F33486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D6D66F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3914F45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73EF88A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475B161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05AB8A7B" w14:textId="77777777" w:rsidTr="00CF1767">
        <w:tc>
          <w:tcPr>
            <w:tcW w:w="749" w:type="pct"/>
            <w:vMerge/>
          </w:tcPr>
          <w:p w14:paraId="28FF58C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6FE4C6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 xml:space="preserve">Границы санитарно-защитной зоны </w:t>
            </w:r>
          </w:p>
        </w:tc>
        <w:tc>
          <w:tcPr>
            <w:tcW w:w="718" w:type="pct"/>
          </w:tcPr>
          <w:p w14:paraId="44C69B8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24A8C0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50E9A7A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2ED2833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5D00E05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84D5775" w14:textId="77777777" w:rsidTr="00CF1767">
        <w:tc>
          <w:tcPr>
            <w:tcW w:w="749" w:type="pct"/>
            <w:vMerge/>
          </w:tcPr>
          <w:p w14:paraId="20EC437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2E5CBB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селитебной территории</w:t>
            </w:r>
          </w:p>
        </w:tc>
        <w:tc>
          <w:tcPr>
            <w:tcW w:w="718" w:type="pct"/>
          </w:tcPr>
          <w:p w14:paraId="64C59D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C26C69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469CE0D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B6AD0C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1BD93ED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A7E15EB" w14:textId="77777777" w:rsidTr="00CF1767">
        <w:tc>
          <w:tcPr>
            <w:tcW w:w="749" w:type="pct"/>
            <w:vMerge/>
          </w:tcPr>
          <w:p w14:paraId="4A21260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4BCC49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рекреационных зон</w:t>
            </w:r>
          </w:p>
        </w:tc>
        <w:tc>
          <w:tcPr>
            <w:tcW w:w="718" w:type="pct"/>
          </w:tcPr>
          <w:p w14:paraId="08CDC95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9B1E0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17F8BD0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3C798C3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1E03FFE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98575AA" w14:textId="77777777" w:rsidTr="00CF1767">
        <w:tc>
          <w:tcPr>
            <w:tcW w:w="749" w:type="pct"/>
            <w:vMerge/>
          </w:tcPr>
          <w:p w14:paraId="721BA4A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9884AB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водоохранных зон</w:t>
            </w:r>
          </w:p>
        </w:tc>
        <w:tc>
          <w:tcPr>
            <w:tcW w:w="718" w:type="pct"/>
          </w:tcPr>
          <w:p w14:paraId="6CA6792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98211D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1DF2AAE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1929B2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70564AE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6D81D90" w14:textId="77777777" w:rsidTr="00CF1767">
        <w:tc>
          <w:tcPr>
            <w:tcW w:w="749" w:type="pct"/>
            <w:vMerge/>
          </w:tcPr>
          <w:p w14:paraId="4FFFBAA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0A9300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зон охраны источников питьевого водоснабжения</w:t>
            </w:r>
          </w:p>
        </w:tc>
        <w:tc>
          <w:tcPr>
            <w:tcW w:w="718" w:type="pct"/>
          </w:tcPr>
          <w:p w14:paraId="15A34F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53A846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20F758F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4C1BB50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5DFC65B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E748F11" w14:textId="77777777" w:rsidTr="00CF1767">
        <w:tc>
          <w:tcPr>
            <w:tcW w:w="749" w:type="pct"/>
            <w:vMerge/>
          </w:tcPr>
          <w:p w14:paraId="1BF2FA9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3849EE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мест обитания животных и растений, занесенных в Красную книгу Российской Федерации и красные книги субъектов Российской Федерации</w:t>
            </w:r>
          </w:p>
        </w:tc>
        <w:tc>
          <w:tcPr>
            <w:tcW w:w="718" w:type="pct"/>
          </w:tcPr>
          <w:p w14:paraId="21D06C7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3DDF0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0467798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10AD6DC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685A622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7DE66E4" w14:textId="77777777" w:rsidTr="00CF1767">
        <w:tc>
          <w:tcPr>
            <w:tcW w:w="749" w:type="pct"/>
            <w:vMerge/>
          </w:tcPr>
          <w:p w14:paraId="08A166A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2EBE8A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Места нахождения расчетных точек, расположения источников выбросов в атмосферу загрязняющих веществ и устройств по очистке этих выбросов</w:t>
            </w:r>
          </w:p>
        </w:tc>
        <w:tc>
          <w:tcPr>
            <w:tcW w:w="718" w:type="pct"/>
          </w:tcPr>
          <w:p w14:paraId="1F498C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3B2877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5304045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5C26B60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5422D8A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46F573D" w14:textId="77777777" w:rsidTr="00CF1767">
        <w:tc>
          <w:tcPr>
            <w:tcW w:w="749" w:type="pct"/>
            <w:vMerge/>
          </w:tcPr>
          <w:p w14:paraId="0A1E2C1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28D6FF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Места контрольных пунктов, постов, скважин и иных объектов, обеспечивающих отбор проб воды из поверхностных водных объектов, а также подземных вод, - для объектов производственного назначения</w:t>
            </w:r>
          </w:p>
        </w:tc>
        <w:tc>
          <w:tcPr>
            <w:tcW w:w="718" w:type="pct"/>
          </w:tcPr>
          <w:p w14:paraId="470CAD1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C5865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76418B6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4B8D6A9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B3F3F6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F3A0672" w14:textId="77777777" w:rsidTr="00CF1767">
        <w:tc>
          <w:tcPr>
            <w:tcW w:w="749" w:type="pct"/>
            <w:vMerge/>
          </w:tcPr>
          <w:p w14:paraId="0E72815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9D80F8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Результаты расчетов загрязнения атмосферы при неблагоприятных погодных условиях и выбросов по веществам и комбинациям веществ с суммирующимися вредными воздействиями - для объектов производственного назначения</w:t>
            </w:r>
          </w:p>
        </w:tc>
        <w:tc>
          <w:tcPr>
            <w:tcW w:w="718" w:type="pct"/>
          </w:tcPr>
          <w:p w14:paraId="50D8F86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2EBF388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расчетные значения</w:t>
            </w:r>
          </w:p>
        </w:tc>
        <w:tc>
          <w:tcPr>
            <w:tcW w:w="718" w:type="pct"/>
          </w:tcPr>
          <w:p w14:paraId="78E85F1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расчетные значения</w:t>
            </w:r>
          </w:p>
        </w:tc>
        <w:tc>
          <w:tcPr>
            <w:tcW w:w="644" w:type="pct"/>
          </w:tcPr>
          <w:p w14:paraId="0595039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расчетные значения</w:t>
            </w:r>
          </w:p>
        </w:tc>
        <w:tc>
          <w:tcPr>
            <w:tcW w:w="644" w:type="pct"/>
          </w:tcPr>
          <w:p w14:paraId="40B6C89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расчетные значения</w:t>
            </w:r>
          </w:p>
        </w:tc>
      </w:tr>
      <w:tr w:rsidR="00D53134" w:rsidRPr="00D53134" w14:paraId="7BF45C96" w14:textId="77777777" w:rsidTr="00CF1767">
        <w:tc>
          <w:tcPr>
            <w:tcW w:w="749" w:type="pct"/>
            <w:vMerge/>
          </w:tcPr>
          <w:p w14:paraId="3016291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D3343DA" w14:textId="77777777" w:rsidR="00D53134" w:rsidRPr="00D53134" w:rsidRDefault="00D53134" w:rsidP="00D53134">
            <w:pPr>
              <w:spacing w:line="276" w:lineRule="auto"/>
              <w:jc w:val="both"/>
              <w:rPr>
                <w:rFonts w:asciiTheme="minorBidi" w:hAnsiTheme="minorBidi"/>
                <w:sz w:val="20"/>
                <w:szCs w:val="20"/>
              </w:rPr>
            </w:pPr>
          </w:p>
        </w:tc>
        <w:tc>
          <w:tcPr>
            <w:tcW w:w="718" w:type="pct"/>
          </w:tcPr>
          <w:p w14:paraId="12BEDCA3"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3F2315E8"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400C4411" w14:textId="77777777" w:rsidR="00D53134" w:rsidRPr="00D53134" w:rsidRDefault="00D53134" w:rsidP="00D53134">
            <w:pPr>
              <w:spacing w:line="276" w:lineRule="auto"/>
              <w:jc w:val="both"/>
              <w:rPr>
                <w:rFonts w:asciiTheme="minorBidi" w:hAnsiTheme="minorBidi"/>
                <w:color w:val="000000"/>
                <w:sz w:val="20"/>
                <w:szCs w:val="20"/>
              </w:rPr>
            </w:pPr>
          </w:p>
        </w:tc>
        <w:tc>
          <w:tcPr>
            <w:tcW w:w="644" w:type="pct"/>
          </w:tcPr>
          <w:p w14:paraId="319C1166" w14:textId="77777777" w:rsidR="00D53134" w:rsidRPr="00D53134" w:rsidRDefault="00D53134" w:rsidP="00D53134">
            <w:pPr>
              <w:spacing w:line="276" w:lineRule="auto"/>
              <w:jc w:val="both"/>
              <w:rPr>
                <w:rFonts w:asciiTheme="minorBidi" w:hAnsiTheme="minorBidi"/>
                <w:color w:val="000000"/>
                <w:sz w:val="20"/>
                <w:szCs w:val="20"/>
              </w:rPr>
            </w:pPr>
          </w:p>
        </w:tc>
        <w:tc>
          <w:tcPr>
            <w:tcW w:w="644" w:type="pct"/>
          </w:tcPr>
          <w:p w14:paraId="4B544BFF" w14:textId="77777777" w:rsidR="00D53134" w:rsidRPr="00D53134" w:rsidRDefault="00D53134" w:rsidP="00D53134">
            <w:pPr>
              <w:spacing w:line="276" w:lineRule="auto"/>
              <w:jc w:val="both"/>
              <w:rPr>
                <w:rFonts w:asciiTheme="minorBidi" w:hAnsiTheme="minorBidi"/>
                <w:color w:val="000000"/>
                <w:sz w:val="20"/>
                <w:szCs w:val="20"/>
              </w:rPr>
            </w:pPr>
          </w:p>
        </w:tc>
      </w:tr>
      <w:tr w:rsidR="00D53134" w:rsidRPr="00D53134" w14:paraId="0FBF86EE" w14:textId="77777777" w:rsidTr="00CF1767">
        <w:tc>
          <w:tcPr>
            <w:tcW w:w="749" w:type="pct"/>
            <w:vMerge/>
          </w:tcPr>
          <w:p w14:paraId="6890D65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77C689B" w14:textId="77777777" w:rsidR="00D53134" w:rsidRPr="00D53134" w:rsidRDefault="00D53134" w:rsidP="00D53134">
            <w:pPr>
              <w:spacing w:line="276" w:lineRule="auto"/>
              <w:jc w:val="both"/>
              <w:rPr>
                <w:rFonts w:asciiTheme="minorBidi" w:hAnsiTheme="minorBidi"/>
                <w:sz w:val="20"/>
                <w:szCs w:val="20"/>
              </w:rPr>
            </w:pPr>
          </w:p>
        </w:tc>
        <w:tc>
          <w:tcPr>
            <w:tcW w:w="718" w:type="pct"/>
          </w:tcPr>
          <w:p w14:paraId="1AC5CC57"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313CEAC4"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09072DC9" w14:textId="77777777" w:rsidR="00D53134" w:rsidRPr="00D53134" w:rsidRDefault="00D53134" w:rsidP="00D53134">
            <w:pPr>
              <w:spacing w:line="276" w:lineRule="auto"/>
              <w:jc w:val="both"/>
              <w:rPr>
                <w:rFonts w:asciiTheme="minorBidi" w:hAnsiTheme="minorBidi"/>
                <w:color w:val="000000"/>
                <w:sz w:val="20"/>
                <w:szCs w:val="20"/>
              </w:rPr>
            </w:pPr>
          </w:p>
        </w:tc>
        <w:tc>
          <w:tcPr>
            <w:tcW w:w="644" w:type="pct"/>
          </w:tcPr>
          <w:p w14:paraId="73741D8E" w14:textId="77777777" w:rsidR="00D53134" w:rsidRPr="00D53134" w:rsidRDefault="00D53134" w:rsidP="00D53134">
            <w:pPr>
              <w:spacing w:line="276" w:lineRule="auto"/>
              <w:jc w:val="both"/>
              <w:rPr>
                <w:rFonts w:asciiTheme="minorBidi" w:hAnsiTheme="minorBidi"/>
                <w:color w:val="000000"/>
                <w:sz w:val="20"/>
                <w:szCs w:val="20"/>
              </w:rPr>
            </w:pPr>
          </w:p>
        </w:tc>
        <w:tc>
          <w:tcPr>
            <w:tcW w:w="644" w:type="pct"/>
          </w:tcPr>
          <w:p w14:paraId="489ED0DD" w14:textId="77777777" w:rsidR="00D53134" w:rsidRPr="00D53134" w:rsidRDefault="00D53134" w:rsidP="00D53134">
            <w:pPr>
              <w:spacing w:line="276" w:lineRule="auto"/>
              <w:jc w:val="both"/>
              <w:rPr>
                <w:rFonts w:asciiTheme="minorBidi" w:hAnsiTheme="minorBidi"/>
                <w:color w:val="000000"/>
                <w:sz w:val="20"/>
                <w:szCs w:val="20"/>
              </w:rPr>
            </w:pPr>
          </w:p>
        </w:tc>
      </w:tr>
      <w:tr w:rsidR="00D53134" w:rsidRPr="00D53134" w14:paraId="1DAC03C9" w14:textId="77777777" w:rsidTr="00CF1767">
        <w:tc>
          <w:tcPr>
            <w:tcW w:w="749" w:type="pct"/>
            <w:vMerge/>
          </w:tcPr>
          <w:p w14:paraId="41A8075E"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62F6F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Объекты благоустройства</w:t>
            </w:r>
          </w:p>
        </w:tc>
        <w:tc>
          <w:tcPr>
            <w:tcW w:w="718" w:type="pct"/>
          </w:tcPr>
          <w:p w14:paraId="44DEE0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569DAE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718" w:type="pct"/>
          </w:tcPr>
          <w:p w14:paraId="39004C2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B7550E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644" w:type="pct"/>
          </w:tcPr>
          <w:p w14:paraId="3EAD69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03EFBD0" w14:textId="77777777" w:rsidTr="00CF1767">
        <w:tc>
          <w:tcPr>
            <w:tcW w:w="749" w:type="pct"/>
            <w:vMerge/>
          </w:tcPr>
          <w:p w14:paraId="6B1A04B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032EFD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Объекты озелениния</w:t>
            </w:r>
          </w:p>
        </w:tc>
        <w:tc>
          <w:tcPr>
            <w:tcW w:w="718" w:type="pct"/>
          </w:tcPr>
          <w:p w14:paraId="1D28CA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0FF9C8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Внешний </w:t>
            </w:r>
            <w:r w:rsidRPr="00D53134">
              <w:rPr>
                <w:rFonts w:asciiTheme="minorBidi" w:hAnsiTheme="minorBidi"/>
                <w:color w:val="000000"/>
                <w:sz w:val="20"/>
                <w:szCs w:val="20"/>
              </w:rPr>
              <w:lastRenderedPageBreak/>
              <w:t>образ/вид, маркировка</w:t>
            </w:r>
          </w:p>
        </w:tc>
        <w:tc>
          <w:tcPr>
            <w:tcW w:w="718" w:type="pct"/>
          </w:tcPr>
          <w:p w14:paraId="2925D5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Внешний </w:t>
            </w:r>
            <w:r w:rsidRPr="00D53134">
              <w:rPr>
                <w:rFonts w:asciiTheme="minorBidi" w:hAnsiTheme="minorBidi"/>
                <w:color w:val="000000"/>
                <w:sz w:val="20"/>
                <w:szCs w:val="20"/>
              </w:rPr>
              <w:lastRenderedPageBreak/>
              <w:t xml:space="preserve">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B7192D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Внешний </w:t>
            </w:r>
            <w:r w:rsidRPr="00D53134">
              <w:rPr>
                <w:rFonts w:asciiTheme="minorBidi" w:hAnsiTheme="minorBidi"/>
                <w:color w:val="000000"/>
                <w:sz w:val="20"/>
                <w:szCs w:val="20"/>
              </w:rPr>
              <w:lastRenderedPageBreak/>
              <w:t>образ/вид, маркировка</w:t>
            </w:r>
          </w:p>
        </w:tc>
        <w:tc>
          <w:tcPr>
            <w:tcW w:w="644" w:type="pct"/>
          </w:tcPr>
          <w:p w14:paraId="3F1A55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Внешний </w:t>
            </w:r>
            <w:r w:rsidRPr="00D53134">
              <w:rPr>
                <w:rFonts w:asciiTheme="minorBidi" w:hAnsiTheme="minorBidi"/>
                <w:color w:val="000000"/>
                <w:sz w:val="20"/>
                <w:szCs w:val="20"/>
              </w:rPr>
              <w:lastRenderedPageBreak/>
              <w:t>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B0FFD16" w14:textId="77777777" w:rsidTr="00CF1767">
        <w:tc>
          <w:tcPr>
            <w:tcW w:w="749" w:type="pct"/>
            <w:vMerge/>
          </w:tcPr>
          <w:p w14:paraId="3B4F5E1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ED85D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Объекты освещения территории</w:t>
            </w:r>
          </w:p>
        </w:tc>
        <w:tc>
          <w:tcPr>
            <w:tcW w:w="718" w:type="pct"/>
          </w:tcPr>
          <w:p w14:paraId="7D7E97D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C93546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718" w:type="pct"/>
          </w:tcPr>
          <w:p w14:paraId="3B1958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676F77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644" w:type="pct"/>
          </w:tcPr>
          <w:p w14:paraId="2CFF59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 Сроки выполнения проверок и контролируемые параметры, Сроки проведения плановых замен и заменяемые элементы</w:t>
            </w:r>
          </w:p>
        </w:tc>
      </w:tr>
    </w:tbl>
    <w:p w14:paraId="0F6D131B" w14:textId="77777777" w:rsidR="007B27A7" w:rsidRPr="00D53134" w:rsidRDefault="007B27A7" w:rsidP="00D53134">
      <w:pPr>
        <w:jc w:val="both"/>
        <w:rPr>
          <w:rFonts w:asciiTheme="minorBidi" w:hAnsiTheme="minorBidi" w:cstheme="minorBidi"/>
          <w:sz w:val="24"/>
          <w:szCs w:val="24"/>
        </w:rPr>
      </w:pPr>
    </w:p>
    <w:p w14:paraId="6682ABAD" w14:textId="77777777" w:rsidR="00D53134" w:rsidRPr="00D53134" w:rsidRDefault="00D53134" w:rsidP="00D53134">
      <w:pPr>
        <w:jc w:val="both"/>
        <w:rPr>
          <w:rFonts w:asciiTheme="minorBidi" w:hAnsiTheme="minorBidi" w:cstheme="minorBidi"/>
          <w:b/>
          <w:color w:val="434343"/>
          <w:sz w:val="24"/>
          <w:szCs w:val="24"/>
        </w:rPr>
      </w:pPr>
      <w:r w:rsidRPr="00D53134">
        <w:rPr>
          <w:rFonts w:asciiTheme="minorBidi" w:hAnsiTheme="minorBidi" w:cstheme="minorBidi"/>
          <w:sz w:val="24"/>
          <w:szCs w:val="24"/>
        </w:rPr>
        <w:br w:type="page"/>
      </w:r>
    </w:p>
    <w:p w14:paraId="3E0106E1" w14:textId="77777777" w:rsidR="007B27A7" w:rsidRPr="00D53134" w:rsidRDefault="00D53134" w:rsidP="00D53134">
      <w:pPr>
        <w:pStyle w:val="3"/>
        <w:widowControl w:val="0"/>
        <w:spacing w:line="276" w:lineRule="auto"/>
        <w:ind w:left="0" w:firstLine="0"/>
        <w:contextualSpacing w:val="0"/>
        <w:jc w:val="both"/>
        <w:rPr>
          <w:rFonts w:asciiTheme="minorBidi" w:hAnsiTheme="minorBidi" w:cstheme="minorBidi"/>
          <w:sz w:val="24"/>
          <w:szCs w:val="24"/>
        </w:rPr>
      </w:pPr>
      <w:bookmarkStart w:id="145" w:name="_Toc531614402"/>
      <w:r w:rsidRPr="00D53134">
        <w:rPr>
          <w:rFonts w:asciiTheme="minorBidi" w:hAnsiTheme="minorBidi" w:cstheme="minorBidi"/>
          <w:sz w:val="24"/>
          <w:szCs w:val="24"/>
        </w:rPr>
        <w:lastRenderedPageBreak/>
        <w:t>Приложение 3. Требования к детализации элементов информационной модели по стадиям жизненного цикла линейных объектов</w:t>
      </w:r>
      <w:bookmarkEnd w:id="145"/>
    </w:p>
    <w:p w14:paraId="4871C951" w14:textId="77777777" w:rsidR="007B27A7" w:rsidRPr="00D53134" w:rsidRDefault="007B27A7" w:rsidP="00D53134">
      <w:pPr>
        <w:jc w:val="both"/>
        <w:rPr>
          <w:rFonts w:asciiTheme="minorBidi" w:hAnsiTheme="minorBidi" w:cstheme="minorBidi"/>
          <w:sz w:val="24"/>
          <w:szCs w:val="24"/>
        </w:rPr>
      </w:pPr>
    </w:p>
    <w:tbl>
      <w:tblPr>
        <w:tblStyle w:val="aff5"/>
        <w:tblW w:w="5000" w:type="pct"/>
        <w:tblLook w:val="04A0" w:firstRow="1" w:lastRow="0" w:firstColumn="1" w:lastColumn="0" w:noHBand="0" w:noVBand="1"/>
      </w:tblPr>
      <w:tblGrid>
        <w:gridCol w:w="1635"/>
        <w:gridCol w:w="2396"/>
        <w:gridCol w:w="2067"/>
        <w:gridCol w:w="2067"/>
        <w:gridCol w:w="2067"/>
        <w:gridCol w:w="1856"/>
        <w:gridCol w:w="1856"/>
      </w:tblGrid>
      <w:tr w:rsidR="00D53134" w:rsidRPr="00D53134" w14:paraId="5E44A884" w14:textId="77777777" w:rsidTr="00CF1767">
        <w:tc>
          <w:tcPr>
            <w:tcW w:w="585" w:type="pct"/>
          </w:tcPr>
          <w:p w14:paraId="504511A0"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Наименование группы данных</w:t>
            </w:r>
          </w:p>
        </w:tc>
        <w:tc>
          <w:tcPr>
            <w:tcW w:w="860" w:type="pct"/>
          </w:tcPr>
          <w:p w14:paraId="04C201DE"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Наименование элементов</w:t>
            </w:r>
          </w:p>
        </w:tc>
        <w:tc>
          <w:tcPr>
            <w:tcW w:w="741" w:type="pct"/>
          </w:tcPr>
          <w:p w14:paraId="21CE53DA"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Предпроект</w:t>
            </w:r>
          </w:p>
          <w:p w14:paraId="0373A080"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200</w:t>
            </w:r>
          </w:p>
        </w:tc>
        <w:tc>
          <w:tcPr>
            <w:tcW w:w="741" w:type="pct"/>
          </w:tcPr>
          <w:p w14:paraId="05E0FADD"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Проект</w:t>
            </w:r>
          </w:p>
          <w:p w14:paraId="230491C8"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300</w:t>
            </w:r>
          </w:p>
        </w:tc>
        <w:tc>
          <w:tcPr>
            <w:tcW w:w="741" w:type="pct"/>
          </w:tcPr>
          <w:p w14:paraId="0159608E"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Строительство</w:t>
            </w:r>
          </w:p>
          <w:p w14:paraId="5CD9D238"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400</w:t>
            </w:r>
          </w:p>
        </w:tc>
        <w:tc>
          <w:tcPr>
            <w:tcW w:w="665" w:type="pct"/>
          </w:tcPr>
          <w:p w14:paraId="2B6295BF"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Сдача в эксплуатацию</w:t>
            </w:r>
          </w:p>
          <w:p w14:paraId="001798CE"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300</w:t>
            </w:r>
          </w:p>
        </w:tc>
        <w:tc>
          <w:tcPr>
            <w:tcW w:w="665" w:type="pct"/>
          </w:tcPr>
          <w:p w14:paraId="244DD734"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Эксплуатация</w:t>
            </w:r>
          </w:p>
          <w:p w14:paraId="59459A7E"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500</w:t>
            </w:r>
          </w:p>
        </w:tc>
      </w:tr>
      <w:tr w:rsidR="00D53134" w:rsidRPr="00D53134" w14:paraId="0FA061EA" w14:textId="77777777" w:rsidTr="00CF1767">
        <w:tc>
          <w:tcPr>
            <w:tcW w:w="585" w:type="pct"/>
            <w:vMerge w:val="restart"/>
          </w:tcPr>
          <w:p w14:paraId="0B01BA8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Полоса отвода</w:t>
            </w:r>
          </w:p>
        </w:tc>
        <w:tc>
          <w:tcPr>
            <w:tcW w:w="860" w:type="pct"/>
          </w:tcPr>
          <w:p w14:paraId="5C5CA59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Граница административно-территориальных образований, по территории которых планируется провести трассу линейного объекта</w:t>
            </w:r>
          </w:p>
        </w:tc>
        <w:tc>
          <w:tcPr>
            <w:tcW w:w="741" w:type="pct"/>
          </w:tcPr>
          <w:p w14:paraId="6948F9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FA701C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4FC35B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AA5821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A7BEF8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52D1ED2" w14:textId="77777777" w:rsidTr="00CF1767">
        <w:tc>
          <w:tcPr>
            <w:tcW w:w="585" w:type="pct"/>
            <w:vMerge/>
          </w:tcPr>
          <w:p w14:paraId="16D90203"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E2EE2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Трасса</w:t>
            </w:r>
          </w:p>
        </w:tc>
        <w:tc>
          <w:tcPr>
            <w:tcW w:w="741" w:type="pct"/>
          </w:tcPr>
          <w:p w14:paraId="07C028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1DD547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52FD4C8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A6D394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B3BEE2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B3466C1" w14:textId="77777777" w:rsidTr="00CF1767">
        <w:tc>
          <w:tcPr>
            <w:tcW w:w="585" w:type="pct"/>
            <w:vMerge/>
          </w:tcPr>
          <w:p w14:paraId="1F043C6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08DF44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Пикеты</w:t>
            </w:r>
          </w:p>
        </w:tc>
        <w:tc>
          <w:tcPr>
            <w:tcW w:w="741" w:type="pct"/>
          </w:tcPr>
          <w:p w14:paraId="60E18F8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84CF7C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BCB682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566D96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5B0658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BDEFEDD" w14:textId="77777777" w:rsidTr="00CF1767">
        <w:tc>
          <w:tcPr>
            <w:tcW w:w="585" w:type="pct"/>
            <w:vMerge/>
          </w:tcPr>
          <w:p w14:paraId="6456CB1C"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0BAD89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Углы поворота</w:t>
            </w:r>
          </w:p>
        </w:tc>
        <w:tc>
          <w:tcPr>
            <w:tcW w:w="741" w:type="pct"/>
          </w:tcPr>
          <w:p w14:paraId="4B134C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E6507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4DE1F3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860F0D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A03B90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FE83F77" w14:textId="77777777" w:rsidTr="00CF1767">
        <w:tc>
          <w:tcPr>
            <w:tcW w:w="585" w:type="pct"/>
            <w:vMerge/>
          </w:tcPr>
          <w:p w14:paraId="14E447A5"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49D32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Здания существующие</w:t>
            </w:r>
          </w:p>
        </w:tc>
        <w:tc>
          <w:tcPr>
            <w:tcW w:w="741" w:type="pct"/>
          </w:tcPr>
          <w:p w14:paraId="6DB57C1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6673BF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174BEC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6C7099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CC8D6E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DD051FE" w14:textId="77777777" w:rsidTr="00CF1767">
        <w:tc>
          <w:tcPr>
            <w:tcW w:w="585" w:type="pct"/>
            <w:vMerge/>
          </w:tcPr>
          <w:p w14:paraId="3BD7AE3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C445DA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Здания сносимые</w:t>
            </w:r>
          </w:p>
        </w:tc>
        <w:tc>
          <w:tcPr>
            <w:tcW w:w="741" w:type="pct"/>
          </w:tcPr>
          <w:p w14:paraId="45C9EDC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EB35C1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1E070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A4283D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4C9690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5DBE0E5" w14:textId="77777777" w:rsidTr="00CF1767">
        <w:tc>
          <w:tcPr>
            <w:tcW w:w="585" w:type="pct"/>
            <w:vMerge/>
          </w:tcPr>
          <w:p w14:paraId="6BE66CB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1E4A00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Здания проектируемые</w:t>
            </w:r>
          </w:p>
        </w:tc>
        <w:tc>
          <w:tcPr>
            <w:tcW w:w="741" w:type="pct"/>
          </w:tcPr>
          <w:p w14:paraId="3ADC5C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2C61B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51333B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CB4CBC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EFA5D5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42317DCE" w14:textId="77777777" w:rsidTr="00CF1767">
        <w:tc>
          <w:tcPr>
            <w:tcW w:w="585" w:type="pct"/>
            <w:vMerge/>
          </w:tcPr>
          <w:p w14:paraId="7F4F888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936A7D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Сооружения существующие</w:t>
            </w:r>
          </w:p>
        </w:tc>
        <w:tc>
          <w:tcPr>
            <w:tcW w:w="741" w:type="pct"/>
          </w:tcPr>
          <w:p w14:paraId="30D1F7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21DBB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9BFAEF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9A73BB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FAA454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D6CA5B6" w14:textId="77777777" w:rsidTr="00CF1767">
        <w:tc>
          <w:tcPr>
            <w:tcW w:w="585" w:type="pct"/>
            <w:vMerge/>
          </w:tcPr>
          <w:p w14:paraId="7FB411C9"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A1B56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Сооружения сносимые</w:t>
            </w:r>
          </w:p>
        </w:tc>
        <w:tc>
          <w:tcPr>
            <w:tcW w:w="741" w:type="pct"/>
          </w:tcPr>
          <w:p w14:paraId="45E306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16B60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F6AE17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259666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ABA702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96CA796" w14:textId="77777777" w:rsidTr="00CF1767">
        <w:tc>
          <w:tcPr>
            <w:tcW w:w="585" w:type="pct"/>
            <w:vMerge/>
          </w:tcPr>
          <w:p w14:paraId="2C1E1D8C"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A6042F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Сооружения проектируемые</w:t>
            </w:r>
          </w:p>
        </w:tc>
        <w:tc>
          <w:tcPr>
            <w:tcW w:w="741" w:type="pct"/>
          </w:tcPr>
          <w:p w14:paraId="79F53B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50069A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8600FB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8477C1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970DA1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2C81573" w14:textId="77777777" w:rsidTr="00CF1767">
        <w:tc>
          <w:tcPr>
            <w:tcW w:w="585" w:type="pct"/>
            <w:vMerge/>
          </w:tcPr>
          <w:p w14:paraId="1865F48B"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A63442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Трасса сетей инженерно-</w:t>
            </w:r>
            <w:r w:rsidRPr="00D53134">
              <w:rPr>
                <w:rFonts w:asciiTheme="minorBidi" w:hAnsiTheme="minorBidi"/>
                <w:color w:val="000000"/>
                <w:sz w:val="20"/>
                <w:szCs w:val="20"/>
              </w:rPr>
              <w:lastRenderedPageBreak/>
              <w:t>технического обеспечения</w:t>
            </w:r>
          </w:p>
        </w:tc>
        <w:tc>
          <w:tcPr>
            <w:tcW w:w="741" w:type="pct"/>
          </w:tcPr>
          <w:p w14:paraId="6D3B375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41" w:type="pct"/>
          </w:tcPr>
          <w:p w14:paraId="13C7831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7FBD0F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28C202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4BAF14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AD3D385" w14:textId="77777777" w:rsidTr="00CF1767">
        <w:tc>
          <w:tcPr>
            <w:tcW w:w="585" w:type="pct"/>
            <w:vMerge/>
          </w:tcPr>
          <w:p w14:paraId="30EBCDFF"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14A74B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Сопутствующие коммуникации</w:t>
            </w:r>
          </w:p>
        </w:tc>
        <w:tc>
          <w:tcPr>
            <w:tcW w:w="741" w:type="pct"/>
          </w:tcPr>
          <w:p w14:paraId="006CA2D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2AEFB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E0472D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BB5A38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2503A2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06A89D6" w14:textId="77777777" w:rsidTr="00CF1767">
        <w:tc>
          <w:tcPr>
            <w:tcW w:w="585" w:type="pct"/>
            <w:vMerge/>
          </w:tcPr>
          <w:p w14:paraId="4B6657A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03C8BD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Пересекаемые коммуникации</w:t>
            </w:r>
          </w:p>
        </w:tc>
        <w:tc>
          <w:tcPr>
            <w:tcW w:w="741" w:type="pct"/>
          </w:tcPr>
          <w:p w14:paraId="1DCC799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86247B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D65FC7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C942C6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B78B2A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4401F9C" w14:textId="77777777" w:rsidTr="00CF1767">
        <w:tc>
          <w:tcPr>
            <w:tcW w:w="585" w:type="pct"/>
            <w:vMerge/>
          </w:tcPr>
          <w:p w14:paraId="62369036"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2474DA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запорной арматуры (для нефтепроводов и нефтепродуктопроводов)</w:t>
            </w:r>
          </w:p>
        </w:tc>
        <w:tc>
          <w:tcPr>
            <w:tcW w:w="741" w:type="pct"/>
          </w:tcPr>
          <w:p w14:paraId="647B82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13ABE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5BAFBE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15FF37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90AF40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27AB000" w14:textId="77777777" w:rsidTr="00CF1767">
        <w:tc>
          <w:tcPr>
            <w:tcW w:w="585" w:type="pct"/>
            <w:vMerge/>
          </w:tcPr>
          <w:p w14:paraId="1B097BB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5DBDF5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станций электрохимической защиты (для нефтепроводов и нефтепродуктопроводов)</w:t>
            </w:r>
          </w:p>
        </w:tc>
        <w:tc>
          <w:tcPr>
            <w:tcW w:w="741" w:type="pct"/>
          </w:tcPr>
          <w:p w14:paraId="6F14E2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F3C824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F5F4AC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5C5158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4D7B6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2D2DE9F" w14:textId="77777777" w:rsidTr="00CF1767">
        <w:tc>
          <w:tcPr>
            <w:tcW w:w="585" w:type="pct"/>
            <w:vMerge/>
          </w:tcPr>
          <w:p w14:paraId="27BEB0AA"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98C3A3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Магистральные линии связи и электроснабжения для средств катодной защиты и приводов электрических задвижек (для нефтепроводов и нефтепродуктопроводов)</w:t>
            </w:r>
          </w:p>
        </w:tc>
        <w:tc>
          <w:tcPr>
            <w:tcW w:w="741" w:type="pct"/>
          </w:tcPr>
          <w:p w14:paraId="73A2C66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6A2E0A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191EC3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620E47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6EA3A7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B0F5044" w14:textId="77777777" w:rsidTr="00CF1767">
        <w:tc>
          <w:tcPr>
            <w:tcW w:w="585" w:type="pct"/>
            <w:vMerge/>
          </w:tcPr>
          <w:p w14:paraId="7EB35459"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0B7CB5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Места размещения головной и промежуточной перекачивающих станций (для нефтепроводов и </w:t>
            </w:r>
            <w:r w:rsidRPr="00D53134">
              <w:rPr>
                <w:rFonts w:asciiTheme="minorBidi" w:hAnsiTheme="minorBidi"/>
                <w:color w:val="000000"/>
                <w:sz w:val="20"/>
                <w:szCs w:val="20"/>
              </w:rPr>
              <w:lastRenderedPageBreak/>
              <w:t>нефтепродуктопроводов)</w:t>
            </w:r>
          </w:p>
        </w:tc>
        <w:tc>
          <w:tcPr>
            <w:tcW w:w="741" w:type="pct"/>
          </w:tcPr>
          <w:p w14:paraId="660005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41" w:type="pct"/>
          </w:tcPr>
          <w:p w14:paraId="29E74FA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9E6EF1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B700FA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514D3D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0215A20" w14:textId="77777777" w:rsidTr="00CF1767">
        <w:tc>
          <w:tcPr>
            <w:tcW w:w="585" w:type="pct"/>
            <w:vMerge/>
          </w:tcPr>
          <w:p w14:paraId="15874242"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10593B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потребителей (для нефтепроводов и нефтепродуктопроводов)</w:t>
            </w:r>
          </w:p>
        </w:tc>
        <w:tc>
          <w:tcPr>
            <w:tcW w:w="741" w:type="pct"/>
          </w:tcPr>
          <w:p w14:paraId="4E001CE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562CDA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A79246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476C3C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B40CDB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348D175" w14:textId="77777777" w:rsidTr="00CF1767">
        <w:tc>
          <w:tcPr>
            <w:tcW w:w="585" w:type="pct"/>
            <w:vMerge/>
          </w:tcPr>
          <w:p w14:paraId="3A8B3346"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93AE05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опор (для воздушных линий связи)</w:t>
            </w:r>
          </w:p>
        </w:tc>
        <w:tc>
          <w:tcPr>
            <w:tcW w:w="741" w:type="pct"/>
          </w:tcPr>
          <w:p w14:paraId="32BE4B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95496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Марки проводов</w:t>
            </w:r>
          </w:p>
        </w:tc>
        <w:tc>
          <w:tcPr>
            <w:tcW w:w="741" w:type="pct"/>
          </w:tcPr>
          <w:p w14:paraId="4D3140A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 Марки проводов</w:t>
            </w:r>
          </w:p>
        </w:tc>
        <w:tc>
          <w:tcPr>
            <w:tcW w:w="665" w:type="pct"/>
          </w:tcPr>
          <w:p w14:paraId="7589165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 Марки проводов</w:t>
            </w:r>
          </w:p>
        </w:tc>
        <w:tc>
          <w:tcPr>
            <w:tcW w:w="665" w:type="pct"/>
          </w:tcPr>
          <w:p w14:paraId="272BB84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 Марки проводов</w:t>
            </w:r>
          </w:p>
        </w:tc>
      </w:tr>
      <w:tr w:rsidR="00D53134" w:rsidRPr="00D53134" w14:paraId="329CDBF0" w14:textId="77777777" w:rsidTr="00CF1767">
        <w:tc>
          <w:tcPr>
            <w:tcW w:w="585" w:type="pct"/>
            <w:vMerge/>
          </w:tcPr>
          <w:p w14:paraId="2B985DA8"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F4DBB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Участки кабельной связи (для кабельных линий)</w:t>
            </w:r>
          </w:p>
        </w:tc>
        <w:tc>
          <w:tcPr>
            <w:tcW w:w="741" w:type="pct"/>
          </w:tcPr>
          <w:p w14:paraId="342FD2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99B5F0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Тип кабеля, Глубина заложения</w:t>
            </w:r>
          </w:p>
        </w:tc>
        <w:tc>
          <w:tcPr>
            <w:tcW w:w="741" w:type="pct"/>
          </w:tcPr>
          <w:p w14:paraId="489A2D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Тип кабеля, Глубина заложения</w:t>
            </w:r>
          </w:p>
        </w:tc>
        <w:tc>
          <w:tcPr>
            <w:tcW w:w="665" w:type="pct"/>
          </w:tcPr>
          <w:p w14:paraId="5DBDF4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Тип кабеля, Глубина заложения</w:t>
            </w:r>
          </w:p>
        </w:tc>
        <w:tc>
          <w:tcPr>
            <w:tcW w:w="665" w:type="pct"/>
          </w:tcPr>
          <w:p w14:paraId="5B5DA55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Тип кабеля, Глубина заложения</w:t>
            </w:r>
          </w:p>
        </w:tc>
      </w:tr>
      <w:tr w:rsidR="00D53134" w:rsidRPr="00D53134" w14:paraId="43D853E7" w14:textId="77777777" w:rsidTr="00CF1767">
        <w:tc>
          <w:tcPr>
            <w:tcW w:w="585" w:type="pct"/>
            <w:vMerge/>
          </w:tcPr>
          <w:p w14:paraId="46AE5E2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A5EE1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наземных и подземных линейно-кабельных сооружений (для кабельных линий)</w:t>
            </w:r>
          </w:p>
        </w:tc>
        <w:tc>
          <w:tcPr>
            <w:tcW w:w="741" w:type="pct"/>
          </w:tcPr>
          <w:p w14:paraId="14FBC61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19EBBEA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03FE7D3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51576D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37C551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FCC130A" w14:textId="77777777" w:rsidTr="00CF1767">
        <w:tc>
          <w:tcPr>
            <w:tcW w:w="585" w:type="pct"/>
            <w:vMerge/>
          </w:tcPr>
          <w:p w14:paraId="5D179FE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E5D68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проектируемых постов дорожно-патрульной службы (для автомобильных дорог)</w:t>
            </w:r>
          </w:p>
        </w:tc>
        <w:tc>
          <w:tcPr>
            <w:tcW w:w="741" w:type="pct"/>
          </w:tcPr>
          <w:p w14:paraId="1073A18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F09986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E29979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CAA523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D206B9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8B967D4" w14:textId="77777777" w:rsidTr="00CF1767">
        <w:tc>
          <w:tcPr>
            <w:tcW w:w="585" w:type="pct"/>
            <w:vMerge/>
          </w:tcPr>
          <w:p w14:paraId="73032D4A"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BED54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пунктов весового контроля (для автомобильных дорог)</w:t>
            </w:r>
          </w:p>
        </w:tc>
        <w:tc>
          <w:tcPr>
            <w:tcW w:w="741" w:type="pct"/>
          </w:tcPr>
          <w:p w14:paraId="3AD89D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30C91C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44215C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64B396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EE52B4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80EC9FE" w14:textId="77777777" w:rsidTr="00CF1767">
        <w:tc>
          <w:tcPr>
            <w:tcW w:w="585" w:type="pct"/>
            <w:vMerge/>
          </w:tcPr>
          <w:p w14:paraId="2BD11CBD"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04847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постов учета движения (для автомобильных дорог)</w:t>
            </w:r>
          </w:p>
        </w:tc>
        <w:tc>
          <w:tcPr>
            <w:tcW w:w="741" w:type="pct"/>
          </w:tcPr>
          <w:p w14:paraId="3FF1354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39577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828787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3A2C52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673158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AEAAC8F" w14:textId="77777777" w:rsidTr="00CF1767">
        <w:tc>
          <w:tcPr>
            <w:tcW w:w="585" w:type="pct"/>
            <w:vMerge/>
          </w:tcPr>
          <w:p w14:paraId="4A67F435"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110746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Места размещения постов метеорологического </w:t>
            </w:r>
            <w:r w:rsidRPr="00D53134">
              <w:rPr>
                <w:rFonts w:asciiTheme="minorBidi" w:hAnsiTheme="minorBidi"/>
                <w:color w:val="000000"/>
                <w:sz w:val="20"/>
                <w:szCs w:val="20"/>
              </w:rPr>
              <w:lastRenderedPageBreak/>
              <w:t>наблюдения (для автомобильных дорог)</w:t>
            </w:r>
          </w:p>
        </w:tc>
        <w:tc>
          <w:tcPr>
            <w:tcW w:w="741" w:type="pct"/>
          </w:tcPr>
          <w:p w14:paraId="3F4ED4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41" w:type="pct"/>
          </w:tcPr>
          <w:p w14:paraId="4E2FDCF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D3C657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10D647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9D4FC9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16AB9E0" w14:textId="77777777" w:rsidTr="00CF1767">
        <w:tc>
          <w:tcPr>
            <w:tcW w:w="585" w:type="pct"/>
            <w:vMerge/>
          </w:tcPr>
          <w:p w14:paraId="07EAA7EB"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0389E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остановок общественного транспорта</w:t>
            </w:r>
          </w:p>
          <w:p w14:paraId="2718892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объектов дорожного сервиса (для автомобильных дорог)</w:t>
            </w:r>
          </w:p>
        </w:tc>
        <w:tc>
          <w:tcPr>
            <w:tcW w:w="741" w:type="pct"/>
          </w:tcPr>
          <w:p w14:paraId="7352531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84B775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22E55E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6A1ED6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D1CB57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8DD7620" w14:textId="77777777" w:rsidTr="00CF1767">
        <w:tc>
          <w:tcPr>
            <w:tcW w:w="585" w:type="pct"/>
            <w:vMerge w:val="restart"/>
          </w:tcPr>
          <w:p w14:paraId="166994D4" w14:textId="77777777" w:rsidR="00D53134" w:rsidRPr="00D53134" w:rsidRDefault="00D53134" w:rsidP="00D53134">
            <w:pPr>
              <w:spacing w:line="276" w:lineRule="auto"/>
              <w:jc w:val="both"/>
              <w:rPr>
                <w:rFonts w:asciiTheme="minorBidi" w:hAnsiTheme="minorBidi"/>
                <w:sz w:val="20"/>
                <w:szCs w:val="20"/>
                <w:lang w:val="en-US"/>
              </w:rPr>
            </w:pPr>
            <w:r w:rsidRPr="00D53134">
              <w:rPr>
                <w:rFonts w:asciiTheme="minorBidi" w:hAnsiTheme="minorBidi"/>
                <w:sz w:val="20"/>
                <w:szCs w:val="20"/>
              </w:rPr>
              <w:t>Искусственные сооружения</w:t>
            </w:r>
          </w:p>
        </w:tc>
        <w:tc>
          <w:tcPr>
            <w:tcW w:w="860" w:type="pct"/>
          </w:tcPr>
          <w:p w14:paraId="6B7F434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установки технологического оборудования</w:t>
            </w:r>
          </w:p>
        </w:tc>
        <w:tc>
          <w:tcPr>
            <w:tcW w:w="741" w:type="pct"/>
          </w:tcPr>
          <w:p w14:paraId="0C4613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76DB5E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6E93C6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CBE5C0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DDD965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E4708D2" w14:textId="77777777" w:rsidTr="00CF1767">
        <w:tc>
          <w:tcPr>
            <w:tcW w:w="585" w:type="pct"/>
            <w:vMerge/>
          </w:tcPr>
          <w:p w14:paraId="53098064"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E8F63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Несущие конструкции</w:t>
            </w:r>
          </w:p>
        </w:tc>
        <w:tc>
          <w:tcPr>
            <w:tcW w:w="741" w:type="pct"/>
          </w:tcPr>
          <w:p w14:paraId="4DDDAAC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4BEDEC9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019B05B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3337570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6D11C8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B785D6A" w14:textId="77777777" w:rsidTr="00CF1767">
        <w:tc>
          <w:tcPr>
            <w:tcW w:w="585" w:type="pct"/>
            <w:vMerge/>
          </w:tcPr>
          <w:p w14:paraId="662A48D0"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F383C4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Основные элементы, конструкции</w:t>
            </w:r>
          </w:p>
        </w:tc>
        <w:tc>
          <w:tcPr>
            <w:tcW w:w="741" w:type="pct"/>
          </w:tcPr>
          <w:p w14:paraId="2B6EA05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4E0A8E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05F8CE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Внешний образ/вид, </w:t>
            </w:r>
            <w:r w:rsidRPr="00D53134">
              <w:rPr>
                <w:rFonts w:asciiTheme="minorBidi" w:hAnsiTheme="minorBidi"/>
                <w:color w:val="000000"/>
                <w:sz w:val="20"/>
                <w:szCs w:val="20"/>
              </w:rPr>
              <w:lastRenderedPageBreak/>
              <w:t>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3523A51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Положение, Материал, Маркировка, Масса</w:t>
            </w:r>
          </w:p>
        </w:tc>
        <w:tc>
          <w:tcPr>
            <w:tcW w:w="665" w:type="pct"/>
          </w:tcPr>
          <w:p w14:paraId="3381F3F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Сроки </w:t>
            </w:r>
            <w:r w:rsidRPr="00D53134">
              <w:rPr>
                <w:rFonts w:asciiTheme="minorBidi" w:hAnsiTheme="minorBidi"/>
                <w:color w:val="000000"/>
                <w:sz w:val="20"/>
                <w:szCs w:val="20"/>
              </w:rPr>
              <w:lastRenderedPageBreak/>
              <w:t>выполнения проверок и контролируемые параметры, Сроки проведения плановых замен и заменяемые элементы</w:t>
            </w:r>
          </w:p>
        </w:tc>
      </w:tr>
      <w:tr w:rsidR="00D53134" w:rsidRPr="00D53134" w14:paraId="24B44486" w14:textId="77777777" w:rsidTr="00CF1767">
        <w:tc>
          <w:tcPr>
            <w:tcW w:w="585" w:type="pct"/>
            <w:vMerge w:val="restart"/>
          </w:tcPr>
          <w:p w14:paraId="73A45E7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Искусственные сооружения автомобильных дорог</w:t>
            </w:r>
          </w:p>
        </w:tc>
        <w:tc>
          <w:tcPr>
            <w:tcW w:w="860" w:type="pct"/>
          </w:tcPr>
          <w:p w14:paraId="03C89C2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Индивидуальный профиль земляного полотна</w:t>
            </w:r>
          </w:p>
        </w:tc>
        <w:tc>
          <w:tcPr>
            <w:tcW w:w="741" w:type="pct"/>
          </w:tcPr>
          <w:p w14:paraId="421A479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538A4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91DC4B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611702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608A52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BE9E0FD" w14:textId="77777777" w:rsidTr="00CF1767">
        <w:tc>
          <w:tcPr>
            <w:tcW w:w="585" w:type="pct"/>
            <w:vMerge/>
          </w:tcPr>
          <w:p w14:paraId="32B5987B"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BA76B5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Характерный профиль</w:t>
            </w:r>
          </w:p>
        </w:tc>
        <w:tc>
          <w:tcPr>
            <w:tcW w:w="741" w:type="pct"/>
          </w:tcPr>
          <w:p w14:paraId="60CCEA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05E55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DF3A4B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7027A8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524B2B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4AF12A67" w14:textId="77777777" w:rsidTr="00CF1767">
        <w:tc>
          <w:tcPr>
            <w:tcW w:w="585" w:type="pct"/>
            <w:vMerge/>
          </w:tcPr>
          <w:p w14:paraId="36692C1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BCC60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Насыпь</w:t>
            </w:r>
          </w:p>
        </w:tc>
        <w:tc>
          <w:tcPr>
            <w:tcW w:w="741" w:type="pct"/>
          </w:tcPr>
          <w:p w14:paraId="6A8E48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F7FB4D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14A206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3CA108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9E896E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D27CC20" w14:textId="77777777" w:rsidTr="00CF1767">
        <w:tc>
          <w:tcPr>
            <w:tcW w:w="585" w:type="pct"/>
            <w:vMerge/>
          </w:tcPr>
          <w:p w14:paraId="20F48424"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F7E20E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Выемка</w:t>
            </w:r>
          </w:p>
        </w:tc>
        <w:tc>
          <w:tcPr>
            <w:tcW w:w="741" w:type="pct"/>
          </w:tcPr>
          <w:p w14:paraId="04C252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DD3C0A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F91A18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0EE850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970F30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50532B5" w14:textId="77777777" w:rsidTr="00CF1767">
        <w:tc>
          <w:tcPr>
            <w:tcW w:w="585" w:type="pct"/>
            <w:vMerge/>
          </w:tcPr>
          <w:p w14:paraId="5ACECD9A"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AB26EF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Дорожная одежда</w:t>
            </w:r>
          </w:p>
        </w:tc>
        <w:tc>
          <w:tcPr>
            <w:tcW w:w="741" w:type="pct"/>
          </w:tcPr>
          <w:p w14:paraId="3A57509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42BBBB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371F6BA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4B70CB0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412935E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42C7C21E" w14:textId="77777777" w:rsidTr="00CF1767">
        <w:tc>
          <w:tcPr>
            <w:tcW w:w="585" w:type="pct"/>
            <w:vMerge w:val="restart"/>
          </w:tcPr>
          <w:p w14:paraId="1377438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Искусственные сооружения железных дорог</w:t>
            </w:r>
          </w:p>
        </w:tc>
        <w:tc>
          <w:tcPr>
            <w:tcW w:w="860" w:type="pct"/>
          </w:tcPr>
          <w:p w14:paraId="6165D8C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Индивидуальный профиль земляного полотна</w:t>
            </w:r>
          </w:p>
        </w:tc>
        <w:tc>
          <w:tcPr>
            <w:tcW w:w="741" w:type="pct"/>
          </w:tcPr>
          <w:p w14:paraId="1B3AEC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E9523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A90E8F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446DED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DE0C3E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561BA50" w14:textId="77777777" w:rsidTr="00CF1767">
        <w:tc>
          <w:tcPr>
            <w:tcW w:w="585" w:type="pct"/>
            <w:vMerge/>
          </w:tcPr>
          <w:p w14:paraId="046ECCE6"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9B7386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Характерный профиль</w:t>
            </w:r>
          </w:p>
        </w:tc>
        <w:tc>
          <w:tcPr>
            <w:tcW w:w="741" w:type="pct"/>
          </w:tcPr>
          <w:p w14:paraId="74FC48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D81917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EB6C75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50B370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A4A747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E359C79" w14:textId="77777777" w:rsidTr="00CF1767">
        <w:tc>
          <w:tcPr>
            <w:tcW w:w="585" w:type="pct"/>
            <w:vMerge/>
          </w:tcPr>
          <w:p w14:paraId="01356FCD"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A0EAB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Насыпь</w:t>
            </w:r>
          </w:p>
        </w:tc>
        <w:tc>
          <w:tcPr>
            <w:tcW w:w="741" w:type="pct"/>
          </w:tcPr>
          <w:p w14:paraId="1FDD833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FFE9E6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60ED63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23BDF4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DF2947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0237A124" w14:textId="77777777" w:rsidTr="00CF1767">
        <w:tc>
          <w:tcPr>
            <w:tcW w:w="585" w:type="pct"/>
            <w:vMerge/>
          </w:tcPr>
          <w:p w14:paraId="49C0BDAD"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239690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Выемка</w:t>
            </w:r>
          </w:p>
        </w:tc>
        <w:tc>
          <w:tcPr>
            <w:tcW w:w="741" w:type="pct"/>
          </w:tcPr>
          <w:p w14:paraId="6F7EB0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A375D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9161F1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0B2C5B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557BE9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B2DCF1A" w14:textId="77777777" w:rsidTr="00CF1767">
        <w:tc>
          <w:tcPr>
            <w:tcW w:w="585" w:type="pct"/>
            <w:vMerge/>
          </w:tcPr>
          <w:p w14:paraId="2B2DA65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1531D4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Верхнее строение пути</w:t>
            </w:r>
          </w:p>
        </w:tc>
        <w:tc>
          <w:tcPr>
            <w:tcW w:w="741" w:type="pct"/>
          </w:tcPr>
          <w:p w14:paraId="3C978DE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1D2ABD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0BA4F8B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52E66AC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6C9A6BF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6609A34D" w14:textId="77777777" w:rsidTr="00CF1767">
        <w:tc>
          <w:tcPr>
            <w:tcW w:w="585" w:type="pct"/>
            <w:vMerge w:val="restart"/>
          </w:tcPr>
          <w:p w14:paraId="276F24F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Искусственные сооружения сетей связи</w:t>
            </w:r>
          </w:p>
        </w:tc>
        <w:tc>
          <w:tcPr>
            <w:tcW w:w="860" w:type="pct"/>
          </w:tcPr>
          <w:p w14:paraId="6DE8D4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Кабельные переходы через автомобильные дороги, железные дороги, водные преграды.</w:t>
            </w:r>
          </w:p>
        </w:tc>
        <w:tc>
          <w:tcPr>
            <w:tcW w:w="741" w:type="pct"/>
          </w:tcPr>
          <w:p w14:paraId="183A2B2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0A96322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3F0E40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Внешний образ/вид, Фурнитура/ Оснастка, Производитель, </w:t>
            </w:r>
            <w:r w:rsidRPr="00D53134">
              <w:rPr>
                <w:rFonts w:asciiTheme="minorBidi" w:hAnsiTheme="minorBidi"/>
                <w:color w:val="000000"/>
                <w:sz w:val="20"/>
                <w:szCs w:val="20"/>
              </w:rPr>
              <w:lastRenderedPageBreak/>
              <w:t>Наименование по каталогу, Артикул по каталогу, Огнестойкость, Сроки выполнения монтажа</w:t>
            </w:r>
          </w:p>
        </w:tc>
        <w:tc>
          <w:tcPr>
            <w:tcW w:w="665" w:type="pct"/>
          </w:tcPr>
          <w:p w14:paraId="20D4367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Положение, Материал, Маркировка, Масса</w:t>
            </w:r>
          </w:p>
        </w:tc>
        <w:tc>
          <w:tcPr>
            <w:tcW w:w="665" w:type="pct"/>
          </w:tcPr>
          <w:p w14:paraId="083B4D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Сроки выполнения проверок и контролируемые </w:t>
            </w:r>
            <w:r w:rsidRPr="00D53134">
              <w:rPr>
                <w:rFonts w:asciiTheme="minorBidi" w:hAnsiTheme="minorBidi"/>
                <w:color w:val="000000"/>
                <w:sz w:val="20"/>
                <w:szCs w:val="20"/>
              </w:rPr>
              <w:lastRenderedPageBreak/>
              <w:t>параметры, Сроки проведения плановых замен и заменяемые элементы</w:t>
            </w:r>
          </w:p>
        </w:tc>
      </w:tr>
      <w:tr w:rsidR="00D53134" w:rsidRPr="00D53134" w14:paraId="106AEAF2" w14:textId="77777777" w:rsidTr="00CF1767">
        <w:tc>
          <w:tcPr>
            <w:tcW w:w="585" w:type="pct"/>
            <w:vMerge/>
          </w:tcPr>
          <w:p w14:paraId="1ACABE68"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EF751C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Узел крепления опор и матч оттяжками</w:t>
            </w:r>
          </w:p>
        </w:tc>
        <w:tc>
          <w:tcPr>
            <w:tcW w:w="741" w:type="pct"/>
          </w:tcPr>
          <w:p w14:paraId="210A244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1D1D91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1275FEC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53BC2C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74F5AFE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573CEC1" w14:textId="77777777" w:rsidTr="00CF1767">
        <w:tc>
          <w:tcPr>
            <w:tcW w:w="585" w:type="pct"/>
            <w:vMerge/>
          </w:tcPr>
          <w:p w14:paraId="70C4034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ABEB1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Узел перехода с подземной линии на воздушную линию</w:t>
            </w:r>
          </w:p>
        </w:tc>
        <w:tc>
          <w:tcPr>
            <w:tcW w:w="741" w:type="pct"/>
          </w:tcPr>
          <w:p w14:paraId="70BCCA1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15A255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0FA605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w:t>
            </w:r>
            <w:r w:rsidRPr="00D53134">
              <w:rPr>
                <w:rFonts w:asciiTheme="minorBidi" w:hAnsiTheme="minorBidi"/>
                <w:color w:val="000000"/>
                <w:sz w:val="20"/>
                <w:szCs w:val="20"/>
              </w:rPr>
              <w:lastRenderedPageBreak/>
              <w:t>Огнестойкость, Сроки выполнения монтажа</w:t>
            </w:r>
          </w:p>
        </w:tc>
        <w:tc>
          <w:tcPr>
            <w:tcW w:w="665" w:type="pct"/>
          </w:tcPr>
          <w:p w14:paraId="6F40266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Положение, Материал, Маркировка, Масса</w:t>
            </w:r>
          </w:p>
        </w:tc>
        <w:tc>
          <w:tcPr>
            <w:tcW w:w="665" w:type="pct"/>
          </w:tcPr>
          <w:p w14:paraId="0B0D39E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673F3135" w14:textId="77777777" w:rsidTr="00CF1767">
        <w:tc>
          <w:tcPr>
            <w:tcW w:w="585" w:type="pct"/>
            <w:vMerge/>
          </w:tcPr>
          <w:p w14:paraId="16CF888C"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2B632C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расстановки оборудования связи</w:t>
            </w:r>
          </w:p>
        </w:tc>
        <w:tc>
          <w:tcPr>
            <w:tcW w:w="741" w:type="pct"/>
          </w:tcPr>
          <w:p w14:paraId="12C801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1DF8C2D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B57E85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678D52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4951B2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F0E9812" w14:textId="77777777" w:rsidTr="00CF1767">
        <w:tc>
          <w:tcPr>
            <w:tcW w:w="585" w:type="pct"/>
            <w:vMerge w:val="restart"/>
          </w:tcPr>
          <w:p w14:paraId="7E4FA52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Искусственные сооружения</w:t>
            </w:r>
            <w:r w:rsidRPr="00D53134">
              <w:rPr>
                <w:rFonts w:asciiTheme="minorBidi" w:hAnsiTheme="minorBidi"/>
                <w:color w:val="000000"/>
                <w:sz w:val="20"/>
                <w:szCs w:val="20"/>
              </w:rPr>
              <w:t xml:space="preserve"> магистральных трубопроводов</w:t>
            </w:r>
          </w:p>
        </w:tc>
        <w:tc>
          <w:tcPr>
            <w:tcW w:w="860" w:type="pct"/>
          </w:tcPr>
          <w:p w14:paraId="507ECBE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расстановки основного оборудования</w:t>
            </w:r>
          </w:p>
        </w:tc>
        <w:tc>
          <w:tcPr>
            <w:tcW w:w="741" w:type="pct"/>
          </w:tcPr>
          <w:p w14:paraId="2B60A8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63477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5D3848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E8EDCF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9BEFD7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DD944AB" w14:textId="77777777" w:rsidTr="00CF1767">
        <w:tc>
          <w:tcPr>
            <w:tcW w:w="585" w:type="pct"/>
            <w:vMerge/>
          </w:tcPr>
          <w:p w14:paraId="5DECBC49"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E001C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расстановки вспомогательного оборудования</w:t>
            </w:r>
          </w:p>
        </w:tc>
        <w:tc>
          <w:tcPr>
            <w:tcW w:w="741" w:type="pct"/>
          </w:tcPr>
          <w:p w14:paraId="4560AD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8FA039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A68CD0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18EC4E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D24F50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046CD1A4" w14:textId="77777777" w:rsidTr="00CF1767">
        <w:tc>
          <w:tcPr>
            <w:tcW w:w="585" w:type="pct"/>
            <w:vMerge/>
          </w:tcPr>
          <w:p w14:paraId="032C2B44"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0848C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Задвижки</w:t>
            </w:r>
          </w:p>
        </w:tc>
        <w:tc>
          <w:tcPr>
            <w:tcW w:w="741" w:type="pct"/>
          </w:tcPr>
          <w:p w14:paraId="08165CF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5CF9211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5C77FD8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0246BD8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6EE28D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44FE500A" w14:textId="77777777" w:rsidTr="00CF1767">
        <w:tc>
          <w:tcPr>
            <w:tcW w:w="585" w:type="pct"/>
            <w:vMerge/>
          </w:tcPr>
          <w:p w14:paraId="5DB33EB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078FC6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Узлы пуска и приема шаровых разделителей</w:t>
            </w:r>
          </w:p>
        </w:tc>
        <w:tc>
          <w:tcPr>
            <w:tcW w:w="741" w:type="pct"/>
          </w:tcPr>
          <w:p w14:paraId="7C777E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0F36ACA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3F8AE6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Внешний образ/вид, Фурнитура/ </w:t>
            </w:r>
            <w:r w:rsidRPr="00D53134">
              <w:rPr>
                <w:rFonts w:asciiTheme="minorBidi" w:hAnsiTheme="minorBidi"/>
                <w:color w:val="000000"/>
                <w:sz w:val="20"/>
                <w:szCs w:val="20"/>
              </w:rPr>
              <w:lastRenderedPageBreak/>
              <w:t>Оснастка, Производитель, Наименование по каталогу, Артикул по каталогу, Огнестойкость, Сроки выполнения монтажа</w:t>
            </w:r>
          </w:p>
        </w:tc>
        <w:tc>
          <w:tcPr>
            <w:tcW w:w="665" w:type="pct"/>
          </w:tcPr>
          <w:p w14:paraId="4EC04A6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Положение, Материал, Маркировка, Масса</w:t>
            </w:r>
          </w:p>
        </w:tc>
        <w:tc>
          <w:tcPr>
            <w:tcW w:w="665" w:type="pct"/>
          </w:tcPr>
          <w:p w14:paraId="41F3E7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Сроки выполнения </w:t>
            </w:r>
            <w:r w:rsidRPr="00D53134">
              <w:rPr>
                <w:rFonts w:asciiTheme="minorBidi" w:hAnsiTheme="minorBidi"/>
                <w:color w:val="000000"/>
                <w:sz w:val="20"/>
                <w:szCs w:val="20"/>
              </w:rPr>
              <w:lastRenderedPageBreak/>
              <w:t>проверок и контролируемые параметры, Сроки проведения плановых замен и заменяемые элементы</w:t>
            </w:r>
          </w:p>
        </w:tc>
      </w:tr>
      <w:tr w:rsidR="00D53134" w:rsidRPr="00D53134" w14:paraId="6C2D7371" w14:textId="77777777" w:rsidTr="00CF1767">
        <w:tc>
          <w:tcPr>
            <w:tcW w:w="585" w:type="pct"/>
            <w:vMerge w:val="restart"/>
          </w:tcPr>
          <w:p w14:paraId="6B51774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 xml:space="preserve">Объекты инфраструктуры </w:t>
            </w:r>
          </w:p>
        </w:tc>
        <w:tc>
          <w:tcPr>
            <w:tcW w:w="860" w:type="pct"/>
          </w:tcPr>
          <w:p w14:paraId="2F5900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расположения зданий</w:t>
            </w:r>
          </w:p>
        </w:tc>
        <w:tc>
          <w:tcPr>
            <w:tcW w:w="741" w:type="pct"/>
          </w:tcPr>
          <w:p w14:paraId="0481CD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2C538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302B92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A862D3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881873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1731923" w14:textId="77777777" w:rsidTr="00CF1767">
        <w:tc>
          <w:tcPr>
            <w:tcW w:w="585" w:type="pct"/>
            <w:vMerge/>
          </w:tcPr>
          <w:p w14:paraId="26B298CF"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C9D00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расположения строений</w:t>
            </w:r>
          </w:p>
        </w:tc>
        <w:tc>
          <w:tcPr>
            <w:tcW w:w="741" w:type="pct"/>
          </w:tcPr>
          <w:p w14:paraId="1E1FD39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60646F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9DD412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81963B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1122DC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E8031FD" w14:textId="77777777" w:rsidTr="00CF1767">
        <w:tc>
          <w:tcPr>
            <w:tcW w:w="585" w:type="pct"/>
            <w:vMerge/>
          </w:tcPr>
          <w:p w14:paraId="6798387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5BC1F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расположения сооружений</w:t>
            </w:r>
          </w:p>
        </w:tc>
        <w:tc>
          <w:tcPr>
            <w:tcW w:w="741" w:type="pct"/>
          </w:tcPr>
          <w:p w14:paraId="2D0F6B4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39336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01ACC5B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C29692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BB4B49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66DEE5F" w14:textId="77777777" w:rsidTr="00CF1767">
        <w:tc>
          <w:tcPr>
            <w:tcW w:w="585" w:type="pct"/>
            <w:vMerge w:val="restart"/>
          </w:tcPr>
          <w:p w14:paraId="370A6E6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Территория</w:t>
            </w:r>
          </w:p>
        </w:tc>
        <w:tc>
          <w:tcPr>
            <w:tcW w:w="860" w:type="pct"/>
          </w:tcPr>
          <w:p w14:paraId="263B62A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Временные постройки (в том числе площадки для складирования)</w:t>
            </w:r>
          </w:p>
        </w:tc>
        <w:tc>
          <w:tcPr>
            <w:tcW w:w="741" w:type="pct"/>
          </w:tcPr>
          <w:p w14:paraId="4F4481B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ориентировочные сроки выполнение работ по монтажу/демонтажу</w:t>
            </w:r>
          </w:p>
        </w:tc>
        <w:tc>
          <w:tcPr>
            <w:tcW w:w="741" w:type="pct"/>
          </w:tcPr>
          <w:p w14:paraId="123092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 указанием существующих подъездов и подходов, сроки выполнение работ по монтажу/демонтажу</w:t>
            </w:r>
          </w:p>
        </w:tc>
        <w:tc>
          <w:tcPr>
            <w:tcW w:w="741" w:type="pct"/>
          </w:tcPr>
          <w:p w14:paraId="6C706C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 указанием существующих подъездов и подходов, сроки выполнение работ по монтажу/демонтажу, ресурсы на выполнение работ по монтажу/демонтажу</w:t>
            </w:r>
          </w:p>
        </w:tc>
        <w:tc>
          <w:tcPr>
            <w:tcW w:w="665" w:type="pct"/>
          </w:tcPr>
          <w:p w14:paraId="2FFD43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65" w:type="pct"/>
          </w:tcPr>
          <w:p w14:paraId="221764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0C3E35DB" w14:textId="77777777" w:rsidTr="00CF1767">
        <w:tc>
          <w:tcPr>
            <w:tcW w:w="585" w:type="pct"/>
            <w:vMerge/>
          </w:tcPr>
          <w:p w14:paraId="725EADC4"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53D30C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Земляные массы</w:t>
            </w:r>
          </w:p>
        </w:tc>
        <w:tc>
          <w:tcPr>
            <w:tcW w:w="741" w:type="pct"/>
          </w:tcPr>
          <w:p w14:paraId="07848CB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Объем вывозимых/ввозимых земляных масс, ориентировочные сроки выполнение работ</w:t>
            </w:r>
          </w:p>
        </w:tc>
        <w:tc>
          <w:tcPr>
            <w:tcW w:w="741" w:type="pct"/>
          </w:tcPr>
          <w:p w14:paraId="03174D8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Объем вывозимых/ввозимых земляных масс, сроки выполнение работ </w:t>
            </w:r>
          </w:p>
        </w:tc>
        <w:tc>
          <w:tcPr>
            <w:tcW w:w="741" w:type="pct"/>
          </w:tcPr>
          <w:p w14:paraId="30070A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Объем вывозимых/ввозимых земляных масс, сроки выполнение работ, ресурсы на выполнение работ</w:t>
            </w:r>
          </w:p>
        </w:tc>
        <w:tc>
          <w:tcPr>
            <w:tcW w:w="665" w:type="pct"/>
          </w:tcPr>
          <w:p w14:paraId="1937B42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65" w:type="pct"/>
          </w:tcPr>
          <w:p w14:paraId="0907D33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3CB7E3FF" w14:textId="77777777" w:rsidTr="00CF1767">
        <w:tc>
          <w:tcPr>
            <w:tcW w:w="585" w:type="pct"/>
            <w:vMerge/>
          </w:tcPr>
          <w:p w14:paraId="49A4BC5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FDB49A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Защитные устройства инженерной инфраструктуры</w:t>
            </w:r>
          </w:p>
        </w:tc>
        <w:tc>
          <w:tcPr>
            <w:tcW w:w="741" w:type="pct"/>
          </w:tcPr>
          <w:p w14:paraId="2AA453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41" w:type="pct"/>
          </w:tcPr>
          <w:p w14:paraId="7D12B79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41" w:type="pct"/>
          </w:tcPr>
          <w:p w14:paraId="521B14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65" w:type="pct"/>
          </w:tcPr>
          <w:p w14:paraId="73EC308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65" w:type="pct"/>
          </w:tcPr>
          <w:p w14:paraId="470F9A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8AA8DC6" w14:textId="77777777" w:rsidTr="00CF1767">
        <w:tc>
          <w:tcPr>
            <w:tcW w:w="585" w:type="pct"/>
            <w:vMerge/>
          </w:tcPr>
          <w:p w14:paraId="75B27C4F"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B57D84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Внутриобъектовая дорожная сеть</w:t>
            </w:r>
          </w:p>
        </w:tc>
        <w:tc>
          <w:tcPr>
            <w:tcW w:w="741" w:type="pct"/>
          </w:tcPr>
          <w:p w14:paraId="54105C0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12A762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Место присоединения к внешней дородной сети, Внешний образ/вид, маркировка, схема движения транспорта</w:t>
            </w:r>
          </w:p>
        </w:tc>
        <w:tc>
          <w:tcPr>
            <w:tcW w:w="741" w:type="pct"/>
          </w:tcPr>
          <w:p w14:paraId="3A800F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Место присоединения к внешней дородной сети, Внешний образ/вид, маркировка, Наименование по каталогу, Артикул по каталогу, схема движения транспорта</w:t>
            </w:r>
          </w:p>
        </w:tc>
        <w:tc>
          <w:tcPr>
            <w:tcW w:w="665" w:type="pct"/>
          </w:tcPr>
          <w:p w14:paraId="5DD458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Место присоединения к внешней дородной сети,  Внешний образ/вид, маркировка, схема движения транспорта</w:t>
            </w:r>
          </w:p>
        </w:tc>
        <w:tc>
          <w:tcPr>
            <w:tcW w:w="665" w:type="pct"/>
          </w:tcPr>
          <w:p w14:paraId="364463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Место присоединения к внешней дородной сети,  Внешний образ/вид, маркировка, схема движения транспорта ,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738FEFF7" w14:textId="77777777" w:rsidTr="00CF1767">
        <w:tc>
          <w:tcPr>
            <w:tcW w:w="585" w:type="pct"/>
            <w:vMerge/>
          </w:tcPr>
          <w:p w14:paraId="420DE86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A9A956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(транзитные)</w:t>
            </w:r>
          </w:p>
        </w:tc>
        <w:tc>
          <w:tcPr>
            <w:tcW w:w="741" w:type="pct"/>
          </w:tcPr>
          <w:p w14:paraId="0762A1A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DDF781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741" w:type="pct"/>
          </w:tcPr>
          <w:p w14:paraId="310E61E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665" w:type="pct"/>
          </w:tcPr>
          <w:p w14:paraId="0FCE64B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665" w:type="pct"/>
          </w:tcPr>
          <w:p w14:paraId="7BFB524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r>
      <w:tr w:rsidR="00D53134" w:rsidRPr="00D53134" w14:paraId="1382F1D6" w14:textId="77777777" w:rsidTr="00CF1767">
        <w:tc>
          <w:tcPr>
            <w:tcW w:w="585" w:type="pct"/>
            <w:vMerge/>
          </w:tcPr>
          <w:p w14:paraId="73F5BAE8"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51050F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(сносимые)</w:t>
            </w:r>
          </w:p>
        </w:tc>
        <w:tc>
          <w:tcPr>
            <w:tcW w:w="741" w:type="pct"/>
          </w:tcPr>
          <w:p w14:paraId="4DFDEE5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сносу</w:t>
            </w:r>
          </w:p>
        </w:tc>
        <w:tc>
          <w:tcPr>
            <w:tcW w:w="741" w:type="pct"/>
          </w:tcPr>
          <w:p w14:paraId="21AE443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сроки выполнения работ по демонтажу, ресурсы на выполнение работ по демонтажу </w:t>
            </w:r>
          </w:p>
        </w:tc>
        <w:tc>
          <w:tcPr>
            <w:tcW w:w="741" w:type="pct"/>
          </w:tcPr>
          <w:p w14:paraId="357B06E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сроки выполнения работ по демонтажу, ресурсы на выполнение работ по демонтажу </w:t>
            </w:r>
          </w:p>
        </w:tc>
        <w:tc>
          <w:tcPr>
            <w:tcW w:w="665" w:type="pct"/>
          </w:tcPr>
          <w:p w14:paraId="4BC4DCD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65" w:type="pct"/>
          </w:tcPr>
          <w:p w14:paraId="5A5896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45DFD04B" w14:textId="77777777" w:rsidTr="00CF1767">
        <w:tc>
          <w:tcPr>
            <w:tcW w:w="585" w:type="pct"/>
            <w:vMerge/>
          </w:tcPr>
          <w:p w14:paraId="21844D6D"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B9B084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(временные)</w:t>
            </w:r>
          </w:p>
        </w:tc>
        <w:tc>
          <w:tcPr>
            <w:tcW w:w="741" w:type="pct"/>
          </w:tcPr>
          <w:p w14:paraId="3599F9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41" w:type="pct"/>
          </w:tcPr>
          <w:p w14:paraId="6F1289C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41" w:type="pct"/>
          </w:tcPr>
          <w:p w14:paraId="353CFEA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65" w:type="pct"/>
          </w:tcPr>
          <w:p w14:paraId="0002E2B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65" w:type="pct"/>
          </w:tcPr>
          <w:p w14:paraId="09C0D6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5DEA395D" w14:textId="77777777" w:rsidTr="00CF1767">
        <w:tc>
          <w:tcPr>
            <w:tcW w:w="585" w:type="pct"/>
            <w:vMerge/>
          </w:tcPr>
          <w:p w14:paraId="36469753"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D280FD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(сооружаемые)</w:t>
            </w:r>
          </w:p>
        </w:tc>
        <w:tc>
          <w:tcPr>
            <w:tcW w:w="741" w:type="pct"/>
          </w:tcPr>
          <w:p w14:paraId="14F55A6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41" w:type="pct"/>
          </w:tcPr>
          <w:p w14:paraId="239A79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41" w:type="pct"/>
          </w:tcPr>
          <w:p w14:paraId="78260B6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65" w:type="pct"/>
          </w:tcPr>
          <w:p w14:paraId="668F760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65" w:type="pct"/>
          </w:tcPr>
          <w:p w14:paraId="28AF089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Сроки выполнения проверок и контролируемые параметры, Сроки </w:t>
            </w:r>
            <w:r w:rsidRPr="00D53134">
              <w:rPr>
                <w:rFonts w:asciiTheme="minorBidi" w:hAnsiTheme="minorBidi"/>
                <w:color w:val="000000"/>
                <w:sz w:val="20"/>
                <w:szCs w:val="20"/>
              </w:rPr>
              <w:lastRenderedPageBreak/>
              <w:t>проведения плановых замен и заменяемые элементы</w:t>
            </w:r>
          </w:p>
        </w:tc>
      </w:tr>
      <w:tr w:rsidR="00D53134" w:rsidRPr="00D53134" w14:paraId="7F6E4EF5" w14:textId="77777777" w:rsidTr="00CF1767">
        <w:tc>
          <w:tcPr>
            <w:tcW w:w="585" w:type="pct"/>
            <w:vMerge/>
          </w:tcPr>
          <w:p w14:paraId="7DA785D0"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EC5856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Мест размещения и емкости пожарных резервуаров (при их наличии)</w:t>
            </w:r>
          </w:p>
        </w:tc>
        <w:tc>
          <w:tcPr>
            <w:tcW w:w="741" w:type="pct"/>
          </w:tcPr>
          <w:p w14:paraId="1A9ACE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41" w:type="pct"/>
          </w:tcPr>
          <w:p w14:paraId="3FE387E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41" w:type="pct"/>
          </w:tcPr>
          <w:p w14:paraId="16E2A6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65" w:type="pct"/>
          </w:tcPr>
          <w:p w14:paraId="101B668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65" w:type="pct"/>
          </w:tcPr>
          <w:p w14:paraId="063A237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1360FCC6" w14:textId="77777777" w:rsidTr="00CF1767">
        <w:tc>
          <w:tcPr>
            <w:tcW w:w="585" w:type="pct"/>
            <w:vMerge/>
          </w:tcPr>
          <w:p w14:paraId="45D813F3"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D82305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мест обитания животных и растений, занесенных в Красную книгу Российской Федерации и красные книги субъектов Российской Федерации</w:t>
            </w:r>
          </w:p>
        </w:tc>
        <w:tc>
          <w:tcPr>
            <w:tcW w:w="741" w:type="pct"/>
          </w:tcPr>
          <w:p w14:paraId="568626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38081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3FF716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9AD782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EE7F2F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7B2CBB3" w14:textId="77777777" w:rsidTr="00CF1767">
        <w:tc>
          <w:tcPr>
            <w:tcW w:w="585" w:type="pct"/>
            <w:vMerge/>
          </w:tcPr>
          <w:p w14:paraId="0ACDE1E5"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75FB6E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 xml:space="preserve">Границы зон экологического риска и возможного загрязнения окружающей природной среды </w:t>
            </w:r>
            <w:r w:rsidRPr="00D53134">
              <w:rPr>
                <w:rFonts w:asciiTheme="minorBidi" w:hAnsiTheme="minorBidi"/>
                <w:sz w:val="20"/>
                <w:szCs w:val="20"/>
              </w:rPr>
              <w:lastRenderedPageBreak/>
              <w:t>вследствие аварии на линейном объекте</w:t>
            </w:r>
          </w:p>
        </w:tc>
        <w:tc>
          <w:tcPr>
            <w:tcW w:w="741" w:type="pct"/>
          </w:tcPr>
          <w:p w14:paraId="4DF7A16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41" w:type="pct"/>
          </w:tcPr>
          <w:p w14:paraId="2FF84AE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35D7EB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4D4132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6F031C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bl>
    <w:p w14:paraId="513D9081" w14:textId="77777777" w:rsidR="007B27A7" w:rsidRPr="00D53134" w:rsidRDefault="007B27A7" w:rsidP="00D53134">
      <w:pPr>
        <w:jc w:val="both"/>
        <w:rPr>
          <w:rFonts w:asciiTheme="minorBidi" w:hAnsiTheme="minorBidi" w:cstheme="minorBidi"/>
          <w:sz w:val="24"/>
          <w:szCs w:val="24"/>
        </w:rPr>
      </w:pPr>
    </w:p>
    <w:p w14:paraId="41DD9615" w14:textId="77777777" w:rsidR="007B27A7" w:rsidRPr="00D53134" w:rsidRDefault="007B27A7" w:rsidP="00D53134">
      <w:pPr>
        <w:jc w:val="both"/>
        <w:rPr>
          <w:rFonts w:asciiTheme="minorBidi" w:hAnsiTheme="minorBidi" w:cstheme="minorBidi"/>
          <w:sz w:val="24"/>
          <w:szCs w:val="24"/>
        </w:rPr>
      </w:pPr>
    </w:p>
    <w:p w14:paraId="6CD368B6" w14:textId="77777777" w:rsidR="007B27A7" w:rsidRPr="00D53134" w:rsidRDefault="007B27A7" w:rsidP="00D53134">
      <w:pPr>
        <w:jc w:val="both"/>
        <w:rPr>
          <w:rFonts w:asciiTheme="minorBidi" w:hAnsiTheme="minorBidi" w:cstheme="minorBidi"/>
          <w:sz w:val="24"/>
          <w:szCs w:val="24"/>
        </w:rPr>
      </w:pPr>
    </w:p>
    <w:p w14:paraId="0564FA18" w14:textId="77777777" w:rsidR="007B27A7" w:rsidRPr="00D53134" w:rsidRDefault="007B27A7" w:rsidP="00D53134">
      <w:pPr>
        <w:jc w:val="both"/>
        <w:rPr>
          <w:rFonts w:asciiTheme="minorBidi" w:hAnsiTheme="minorBidi" w:cstheme="minorBidi"/>
          <w:sz w:val="24"/>
          <w:szCs w:val="24"/>
        </w:rPr>
      </w:pPr>
    </w:p>
    <w:p w14:paraId="0DDB1475" w14:textId="77777777" w:rsidR="007B27A7" w:rsidRPr="00D53134" w:rsidRDefault="007B27A7" w:rsidP="00D53134">
      <w:pPr>
        <w:jc w:val="both"/>
        <w:rPr>
          <w:rFonts w:asciiTheme="minorBidi" w:hAnsiTheme="minorBidi" w:cstheme="minorBidi"/>
          <w:sz w:val="24"/>
          <w:szCs w:val="24"/>
        </w:rPr>
      </w:pPr>
      <w:bookmarkStart w:id="146" w:name="_6e48kml793hs" w:colFirst="0" w:colLast="0"/>
      <w:bookmarkEnd w:id="146"/>
    </w:p>
    <w:p w14:paraId="28AC86A6" w14:textId="77777777" w:rsidR="007B27A7" w:rsidRPr="00D53134" w:rsidRDefault="007B27A7" w:rsidP="00D53134">
      <w:pPr>
        <w:jc w:val="both"/>
        <w:rPr>
          <w:rFonts w:asciiTheme="minorBidi" w:hAnsiTheme="minorBidi" w:cstheme="minorBidi"/>
          <w:sz w:val="24"/>
          <w:szCs w:val="24"/>
        </w:rPr>
      </w:pPr>
    </w:p>
    <w:p w14:paraId="7DB66658" w14:textId="77777777" w:rsidR="007B27A7" w:rsidRPr="00D53134" w:rsidRDefault="007B27A7" w:rsidP="00D53134">
      <w:pPr>
        <w:jc w:val="both"/>
        <w:rPr>
          <w:rFonts w:asciiTheme="minorBidi" w:hAnsiTheme="minorBidi" w:cstheme="minorBidi"/>
          <w:sz w:val="24"/>
          <w:szCs w:val="24"/>
        </w:rPr>
      </w:pPr>
    </w:p>
    <w:p w14:paraId="59812837" w14:textId="77777777" w:rsidR="007B27A7" w:rsidRPr="00D53134" w:rsidRDefault="007B27A7" w:rsidP="00D53134">
      <w:pPr>
        <w:jc w:val="both"/>
        <w:rPr>
          <w:rFonts w:asciiTheme="minorBidi" w:hAnsiTheme="minorBidi" w:cstheme="minorBidi"/>
          <w:sz w:val="24"/>
          <w:szCs w:val="24"/>
        </w:rPr>
      </w:pPr>
    </w:p>
    <w:p w14:paraId="4AF0B5B3" w14:textId="77777777" w:rsidR="007B27A7" w:rsidRPr="00D53134" w:rsidRDefault="007B27A7" w:rsidP="00D53134">
      <w:pPr>
        <w:jc w:val="both"/>
        <w:rPr>
          <w:rFonts w:asciiTheme="minorBidi" w:hAnsiTheme="minorBidi" w:cstheme="minorBidi"/>
          <w:sz w:val="24"/>
          <w:szCs w:val="24"/>
        </w:rPr>
      </w:pPr>
    </w:p>
    <w:p w14:paraId="0F776733" w14:textId="77777777" w:rsidR="007B27A7" w:rsidRPr="00D53134" w:rsidRDefault="007B27A7" w:rsidP="00D53134">
      <w:pPr>
        <w:jc w:val="both"/>
        <w:rPr>
          <w:rFonts w:asciiTheme="minorBidi" w:hAnsiTheme="minorBidi" w:cstheme="minorBidi"/>
          <w:sz w:val="24"/>
          <w:szCs w:val="24"/>
        </w:rPr>
      </w:pPr>
    </w:p>
    <w:p w14:paraId="72BEDAD4" w14:textId="77777777" w:rsidR="007B27A7" w:rsidRPr="00D53134" w:rsidRDefault="007B27A7" w:rsidP="00D53134">
      <w:pPr>
        <w:jc w:val="both"/>
        <w:rPr>
          <w:rFonts w:asciiTheme="minorBidi" w:hAnsiTheme="minorBidi" w:cstheme="minorBidi"/>
          <w:sz w:val="24"/>
          <w:szCs w:val="24"/>
        </w:rPr>
      </w:pPr>
    </w:p>
    <w:p w14:paraId="1EDDE5E9" w14:textId="77777777" w:rsidR="007B27A7" w:rsidRPr="00D53134" w:rsidRDefault="007B27A7" w:rsidP="00D53134">
      <w:pPr>
        <w:jc w:val="both"/>
        <w:rPr>
          <w:rFonts w:asciiTheme="minorBidi" w:hAnsiTheme="minorBidi" w:cstheme="minorBidi"/>
          <w:sz w:val="24"/>
          <w:szCs w:val="24"/>
        </w:rPr>
      </w:pPr>
    </w:p>
    <w:p w14:paraId="41C9EEE4" w14:textId="77777777" w:rsidR="007B27A7" w:rsidRPr="00D53134" w:rsidRDefault="007B27A7" w:rsidP="00D53134">
      <w:pPr>
        <w:jc w:val="both"/>
        <w:rPr>
          <w:rFonts w:asciiTheme="minorBidi" w:hAnsiTheme="minorBidi" w:cstheme="minorBidi"/>
          <w:sz w:val="24"/>
          <w:szCs w:val="24"/>
        </w:rPr>
      </w:pPr>
    </w:p>
    <w:p w14:paraId="7ADE7319" w14:textId="77777777" w:rsidR="007B27A7" w:rsidRPr="00D53134" w:rsidRDefault="007B27A7" w:rsidP="00D53134">
      <w:pPr>
        <w:jc w:val="both"/>
        <w:rPr>
          <w:rFonts w:asciiTheme="minorBidi" w:hAnsiTheme="minorBidi" w:cstheme="minorBidi"/>
          <w:sz w:val="24"/>
          <w:szCs w:val="24"/>
        </w:rPr>
      </w:pPr>
    </w:p>
    <w:p w14:paraId="42F270DB" w14:textId="77777777" w:rsidR="007B27A7" w:rsidRPr="00D53134" w:rsidRDefault="007B27A7" w:rsidP="00D53134">
      <w:pPr>
        <w:jc w:val="both"/>
        <w:rPr>
          <w:rFonts w:asciiTheme="minorBidi" w:hAnsiTheme="minorBidi" w:cstheme="minorBidi"/>
          <w:sz w:val="24"/>
          <w:szCs w:val="24"/>
        </w:rPr>
      </w:pPr>
    </w:p>
    <w:p w14:paraId="69E05540" w14:textId="77777777" w:rsidR="007B27A7" w:rsidRPr="00D53134" w:rsidRDefault="007B27A7" w:rsidP="00D53134">
      <w:pPr>
        <w:jc w:val="both"/>
        <w:rPr>
          <w:rFonts w:asciiTheme="minorBidi" w:hAnsiTheme="minorBidi" w:cstheme="minorBidi"/>
          <w:sz w:val="24"/>
          <w:szCs w:val="24"/>
        </w:rPr>
      </w:pPr>
    </w:p>
    <w:p w14:paraId="5E337454" w14:textId="77777777" w:rsidR="007B27A7" w:rsidRPr="00D53134" w:rsidRDefault="007B27A7" w:rsidP="00D53134">
      <w:pPr>
        <w:jc w:val="both"/>
        <w:rPr>
          <w:rFonts w:asciiTheme="minorBidi" w:hAnsiTheme="minorBidi" w:cstheme="minorBidi"/>
          <w:sz w:val="24"/>
          <w:szCs w:val="24"/>
        </w:rPr>
      </w:pPr>
    </w:p>
    <w:p w14:paraId="7702B2EC" w14:textId="77777777" w:rsidR="007B27A7" w:rsidRPr="00D53134" w:rsidRDefault="007B27A7" w:rsidP="00D53134">
      <w:pPr>
        <w:jc w:val="both"/>
        <w:rPr>
          <w:rFonts w:asciiTheme="minorBidi" w:hAnsiTheme="minorBidi" w:cstheme="minorBidi"/>
          <w:sz w:val="24"/>
          <w:szCs w:val="24"/>
        </w:rPr>
      </w:pPr>
    </w:p>
    <w:p w14:paraId="3D9703F7" w14:textId="77777777" w:rsidR="007B27A7" w:rsidRPr="00D53134" w:rsidRDefault="007B27A7" w:rsidP="00D53134">
      <w:pPr>
        <w:jc w:val="both"/>
        <w:rPr>
          <w:rFonts w:asciiTheme="minorBidi" w:hAnsiTheme="minorBidi" w:cstheme="minorBidi"/>
          <w:sz w:val="24"/>
          <w:szCs w:val="24"/>
        </w:rPr>
      </w:pPr>
    </w:p>
    <w:p w14:paraId="657FFADD" w14:textId="77777777" w:rsidR="007B27A7" w:rsidRPr="00D53134" w:rsidRDefault="007B27A7" w:rsidP="00D53134">
      <w:pPr>
        <w:jc w:val="both"/>
        <w:rPr>
          <w:rFonts w:asciiTheme="minorBidi" w:hAnsiTheme="minorBidi" w:cstheme="minorBidi"/>
          <w:sz w:val="24"/>
          <w:szCs w:val="24"/>
        </w:rPr>
      </w:pPr>
    </w:p>
    <w:p w14:paraId="79C7CBD8" w14:textId="77777777" w:rsidR="007B27A7" w:rsidRPr="00D53134" w:rsidRDefault="007B27A7" w:rsidP="00D53134">
      <w:pPr>
        <w:jc w:val="both"/>
        <w:rPr>
          <w:rFonts w:asciiTheme="minorBidi" w:hAnsiTheme="minorBidi" w:cstheme="minorBidi"/>
          <w:sz w:val="24"/>
          <w:szCs w:val="24"/>
        </w:rPr>
      </w:pPr>
    </w:p>
    <w:p w14:paraId="00E41C54" w14:textId="77777777" w:rsidR="007B27A7" w:rsidRPr="00D53134" w:rsidRDefault="007B27A7" w:rsidP="00D53134">
      <w:pPr>
        <w:jc w:val="both"/>
        <w:rPr>
          <w:rFonts w:asciiTheme="minorBidi" w:hAnsiTheme="minorBidi" w:cstheme="minorBidi"/>
          <w:sz w:val="24"/>
          <w:szCs w:val="24"/>
        </w:rPr>
      </w:pPr>
    </w:p>
    <w:p w14:paraId="4A1F638F" w14:textId="77777777" w:rsidR="007B27A7" w:rsidRPr="00D53134" w:rsidRDefault="007B27A7" w:rsidP="00D53134">
      <w:pPr>
        <w:jc w:val="both"/>
        <w:rPr>
          <w:rFonts w:asciiTheme="minorBidi" w:hAnsiTheme="minorBidi" w:cstheme="minorBidi"/>
          <w:sz w:val="24"/>
          <w:szCs w:val="24"/>
        </w:rPr>
      </w:pPr>
    </w:p>
    <w:p w14:paraId="313B42C3" w14:textId="77777777" w:rsidR="007B27A7" w:rsidRPr="00D53134" w:rsidRDefault="007B27A7" w:rsidP="00D53134">
      <w:pPr>
        <w:jc w:val="both"/>
        <w:rPr>
          <w:rFonts w:asciiTheme="minorBidi" w:hAnsiTheme="minorBidi" w:cstheme="minorBidi"/>
          <w:sz w:val="24"/>
          <w:szCs w:val="24"/>
        </w:rPr>
      </w:pPr>
    </w:p>
    <w:p w14:paraId="497D01AA" w14:textId="77777777" w:rsidR="007B27A7" w:rsidRPr="00D53134" w:rsidRDefault="007B27A7" w:rsidP="00D53134">
      <w:pPr>
        <w:jc w:val="both"/>
        <w:rPr>
          <w:rFonts w:asciiTheme="minorBidi" w:hAnsiTheme="minorBidi" w:cstheme="minorBidi"/>
          <w:sz w:val="24"/>
          <w:szCs w:val="24"/>
        </w:rPr>
      </w:pPr>
    </w:p>
    <w:p w14:paraId="5BB5B3E4" w14:textId="77777777" w:rsidR="00D53134" w:rsidRPr="00D53134" w:rsidRDefault="00D53134" w:rsidP="00D53134">
      <w:pPr>
        <w:pStyle w:val="3"/>
        <w:widowControl w:val="0"/>
        <w:spacing w:line="276" w:lineRule="auto"/>
        <w:ind w:left="0" w:firstLine="0"/>
        <w:contextualSpacing w:val="0"/>
        <w:jc w:val="both"/>
        <w:rPr>
          <w:rFonts w:asciiTheme="minorBidi" w:hAnsiTheme="minorBidi" w:cstheme="minorBidi"/>
          <w:sz w:val="24"/>
          <w:szCs w:val="24"/>
        </w:rPr>
        <w:sectPr w:rsidR="00D53134" w:rsidRPr="00D53134" w:rsidSect="00264AF8">
          <w:footerReference w:type="first" r:id="rId48"/>
          <w:pgSz w:w="16834" w:h="11909" w:orient="landscape"/>
          <w:pgMar w:top="1440" w:right="1440" w:bottom="992" w:left="1440" w:header="0" w:footer="720" w:gutter="0"/>
          <w:cols w:space="720"/>
          <w:titlePg/>
          <w:docGrid w:linePitch="299"/>
        </w:sectPr>
      </w:pPr>
      <w:bookmarkStart w:id="147" w:name="_8k86teoa33lr" w:colFirst="0" w:colLast="0"/>
      <w:bookmarkEnd w:id="147"/>
    </w:p>
    <w:p w14:paraId="64C32990" w14:textId="77777777" w:rsidR="007B27A7" w:rsidRPr="00D53134" w:rsidRDefault="00D53134" w:rsidP="00D06867">
      <w:pPr>
        <w:pStyle w:val="1"/>
      </w:pPr>
      <w:bookmarkStart w:id="148" w:name="_Toc531614403"/>
      <w:r w:rsidRPr="00D53134">
        <w:lastRenderedPageBreak/>
        <w:t>П</w:t>
      </w:r>
      <w:r w:rsidR="00FF04AB" w:rsidRPr="00D53134">
        <w:t>риложение 4.</w:t>
      </w:r>
      <w:r w:rsidRPr="00D53134">
        <w:t xml:space="preserve"> </w:t>
      </w:r>
      <w:r w:rsidR="00FF04AB" w:rsidRPr="00D53134">
        <w:t>Таблицы классов и кодов</w:t>
      </w:r>
      <w:bookmarkEnd w:id="148"/>
    </w:p>
    <w:p w14:paraId="2E1E5D31" w14:textId="77777777" w:rsidR="00911DAF" w:rsidRPr="00CF56A6" w:rsidRDefault="00911DAF" w:rsidP="00CF56A6">
      <w:pPr>
        <w:spacing w:before="11"/>
        <w:rPr>
          <w:rFonts w:eastAsia="Times New Roman"/>
          <w:sz w:val="24"/>
          <w:szCs w:val="24"/>
        </w:rPr>
      </w:pPr>
    </w:p>
    <w:p w14:paraId="5DE9FF82" w14:textId="77777777" w:rsidR="00D06867" w:rsidRPr="00CF56A6" w:rsidRDefault="00D06867" w:rsidP="00CF56A6">
      <w:pPr>
        <w:spacing w:before="11"/>
        <w:rPr>
          <w:rFonts w:eastAsia="Times New Roman"/>
          <w:sz w:val="24"/>
          <w:szCs w:val="24"/>
        </w:rPr>
      </w:pPr>
      <w:r w:rsidRPr="00CF56A6">
        <w:rPr>
          <w:rFonts w:eastAsia="Times New Roman"/>
          <w:sz w:val="24"/>
          <w:szCs w:val="24"/>
        </w:rPr>
        <w:t>В настоящем приложении приведены таблицы классов и кодов в соответствии с международным стандартом МЭК 81346-2:2009 Промышленные системы, установки и оборудование и промышленные изделия. Принципы структурирования и ссылочные именования. Часть 2. Классификация объектов и коды классов</w:t>
      </w:r>
      <w:r w:rsidR="00727575" w:rsidRPr="00CF56A6">
        <w:rPr>
          <w:rFonts w:eastAsia="Times New Roman"/>
          <w:sz w:val="24"/>
          <w:szCs w:val="24"/>
        </w:rPr>
        <w:t>.</w:t>
      </w:r>
    </w:p>
    <w:p w14:paraId="74FC0ED7" w14:textId="77777777" w:rsidR="00727575" w:rsidRPr="00727575" w:rsidRDefault="00727575" w:rsidP="00727575">
      <w:pPr>
        <w:pStyle w:val="3"/>
        <w:rPr>
          <w:rFonts w:ascii="Times New Roman" w:eastAsia="Times New Roman" w:hAnsi="Times New Roman" w:cs="Times New Roman"/>
          <w:sz w:val="29"/>
          <w:szCs w:val="29"/>
        </w:rPr>
      </w:pPr>
      <w:bookmarkStart w:id="149" w:name="_Toc531614404"/>
      <w:r w:rsidRPr="00D06867">
        <w:t>Таблица 1 – Классы объектов в соответствии с их назначен</w:t>
      </w:r>
      <w:r>
        <w:t>ием или задачей</w:t>
      </w:r>
      <w:bookmarkEnd w:id="149"/>
    </w:p>
    <w:tbl>
      <w:tblPr>
        <w:tblStyle w:val="aff5"/>
        <w:tblW w:w="5000" w:type="pct"/>
        <w:jc w:val="center"/>
        <w:tblLook w:val="01A0" w:firstRow="1" w:lastRow="0" w:firstColumn="1" w:lastColumn="1" w:noHBand="0" w:noVBand="0"/>
      </w:tblPr>
      <w:tblGrid>
        <w:gridCol w:w="561"/>
        <w:gridCol w:w="4501"/>
        <w:gridCol w:w="2901"/>
        <w:gridCol w:w="2846"/>
        <w:gridCol w:w="3421"/>
      </w:tblGrid>
      <w:tr w:rsidR="00727575" w:rsidRPr="00CF56A6" w14:paraId="74B6EF99" w14:textId="77777777" w:rsidTr="00CF56A6">
        <w:trPr>
          <w:trHeight w:val="20"/>
          <w:jc w:val="center"/>
        </w:trPr>
        <w:tc>
          <w:tcPr>
            <w:tcW w:w="0" w:type="auto"/>
          </w:tcPr>
          <w:p w14:paraId="04D24E89" w14:textId="77777777" w:rsidR="00911DAF" w:rsidRPr="00CF56A6" w:rsidRDefault="00911DAF" w:rsidP="00727575">
            <w:pPr>
              <w:rPr>
                <w:rFonts w:ascii="Arial" w:hAnsi="Arial" w:cs="Arial"/>
                <w:sz w:val="20"/>
                <w:szCs w:val="20"/>
              </w:rPr>
            </w:pPr>
            <w:bookmarkStart w:id="150" w:name="Table_1_–_Classes_of_objects_according_t"/>
            <w:bookmarkStart w:id="151" w:name="_bookmark0"/>
            <w:bookmarkEnd w:id="150"/>
            <w:bookmarkEnd w:id="151"/>
            <w:r w:rsidRPr="00CF56A6">
              <w:rPr>
                <w:rFonts w:ascii="Arial" w:hAnsi="Arial" w:cs="Arial"/>
                <w:sz w:val="20"/>
                <w:szCs w:val="20"/>
              </w:rPr>
              <w:t>Код</w:t>
            </w:r>
          </w:p>
        </w:tc>
        <w:tc>
          <w:tcPr>
            <w:tcW w:w="0" w:type="auto"/>
          </w:tcPr>
          <w:p w14:paraId="131B9E23" w14:textId="77777777" w:rsidR="00911DAF" w:rsidRPr="00CF56A6" w:rsidRDefault="00911DAF" w:rsidP="00727575">
            <w:pPr>
              <w:rPr>
                <w:rFonts w:ascii="Arial" w:hAnsi="Arial" w:cs="Arial"/>
                <w:sz w:val="20"/>
                <w:szCs w:val="20"/>
              </w:rPr>
            </w:pPr>
            <w:r w:rsidRPr="00CF56A6">
              <w:rPr>
                <w:rFonts w:ascii="Arial" w:hAnsi="Arial" w:cs="Arial"/>
                <w:sz w:val="20"/>
                <w:szCs w:val="20"/>
              </w:rPr>
              <w:t>Целевое назначение или задача объекта</w:t>
            </w:r>
          </w:p>
        </w:tc>
        <w:tc>
          <w:tcPr>
            <w:tcW w:w="0" w:type="auto"/>
          </w:tcPr>
          <w:p w14:paraId="258E5951" w14:textId="77777777" w:rsidR="00911DAF" w:rsidRPr="00CF56A6" w:rsidRDefault="00911DAF" w:rsidP="00727575">
            <w:pPr>
              <w:rPr>
                <w:rFonts w:ascii="Arial" w:hAnsi="Arial" w:cs="Arial"/>
                <w:sz w:val="20"/>
                <w:szCs w:val="20"/>
              </w:rPr>
            </w:pPr>
            <w:r w:rsidRPr="00CF56A6">
              <w:rPr>
                <w:rFonts w:ascii="Arial" w:hAnsi="Arial" w:cs="Arial"/>
                <w:sz w:val="20"/>
                <w:szCs w:val="20"/>
              </w:rPr>
              <w:t>Примеры терминов, описывающих</w:t>
            </w:r>
            <w:r w:rsidR="00D06867" w:rsidRPr="00CF56A6">
              <w:rPr>
                <w:rFonts w:ascii="Arial" w:hAnsi="Arial" w:cs="Arial"/>
                <w:sz w:val="20"/>
                <w:szCs w:val="20"/>
              </w:rPr>
              <w:t xml:space="preserve"> </w:t>
            </w:r>
            <w:r w:rsidRPr="00CF56A6">
              <w:rPr>
                <w:rFonts w:ascii="Arial" w:hAnsi="Arial" w:cs="Arial"/>
                <w:sz w:val="20"/>
                <w:szCs w:val="20"/>
              </w:rPr>
              <w:t>цель или задачу объектов</w:t>
            </w:r>
          </w:p>
        </w:tc>
        <w:tc>
          <w:tcPr>
            <w:tcW w:w="0" w:type="auto"/>
          </w:tcPr>
          <w:p w14:paraId="61053F88" w14:textId="77777777" w:rsidR="00911DAF" w:rsidRPr="00CF56A6" w:rsidRDefault="00911DAF" w:rsidP="00727575">
            <w:pPr>
              <w:rPr>
                <w:rFonts w:ascii="Arial" w:hAnsi="Arial" w:cs="Arial"/>
                <w:sz w:val="20"/>
                <w:szCs w:val="20"/>
              </w:rPr>
            </w:pPr>
            <w:r w:rsidRPr="00CF56A6">
              <w:rPr>
                <w:rFonts w:ascii="Arial" w:hAnsi="Arial" w:cs="Arial"/>
                <w:sz w:val="20"/>
                <w:szCs w:val="20"/>
              </w:rPr>
              <w:t>Примеры типичных механических / жидких</w:t>
            </w:r>
            <w:r w:rsidR="00D06867" w:rsidRPr="00CF56A6">
              <w:rPr>
                <w:rFonts w:ascii="Arial" w:hAnsi="Arial" w:cs="Arial"/>
                <w:sz w:val="20"/>
                <w:szCs w:val="20"/>
              </w:rPr>
              <w:t xml:space="preserve"> </w:t>
            </w:r>
            <w:r w:rsidRPr="00CF56A6">
              <w:rPr>
                <w:rFonts w:ascii="Arial" w:hAnsi="Arial" w:cs="Arial"/>
                <w:sz w:val="20"/>
                <w:szCs w:val="20"/>
              </w:rPr>
              <w:t>компонентов</w:t>
            </w:r>
          </w:p>
        </w:tc>
        <w:tc>
          <w:tcPr>
            <w:tcW w:w="0" w:type="auto"/>
          </w:tcPr>
          <w:p w14:paraId="21632CB5" w14:textId="77777777" w:rsidR="00911DAF" w:rsidRPr="00CF56A6" w:rsidRDefault="00911DAF" w:rsidP="00727575">
            <w:pPr>
              <w:rPr>
                <w:rFonts w:ascii="Arial" w:hAnsi="Arial" w:cs="Arial"/>
                <w:sz w:val="20"/>
                <w:szCs w:val="20"/>
              </w:rPr>
            </w:pPr>
            <w:r w:rsidRPr="00CF56A6">
              <w:rPr>
                <w:rFonts w:ascii="Arial" w:hAnsi="Arial" w:cs="Arial"/>
                <w:sz w:val="20"/>
                <w:szCs w:val="20"/>
              </w:rPr>
              <w:t>Примеры типичных электрических компонентов</w:t>
            </w:r>
          </w:p>
        </w:tc>
      </w:tr>
      <w:tr w:rsidR="00727575" w:rsidRPr="00CF56A6" w14:paraId="574D2980" w14:textId="77777777" w:rsidTr="00CF56A6">
        <w:trPr>
          <w:trHeight w:val="20"/>
          <w:jc w:val="center"/>
        </w:trPr>
        <w:tc>
          <w:tcPr>
            <w:tcW w:w="0" w:type="auto"/>
          </w:tcPr>
          <w:p w14:paraId="2912A43D" w14:textId="77777777" w:rsidR="00911DAF" w:rsidRPr="00CF56A6" w:rsidRDefault="00911DAF" w:rsidP="00727575">
            <w:pPr>
              <w:rPr>
                <w:rFonts w:ascii="Arial" w:hAnsi="Arial" w:cs="Arial"/>
                <w:sz w:val="20"/>
                <w:szCs w:val="20"/>
              </w:rPr>
            </w:pPr>
            <w:r w:rsidRPr="00CF56A6">
              <w:rPr>
                <w:rFonts w:ascii="Arial" w:hAnsi="Arial" w:cs="Arial"/>
                <w:sz w:val="20"/>
                <w:szCs w:val="20"/>
              </w:rPr>
              <w:t>A</w:t>
            </w:r>
          </w:p>
        </w:tc>
        <w:tc>
          <w:tcPr>
            <w:tcW w:w="0" w:type="auto"/>
          </w:tcPr>
          <w:p w14:paraId="4B33821D" w14:textId="77777777" w:rsidR="00911DAF" w:rsidRPr="00CF56A6" w:rsidRDefault="00911DAF" w:rsidP="00727575">
            <w:pPr>
              <w:rPr>
                <w:rFonts w:ascii="Arial" w:hAnsi="Arial" w:cs="Arial"/>
                <w:sz w:val="20"/>
                <w:szCs w:val="20"/>
              </w:rPr>
            </w:pPr>
            <w:r w:rsidRPr="00CF56A6">
              <w:rPr>
                <w:rFonts w:ascii="Arial" w:hAnsi="Arial" w:cs="Arial"/>
                <w:sz w:val="20"/>
                <w:szCs w:val="20"/>
              </w:rPr>
              <w:t>Две или более задачи</w:t>
            </w:r>
          </w:p>
          <w:p w14:paraId="12137718" w14:textId="77777777" w:rsidR="00D06867" w:rsidRPr="00CF56A6" w:rsidRDefault="00D06867" w:rsidP="00727575">
            <w:pPr>
              <w:rPr>
                <w:rFonts w:ascii="Arial" w:hAnsi="Arial" w:cs="Arial"/>
                <w:sz w:val="20"/>
                <w:szCs w:val="20"/>
              </w:rPr>
            </w:pPr>
          </w:p>
          <w:p w14:paraId="0FCC7E0E" w14:textId="77777777" w:rsidR="00911DAF" w:rsidRPr="00CF56A6" w:rsidRDefault="00911DAF" w:rsidP="00727575">
            <w:pPr>
              <w:rPr>
                <w:rFonts w:ascii="Arial" w:hAnsi="Arial" w:cs="Arial"/>
                <w:sz w:val="20"/>
                <w:szCs w:val="20"/>
              </w:rPr>
            </w:pPr>
            <w:r w:rsidRPr="00CF56A6">
              <w:rPr>
                <w:rFonts w:ascii="Arial" w:hAnsi="Arial" w:cs="Arial"/>
                <w:sz w:val="20"/>
                <w:szCs w:val="20"/>
              </w:rPr>
              <w:t>ПРИМЕЧАНИЕ</w:t>
            </w:r>
            <w:r w:rsidR="00D06867" w:rsidRPr="00CF56A6">
              <w:rPr>
                <w:rFonts w:ascii="Arial" w:hAnsi="Arial" w:cs="Arial"/>
                <w:sz w:val="20"/>
                <w:szCs w:val="20"/>
              </w:rPr>
              <w:t>: этот</w:t>
            </w:r>
            <w:r w:rsidRPr="00CF56A6">
              <w:rPr>
                <w:rFonts w:ascii="Arial" w:hAnsi="Arial" w:cs="Arial"/>
                <w:sz w:val="20"/>
                <w:szCs w:val="20"/>
              </w:rPr>
              <w:t xml:space="preserve"> класс предназначен только для объектов, для которых не может быть идентифицирована основная цель или задача.</w:t>
            </w:r>
          </w:p>
        </w:tc>
        <w:tc>
          <w:tcPr>
            <w:tcW w:w="0" w:type="auto"/>
          </w:tcPr>
          <w:p w14:paraId="330CAA9D" w14:textId="77777777" w:rsidR="00911DAF" w:rsidRPr="00CF56A6" w:rsidRDefault="00911DAF" w:rsidP="00727575">
            <w:pPr>
              <w:rPr>
                <w:rFonts w:ascii="Arial" w:hAnsi="Arial" w:cs="Arial"/>
                <w:sz w:val="20"/>
                <w:szCs w:val="20"/>
              </w:rPr>
            </w:pPr>
          </w:p>
        </w:tc>
        <w:tc>
          <w:tcPr>
            <w:tcW w:w="0" w:type="auto"/>
          </w:tcPr>
          <w:p w14:paraId="07FA2679" w14:textId="77777777" w:rsidR="00911DAF" w:rsidRPr="00CF56A6" w:rsidRDefault="00911DAF" w:rsidP="00727575">
            <w:pPr>
              <w:rPr>
                <w:rFonts w:ascii="Arial" w:hAnsi="Arial" w:cs="Arial"/>
                <w:sz w:val="20"/>
                <w:szCs w:val="20"/>
              </w:rPr>
            </w:pPr>
          </w:p>
        </w:tc>
        <w:tc>
          <w:tcPr>
            <w:tcW w:w="0" w:type="auto"/>
          </w:tcPr>
          <w:p w14:paraId="22A2B6D7" w14:textId="77777777" w:rsidR="00911DAF" w:rsidRPr="00CF56A6" w:rsidRDefault="00911DAF" w:rsidP="00727575">
            <w:pPr>
              <w:rPr>
                <w:rFonts w:ascii="Arial" w:hAnsi="Arial" w:cs="Arial"/>
                <w:sz w:val="20"/>
                <w:szCs w:val="20"/>
              </w:rPr>
            </w:pPr>
          </w:p>
        </w:tc>
      </w:tr>
      <w:tr w:rsidR="00727575" w:rsidRPr="00CF56A6" w14:paraId="122252AD" w14:textId="77777777" w:rsidTr="00CF56A6">
        <w:trPr>
          <w:trHeight w:val="20"/>
          <w:jc w:val="center"/>
        </w:trPr>
        <w:tc>
          <w:tcPr>
            <w:tcW w:w="0" w:type="auto"/>
          </w:tcPr>
          <w:p w14:paraId="463DF3B5" w14:textId="77777777" w:rsidR="00911DAF" w:rsidRPr="00CF56A6" w:rsidRDefault="00911DAF" w:rsidP="00727575">
            <w:pPr>
              <w:rPr>
                <w:rFonts w:ascii="Arial" w:hAnsi="Arial" w:cs="Arial"/>
                <w:sz w:val="20"/>
                <w:szCs w:val="20"/>
              </w:rPr>
            </w:pPr>
            <w:r w:rsidRPr="00CF56A6">
              <w:rPr>
                <w:rFonts w:ascii="Arial" w:hAnsi="Arial" w:cs="Arial"/>
                <w:sz w:val="20"/>
                <w:szCs w:val="20"/>
              </w:rPr>
              <w:t>B</w:t>
            </w:r>
          </w:p>
        </w:tc>
        <w:tc>
          <w:tcPr>
            <w:tcW w:w="0" w:type="auto"/>
          </w:tcPr>
          <w:p w14:paraId="51BB4949" w14:textId="77777777" w:rsidR="00911DAF" w:rsidRPr="00CF56A6" w:rsidRDefault="00911DAF" w:rsidP="00727575">
            <w:pPr>
              <w:rPr>
                <w:rFonts w:ascii="Arial" w:hAnsi="Arial" w:cs="Arial"/>
                <w:sz w:val="20"/>
                <w:szCs w:val="20"/>
              </w:rPr>
            </w:pPr>
            <w:r w:rsidRPr="00CF56A6">
              <w:rPr>
                <w:rFonts w:ascii="Arial" w:hAnsi="Arial" w:cs="Arial"/>
                <w:sz w:val="20"/>
                <w:szCs w:val="20"/>
              </w:rPr>
              <w:t>Преобразование входной переменной (физическая</w:t>
            </w:r>
          </w:p>
          <w:p w14:paraId="18F749E4" w14:textId="77777777" w:rsidR="00911DAF" w:rsidRPr="00CF56A6" w:rsidRDefault="00911DAF" w:rsidP="00727575">
            <w:pPr>
              <w:rPr>
                <w:rFonts w:ascii="Arial" w:hAnsi="Arial" w:cs="Arial"/>
                <w:sz w:val="20"/>
                <w:szCs w:val="20"/>
              </w:rPr>
            </w:pPr>
            <w:r w:rsidRPr="00CF56A6">
              <w:rPr>
                <w:rFonts w:ascii="Arial" w:hAnsi="Arial" w:cs="Arial"/>
                <w:sz w:val="20"/>
                <w:szCs w:val="20"/>
              </w:rPr>
              <w:t>свойство, условие или событие) в сигнал для дальнейшей обработки</w:t>
            </w:r>
          </w:p>
        </w:tc>
        <w:tc>
          <w:tcPr>
            <w:tcW w:w="0" w:type="auto"/>
          </w:tcPr>
          <w:p w14:paraId="61DA7788" w14:textId="77777777" w:rsidR="00911DAF" w:rsidRPr="00CF56A6" w:rsidRDefault="00911DAF" w:rsidP="00727575">
            <w:pPr>
              <w:rPr>
                <w:rFonts w:ascii="Arial" w:hAnsi="Arial" w:cs="Arial"/>
                <w:sz w:val="20"/>
                <w:szCs w:val="20"/>
              </w:rPr>
            </w:pPr>
            <w:r w:rsidRPr="00CF56A6">
              <w:rPr>
                <w:rFonts w:ascii="Arial" w:hAnsi="Arial" w:cs="Arial"/>
                <w:sz w:val="20"/>
                <w:szCs w:val="20"/>
              </w:rPr>
              <w:t>Обнаружение</w:t>
            </w:r>
          </w:p>
          <w:p w14:paraId="15289618" w14:textId="77777777" w:rsidR="00911DAF" w:rsidRPr="00CF56A6" w:rsidRDefault="00911DAF" w:rsidP="00727575">
            <w:pPr>
              <w:rPr>
                <w:rFonts w:ascii="Arial" w:hAnsi="Arial" w:cs="Arial"/>
                <w:sz w:val="20"/>
                <w:szCs w:val="20"/>
              </w:rPr>
            </w:pPr>
            <w:r w:rsidRPr="00CF56A6">
              <w:rPr>
                <w:rFonts w:ascii="Arial" w:hAnsi="Arial" w:cs="Arial"/>
                <w:sz w:val="20"/>
                <w:szCs w:val="20"/>
              </w:rPr>
              <w:t>Измерение (сбор значений)</w:t>
            </w:r>
          </w:p>
          <w:p w14:paraId="5112C998" w14:textId="77777777" w:rsidR="00911DAF" w:rsidRPr="00CF56A6" w:rsidRDefault="00911DAF" w:rsidP="00727575">
            <w:pPr>
              <w:rPr>
                <w:rFonts w:ascii="Arial" w:hAnsi="Arial" w:cs="Arial"/>
                <w:sz w:val="20"/>
                <w:szCs w:val="20"/>
              </w:rPr>
            </w:pPr>
            <w:r w:rsidRPr="00CF56A6">
              <w:rPr>
                <w:rFonts w:ascii="Arial" w:hAnsi="Arial" w:cs="Arial"/>
                <w:sz w:val="20"/>
                <w:szCs w:val="20"/>
              </w:rPr>
              <w:t>Мониторинг</w:t>
            </w:r>
          </w:p>
          <w:p w14:paraId="58CCB2DF" w14:textId="77777777" w:rsidR="00911DAF" w:rsidRPr="00CF56A6" w:rsidRDefault="00911DAF" w:rsidP="00727575">
            <w:pPr>
              <w:rPr>
                <w:rFonts w:ascii="Arial" w:hAnsi="Arial" w:cs="Arial"/>
                <w:sz w:val="20"/>
                <w:szCs w:val="20"/>
              </w:rPr>
            </w:pPr>
            <w:r w:rsidRPr="00CF56A6">
              <w:rPr>
                <w:rFonts w:ascii="Arial" w:hAnsi="Arial" w:cs="Arial"/>
                <w:sz w:val="20"/>
                <w:szCs w:val="20"/>
              </w:rPr>
              <w:t>Считывание</w:t>
            </w:r>
          </w:p>
          <w:p w14:paraId="3FF6E902" w14:textId="77777777" w:rsidR="00911DAF" w:rsidRPr="00CF56A6" w:rsidRDefault="00911DAF" w:rsidP="00727575">
            <w:pPr>
              <w:rPr>
                <w:rFonts w:ascii="Arial" w:hAnsi="Arial" w:cs="Arial"/>
                <w:sz w:val="20"/>
                <w:szCs w:val="20"/>
              </w:rPr>
            </w:pPr>
            <w:r w:rsidRPr="00CF56A6">
              <w:rPr>
                <w:rFonts w:ascii="Arial" w:hAnsi="Arial" w:cs="Arial"/>
                <w:sz w:val="20"/>
                <w:szCs w:val="20"/>
              </w:rPr>
              <w:t>Взвешивание (сбор значений)</w:t>
            </w:r>
          </w:p>
        </w:tc>
        <w:tc>
          <w:tcPr>
            <w:tcW w:w="0" w:type="auto"/>
          </w:tcPr>
          <w:p w14:paraId="7E55BCF3" w14:textId="77777777" w:rsidR="00911DAF" w:rsidRPr="00CF56A6" w:rsidRDefault="00911DAF" w:rsidP="00727575">
            <w:pPr>
              <w:rPr>
                <w:rFonts w:ascii="Arial" w:hAnsi="Arial" w:cs="Arial"/>
                <w:sz w:val="20"/>
                <w:szCs w:val="20"/>
              </w:rPr>
            </w:pPr>
            <w:r w:rsidRPr="00CF56A6">
              <w:rPr>
                <w:rFonts w:ascii="Arial" w:hAnsi="Arial" w:cs="Arial"/>
                <w:sz w:val="20"/>
                <w:szCs w:val="20"/>
              </w:rPr>
              <w:t>Диафрагма (для измерения)</w:t>
            </w:r>
          </w:p>
          <w:p w14:paraId="3A3EC491" w14:textId="77777777" w:rsidR="00911DAF" w:rsidRPr="00CF56A6" w:rsidRDefault="00911DAF" w:rsidP="00727575">
            <w:pPr>
              <w:rPr>
                <w:rFonts w:ascii="Arial" w:hAnsi="Arial" w:cs="Arial"/>
                <w:sz w:val="20"/>
                <w:szCs w:val="20"/>
              </w:rPr>
            </w:pPr>
            <w:r w:rsidRPr="00CF56A6">
              <w:rPr>
                <w:rFonts w:ascii="Arial" w:hAnsi="Arial" w:cs="Arial"/>
                <w:sz w:val="20"/>
                <w:szCs w:val="20"/>
              </w:rPr>
              <w:t>Датчик</w:t>
            </w:r>
          </w:p>
        </w:tc>
        <w:tc>
          <w:tcPr>
            <w:tcW w:w="0" w:type="auto"/>
          </w:tcPr>
          <w:p w14:paraId="1507C61F" w14:textId="77777777" w:rsidR="00911DAF" w:rsidRPr="00CF56A6" w:rsidRDefault="00911DAF" w:rsidP="00727575">
            <w:pPr>
              <w:rPr>
                <w:rFonts w:ascii="Arial" w:hAnsi="Arial" w:cs="Arial"/>
                <w:sz w:val="20"/>
                <w:szCs w:val="20"/>
              </w:rPr>
            </w:pPr>
            <w:r w:rsidRPr="00CF56A6">
              <w:rPr>
                <w:rFonts w:ascii="Arial" w:hAnsi="Arial" w:cs="Arial"/>
                <w:sz w:val="20"/>
                <w:szCs w:val="20"/>
              </w:rPr>
              <w:t>Реле Бухгольца</w:t>
            </w:r>
          </w:p>
          <w:p w14:paraId="664845C3" w14:textId="77777777" w:rsidR="00911DAF" w:rsidRPr="00CF56A6" w:rsidRDefault="00911DAF" w:rsidP="00727575">
            <w:pPr>
              <w:rPr>
                <w:rFonts w:ascii="Arial" w:hAnsi="Arial" w:cs="Arial"/>
                <w:sz w:val="20"/>
                <w:szCs w:val="20"/>
              </w:rPr>
            </w:pPr>
            <w:r w:rsidRPr="00CF56A6">
              <w:rPr>
                <w:rFonts w:ascii="Arial" w:hAnsi="Arial" w:cs="Arial"/>
                <w:sz w:val="20"/>
                <w:szCs w:val="20"/>
              </w:rPr>
              <w:t>Трансформатор тока</w:t>
            </w:r>
          </w:p>
          <w:p w14:paraId="7DA93403" w14:textId="77777777" w:rsidR="00911DAF" w:rsidRPr="00CF56A6" w:rsidRDefault="00911DAF" w:rsidP="00727575">
            <w:pPr>
              <w:rPr>
                <w:rFonts w:ascii="Arial" w:hAnsi="Arial" w:cs="Arial"/>
                <w:sz w:val="20"/>
                <w:szCs w:val="20"/>
              </w:rPr>
            </w:pPr>
            <w:r w:rsidRPr="00CF56A6">
              <w:rPr>
                <w:rFonts w:ascii="Arial" w:hAnsi="Arial" w:cs="Arial"/>
                <w:sz w:val="20"/>
                <w:szCs w:val="20"/>
              </w:rPr>
              <w:t>Детектор пламени</w:t>
            </w:r>
          </w:p>
          <w:p w14:paraId="5F3D3FB0" w14:textId="77777777" w:rsidR="00911DAF" w:rsidRPr="00CF56A6" w:rsidRDefault="00911DAF" w:rsidP="00727575">
            <w:pPr>
              <w:rPr>
                <w:rFonts w:ascii="Arial" w:hAnsi="Arial" w:cs="Arial"/>
                <w:sz w:val="20"/>
                <w:szCs w:val="20"/>
              </w:rPr>
            </w:pPr>
            <w:r w:rsidRPr="00CF56A6">
              <w:rPr>
                <w:rFonts w:ascii="Arial" w:hAnsi="Arial" w:cs="Arial"/>
                <w:sz w:val="20"/>
                <w:szCs w:val="20"/>
              </w:rPr>
              <w:t>Измерительное реле</w:t>
            </w:r>
          </w:p>
          <w:p w14:paraId="4BC132A8" w14:textId="77777777" w:rsidR="00911DAF" w:rsidRPr="00CF56A6" w:rsidRDefault="00911DAF" w:rsidP="00727575">
            <w:pPr>
              <w:rPr>
                <w:rFonts w:ascii="Arial" w:hAnsi="Arial" w:cs="Arial"/>
                <w:sz w:val="20"/>
                <w:szCs w:val="20"/>
              </w:rPr>
            </w:pPr>
            <w:r w:rsidRPr="00CF56A6">
              <w:rPr>
                <w:rFonts w:ascii="Arial" w:hAnsi="Arial" w:cs="Arial"/>
                <w:sz w:val="20"/>
                <w:szCs w:val="20"/>
              </w:rPr>
              <w:t>Измерительный шунт (сопротивление)</w:t>
            </w:r>
          </w:p>
          <w:p w14:paraId="4DC12A33" w14:textId="77777777" w:rsidR="00911DAF" w:rsidRPr="00CF56A6" w:rsidRDefault="00911DAF" w:rsidP="00727575">
            <w:pPr>
              <w:rPr>
                <w:rFonts w:ascii="Arial" w:hAnsi="Arial" w:cs="Arial"/>
                <w:sz w:val="20"/>
                <w:szCs w:val="20"/>
              </w:rPr>
            </w:pPr>
            <w:r w:rsidRPr="00CF56A6">
              <w:rPr>
                <w:rFonts w:ascii="Arial" w:hAnsi="Arial" w:cs="Arial"/>
                <w:sz w:val="20"/>
                <w:szCs w:val="20"/>
              </w:rPr>
              <w:t>Микрофон</w:t>
            </w:r>
          </w:p>
          <w:p w14:paraId="067CD833" w14:textId="77777777" w:rsidR="00911DAF" w:rsidRPr="00CF56A6" w:rsidRDefault="00911DAF" w:rsidP="00727575">
            <w:pPr>
              <w:rPr>
                <w:rFonts w:ascii="Arial" w:hAnsi="Arial" w:cs="Arial"/>
                <w:sz w:val="20"/>
                <w:szCs w:val="20"/>
              </w:rPr>
            </w:pPr>
            <w:r w:rsidRPr="00CF56A6">
              <w:rPr>
                <w:rFonts w:ascii="Arial" w:hAnsi="Arial" w:cs="Arial"/>
                <w:sz w:val="20"/>
                <w:szCs w:val="20"/>
              </w:rPr>
              <w:t>Детектор движения</w:t>
            </w:r>
          </w:p>
          <w:p w14:paraId="7E7EBEB1" w14:textId="77777777" w:rsidR="00911DAF" w:rsidRPr="00CF56A6" w:rsidRDefault="00911DAF" w:rsidP="00727575">
            <w:pPr>
              <w:rPr>
                <w:rFonts w:ascii="Arial" w:hAnsi="Arial" w:cs="Arial"/>
                <w:sz w:val="20"/>
                <w:szCs w:val="20"/>
              </w:rPr>
            </w:pPr>
            <w:r w:rsidRPr="00CF56A6">
              <w:rPr>
                <w:rFonts w:ascii="Arial" w:hAnsi="Arial" w:cs="Arial"/>
                <w:sz w:val="20"/>
                <w:szCs w:val="20"/>
              </w:rPr>
              <w:t>Реле перегрузки</w:t>
            </w:r>
          </w:p>
          <w:p w14:paraId="5F6685E8" w14:textId="77777777" w:rsidR="00911DAF" w:rsidRPr="00CF56A6" w:rsidRDefault="00911DAF" w:rsidP="00727575">
            <w:pPr>
              <w:rPr>
                <w:rFonts w:ascii="Arial" w:hAnsi="Arial" w:cs="Arial"/>
                <w:sz w:val="20"/>
                <w:szCs w:val="20"/>
              </w:rPr>
            </w:pPr>
            <w:r w:rsidRPr="00CF56A6">
              <w:rPr>
                <w:rFonts w:ascii="Arial" w:hAnsi="Arial" w:cs="Arial"/>
                <w:sz w:val="20"/>
                <w:szCs w:val="20"/>
              </w:rPr>
              <w:t>фотоэлемент</w:t>
            </w:r>
          </w:p>
          <w:p w14:paraId="7B2C0DFD" w14:textId="77777777" w:rsidR="00911DAF" w:rsidRPr="00CF56A6" w:rsidRDefault="00911DAF" w:rsidP="00727575">
            <w:pPr>
              <w:rPr>
                <w:rFonts w:ascii="Arial" w:hAnsi="Arial" w:cs="Arial"/>
                <w:sz w:val="20"/>
                <w:szCs w:val="20"/>
              </w:rPr>
            </w:pPr>
            <w:r w:rsidRPr="00CF56A6">
              <w:rPr>
                <w:rFonts w:ascii="Arial" w:hAnsi="Arial" w:cs="Arial"/>
                <w:sz w:val="20"/>
                <w:szCs w:val="20"/>
              </w:rPr>
              <w:t>Переключатель положения</w:t>
            </w:r>
          </w:p>
          <w:p w14:paraId="642194A6" w14:textId="77777777" w:rsidR="00911DAF" w:rsidRPr="00CF56A6" w:rsidRDefault="00911DAF" w:rsidP="00727575">
            <w:pPr>
              <w:rPr>
                <w:rFonts w:ascii="Arial" w:hAnsi="Arial" w:cs="Arial"/>
                <w:sz w:val="20"/>
                <w:szCs w:val="20"/>
              </w:rPr>
            </w:pPr>
            <w:r w:rsidRPr="00CF56A6">
              <w:rPr>
                <w:rFonts w:ascii="Arial" w:hAnsi="Arial" w:cs="Arial"/>
                <w:sz w:val="20"/>
                <w:szCs w:val="20"/>
              </w:rPr>
              <w:t>Датчик приближения</w:t>
            </w:r>
          </w:p>
          <w:p w14:paraId="77509A50" w14:textId="77777777" w:rsidR="00911DAF" w:rsidRPr="00CF56A6" w:rsidRDefault="00911DAF" w:rsidP="00727575">
            <w:pPr>
              <w:rPr>
                <w:rFonts w:ascii="Arial" w:hAnsi="Arial" w:cs="Arial"/>
                <w:sz w:val="20"/>
                <w:szCs w:val="20"/>
              </w:rPr>
            </w:pPr>
            <w:r w:rsidRPr="00CF56A6">
              <w:rPr>
                <w:rFonts w:ascii="Arial" w:hAnsi="Arial" w:cs="Arial"/>
                <w:sz w:val="20"/>
                <w:szCs w:val="20"/>
              </w:rPr>
              <w:t>Бесконтактный переключатель</w:t>
            </w:r>
          </w:p>
          <w:p w14:paraId="6A3CF27C" w14:textId="77777777" w:rsidR="00911DAF" w:rsidRPr="00CF56A6" w:rsidRDefault="00911DAF" w:rsidP="00727575">
            <w:pPr>
              <w:rPr>
                <w:rFonts w:ascii="Arial" w:hAnsi="Arial" w:cs="Arial"/>
                <w:sz w:val="20"/>
                <w:szCs w:val="20"/>
              </w:rPr>
            </w:pPr>
            <w:r w:rsidRPr="00CF56A6">
              <w:rPr>
                <w:rFonts w:ascii="Arial" w:hAnsi="Arial" w:cs="Arial"/>
                <w:sz w:val="20"/>
                <w:szCs w:val="20"/>
              </w:rPr>
              <w:t>Датчик дыма</w:t>
            </w:r>
          </w:p>
          <w:p w14:paraId="3F2F6FF7" w14:textId="77777777" w:rsidR="00911DAF" w:rsidRPr="00CF56A6" w:rsidRDefault="00911DAF" w:rsidP="00727575">
            <w:pPr>
              <w:rPr>
                <w:rFonts w:ascii="Arial" w:hAnsi="Arial" w:cs="Arial"/>
                <w:sz w:val="20"/>
                <w:szCs w:val="20"/>
              </w:rPr>
            </w:pPr>
            <w:r w:rsidRPr="00CF56A6">
              <w:rPr>
                <w:rFonts w:ascii="Arial" w:hAnsi="Arial" w:cs="Arial"/>
                <w:sz w:val="20"/>
                <w:szCs w:val="20"/>
              </w:rPr>
              <w:t>Тахометр</w:t>
            </w:r>
          </w:p>
          <w:p w14:paraId="19E7264F" w14:textId="77777777" w:rsidR="00911DAF" w:rsidRPr="00CF56A6" w:rsidRDefault="00911DAF" w:rsidP="00727575">
            <w:pPr>
              <w:rPr>
                <w:rFonts w:ascii="Arial" w:hAnsi="Arial" w:cs="Arial"/>
                <w:sz w:val="20"/>
                <w:szCs w:val="20"/>
              </w:rPr>
            </w:pPr>
            <w:r w:rsidRPr="00CF56A6">
              <w:rPr>
                <w:rFonts w:ascii="Arial" w:hAnsi="Arial" w:cs="Arial"/>
                <w:sz w:val="20"/>
                <w:szCs w:val="20"/>
              </w:rPr>
              <w:t>Датчик температуры</w:t>
            </w:r>
          </w:p>
          <w:p w14:paraId="53B5546D" w14:textId="77777777" w:rsidR="00911DAF" w:rsidRPr="00CF56A6" w:rsidRDefault="00911DAF" w:rsidP="00727575">
            <w:pPr>
              <w:rPr>
                <w:rFonts w:ascii="Arial" w:hAnsi="Arial" w:cs="Arial"/>
                <w:sz w:val="20"/>
                <w:szCs w:val="20"/>
              </w:rPr>
            </w:pPr>
            <w:r w:rsidRPr="00CF56A6">
              <w:rPr>
                <w:rFonts w:ascii="Arial" w:hAnsi="Arial" w:cs="Arial"/>
                <w:sz w:val="20"/>
                <w:szCs w:val="20"/>
              </w:rPr>
              <w:t>Видеокамера</w:t>
            </w:r>
          </w:p>
          <w:p w14:paraId="6E74CE7C" w14:textId="77777777" w:rsidR="00911DAF" w:rsidRPr="00CF56A6" w:rsidRDefault="00911DAF" w:rsidP="00727575">
            <w:pPr>
              <w:rPr>
                <w:rFonts w:ascii="Arial" w:hAnsi="Arial" w:cs="Arial"/>
                <w:sz w:val="20"/>
                <w:szCs w:val="20"/>
              </w:rPr>
            </w:pPr>
            <w:r w:rsidRPr="00CF56A6">
              <w:rPr>
                <w:rFonts w:ascii="Arial" w:hAnsi="Arial" w:cs="Arial"/>
                <w:sz w:val="20"/>
                <w:szCs w:val="20"/>
              </w:rPr>
              <w:t>Преобразователь напряжения</w:t>
            </w:r>
          </w:p>
        </w:tc>
      </w:tr>
      <w:tr w:rsidR="00727575" w:rsidRPr="00CF56A6" w14:paraId="3E68C8A8" w14:textId="77777777" w:rsidTr="00CF56A6">
        <w:trPr>
          <w:trHeight w:val="20"/>
          <w:jc w:val="center"/>
        </w:trPr>
        <w:tc>
          <w:tcPr>
            <w:tcW w:w="0" w:type="auto"/>
          </w:tcPr>
          <w:p w14:paraId="49CA726A" w14:textId="77777777" w:rsidR="00911DAF" w:rsidRPr="00CF56A6" w:rsidRDefault="00911DAF" w:rsidP="00727575">
            <w:pPr>
              <w:rPr>
                <w:rFonts w:ascii="Arial" w:hAnsi="Arial" w:cs="Arial"/>
                <w:sz w:val="20"/>
                <w:szCs w:val="20"/>
              </w:rPr>
            </w:pPr>
            <w:r w:rsidRPr="00CF56A6">
              <w:rPr>
                <w:rFonts w:ascii="Arial" w:hAnsi="Arial" w:cs="Arial"/>
                <w:sz w:val="20"/>
                <w:szCs w:val="20"/>
              </w:rPr>
              <w:lastRenderedPageBreak/>
              <w:t>C</w:t>
            </w:r>
          </w:p>
        </w:tc>
        <w:tc>
          <w:tcPr>
            <w:tcW w:w="0" w:type="auto"/>
          </w:tcPr>
          <w:p w14:paraId="769435DB" w14:textId="77777777" w:rsidR="00911DAF" w:rsidRPr="00CF56A6" w:rsidRDefault="00911DAF" w:rsidP="00727575">
            <w:pPr>
              <w:rPr>
                <w:rFonts w:ascii="Arial" w:hAnsi="Arial" w:cs="Arial"/>
                <w:sz w:val="20"/>
                <w:szCs w:val="20"/>
              </w:rPr>
            </w:pPr>
            <w:r w:rsidRPr="00CF56A6">
              <w:rPr>
                <w:rFonts w:ascii="Arial" w:hAnsi="Arial" w:cs="Arial"/>
                <w:sz w:val="20"/>
                <w:szCs w:val="20"/>
              </w:rPr>
              <w:t>Хранение энергии,</w:t>
            </w:r>
          </w:p>
          <w:p w14:paraId="2EE2FB3C" w14:textId="77777777" w:rsidR="00911DAF" w:rsidRPr="00CF56A6" w:rsidRDefault="00911DAF" w:rsidP="00727575">
            <w:pPr>
              <w:rPr>
                <w:rFonts w:ascii="Arial" w:hAnsi="Arial" w:cs="Arial"/>
                <w:sz w:val="20"/>
                <w:szCs w:val="20"/>
              </w:rPr>
            </w:pPr>
            <w:r w:rsidRPr="00CF56A6">
              <w:rPr>
                <w:rFonts w:ascii="Arial" w:hAnsi="Arial" w:cs="Arial"/>
                <w:sz w:val="20"/>
                <w:szCs w:val="20"/>
              </w:rPr>
              <w:t>информации или материала</w:t>
            </w:r>
          </w:p>
        </w:tc>
        <w:tc>
          <w:tcPr>
            <w:tcW w:w="0" w:type="auto"/>
          </w:tcPr>
          <w:p w14:paraId="54CCFD32" w14:textId="77777777" w:rsidR="00911DAF" w:rsidRPr="00CF56A6" w:rsidRDefault="00911DAF" w:rsidP="00727575">
            <w:pPr>
              <w:rPr>
                <w:rFonts w:ascii="Arial" w:hAnsi="Arial" w:cs="Arial"/>
                <w:sz w:val="20"/>
                <w:szCs w:val="20"/>
              </w:rPr>
            </w:pPr>
            <w:r w:rsidRPr="00CF56A6">
              <w:rPr>
                <w:rFonts w:ascii="Arial" w:hAnsi="Arial" w:cs="Arial"/>
                <w:sz w:val="20"/>
                <w:szCs w:val="20"/>
              </w:rPr>
              <w:t>Запись</w:t>
            </w:r>
          </w:p>
          <w:p w14:paraId="571A3D2E" w14:textId="77777777" w:rsidR="00911DAF" w:rsidRPr="00CF56A6" w:rsidRDefault="00911DAF" w:rsidP="00727575">
            <w:pPr>
              <w:rPr>
                <w:rFonts w:ascii="Arial" w:hAnsi="Arial" w:cs="Arial"/>
                <w:sz w:val="20"/>
                <w:szCs w:val="20"/>
              </w:rPr>
            </w:pPr>
            <w:r w:rsidRPr="00CF56A6">
              <w:rPr>
                <w:rFonts w:ascii="Arial" w:hAnsi="Arial" w:cs="Arial"/>
                <w:sz w:val="20"/>
                <w:szCs w:val="20"/>
              </w:rPr>
              <w:t>Хранение</w:t>
            </w:r>
          </w:p>
        </w:tc>
        <w:tc>
          <w:tcPr>
            <w:tcW w:w="0" w:type="auto"/>
          </w:tcPr>
          <w:p w14:paraId="24A9FBA2" w14:textId="77777777" w:rsidR="00911DAF" w:rsidRPr="00CF56A6" w:rsidRDefault="00911DAF" w:rsidP="00727575">
            <w:pPr>
              <w:rPr>
                <w:rFonts w:ascii="Arial" w:hAnsi="Arial" w:cs="Arial"/>
                <w:sz w:val="20"/>
                <w:szCs w:val="20"/>
              </w:rPr>
            </w:pPr>
            <w:r w:rsidRPr="00CF56A6">
              <w:rPr>
                <w:rFonts w:ascii="Arial" w:hAnsi="Arial" w:cs="Arial"/>
                <w:sz w:val="20"/>
                <w:szCs w:val="20"/>
              </w:rPr>
              <w:t>Бочка</w:t>
            </w:r>
          </w:p>
          <w:p w14:paraId="28273B3D" w14:textId="77777777" w:rsidR="00911DAF" w:rsidRPr="00CF56A6" w:rsidRDefault="00911DAF" w:rsidP="00727575">
            <w:pPr>
              <w:rPr>
                <w:rFonts w:ascii="Arial" w:hAnsi="Arial" w:cs="Arial"/>
                <w:sz w:val="20"/>
                <w:szCs w:val="20"/>
              </w:rPr>
            </w:pPr>
            <w:r w:rsidRPr="00CF56A6">
              <w:rPr>
                <w:rFonts w:ascii="Arial" w:hAnsi="Arial" w:cs="Arial"/>
                <w:sz w:val="20"/>
                <w:szCs w:val="20"/>
              </w:rPr>
              <w:t>Буфер</w:t>
            </w:r>
          </w:p>
          <w:p w14:paraId="04184E48" w14:textId="77777777" w:rsidR="00911DAF" w:rsidRPr="00CF56A6" w:rsidRDefault="00911DAF" w:rsidP="00727575">
            <w:pPr>
              <w:rPr>
                <w:rFonts w:ascii="Arial" w:hAnsi="Arial" w:cs="Arial"/>
                <w:sz w:val="20"/>
                <w:szCs w:val="20"/>
              </w:rPr>
            </w:pPr>
            <w:r w:rsidRPr="00CF56A6">
              <w:rPr>
                <w:rFonts w:ascii="Arial" w:hAnsi="Arial" w:cs="Arial"/>
                <w:sz w:val="20"/>
                <w:szCs w:val="20"/>
              </w:rPr>
              <w:t>Цистерна</w:t>
            </w:r>
          </w:p>
          <w:p w14:paraId="337FDFB2" w14:textId="77777777" w:rsidR="00911DAF" w:rsidRPr="00CF56A6" w:rsidRDefault="00911DAF" w:rsidP="00727575">
            <w:pPr>
              <w:rPr>
                <w:rFonts w:ascii="Arial" w:hAnsi="Arial" w:cs="Arial"/>
                <w:sz w:val="20"/>
                <w:szCs w:val="20"/>
              </w:rPr>
            </w:pPr>
            <w:r w:rsidRPr="00CF56A6">
              <w:rPr>
                <w:rFonts w:ascii="Arial" w:hAnsi="Arial" w:cs="Arial"/>
                <w:sz w:val="20"/>
                <w:szCs w:val="20"/>
              </w:rPr>
              <w:t>Контейнер</w:t>
            </w:r>
          </w:p>
          <w:p w14:paraId="4BB58AB4" w14:textId="77777777" w:rsidR="00911DAF" w:rsidRPr="00CF56A6" w:rsidRDefault="00911DAF" w:rsidP="00727575">
            <w:pPr>
              <w:rPr>
                <w:rFonts w:ascii="Arial" w:hAnsi="Arial" w:cs="Arial"/>
                <w:sz w:val="20"/>
                <w:szCs w:val="20"/>
              </w:rPr>
            </w:pPr>
            <w:r w:rsidRPr="00CF56A6">
              <w:rPr>
                <w:rFonts w:ascii="Arial" w:hAnsi="Arial" w:cs="Arial"/>
                <w:sz w:val="20"/>
                <w:szCs w:val="20"/>
              </w:rPr>
              <w:t>Аккумулятор горячей воды</w:t>
            </w:r>
          </w:p>
          <w:p w14:paraId="0E96E978" w14:textId="77777777" w:rsidR="00911DAF" w:rsidRPr="00CF56A6" w:rsidRDefault="00911DAF" w:rsidP="00727575">
            <w:pPr>
              <w:rPr>
                <w:rFonts w:ascii="Arial" w:hAnsi="Arial" w:cs="Arial"/>
                <w:sz w:val="20"/>
                <w:szCs w:val="20"/>
              </w:rPr>
            </w:pPr>
            <w:r w:rsidRPr="00CF56A6">
              <w:rPr>
                <w:rFonts w:ascii="Arial" w:hAnsi="Arial" w:cs="Arial"/>
                <w:sz w:val="20"/>
                <w:szCs w:val="20"/>
              </w:rPr>
              <w:t>Подставка для бумаги</w:t>
            </w:r>
          </w:p>
          <w:p w14:paraId="4E875E69" w14:textId="77777777" w:rsidR="00911DAF" w:rsidRPr="00CF56A6" w:rsidRDefault="00911DAF" w:rsidP="00727575">
            <w:pPr>
              <w:rPr>
                <w:rFonts w:ascii="Arial" w:hAnsi="Arial" w:cs="Arial"/>
                <w:sz w:val="20"/>
                <w:szCs w:val="20"/>
              </w:rPr>
            </w:pPr>
            <w:r w:rsidRPr="00CF56A6">
              <w:rPr>
                <w:rFonts w:ascii="Arial" w:hAnsi="Arial" w:cs="Arial"/>
                <w:sz w:val="20"/>
                <w:szCs w:val="20"/>
              </w:rPr>
              <w:t>Бак</w:t>
            </w:r>
          </w:p>
        </w:tc>
        <w:tc>
          <w:tcPr>
            <w:tcW w:w="0" w:type="auto"/>
          </w:tcPr>
          <w:p w14:paraId="3A3DB65D" w14:textId="77777777" w:rsidR="00911DAF" w:rsidRPr="00CF56A6" w:rsidRDefault="00911DAF" w:rsidP="00727575">
            <w:pPr>
              <w:rPr>
                <w:rFonts w:ascii="Arial" w:hAnsi="Arial" w:cs="Arial"/>
                <w:sz w:val="20"/>
                <w:szCs w:val="20"/>
              </w:rPr>
            </w:pPr>
            <w:r w:rsidRPr="00CF56A6">
              <w:rPr>
                <w:rFonts w:ascii="Arial" w:hAnsi="Arial" w:cs="Arial"/>
                <w:sz w:val="20"/>
                <w:szCs w:val="20"/>
              </w:rPr>
              <w:t>Базовая батарея</w:t>
            </w:r>
          </w:p>
          <w:p w14:paraId="6C89EDEA" w14:textId="77777777" w:rsidR="00911DAF" w:rsidRPr="00CF56A6" w:rsidRDefault="00911DAF" w:rsidP="00727575">
            <w:pPr>
              <w:rPr>
                <w:rFonts w:ascii="Arial" w:hAnsi="Arial" w:cs="Arial"/>
                <w:sz w:val="20"/>
                <w:szCs w:val="20"/>
              </w:rPr>
            </w:pPr>
            <w:r w:rsidRPr="00CF56A6">
              <w:rPr>
                <w:rFonts w:ascii="Arial" w:hAnsi="Arial" w:cs="Arial"/>
                <w:sz w:val="20"/>
                <w:szCs w:val="20"/>
              </w:rPr>
              <w:t>Конденсатор</w:t>
            </w:r>
          </w:p>
          <w:p w14:paraId="02792BF0" w14:textId="77777777" w:rsidR="00911DAF" w:rsidRPr="00CF56A6" w:rsidRDefault="00911DAF" w:rsidP="00727575">
            <w:pPr>
              <w:rPr>
                <w:rFonts w:ascii="Arial" w:hAnsi="Arial" w:cs="Arial"/>
                <w:sz w:val="20"/>
                <w:szCs w:val="20"/>
              </w:rPr>
            </w:pPr>
            <w:r w:rsidRPr="00CF56A6">
              <w:rPr>
                <w:rFonts w:ascii="Arial" w:hAnsi="Arial" w:cs="Arial"/>
                <w:sz w:val="20"/>
                <w:szCs w:val="20"/>
              </w:rPr>
              <w:t>Регистратор событий (в основном для хранения)</w:t>
            </w:r>
          </w:p>
          <w:p w14:paraId="7D974876" w14:textId="77777777" w:rsidR="00911DAF" w:rsidRPr="00CF56A6" w:rsidRDefault="00D06867" w:rsidP="00727575">
            <w:pPr>
              <w:rPr>
                <w:rFonts w:ascii="Arial" w:hAnsi="Arial" w:cs="Arial"/>
                <w:sz w:val="20"/>
                <w:szCs w:val="20"/>
              </w:rPr>
            </w:pPr>
            <w:r w:rsidRPr="00CF56A6">
              <w:rPr>
                <w:rFonts w:ascii="Arial" w:hAnsi="Arial" w:cs="Arial"/>
                <w:sz w:val="20"/>
                <w:szCs w:val="20"/>
              </w:rPr>
              <w:t>Жёсткий</w:t>
            </w:r>
            <w:r w:rsidR="00911DAF" w:rsidRPr="00CF56A6">
              <w:rPr>
                <w:rFonts w:ascii="Arial" w:hAnsi="Arial" w:cs="Arial"/>
                <w:sz w:val="20"/>
                <w:szCs w:val="20"/>
              </w:rPr>
              <w:t xml:space="preserve"> диск</w:t>
            </w:r>
          </w:p>
          <w:p w14:paraId="2FC3D281" w14:textId="77777777" w:rsidR="00911DAF" w:rsidRPr="00CF56A6" w:rsidRDefault="00911DAF" w:rsidP="00727575">
            <w:pPr>
              <w:rPr>
                <w:rFonts w:ascii="Arial" w:hAnsi="Arial" w:cs="Arial"/>
                <w:sz w:val="20"/>
                <w:szCs w:val="20"/>
              </w:rPr>
            </w:pPr>
            <w:r w:rsidRPr="00CF56A6">
              <w:rPr>
                <w:rFonts w:ascii="Arial" w:hAnsi="Arial" w:cs="Arial"/>
                <w:sz w:val="20"/>
                <w:szCs w:val="20"/>
              </w:rPr>
              <w:t>Магнитофон (в основном для хранения</w:t>
            </w:r>
          </w:p>
          <w:p w14:paraId="066F5E2E" w14:textId="77777777" w:rsidR="00911DAF" w:rsidRPr="00CF56A6" w:rsidRDefault="00911DAF" w:rsidP="00727575">
            <w:pPr>
              <w:rPr>
                <w:rFonts w:ascii="Arial" w:hAnsi="Arial" w:cs="Arial"/>
                <w:sz w:val="20"/>
                <w:szCs w:val="20"/>
              </w:rPr>
            </w:pPr>
            <w:r w:rsidRPr="00CF56A6">
              <w:rPr>
                <w:rFonts w:ascii="Arial" w:hAnsi="Arial" w:cs="Arial"/>
                <w:sz w:val="20"/>
                <w:szCs w:val="20"/>
              </w:rPr>
              <w:t>цели)</w:t>
            </w:r>
          </w:p>
          <w:p w14:paraId="797CD0D7" w14:textId="77777777" w:rsidR="00911DAF" w:rsidRPr="00CF56A6" w:rsidRDefault="00911DAF" w:rsidP="00727575">
            <w:pPr>
              <w:rPr>
                <w:rFonts w:ascii="Arial" w:hAnsi="Arial" w:cs="Arial"/>
                <w:sz w:val="20"/>
                <w:szCs w:val="20"/>
              </w:rPr>
            </w:pPr>
            <w:r w:rsidRPr="00CF56A6">
              <w:rPr>
                <w:rFonts w:ascii="Arial" w:hAnsi="Arial" w:cs="Arial"/>
                <w:sz w:val="20"/>
                <w:szCs w:val="20"/>
              </w:rPr>
              <w:t>Память RAM</w:t>
            </w:r>
          </w:p>
          <w:p w14:paraId="4464C8E8" w14:textId="77777777" w:rsidR="00911DAF" w:rsidRPr="00CF56A6" w:rsidRDefault="00911DAF" w:rsidP="00727575">
            <w:pPr>
              <w:rPr>
                <w:rFonts w:ascii="Arial" w:hAnsi="Arial" w:cs="Arial"/>
                <w:sz w:val="20"/>
                <w:szCs w:val="20"/>
              </w:rPr>
            </w:pPr>
            <w:r w:rsidRPr="00CF56A6">
              <w:rPr>
                <w:rFonts w:ascii="Arial" w:hAnsi="Arial" w:cs="Arial"/>
                <w:sz w:val="20"/>
                <w:szCs w:val="20"/>
              </w:rPr>
              <w:t>Аккумуляторная батарея</w:t>
            </w:r>
          </w:p>
          <w:p w14:paraId="697C4F69" w14:textId="77777777" w:rsidR="00911DAF" w:rsidRPr="00CF56A6" w:rsidRDefault="00911DAF" w:rsidP="00727575">
            <w:pPr>
              <w:rPr>
                <w:rFonts w:ascii="Arial" w:hAnsi="Arial" w:cs="Arial"/>
                <w:sz w:val="20"/>
                <w:szCs w:val="20"/>
              </w:rPr>
            </w:pPr>
            <w:r w:rsidRPr="00CF56A6">
              <w:rPr>
                <w:rFonts w:ascii="Arial" w:hAnsi="Arial" w:cs="Arial"/>
                <w:sz w:val="20"/>
                <w:szCs w:val="20"/>
              </w:rPr>
              <w:t>Видеомагнитофон (в основном для хранения)</w:t>
            </w:r>
          </w:p>
          <w:p w14:paraId="60FF54E5" w14:textId="77777777" w:rsidR="00911DAF" w:rsidRPr="00CF56A6" w:rsidRDefault="00911DAF" w:rsidP="00727575">
            <w:pPr>
              <w:rPr>
                <w:rFonts w:ascii="Arial" w:hAnsi="Arial" w:cs="Arial"/>
                <w:sz w:val="20"/>
                <w:szCs w:val="20"/>
              </w:rPr>
            </w:pPr>
            <w:r w:rsidRPr="00CF56A6">
              <w:rPr>
                <w:rFonts w:ascii="Arial" w:hAnsi="Arial" w:cs="Arial"/>
                <w:sz w:val="20"/>
                <w:szCs w:val="20"/>
              </w:rPr>
              <w:t>Регистратор напряжения (в основном для хранения)</w:t>
            </w:r>
          </w:p>
        </w:tc>
      </w:tr>
      <w:tr w:rsidR="00727575" w:rsidRPr="00CF56A6" w14:paraId="0F2354DB" w14:textId="77777777" w:rsidTr="00CF56A6">
        <w:trPr>
          <w:trHeight w:val="20"/>
          <w:jc w:val="center"/>
        </w:trPr>
        <w:tc>
          <w:tcPr>
            <w:tcW w:w="0" w:type="auto"/>
          </w:tcPr>
          <w:p w14:paraId="54E6AB59" w14:textId="77777777" w:rsidR="00911DAF" w:rsidRPr="00CF56A6" w:rsidRDefault="00911DAF" w:rsidP="00727575">
            <w:pPr>
              <w:rPr>
                <w:rFonts w:ascii="Arial" w:hAnsi="Arial" w:cs="Arial"/>
                <w:sz w:val="20"/>
                <w:szCs w:val="20"/>
              </w:rPr>
            </w:pPr>
            <w:r w:rsidRPr="00CF56A6">
              <w:rPr>
                <w:rFonts w:ascii="Arial" w:hAnsi="Arial" w:cs="Arial"/>
                <w:sz w:val="20"/>
                <w:szCs w:val="20"/>
              </w:rPr>
              <w:t>D</w:t>
            </w:r>
          </w:p>
        </w:tc>
        <w:tc>
          <w:tcPr>
            <w:tcW w:w="0" w:type="auto"/>
          </w:tcPr>
          <w:p w14:paraId="304858C3" w14:textId="77777777" w:rsidR="00911DAF" w:rsidRPr="00CF56A6" w:rsidRDefault="00911DAF"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62820C1A" w14:textId="77777777" w:rsidR="00911DAF" w:rsidRPr="00CF56A6" w:rsidRDefault="00911DAF" w:rsidP="00727575">
            <w:pPr>
              <w:rPr>
                <w:rFonts w:ascii="Arial" w:hAnsi="Arial" w:cs="Arial"/>
                <w:sz w:val="20"/>
                <w:szCs w:val="20"/>
              </w:rPr>
            </w:pPr>
          </w:p>
        </w:tc>
        <w:tc>
          <w:tcPr>
            <w:tcW w:w="0" w:type="auto"/>
          </w:tcPr>
          <w:p w14:paraId="3217246D" w14:textId="77777777" w:rsidR="00911DAF" w:rsidRPr="00CF56A6" w:rsidRDefault="00911DAF" w:rsidP="00727575">
            <w:pPr>
              <w:rPr>
                <w:rFonts w:ascii="Arial" w:hAnsi="Arial" w:cs="Arial"/>
                <w:sz w:val="20"/>
                <w:szCs w:val="20"/>
              </w:rPr>
            </w:pPr>
          </w:p>
        </w:tc>
        <w:tc>
          <w:tcPr>
            <w:tcW w:w="0" w:type="auto"/>
          </w:tcPr>
          <w:p w14:paraId="3CDD416A" w14:textId="77777777" w:rsidR="00911DAF" w:rsidRPr="00CF56A6" w:rsidRDefault="00911DAF" w:rsidP="00727575">
            <w:pPr>
              <w:rPr>
                <w:rFonts w:ascii="Arial" w:hAnsi="Arial" w:cs="Arial"/>
                <w:sz w:val="20"/>
                <w:szCs w:val="20"/>
              </w:rPr>
            </w:pPr>
          </w:p>
        </w:tc>
      </w:tr>
      <w:tr w:rsidR="00727575" w:rsidRPr="00CF56A6" w14:paraId="102EE7A1" w14:textId="77777777" w:rsidTr="00CF56A6">
        <w:trPr>
          <w:trHeight w:val="20"/>
          <w:jc w:val="center"/>
        </w:trPr>
        <w:tc>
          <w:tcPr>
            <w:tcW w:w="0" w:type="auto"/>
          </w:tcPr>
          <w:p w14:paraId="597B04C3" w14:textId="77777777" w:rsidR="00911DAF" w:rsidRPr="00CF56A6" w:rsidRDefault="00911DAF" w:rsidP="00727575">
            <w:pPr>
              <w:rPr>
                <w:rFonts w:ascii="Arial" w:hAnsi="Arial" w:cs="Arial"/>
                <w:sz w:val="20"/>
                <w:szCs w:val="20"/>
              </w:rPr>
            </w:pPr>
            <w:r w:rsidRPr="00CF56A6">
              <w:rPr>
                <w:rFonts w:ascii="Arial" w:hAnsi="Arial" w:cs="Arial"/>
                <w:sz w:val="20"/>
                <w:szCs w:val="20"/>
              </w:rPr>
              <w:t>E</w:t>
            </w:r>
          </w:p>
        </w:tc>
        <w:tc>
          <w:tcPr>
            <w:tcW w:w="0" w:type="auto"/>
          </w:tcPr>
          <w:p w14:paraId="5F729750" w14:textId="77777777" w:rsidR="00911DAF" w:rsidRPr="00CF56A6" w:rsidRDefault="00911DAF" w:rsidP="00727575">
            <w:pPr>
              <w:rPr>
                <w:rFonts w:ascii="Arial" w:hAnsi="Arial" w:cs="Arial"/>
                <w:sz w:val="20"/>
                <w:szCs w:val="20"/>
              </w:rPr>
            </w:pPr>
            <w:r w:rsidRPr="00CF56A6">
              <w:rPr>
                <w:rFonts w:ascii="Arial" w:hAnsi="Arial" w:cs="Arial"/>
                <w:sz w:val="20"/>
                <w:szCs w:val="20"/>
              </w:rPr>
              <w:t>Обеспечение лучистой или тепловой энергии</w:t>
            </w:r>
          </w:p>
        </w:tc>
        <w:tc>
          <w:tcPr>
            <w:tcW w:w="0" w:type="auto"/>
          </w:tcPr>
          <w:p w14:paraId="4A23B62C" w14:textId="77777777" w:rsidR="00911DAF" w:rsidRPr="00CF56A6" w:rsidRDefault="00911DAF" w:rsidP="00727575">
            <w:pPr>
              <w:rPr>
                <w:rFonts w:ascii="Arial" w:hAnsi="Arial" w:cs="Arial"/>
                <w:sz w:val="20"/>
                <w:szCs w:val="20"/>
              </w:rPr>
            </w:pPr>
            <w:r w:rsidRPr="00CF56A6">
              <w:rPr>
                <w:rFonts w:ascii="Arial" w:hAnsi="Arial" w:cs="Arial"/>
                <w:sz w:val="20"/>
                <w:szCs w:val="20"/>
              </w:rPr>
              <w:t>Охлаждение</w:t>
            </w:r>
          </w:p>
          <w:p w14:paraId="57109538" w14:textId="77777777" w:rsidR="00911DAF" w:rsidRPr="00CF56A6" w:rsidRDefault="00911DAF" w:rsidP="00727575">
            <w:pPr>
              <w:rPr>
                <w:rFonts w:ascii="Arial" w:hAnsi="Arial" w:cs="Arial"/>
                <w:sz w:val="20"/>
                <w:szCs w:val="20"/>
              </w:rPr>
            </w:pPr>
            <w:r w:rsidRPr="00CF56A6">
              <w:rPr>
                <w:rFonts w:ascii="Arial" w:hAnsi="Arial" w:cs="Arial"/>
                <w:sz w:val="20"/>
                <w:szCs w:val="20"/>
              </w:rPr>
              <w:t>Обогрев</w:t>
            </w:r>
          </w:p>
          <w:p w14:paraId="32395A04" w14:textId="77777777" w:rsidR="00911DAF" w:rsidRPr="00CF56A6" w:rsidRDefault="00911DAF" w:rsidP="00727575">
            <w:pPr>
              <w:rPr>
                <w:rFonts w:ascii="Arial" w:hAnsi="Arial" w:cs="Arial"/>
                <w:sz w:val="20"/>
                <w:szCs w:val="20"/>
              </w:rPr>
            </w:pPr>
            <w:r w:rsidRPr="00CF56A6">
              <w:rPr>
                <w:rFonts w:ascii="Arial" w:hAnsi="Arial" w:cs="Arial"/>
                <w:sz w:val="20"/>
                <w:szCs w:val="20"/>
              </w:rPr>
              <w:t>Осветительные приборы</w:t>
            </w:r>
          </w:p>
          <w:p w14:paraId="5D3F08AB" w14:textId="77777777" w:rsidR="00911DAF" w:rsidRPr="00CF56A6" w:rsidRDefault="00911DAF" w:rsidP="00727575">
            <w:pPr>
              <w:rPr>
                <w:rFonts w:ascii="Arial" w:hAnsi="Arial" w:cs="Arial"/>
                <w:sz w:val="20"/>
                <w:szCs w:val="20"/>
              </w:rPr>
            </w:pPr>
            <w:r w:rsidRPr="00CF56A6">
              <w:rPr>
                <w:rFonts w:ascii="Arial" w:hAnsi="Arial" w:cs="Arial"/>
                <w:sz w:val="20"/>
                <w:szCs w:val="20"/>
              </w:rPr>
              <w:t>Излучение</w:t>
            </w:r>
          </w:p>
        </w:tc>
        <w:tc>
          <w:tcPr>
            <w:tcW w:w="0" w:type="auto"/>
          </w:tcPr>
          <w:p w14:paraId="563C7152" w14:textId="77777777" w:rsidR="00911DAF" w:rsidRPr="00CF56A6" w:rsidRDefault="00727575" w:rsidP="00727575">
            <w:pPr>
              <w:rPr>
                <w:rFonts w:ascii="Arial" w:hAnsi="Arial" w:cs="Arial"/>
                <w:sz w:val="20"/>
                <w:szCs w:val="20"/>
              </w:rPr>
            </w:pPr>
            <w:r w:rsidRPr="00CF56A6">
              <w:rPr>
                <w:rFonts w:ascii="Arial" w:hAnsi="Arial" w:cs="Arial"/>
                <w:sz w:val="20"/>
                <w:szCs w:val="20"/>
              </w:rPr>
              <w:t>Котёл</w:t>
            </w:r>
          </w:p>
          <w:p w14:paraId="67D43186" w14:textId="77777777" w:rsidR="00911DAF" w:rsidRPr="00CF56A6" w:rsidRDefault="00911DAF" w:rsidP="00727575">
            <w:pPr>
              <w:rPr>
                <w:rFonts w:ascii="Arial" w:hAnsi="Arial" w:cs="Arial"/>
                <w:sz w:val="20"/>
                <w:szCs w:val="20"/>
              </w:rPr>
            </w:pPr>
            <w:r w:rsidRPr="00CF56A6">
              <w:rPr>
                <w:rFonts w:ascii="Arial" w:hAnsi="Arial" w:cs="Arial"/>
                <w:sz w:val="20"/>
                <w:szCs w:val="20"/>
              </w:rPr>
              <w:t>Морозилка</w:t>
            </w:r>
          </w:p>
          <w:p w14:paraId="527CE09B" w14:textId="77777777" w:rsidR="00911DAF" w:rsidRPr="00CF56A6" w:rsidRDefault="00911DAF" w:rsidP="00727575">
            <w:pPr>
              <w:rPr>
                <w:rFonts w:ascii="Arial" w:hAnsi="Arial" w:cs="Arial"/>
                <w:sz w:val="20"/>
                <w:szCs w:val="20"/>
              </w:rPr>
            </w:pPr>
            <w:r w:rsidRPr="00CF56A6">
              <w:rPr>
                <w:rFonts w:ascii="Arial" w:hAnsi="Arial" w:cs="Arial"/>
                <w:sz w:val="20"/>
                <w:szCs w:val="20"/>
              </w:rPr>
              <w:t>Печь</w:t>
            </w:r>
          </w:p>
          <w:p w14:paraId="1BC18EF9" w14:textId="77777777" w:rsidR="00911DAF" w:rsidRPr="00CF56A6" w:rsidRDefault="00911DAF" w:rsidP="00727575">
            <w:pPr>
              <w:rPr>
                <w:rFonts w:ascii="Arial" w:hAnsi="Arial" w:cs="Arial"/>
                <w:sz w:val="20"/>
                <w:szCs w:val="20"/>
              </w:rPr>
            </w:pPr>
            <w:r w:rsidRPr="00CF56A6">
              <w:rPr>
                <w:rFonts w:ascii="Arial" w:hAnsi="Arial" w:cs="Arial"/>
                <w:sz w:val="20"/>
                <w:szCs w:val="20"/>
              </w:rPr>
              <w:t>Газовая лампа</w:t>
            </w:r>
          </w:p>
          <w:p w14:paraId="6B96B92D" w14:textId="77777777" w:rsidR="00911DAF" w:rsidRPr="00CF56A6" w:rsidRDefault="00911DAF" w:rsidP="00727575">
            <w:pPr>
              <w:rPr>
                <w:rFonts w:ascii="Arial" w:hAnsi="Arial" w:cs="Arial"/>
                <w:sz w:val="20"/>
                <w:szCs w:val="20"/>
              </w:rPr>
            </w:pPr>
            <w:r w:rsidRPr="00CF56A6">
              <w:rPr>
                <w:rFonts w:ascii="Arial" w:hAnsi="Arial" w:cs="Arial"/>
                <w:sz w:val="20"/>
                <w:szCs w:val="20"/>
              </w:rPr>
              <w:t>Подогреватель</w:t>
            </w:r>
          </w:p>
          <w:p w14:paraId="104AE192" w14:textId="77777777" w:rsidR="00911DAF" w:rsidRPr="00CF56A6" w:rsidRDefault="00911DAF" w:rsidP="00727575">
            <w:pPr>
              <w:rPr>
                <w:rFonts w:ascii="Arial" w:hAnsi="Arial" w:cs="Arial"/>
                <w:sz w:val="20"/>
                <w:szCs w:val="20"/>
              </w:rPr>
            </w:pPr>
            <w:r w:rsidRPr="00CF56A6">
              <w:rPr>
                <w:rFonts w:ascii="Arial" w:hAnsi="Arial" w:cs="Arial"/>
                <w:sz w:val="20"/>
                <w:szCs w:val="20"/>
              </w:rPr>
              <w:t>Теплообменник</w:t>
            </w:r>
          </w:p>
          <w:p w14:paraId="23BC5902" w14:textId="77777777" w:rsidR="00911DAF" w:rsidRPr="00CF56A6" w:rsidRDefault="00911DAF" w:rsidP="00727575">
            <w:pPr>
              <w:rPr>
                <w:rFonts w:ascii="Arial" w:hAnsi="Arial" w:cs="Arial"/>
                <w:sz w:val="20"/>
                <w:szCs w:val="20"/>
              </w:rPr>
            </w:pPr>
            <w:r w:rsidRPr="00CF56A6">
              <w:rPr>
                <w:rFonts w:ascii="Arial" w:hAnsi="Arial" w:cs="Arial"/>
                <w:sz w:val="20"/>
                <w:szCs w:val="20"/>
              </w:rPr>
              <w:t>Ядерного реактора</w:t>
            </w:r>
          </w:p>
          <w:p w14:paraId="0BAF79B2" w14:textId="77777777" w:rsidR="00911DAF" w:rsidRPr="00CF56A6" w:rsidRDefault="00911DAF" w:rsidP="00727575">
            <w:pPr>
              <w:rPr>
                <w:rFonts w:ascii="Arial" w:hAnsi="Arial" w:cs="Arial"/>
                <w:sz w:val="20"/>
                <w:szCs w:val="20"/>
              </w:rPr>
            </w:pPr>
            <w:r w:rsidRPr="00CF56A6">
              <w:rPr>
                <w:rFonts w:ascii="Arial" w:hAnsi="Arial" w:cs="Arial"/>
                <w:sz w:val="20"/>
                <w:szCs w:val="20"/>
              </w:rPr>
              <w:t>Парафиновая лампа</w:t>
            </w:r>
          </w:p>
          <w:p w14:paraId="65DC5E94" w14:textId="77777777" w:rsidR="00911DAF" w:rsidRPr="00CF56A6" w:rsidRDefault="00911DAF" w:rsidP="00727575">
            <w:pPr>
              <w:rPr>
                <w:rFonts w:ascii="Arial" w:hAnsi="Arial" w:cs="Arial"/>
                <w:sz w:val="20"/>
                <w:szCs w:val="20"/>
              </w:rPr>
            </w:pPr>
            <w:r w:rsidRPr="00CF56A6">
              <w:rPr>
                <w:rFonts w:ascii="Arial" w:hAnsi="Arial" w:cs="Arial"/>
                <w:sz w:val="20"/>
                <w:szCs w:val="20"/>
              </w:rPr>
              <w:t>Радиатор</w:t>
            </w:r>
          </w:p>
          <w:p w14:paraId="52254774" w14:textId="77777777" w:rsidR="00911DAF" w:rsidRPr="00CF56A6" w:rsidRDefault="00911DAF" w:rsidP="00727575">
            <w:pPr>
              <w:rPr>
                <w:rFonts w:ascii="Arial" w:hAnsi="Arial" w:cs="Arial"/>
                <w:sz w:val="20"/>
                <w:szCs w:val="20"/>
              </w:rPr>
            </w:pPr>
            <w:r w:rsidRPr="00CF56A6">
              <w:rPr>
                <w:rFonts w:ascii="Arial" w:hAnsi="Arial" w:cs="Arial"/>
                <w:sz w:val="20"/>
                <w:szCs w:val="20"/>
              </w:rPr>
              <w:t>Холодильник</w:t>
            </w:r>
          </w:p>
        </w:tc>
        <w:tc>
          <w:tcPr>
            <w:tcW w:w="0" w:type="auto"/>
          </w:tcPr>
          <w:p w14:paraId="7B33185C" w14:textId="77777777" w:rsidR="00911DAF" w:rsidRPr="00CF56A6" w:rsidRDefault="00727575" w:rsidP="00727575">
            <w:pPr>
              <w:rPr>
                <w:rFonts w:ascii="Arial" w:hAnsi="Arial" w:cs="Arial"/>
                <w:sz w:val="20"/>
                <w:szCs w:val="20"/>
              </w:rPr>
            </w:pPr>
            <w:r w:rsidRPr="00CF56A6">
              <w:rPr>
                <w:rFonts w:ascii="Arial" w:hAnsi="Arial" w:cs="Arial"/>
                <w:sz w:val="20"/>
                <w:szCs w:val="20"/>
              </w:rPr>
              <w:t>Котёл</w:t>
            </w:r>
          </w:p>
          <w:p w14:paraId="723A7ED9" w14:textId="77777777" w:rsidR="00911DAF" w:rsidRPr="00CF56A6" w:rsidRDefault="00911DAF" w:rsidP="00727575">
            <w:pPr>
              <w:rPr>
                <w:rFonts w:ascii="Arial" w:hAnsi="Arial" w:cs="Arial"/>
                <w:sz w:val="20"/>
                <w:szCs w:val="20"/>
              </w:rPr>
            </w:pPr>
            <w:r w:rsidRPr="00CF56A6">
              <w:rPr>
                <w:rFonts w:ascii="Arial" w:hAnsi="Arial" w:cs="Arial"/>
                <w:sz w:val="20"/>
                <w:szCs w:val="20"/>
              </w:rPr>
              <w:t>Электрический нагреватель</w:t>
            </w:r>
          </w:p>
          <w:p w14:paraId="49214DBB" w14:textId="77777777" w:rsidR="00911DAF" w:rsidRPr="00CF56A6" w:rsidRDefault="00911DAF" w:rsidP="00727575">
            <w:pPr>
              <w:rPr>
                <w:rFonts w:ascii="Arial" w:hAnsi="Arial" w:cs="Arial"/>
                <w:sz w:val="20"/>
                <w:szCs w:val="20"/>
              </w:rPr>
            </w:pPr>
            <w:r w:rsidRPr="00CF56A6">
              <w:rPr>
                <w:rFonts w:ascii="Arial" w:hAnsi="Arial" w:cs="Arial"/>
                <w:sz w:val="20"/>
                <w:szCs w:val="20"/>
              </w:rPr>
              <w:t>Электрический радиатор</w:t>
            </w:r>
          </w:p>
          <w:p w14:paraId="1DAFE55D" w14:textId="77777777" w:rsidR="00911DAF" w:rsidRPr="00CF56A6" w:rsidRDefault="00727575" w:rsidP="00727575">
            <w:pPr>
              <w:rPr>
                <w:rFonts w:ascii="Arial" w:hAnsi="Arial" w:cs="Arial"/>
                <w:sz w:val="20"/>
                <w:szCs w:val="20"/>
              </w:rPr>
            </w:pPr>
            <w:r w:rsidRPr="00CF56A6">
              <w:rPr>
                <w:rFonts w:ascii="Arial" w:hAnsi="Arial" w:cs="Arial"/>
                <w:sz w:val="20"/>
                <w:szCs w:val="20"/>
              </w:rPr>
              <w:t>Флуоресцентная</w:t>
            </w:r>
            <w:r w:rsidR="00911DAF" w:rsidRPr="00CF56A6">
              <w:rPr>
                <w:rFonts w:ascii="Arial" w:hAnsi="Arial" w:cs="Arial"/>
                <w:sz w:val="20"/>
                <w:szCs w:val="20"/>
              </w:rPr>
              <w:t xml:space="preserve"> лампа</w:t>
            </w:r>
          </w:p>
          <w:p w14:paraId="7FFEDFDF" w14:textId="77777777" w:rsidR="00911DAF" w:rsidRPr="00CF56A6" w:rsidRDefault="00911DAF" w:rsidP="00727575">
            <w:pPr>
              <w:rPr>
                <w:rFonts w:ascii="Arial" w:hAnsi="Arial" w:cs="Arial"/>
                <w:sz w:val="20"/>
                <w:szCs w:val="20"/>
              </w:rPr>
            </w:pPr>
            <w:r w:rsidRPr="00CF56A6">
              <w:rPr>
                <w:rFonts w:ascii="Arial" w:hAnsi="Arial" w:cs="Arial"/>
                <w:sz w:val="20"/>
                <w:szCs w:val="20"/>
              </w:rPr>
              <w:t>Лампа</w:t>
            </w:r>
          </w:p>
          <w:p w14:paraId="6FDF6BF7" w14:textId="77777777" w:rsidR="00911DAF" w:rsidRPr="00CF56A6" w:rsidRDefault="00911DAF" w:rsidP="00727575">
            <w:pPr>
              <w:rPr>
                <w:rFonts w:ascii="Arial" w:hAnsi="Arial" w:cs="Arial"/>
                <w:sz w:val="20"/>
                <w:szCs w:val="20"/>
              </w:rPr>
            </w:pPr>
            <w:r w:rsidRPr="00CF56A6">
              <w:rPr>
                <w:rFonts w:ascii="Arial" w:hAnsi="Arial" w:cs="Arial"/>
                <w:sz w:val="20"/>
                <w:szCs w:val="20"/>
              </w:rPr>
              <w:t>Лампочка</w:t>
            </w:r>
          </w:p>
          <w:p w14:paraId="693DC99B" w14:textId="77777777" w:rsidR="00911DAF" w:rsidRPr="00CF56A6" w:rsidRDefault="00911DAF" w:rsidP="00727575">
            <w:pPr>
              <w:rPr>
                <w:rFonts w:ascii="Arial" w:hAnsi="Arial" w:cs="Arial"/>
                <w:sz w:val="20"/>
                <w:szCs w:val="20"/>
              </w:rPr>
            </w:pPr>
            <w:r w:rsidRPr="00CF56A6">
              <w:rPr>
                <w:rFonts w:ascii="Arial" w:hAnsi="Arial" w:cs="Arial"/>
                <w:sz w:val="20"/>
                <w:szCs w:val="20"/>
              </w:rPr>
              <w:t>Лазер</w:t>
            </w:r>
          </w:p>
          <w:p w14:paraId="026C284A" w14:textId="77777777" w:rsidR="00911DAF" w:rsidRPr="00CF56A6" w:rsidRDefault="00911DAF" w:rsidP="00727575">
            <w:pPr>
              <w:rPr>
                <w:rFonts w:ascii="Arial" w:hAnsi="Arial" w:cs="Arial"/>
                <w:sz w:val="20"/>
                <w:szCs w:val="20"/>
              </w:rPr>
            </w:pPr>
            <w:r w:rsidRPr="00CF56A6">
              <w:rPr>
                <w:rFonts w:ascii="Arial" w:hAnsi="Arial" w:cs="Arial"/>
                <w:sz w:val="20"/>
                <w:szCs w:val="20"/>
              </w:rPr>
              <w:t>Светильник</w:t>
            </w:r>
          </w:p>
          <w:p w14:paraId="0A523E5B" w14:textId="77777777" w:rsidR="00911DAF" w:rsidRPr="00CF56A6" w:rsidRDefault="00911DAF" w:rsidP="00727575">
            <w:pPr>
              <w:rPr>
                <w:rFonts w:ascii="Arial" w:hAnsi="Arial" w:cs="Arial"/>
                <w:sz w:val="20"/>
                <w:szCs w:val="20"/>
              </w:rPr>
            </w:pPr>
            <w:r w:rsidRPr="00CF56A6">
              <w:rPr>
                <w:rFonts w:ascii="Arial" w:hAnsi="Arial" w:cs="Arial"/>
                <w:sz w:val="20"/>
                <w:szCs w:val="20"/>
              </w:rPr>
              <w:t>Мазер</w:t>
            </w:r>
          </w:p>
        </w:tc>
      </w:tr>
      <w:tr w:rsidR="00727575" w:rsidRPr="00CF56A6" w14:paraId="6B9B7C19" w14:textId="77777777" w:rsidTr="00CF56A6">
        <w:trPr>
          <w:trHeight w:val="20"/>
          <w:jc w:val="center"/>
        </w:trPr>
        <w:tc>
          <w:tcPr>
            <w:tcW w:w="0" w:type="auto"/>
          </w:tcPr>
          <w:p w14:paraId="7278C94B" w14:textId="77777777" w:rsidR="00911DAF" w:rsidRPr="00CF56A6" w:rsidRDefault="00911DAF" w:rsidP="00727575">
            <w:pPr>
              <w:rPr>
                <w:rFonts w:ascii="Arial" w:hAnsi="Arial" w:cs="Arial"/>
                <w:sz w:val="20"/>
                <w:szCs w:val="20"/>
              </w:rPr>
            </w:pPr>
            <w:r w:rsidRPr="00CF56A6">
              <w:rPr>
                <w:rFonts w:ascii="Arial" w:hAnsi="Arial" w:cs="Arial"/>
                <w:sz w:val="20"/>
                <w:szCs w:val="20"/>
              </w:rPr>
              <w:t>F</w:t>
            </w:r>
          </w:p>
        </w:tc>
        <w:tc>
          <w:tcPr>
            <w:tcW w:w="0" w:type="auto"/>
          </w:tcPr>
          <w:p w14:paraId="1ECF2D95" w14:textId="77777777" w:rsidR="00911DAF" w:rsidRPr="00CF56A6" w:rsidRDefault="00911DAF" w:rsidP="00727575">
            <w:pPr>
              <w:rPr>
                <w:rFonts w:ascii="Arial" w:hAnsi="Arial" w:cs="Arial"/>
                <w:sz w:val="20"/>
                <w:szCs w:val="20"/>
              </w:rPr>
            </w:pPr>
            <w:r w:rsidRPr="00CF56A6">
              <w:rPr>
                <w:rFonts w:ascii="Arial" w:hAnsi="Arial" w:cs="Arial"/>
                <w:sz w:val="20"/>
                <w:szCs w:val="20"/>
              </w:rPr>
              <w:t>Прямая защита (самодействующая) потока энергии, сигналов, персонала или оборудования от опасных или нежелательных условий</w:t>
            </w:r>
          </w:p>
          <w:p w14:paraId="0D147B95" w14:textId="77777777" w:rsidR="00911DAF" w:rsidRPr="00CF56A6" w:rsidRDefault="00911DAF" w:rsidP="00727575">
            <w:pPr>
              <w:rPr>
                <w:rFonts w:ascii="Arial" w:hAnsi="Arial" w:cs="Arial"/>
                <w:sz w:val="20"/>
                <w:szCs w:val="20"/>
              </w:rPr>
            </w:pPr>
            <w:r w:rsidRPr="00CF56A6">
              <w:rPr>
                <w:rFonts w:ascii="Arial" w:hAnsi="Arial" w:cs="Arial"/>
                <w:sz w:val="20"/>
                <w:szCs w:val="20"/>
              </w:rPr>
              <w:t>Включая системы и</w:t>
            </w:r>
          </w:p>
          <w:p w14:paraId="65D5BD6C" w14:textId="77777777" w:rsidR="00911DAF" w:rsidRPr="00CF56A6" w:rsidRDefault="00911DAF" w:rsidP="00727575">
            <w:pPr>
              <w:rPr>
                <w:rFonts w:ascii="Arial" w:hAnsi="Arial" w:cs="Arial"/>
                <w:sz w:val="20"/>
                <w:szCs w:val="20"/>
              </w:rPr>
            </w:pPr>
            <w:r w:rsidRPr="00CF56A6">
              <w:rPr>
                <w:rFonts w:ascii="Arial" w:hAnsi="Arial" w:cs="Arial"/>
                <w:sz w:val="20"/>
                <w:szCs w:val="20"/>
              </w:rPr>
              <w:t>оборудование для защитных целей</w:t>
            </w:r>
          </w:p>
        </w:tc>
        <w:tc>
          <w:tcPr>
            <w:tcW w:w="0" w:type="auto"/>
          </w:tcPr>
          <w:p w14:paraId="53D0BE36" w14:textId="77777777" w:rsidR="00911DAF" w:rsidRPr="00CF56A6" w:rsidRDefault="00911DAF" w:rsidP="00727575">
            <w:pPr>
              <w:rPr>
                <w:rFonts w:ascii="Arial" w:hAnsi="Arial" w:cs="Arial"/>
                <w:sz w:val="20"/>
                <w:szCs w:val="20"/>
              </w:rPr>
            </w:pPr>
            <w:r w:rsidRPr="00CF56A6">
              <w:rPr>
                <w:rFonts w:ascii="Arial" w:hAnsi="Arial" w:cs="Arial"/>
                <w:sz w:val="20"/>
                <w:szCs w:val="20"/>
              </w:rPr>
              <w:t>Поглощение</w:t>
            </w:r>
          </w:p>
          <w:p w14:paraId="0A1DFFA1" w14:textId="77777777" w:rsidR="00911DAF" w:rsidRPr="00CF56A6" w:rsidRDefault="00911DAF" w:rsidP="00727575">
            <w:pPr>
              <w:rPr>
                <w:rFonts w:ascii="Arial" w:hAnsi="Arial" w:cs="Arial"/>
                <w:sz w:val="20"/>
                <w:szCs w:val="20"/>
              </w:rPr>
            </w:pPr>
            <w:r w:rsidRPr="00CF56A6">
              <w:rPr>
                <w:rFonts w:ascii="Arial" w:hAnsi="Arial" w:cs="Arial"/>
                <w:sz w:val="20"/>
                <w:szCs w:val="20"/>
              </w:rPr>
              <w:t>Защита</w:t>
            </w:r>
          </w:p>
          <w:p w14:paraId="3BE46714" w14:textId="77777777" w:rsidR="00911DAF" w:rsidRPr="00CF56A6" w:rsidRDefault="00911DAF" w:rsidP="00727575">
            <w:pPr>
              <w:rPr>
                <w:rFonts w:ascii="Arial" w:hAnsi="Arial" w:cs="Arial"/>
                <w:sz w:val="20"/>
                <w:szCs w:val="20"/>
              </w:rPr>
            </w:pPr>
            <w:r w:rsidRPr="00CF56A6">
              <w:rPr>
                <w:rFonts w:ascii="Arial" w:hAnsi="Arial" w:cs="Arial"/>
                <w:sz w:val="20"/>
                <w:szCs w:val="20"/>
              </w:rPr>
              <w:t>Предотвращение</w:t>
            </w:r>
          </w:p>
          <w:p w14:paraId="44534ED2" w14:textId="77777777" w:rsidR="00911DAF" w:rsidRPr="00CF56A6" w:rsidRDefault="00911DAF" w:rsidP="00727575">
            <w:pPr>
              <w:rPr>
                <w:rFonts w:ascii="Arial" w:hAnsi="Arial" w:cs="Arial"/>
                <w:sz w:val="20"/>
                <w:szCs w:val="20"/>
              </w:rPr>
            </w:pPr>
            <w:r w:rsidRPr="00CF56A6">
              <w:rPr>
                <w:rFonts w:ascii="Arial" w:hAnsi="Arial" w:cs="Arial"/>
                <w:sz w:val="20"/>
                <w:szCs w:val="20"/>
              </w:rPr>
              <w:t>Охрана</w:t>
            </w:r>
          </w:p>
          <w:p w14:paraId="4B039EFD" w14:textId="77777777" w:rsidR="00911DAF" w:rsidRPr="00CF56A6" w:rsidRDefault="00911DAF" w:rsidP="00727575">
            <w:pPr>
              <w:rPr>
                <w:rFonts w:ascii="Arial" w:hAnsi="Arial" w:cs="Arial"/>
                <w:sz w:val="20"/>
                <w:szCs w:val="20"/>
              </w:rPr>
            </w:pPr>
            <w:r w:rsidRPr="00CF56A6">
              <w:rPr>
                <w:rFonts w:ascii="Arial" w:hAnsi="Arial" w:cs="Arial"/>
                <w:sz w:val="20"/>
                <w:szCs w:val="20"/>
              </w:rPr>
              <w:t>Экранирование</w:t>
            </w:r>
          </w:p>
        </w:tc>
        <w:tc>
          <w:tcPr>
            <w:tcW w:w="0" w:type="auto"/>
          </w:tcPr>
          <w:p w14:paraId="64F71B70" w14:textId="77777777" w:rsidR="00911DAF" w:rsidRPr="00CF56A6" w:rsidRDefault="00911DAF" w:rsidP="00727575">
            <w:pPr>
              <w:rPr>
                <w:rFonts w:ascii="Arial" w:hAnsi="Arial" w:cs="Arial"/>
                <w:sz w:val="20"/>
                <w:szCs w:val="20"/>
              </w:rPr>
            </w:pPr>
            <w:r w:rsidRPr="00CF56A6">
              <w:rPr>
                <w:rFonts w:ascii="Arial" w:hAnsi="Arial" w:cs="Arial"/>
                <w:sz w:val="20"/>
                <w:szCs w:val="20"/>
              </w:rPr>
              <w:t>Воздушная подушка</w:t>
            </w:r>
          </w:p>
          <w:p w14:paraId="76E4751F" w14:textId="77777777" w:rsidR="00911DAF" w:rsidRPr="00CF56A6" w:rsidRDefault="00911DAF" w:rsidP="00727575">
            <w:pPr>
              <w:rPr>
                <w:rFonts w:ascii="Arial" w:hAnsi="Arial" w:cs="Arial"/>
                <w:sz w:val="20"/>
                <w:szCs w:val="20"/>
              </w:rPr>
            </w:pPr>
            <w:r w:rsidRPr="00CF56A6">
              <w:rPr>
                <w:rFonts w:ascii="Arial" w:hAnsi="Arial" w:cs="Arial"/>
                <w:sz w:val="20"/>
                <w:szCs w:val="20"/>
              </w:rPr>
              <w:t>Предохранитель</w:t>
            </w:r>
          </w:p>
          <w:p w14:paraId="356E1382" w14:textId="77777777" w:rsidR="00911DAF" w:rsidRPr="00CF56A6" w:rsidRDefault="00911DAF" w:rsidP="00727575">
            <w:pPr>
              <w:rPr>
                <w:rFonts w:ascii="Arial" w:hAnsi="Arial" w:cs="Arial"/>
                <w:sz w:val="20"/>
                <w:szCs w:val="20"/>
              </w:rPr>
            </w:pPr>
            <w:r w:rsidRPr="00CF56A6">
              <w:rPr>
                <w:rFonts w:ascii="Arial" w:hAnsi="Arial" w:cs="Arial"/>
                <w:sz w:val="20"/>
                <w:szCs w:val="20"/>
              </w:rPr>
              <w:t>Разрывной диск</w:t>
            </w:r>
          </w:p>
          <w:p w14:paraId="5AEF35C5" w14:textId="77777777" w:rsidR="00911DAF" w:rsidRPr="00CF56A6" w:rsidRDefault="00911DAF" w:rsidP="00727575">
            <w:pPr>
              <w:rPr>
                <w:rFonts w:ascii="Arial" w:hAnsi="Arial" w:cs="Arial"/>
                <w:sz w:val="20"/>
                <w:szCs w:val="20"/>
              </w:rPr>
            </w:pPr>
            <w:r w:rsidRPr="00CF56A6">
              <w:rPr>
                <w:rFonts w:ascii="Arial" w:hAnsi="Arial" w:cs="Arial"/>
                <w:sz w:val="20"/>
                <w:szCs w:val="20"/>
              </w:rPr>
              <w:t>Ремень безопасности</w:t>
            </w:r>
          </w:p>
          <w:p w14:paraId="25EEB4B7" w14:textId="77777777" w:rsidR="00911DAF" w:rsidRPr="00CF56A6" w:rsidRDefault="00911DAF" w:rsidP="00727575">
            <w:pPr>
              <w:rPr>
                <w:rFonts w:ascii="Arial" w:hAnsi="Arial" w:cs="Arial"/>
                <w:sz w:val="20"/>
                <w:szCs w:val="20"/>
              </w:rPr>
            </w:pPr>
            <w:r w:rsidRPr="00CF56A6">
              <w:rPr>
                <w:rFonts w:ascii="Arial" w:hAnsi="Arial" w:cs="Arial"/>
                <w:sz w:val="20"/>
                <w:szCs w:val="20"/>
              </w:rPr>
              <w:t>Предохранительный клапан</w:t>
            </w:r>
          </w:p>
        </w:tc>
        <w:tc>
          <w:tcPr>
            <w:tcW w:w="0" w:type="auto"/>
          </w:tcPr>
          <w:p w14:paraId="51978468" w14:textId="77777777" w:rsidR="00911DAF" w:rsidRPr="00CF56A6" w:rsidRDefault="00911DAF" w:rsidP="00727575">
            <w:pPr>
              <w:rPr>
                <w:rFonts w:ascii="Arial" w:hAnsi="Arial" w:cs="Arial"/>
                <w:sz w:val="20"/>
                <w:szCs w:val="20"/>
              </w:rPr>
            </w:pPr>
            <w:r w:rsidRPr="00CF56A6">
              <w:rPr>
                <w:rFonts w:ascii="Arial" w:hAnsi="Arial" w:cs="Arial"/>
                <w:sz w:val="20"/>
                <w:szCs w:val="20"/>
              </w:rPr>
              <w:t>Анод катодной защиты</w:t>
            </w:r>
          </w:p>
          <w:p w14:paraId="3CBF5EE6" w14:textId="77777777" w:rsidR="00727575" w:rsidRPr="00CF56A6" w:rsidRDefault="00727575" w:rsidP="00727575">
            <w:pPr>
              <w:rPr>
                <w:rFonts w:ascii="Arial" w:hAnsi="Arial" w:cs="Arial"/>
                <w:sz w:val="20"/>
                <w:szCs w:val="20"/>
              </w:rPr>
            </w:pPr>
            <w:r w:rsidRPr="00CF56A6">
              <w:rPr>
                <w:rFonts w:ascii="Arial" w:hAnsi="Arial" w:cs="Arial"/>
                <w:sz w:val="20"/>
                <w:szCs w:val="20"/>
              </w:rPr>
              <w:t>Клетка Фарадея</w:t>
            </w:r>
          </w:p>
          <w:p w14:paraId="14A88496" w14:textId="77777777" w:rsidR="00911DAF" w:rsidRPr="00CF56A6" w:rsidRDefault="00911DAF" w:rsidP="00727575">
            <w:pPr>
              <w:rPr>
                <w:rFonts w:ascii="Arial" w:hAnsi="Arial" w:cs="Arial"/>
                <w:sz w:val="20"/>
                <w:szCs w:val="20"/>
              </w:rPr>
            </w:pPr>
            <w:r w:rsidRPr="00CF56A6">
              <w:rPr>
                <w:rFonts w:ascii="Arial" w:hAnsi="Arial" w:cs="Arial"/>
                <w:sz w:val="20"/>
                <w:szCs w:val="20"/>
              </w:rPr>
              <w:t>Предохранитель</w:t>
            </w:r>
          </w:p>
          <w:p w14:paraId="1FF3189B" w14:textId="77777777" w:rsidR="00911DAF" w:rsidRPr="00CF56A6" w:rsidRDefault="00911DAF" w:rsidP="00727575">
            <w:pPr>
              <w:rPr>
                <w:rFonts w:ascii="Arial" w:hAnsi="Arial" w:cs="Arial"/>
                <w:sz w:val="20"/>
                <w:szCs w:val="20"/>
              </w:rPr>
            </w:pPr>
            <w:r w:rsidRPr="00CF56A6">
              <w:rPr>
                <w:rFonts w:ascii="Arial" w:hAnsi="Arial" w:cs="Arial"/>
                <w:sz w:val="20"/>
                <w:szCs w:val="20"/>
              </w:rPr>
              <w:t>Миниатюрный автоматический выключатель</w:t>
            </w:r>
          </w:p>
          <w:p w14:paraId="4C03A8EE" w14:textId="77777777" w:rsidR="00911DAF" w:rsidRPr="00CF56A6" w:rsidRDefault="00911DAF" w:rsidP="00727575">
            <w:pPr>
              <w:rPr>
                <w:rFonts w:ascii="Arial" w:hAnsi="Arial" w:cs="Arial"/>
                <w:sz w:val="20"/>
                <w:szCs w:val="20"/>
              </w:rPr>
            </w:pPr>
            <w:r w:rsidRPr="00CF56A6">
              <w:rPr>
                <w:rFonts w:ascii="Arial" w:hAnsi="Arial" w:cs="Arial"/>
                <w:sz w:val="20"/>
                <w:szCs w:val="20"/>
              </w:rPr>
              <w:t>Ограничитель перенапряжений</w:t>
            </w:r>
          </w:p>
          <w:p w14:paraId="43749C43" w14:textId="77777777" w:rsidR="00911DAF" w:rsidRPr="00CF56A6" w:rsidRDefault="00911DAF" w:rsidP="00727575">
            <w:pPr>
              <w:rPr>
                <w:rFonts w:ascii="Arial" w:hAnsi="Arial" w:cs="Arial"/>
                <w:sz w:val="20"/>
                <w:szCs w:val="20"/>
              </w:rPr>
            </w:pPr>
            <w:r w:rsidRPr="00CF56A6">
              <w:rPr>
                <w:rFonts w:ascii="Arial" w:hAnsi="Arial" w:cs="Arial"/>
                <w:sz w:val="20"/>
                <w:szCs w:val="20"/>
              </w:rPr>
              <w:t>Выпуск тепловой перегрузки</w:t>
            </w:r>
          </w:p>
        </w:tc>
      </w:tr>
      <w:tr w:rsidR="00727575" w:rsidRPr="00CF56A6" w14:paraId="14B68983" w14:textId="77777777" w:rsidTr="00CF56A6">
        <w:trPr>
          <w:trHeight w:val="20"/>
          <w:jc w:val="center"/>
        </w:trPr>
        <w:tc>
          <w:tcPr>
            <w:tcW w:w="0" w:type="auto"/>
          </w:tcPr>
          <w:p w14:paraId="46F4A90B" w14:textId="77777777" w:rsidR="00911DAF" w:rsidRPr="00CF56A6" w:rsidRDefault="00911DAF" w:rsidP="00727575">
            <w:pPr>
              <w:rPr>
                <w:rFonts w:ascii="Arial" w:hAnsi="Arial" w:cs="Arial"/>
                <w:sz w:val="20"/>
                <w:szCs w:val="20"/>
              </w:rPr>
            </w:pPr>
            <w:r w:rsidRPr="00CF56A6">
              <w:rPr>
                <w:rFonts w:ascii="Arial" w:hAnsi="Arial" w:cs="Arial"/>
                <w:sz w:val="20"/>
                <w:szCs w:val="20"/>
              </w:rPr>
              <w:t>G</w:t>
            </w:r>
          </w:p>
        </w:tc>
        <w:tc>
          <w:tcPr>
            <w:tcW w:w="0" w:type="auto"/>
          </w:tcPr>
          <w:p w14:paraId="3305DC72" w14:textId="77777777" w:rsidR="00911DAF" w:rsidRPr="00CF56A6" w:rsidRDefault="00911DAF" w:rsidP="00727575">
            <w:pPr>
              <w:rPr>
                <w:rFonts w:ascii="Arial" w:hAnsi="Arial" w:cs="Arial"/>
                <w:sz w:val="20"/>
                <w:szCs w:val="20"/>
              </w:rPr>
            </w:pPr>
            <w:r w:rsidRPr="00CF56A6">
              <w:rPr>
                <w:rFonts w:ascii="Arial" w:hAnsi="Arial" w:cs="Arial"/>
                <w:sz w:val="20"/>
                <w:szCs w:val="20"/>
              </w:rPr>
              <w:t>Инициирование потока энергии или материала</w:t>
            </w:r>
          </w:p>
          <w:p w14:paraId="02E6C5E7" w14:textId="77777777" w:rsidR="00911DAF" w:rsidRPr="00CF56A6" w:rsidRDefault="00911DAF" w:rsidP="00727575">
            <w:pPr>
              <w:rPr>
                <w:rFonts w:ascii="Arial" w:hAnsi="Arial" w:cs="Arial"/>
                <w:sz w:val="20"/>
                <w:szCs w:val="20"/>
              </w:rPr>
            </w:pPr>
            <w:r w:rsidRPr="00CF56A6">
              <w:rPr>
                <w:rFonts w:ascii="Arial" w:hAnsi="Arial" w:cs="Arial"/>
                <w:sz w:val="20"/>
                <w:szCs w:val="20"/>
              </w:rPr>
              <w:t>Генерирующие сигналы, используемые в качестве носителей информации или эталонного источника</w:t>
            </w:r>
          </w:p>
        </w:tc>
        <w:tc>
          <w:tcPr>
            <w:tcW w:w="0" w:type="auto"/>
          </w:tcPr>
          <w:p w14:paraId="6A42E324" w14:textId="77777777" w:rsidR="00911DAF" w:rsidRPr="00CF56A6" w:rsidRDefault="00911DAF" w:rsidP="00727575">
            <w:pPr>
              <w:rPr>
                <w:rFonts w:ascii="Arial" w:hAnsi="Arial" w:cs="Arial"/>
                <w:sz w:val="20"/>
                <w:szCs w:val="20"/>
              </w:rPr>
            </w:pPr>
            <w:r w:rsidRPr="00CF56A6">
              <w:rPr>
                <w:rFonts w:ascii="Arial" w:hAnsi="Arial" w:cs="Arial"/>
                <w:sz w:val="20"/>
                <w:szCs w:val="20"/>
              </w:rPr>
              <w:t>Генерирование</w:t>
            </w:r>
          </w:p>
        </w:tc>
        <w:tc>
          <w:tcPr>
            <w:tcW w:w="0" w:type="auto"/>
          </w:tcPr>
          <w:p w14:paraId="2310CD13" w14:textId="77777777" w:rsidR="00911DAF" w:rsidRPr="00CF56A6" w:rsidRDefault="00911DAF" w:rsidP="00727575">
            <w:pPr>
              <w:rPr>
                <w:rFonts w:ascii="Arial" w:hAnsi="Arial" w:cs="Arial"/>
                <w:sz w:val="20"/>
                <w:szCs w:val="20"/>
              </w:rPr>
            </w:pPr>
            <w:r w:rsidRPr="00CF56A6">
              <w:rPr>
                <w:rFonts w:ascii="Arial" w:hAnsi="Arial" w:cs="Arial"/>
                <w:sz w:val="20"/>
                <w:szCs w:val="20"/>
              </w:rPr>
              <w:t>Нагнетатель</w:t>
            </w:r>
          </w:p>
          <w:p w14:paraId="56981915" w14:textId="77777777" w:rsidR="00911DAF" w:rsidRPr="00CF56A6" w:rsidRDefault="00911DAF" w:rsidP="00727575">
            <w:pPr>
              <w:rPr>
                <w:rFonts w:ascii="Arial" w:hAnsi="Arial" w:cs="Arial"/>
                <w:sz w:val="20"/>
                <w:szCs w:val="20"/>
              </w:rPr>
            </w:pPr>
            <w:r w:rsidRPr="00CF56A6">
              <w:rPr>
                <w:rFonts w:ascii="Arial" w:hAnsi="Arial" w:cs="Arial"/>
                <w:sz w:val="20"/>
                <w:szCs w:val="20"/>
              </w:rPr>
              <w:t>Конвейер (привод)</w:t>
            </w:r>
          </w:p>
          <w:p w14:paraId="240729E6" w14:textId="77777777" w:rsidR="00911DAF" w:rsidRPr="00CF56A6" w:rsidRDefault="00911DAF" w:rsidP="00727575">
            <w:pPr>
              <w:rPr>
                <w:rFonts w:ascii="Arial" w:hAnsi="Arial" w:cs="Arial"/>
                <w:sz w:val="20"/>
                <w:szCs w:val="20"/>
              </w:rPr>
            </w:pPr>
            <w:r w:rsidRPr="00CF56A6">
              <w:rPr>
                <w:rFonts w:ascii="Arial" w:hAnsi="Arial" w:cs="Arial"/>
                <w:sz w:val="20"/>
                <w:szCs w:val="20"/>
              </w:rPr>
              <w:t>Вентилятор</w:t>
            </w:r>
          </w:p>
          <w:p w14:paraId="41DF2C47" w14:textId="77777777" w:rsidR="00911DAF" w:rsidRPr="00CF56A6" w:rsidRDefault="00911DAF" w:rsidP="00727575">
            <w:pPr>
              <w:rPr>
                <w:rFonts w:ascii="Arial" w:hAnsi="Arial" w:cs="Arial"/>
                <w:sz w:val="20"/>
                <w:szCs w:val="20"/>
              </w:rPr>
            </w:pPr>
            <w:r w:rsidRPr="00CF56A6">
              <w:rPr>
                <w:rFonts w:ascii="Arial" w:hAnsi="Arial" w:cs="Arial"/>
                <w:sz w:val="20"/>
                <w:szCs w:val="20"/>
              </w:rPr>
              <w:t>Насос</w:t>
            </w:r>
          </w:p>
          <w:p w14:paraId="29B283D3" w14:textId="77777777" w:rsidR="00911DAF" w:rsidRPr="00CF56A6" w:rsidRDefault="00911DAF" w:rsidP="00727575">
            <w:pPr>
              <w:rPr>
                <w:rFonts w:ascii="Arial" w:hAnsi="Arial" w:cs="Arial"/>
                <w:sz w:val="20"/>
                <w:szCs w:val="20"/>
              </w:rPr>
            </w:pPr>
            <w:r w:rsidRPr="00CF56A6">
              <w:rPr>
                <w:rFonts w:ascii="Arial" w:hAnsi="Arial" w:cs="Arial"/>
                <w:sz w:val="20"/>
                <w:szCs w:val="20"/>
              </w:rPr>
              <w:t>Вакуумный насос</w:t>
            </w:r>
          </w:p>
        </w:tc>
        <w:tc>
          <w:tcPr>
            <w:tcW w:w="0" w:type="auto"/>
          </w:tcPr>
          <w:p w14:paraId="4077FBEF" w14:textId="77777777" w:rsidR="00911DAF" w:rsidRPr="00CF56A6" w:rsidRDefault="00911DAF" w:rsidP="00727575">
            <w:pPr>
              <w:rPr>
                <w:rFonts w:ascii="Arial" w:hAnsi="Arial" w:cs="Arial"/>
                <w:sz w:val="20"/>
                <w:szCs w:val="20"/>
              </w:rPr>
            </w:pPr>
            <w:r w:rsidRPr="00CF56A6">
              <w:rPr>
                <w:rFonts w:ascii="Arial" w:hAnsi="Arial" w:cs="Arial"/>
                <w:sz w:val="20"/>
                <w:szCs w:val="20"/>
              </w:rPr>
              <w:t>Сухая батарея</w:t>
            </w:r>
          </w:p>
          <w:p w14:paraId="5608E833" w14:textId="77777777" w:rsidR="00911DAF" w:rsidRPr="00CF56A6" w:rsidRDefault="00911DAF" w:rsidP="00727575">
            <w:pPr>
              <w:rPr>
                <w:rFonts w:ascii="Arial" w:hAnsi="Arial" w:cs="Arial"/>
                <w:sz w:val="20"/>
                <w:szCs w:val="20"/>
              </w:rPr>
            </w:pPr>
            <w:r w:rsidRPr="00CF56A6">
              <w:rPr>
                <w:rFonts w:ascii="Arial" w:hAnsi="Arial" w:cs="Arial"/>
                <w:sz w:val="20"/>
                <w:szCs w:val="20"/>
              </w:rPr>
              <w:t>Динамо</w:t>
            </w:r>
          </w:p>
          <w:p w14:paraId="2EC0C758" w14:textId="77777777" w:rsidR="00911DAF" w:rsidRPr="00CF56A6" w:rsidRDefault="00911DAF" w:rsidP="00727575">
            <w:pPr>
              <w:rPr>
                <w:rFonts w:ascii="Arial" w:hAnsi="Arial" w:cs="Arial"/>
                <w:sz w:val="20"/>
                <w:szCs w:val="20"/>
              </w:rPr>
            </w:pPr>
            <w:r w:rsidRPr="00CF56A6">
              <w:rPr>
                <w:rFonts w:ascii="Arial" w:hAnsi="Arial" w:cs="Arial"/>
                <w:sz w:val="20"/>
                <w:szCs w:val="20"/>
              </w:rPr>
              <w:t>Топливный элемент</w:t>
            </w:r>
          </w:p>
          <w:p w14:paraId="34AC3424" w14:textId="77777777" w:rsidR="00911DAF" w:rsidRPr="00CF56A6" w:rsidRDefault="00911DAF" w:rsidP="00727575">
            <w:pPr>
              <w:rPr>
                <w:rFonts w:ascii="Arial" w:hAnsi="Arial" w:cs="Arial"/>
                <w:sz w:val="20"/>
                <w:szCs w:val="20"/>
              </w:rPr>
            </w:pPr>
            <w:r w:rsidRPr="00CF56A6">
              <w:rPr>
                <w:rFonts w:ascii="Arial" w:hAnsi="Arial" w:cs="Arial"/>
                <w:sz w:val="20"/>
                <w:szCs w:val="20"/>
              </w:rPr>
              <w:t>Генератор</w:t>
            </w:r>
          </w:p>
          <w:p w14:paraId="4D591342" w14:textId="77777777" w:rsidR="00911DAF" w:rsidRPr="00CF56A6" w:rsidRDefault="00911DAF" w:rsidP="00727575">
            <w:pPr>
              <w:rPr>
                <w:rFonts w:ascii="Arial" w:hAnsi="Arial" w:cs="Arial"/>
                <w:sz w:val="20"/>
                <w:szCs w:val="20"/>
              </w:rPr>
            </w:pPr>
            <w:r w:rsidRPr="00CF56A6">
              <w:rPr>
                <w:rFonts w:ascii="Arial" w:hAnsi="Arial" w:cs="Arial"/>
                <w:sz w:val="20"/>
                <w:szCs w:val="20"/>
              </w:rPr>
              <w:t>Вращающийся генератор</w:t>
            </w:r>
          </w:p>
          <w:p w14:paraId="6D449E12" w14:textId="77777777" w:rsidR="00911DAF" w:rsidRPr="00CF56A6" w:rsidRDefault="00911DAF" w:rsidP="00727575">
            <w:pPr>
              <w:rPr>
                <w:rFonts w:ascii="Arial" w:hAnsi="Arial" w:cs="Arial"/>
                <w:sz w:val="20"/>
                <w:szCs w:val="20"/>
              </w:rPr>
            </w:pPr>
            <w:r w:rsidRPr="00CF56A6">
              <w:rPr>
                <w:rFonts w:ascii="Arial" w:hAnsi="Arial" w:cs="Arial"/>
                <w:sz w:val="20"/>
                <w:szCs w:val="20"/>
              </w:rPr>
              <w:t>Генератор сигналов</w:t>
            </w:r>
          </w:p>
          <w:p w14:paraId="7C71033C" w14:textId="77777777" w:rsidR="00911DAF" w:rsidRPr="00CF56A6" w:rsidRDefault="00911DAF" w:rsidP="00727575">
            <w:pPr>
              <w:rPr>
                <w:rFonts w:ascii="Arial" w:hAnsi="Arial" w:cs="Arial"/>
                <w:sz w:val="20"/>
                <w:szCs w:val="20"/>
              </w:rPr>
            </w:pPr>
            <w:r w:rsidRPr="00CF56A6">
              <w:rPr>
                <w:rFonts w:ascii="Arial" w:hAnsi="Arial" w:cs="Arial"/>
                <w:sz w:val="20"/>
                <w:szCs w:val="20"/>
              </w:rPr>
              <w:t>Солнечная батарея</w:t>
            </w:r>
          </w:p>
          <w:p w14:paraId="169607D1" w14:textId="77777777" w:rsidR="00911DAF" w:rsidRPr="00CF56A6" w:rsidRDefault="00911DAF" w:rsidP="00727575">
            <w:pPr>
              <w:rPr>
                <w:rFonts w:ascii="Arial" w:hAnsi="Arial" w:cs="Arial"/>
                <w:sz w:val="20"/>
                <w:szCs w:val="20"/>
              </w:rPr>
            </w:pPr>
            <w:r w:rsidRPr="00CF56A6">
              <w:rPr>
                <w:rFonts w:ascii="Arial" w:hAnsi="Arial" w:cs="Arial"/>
                <w:sz w:val="20"/>
                <w:szCs w:val="20"/>
              </w:rPr>
              <w:lastRenderedPageBreak/>
              <w:t>Волновой генератор</w:t>
            </w:r>
          </w:p>
        </w:tc>
      </w:tr>
      <w:tr w:rsidR="00727575" w:rsidRPr="00CF56A6" w14:paraId="09485056" w14:textId="77777777" w:rsidTr="00CF56A6">
        <w:trPr>
          <w:trHeight w:val="20"/>
          <w:jc w:val="center"/>
        </w:trPr>
        <w:tc>
          <w:tcPr>
            <w:tcW w:w="0" w:type="auto"/>
          </w:tcPr>
          <w:p w14:paraId="39C61CFD" w14:textId="77777777" w:rsidR="00911DAF" w:rsidRPr="00CF56A6" w:rsidRDefault="00911DAF" w:rsidP="00727575">
            <w:pPr>
              <w:rPr>
                <w:rFonts w:ascii="Arial" w:hAnsi="Arial" w:cs="Arial"/>
                <w:sz w:val="20"/>
                <w:szCs w:val="20"/>
              </w:rPr>
            </w:pPr>
            <w:r w:rsidRPr="00CF56A6">
              <w:rPr>
                <w:rFonts w:ascii="Arial" w:hAnsi="Arial" w:cs="Arial"/>
                <w:sz w:val="20"/>
                <w:szCs w:val="20"/>
              </w:rPr>
              <w:lastRenderedPageBreak/>
              <w:t>H</w:t>
            </w:r>
          </w:p>
        </w:tc>
        <w:tc>
          <w:tcPr>
            <w:tcW w:w="0" w:type="auto"/>
          </w:tcPr>
          <w:p w14:paraId="0052EACF" w14:textId="77777777" w:rsidR="00911DAF" w:rsidRPr="00CF56A6" w:rsidRDefault="00911DAF" w:rsidP="00727575">
            <w:pPr>
              <w:rPr>
                <w:rFonts w:ascii="Arial" w:hAnsi="Arial" w:cs="Arial"/>
                <w:sz w:val="20"/>
                <w:szCs w:val="20"/>
              </w:rPr>
            </w:pPr>
            <w:r w:rsidRPr="00CF56A6">
              <w:rPr>
                <w:rFonts w:ascii="Arial" w:hAnsi="Arial" w:cs="Arial"/>
                <w:sz w:val="20"/>
                <w:szCs w:val="20"/>
              </w:rPr>
              <w:t>Изготовление нового вида материала или продукта</w:t>
            </w:r>
          </w:p>
        </w:tc>
        <w:tc>
          <w:tcPr>
            <w:tcW w:w="0" w:type="auto"/>
          </w:tcPr>
          <w:p w14:paraId="0806B2F6" w14:textId="77777777" w:rsidR="00911DAF" w:rsidRPr="00CF56A6" w:rsidRDefault="00911DAF" w:rsidP="00727575">
            <w:pPr>
              <w:rPr>
                <w:rFonts w:ascii="Arial" w:hAnsi="Arial" w:cs="Arial"/>
                <w:sz w:val="20"/>
                <w:szCs w:val="20"/>
              </w:rPr>
            </w:pPr>
            <w:r w:rsidRPr="00CF56A6">
              <w:rPr>
                <w:rFonts w:ascii="Arial" w:hAnsi="Arial" w:cs="Arial"/>
                <w:sz w:val="20"/>
                <w:szCs w:val="20"/>
              </w:rPr>
              <w:t>Монтаж</w:t>
            </w:r>
          </w:p>
          <w:p w14:paraId="040C3DD8" w14:textId="77777777" w:rsidR="00911DAF" w:rsidRPr="00CF56A6" w:rsidRDefault="00911DAF" w:rsidP="00727575">
            <w:pPr>
              <w:rPr>
                <w:rFonts w:ascii="Arial" w:hAnsi="Arial" w:cs="Arial"/>
                <w:sz w:val="20"/>
                <w:szCs w:val="20"/>
              </w:rPr>
            </w:pPr>
            <w:r w:rsidRPr="00CF56A6">
              <w:rPr>
                <w:rFonts w:ascii="Arial" w:hAnsi="Arial" w:cs="Arial"/>
                <w:sz w:val="20"/>
                <w:szCs w:val="20"/>
              </w:rPr>
              <w:t>Разрушение</w:t>
            </w:r>
          </w:p>
          <w:p w14:paraId="64AD4B58" w14:textId="77777777" w:rsidR="00911DAF" w:rsidRPr="00CF56A6" w:rsidRDefault="00911DAF" w:rsidP="00727575">
            <w:pPr>
              <w:rPr>
                <w:rFonts w:ascii="Arial" w:hAnsi="Arial" w:cs="Arial"/>
                <w:sz w:val="20"/>
                <w:szCs w:val="20"/>
              </w:rPr>
            </w:pPr>
            <w:r w:rsidRPr="00CF56A6">
              <w:rPr>
                <w:rFonts w:ascii="Arial" w:hAnsi="Arial" w:cs="Arial"/>
                <w:sz w:val="20"/>
                <w:szCs w:val="20"/>
              </w:rPr>
              <w:t>Разборка</w:t>
            </w:r>
          </w:p>
          <w:p w14:paraId="67304F47" w14:textId="77777777" w:rsidR="00911DAF" w:rsidRPr="00CF56A6" w:rsidRDefault="00911DAF" w:rsidP="00727575">
            <w:pPr>
              <w:rPr>
                <w:rFonts w:ascii="Arial" w:hAnsi="Arial" w:cs="Arial"/>
                <w:sz w:val="20"/>
                <w:szCs w:val="20"/>
              </w:rPr>
            </w:pPr>
            <w:r w:rsidRPr="00CF56A6">
              <w:rPr>
                <w:rFonts w:ascii="Arial" w:hAnsi="Arial" w:cs="Arial"/>
                <w:sz w:val="20"/>
                <w:szCs w:val="20"/>
              </w:rPr>
              <w:t>Фракционирование</w:t>
            </w:r>
          </w:p>
          <w:p w14:paraId="435E47B6" w14:textId="77777777" w:rsidR="00911DAF" w:rsidRPr="00CF56A6" w:rsidRDefault="00911DAF" w:rsidP="00727575">
            <w:pPr>
              <w:rPr>
                <w:rFonts w:ascii="Arial" w:hAnsi="Arial" w:cs="Arial"/>
                <w:sz w:val="20"/>
                <w:szCs w:val="20"/>
              </w:rPr>
            </w:pPr>
            <w:r w:rsidRPr="00CF56A6">
              <w:rPr>
                <w:rFonts w:ascii="Arial" w:hAnsi="Arial" w:cs="Arial"/>
                <w:sz w:val="20"/>
                <w:szCs w:val="20"/>
              </w:rPr>
              <w:t>Удаление материала</w:t>
            </w:r>
          </w:p>
          <w:p w14:paraId="12F1E0B2" w14:textId="77777777" w:rsidR="00911DAF" w:rsidRPr="00CF56A6" w:rsidRDefault="00911DAF" w:rsidP="00727575">
            <w:pPr>
              <w:rPr>
                <w:rFonts w:ascii="Arial" w:hAnsi="Arial" w:cs="Arial"/>
                <w:sz w:val="20"/>
                <w:szCs w:val="20"/>
              </w:rPr>
            </w:pPr>
            <w:r w:rsidRPr="00CF56A6">
              <w:rPr>
                <w:rFonts w:ascii="Arial" w:hAnsi="Arial" w:cs="Arial"/>
                <w:sz w:val="20"/>
                <w:szCs w:val="20"/>
              </w:rPr>
              <w:t>Фрезерование</w:t>
            </w:r>
          </w:p>
          <w:p w14:paraId="6445BC64" w14:textId="77777777" w:rsidR="00911DAF" w:rsidRPr="00CF56A6" w:rsidRDefault="00911DAF" w:rsidP="00727575">
            <w:pPr>
              <w:rPr>
                <w:rFonts w:ascii="Arial" w:hAnsi="Arial" w:cs="Arial"/>
                <w:sz w:val="20"/>
                <w:szCs w:val="20"/>
              </w:rPr>
            </w:pPr>
            <w:r w:rsidRPr="00CF56A6">
              <w:rPr>
                <w:rFonts w:ascii="Arial" w:hAnsi="Arial" w:cs="Arial"/>
                <w:sz w:val="20"/>
                <w:szCs w:val="20"/>
              </w:rPr>
              <w:t>Смешивание</w:t>
            </w:r>
          </w:p>
          <w:p w14:paraId="62593D37" w14:textId="77777777" w:rsidR="00911DAF" w:rsidRPr="00CF56A6" w:rsidRDefault="00911DAF" w:rsidP="00727575">
            <w:pPr>
              <w:rPr>
                <w:rFonts w:ascii="Arial" w:hAnsi="Arial" w:cs="Arial"/>
                <w:sz w:val="20"/>
                <w:szCs w:val="20"/>
              </w:rPr>
            </w:pPr>
            <w:r w:rsidRPr="00CF56A6">
              <w:rPr>
                <w:rFonts w:ascii="Arial" w:hAnsi="Arial" w:cs="Arial"/>
                <w:sz w:val="20"/>
                <w:szCs w:val="20"/>
              </w:rPr>
              <w:t>Производство</w:t>
            </w:r>
          </w:p>
          <w:p w14:paraId="148E4E9C" w14:textId="77777777" w:rsidR="00911DAF" w:rsidRPr="00CF56A6" w:rsidRDefault="00911DAF" w:rsidP="00727575">
            <w:pPr>
              <w:rPr>
                <w:rFonts w:ascii="Arial" w:hAnsi="Arial" w:cs="Arial"/>
                <w:sz w:val="20"/>
                <w:szCs w:val="20"/>
              </w:rPr>
            </w:pPr>
            <w:r w:rsidRPr="00CF56A6">
              <w:rPr>
                <w:rFonts w:ascii="Arial" w:hAnsi="Arial" w:cs="Arial"/>
                <w:sz w:val="20"/>
                <w:szCs w:val="20"/>
              </w:rPr>
              <w:t>Измельчение</w:t>
            </w:r>
          </w:p>
        </w:tc>
        <w:tc>
          <w:tcPr>
            <w:tcW w:w="0" w:type="auto"/>
          </w:tcPr>
          <w:p w14:paraId="326A722B" w14:textId="77777777" w:rsidR="00911DAF" w:rsidRPr="00CF56A6" w:rsidRDefault="00911DAF" w:rsidP="00727575">
            <w:pPr>
              <w:rPr>
                <w:rFonts w:ascii="Arial" w:hAnsi="Arial" w:cs="Arial"/>
                <w:sz w:val="20"/>
                <w:szCs w:val="20"/>
              </w:rPr>
            </w:pPr>
            <w:r w:rsidRPr="00CF56A6">
              <w:rPr>
                <w:rFonts w:ascii="Arial" w:hAnsi="Arial" w:cs="Arial"/>
                <w:sz w:val="20"/>
                <w:szCs w:val="20"/>
              </w:rPr>
              <w:t>Машина для вставки компонентов</w:t>
            </w:r>
          </w:p>
          <w:p w14:paraId="38AA97A4" w14:textId="77777777" w:rsidR="00911DAF" w:rsidRPr="00CF56A6" w:rsidRDefault="00911DAF" w:rsidP="00727575">
            <w:pPr>
              <w:rPr>
                <w:rFonts w:ascii="Arial" w:hAnsi="Arial" w:cs="Arial"/>
                <w:sz w:val="20"/>
                <w:szCs w:val="20"/>
              </w:rPr>
            </w:pPr>
            <w:r w:rsidRPr="00CF56A6">
              <w:rPr>
                <w:rFonts w:ascii="Arial" w:hAnsi="Arial" w:cs="Arial"/>
                <w:sz w:val="20"/>
                <w:szCs w:val="20"/>
              </w:rPr>
              <w:t>Дробилка</w:t>
            </w:r>
          </w:p>
          <w:p w14:paraId="03883504" w14:textId="77777777" w:rsidR="00911DAF" w:rsidRPr="00CF56A6" w:rsidRDefault="00911DAF" w:rsidP="00727575">
            <w:pPr>
              <w:rPr>
                <w:rFonts w:ascii="Arial" w:hAnsi="Arial" w:cs="Arial"/>
                <w:sz w:val="20"/>
                <w:szCs w:val="20"/>
              </w:rPr>
            </w:pPr>
            <w:r w:rsidRPr="00CF56A6">
              <w:rPr>
                <w:rFonts w:ascii="Arial" w:hAnsi="Arial" w:cs="Arial"/>
                <w:sz w:val="20"/>
                <w:szCs w:val="20"/>
              </w:rPr>
              <w:t>Смеситель</w:t>
            </w:r>
          </w:p>
        </w:tc>
        <w:tc>
          <w:tcPr>
            <w:tcW w:w="0" w:type="auto"/>
          </w:tcPr>
          <w:p w14:paraId="1B66840A" w14:textId="77777777" w:rsidR="00911DAF" w:rsidRPr="00CF56A6" w:rsidRDefault="00911DAF" w:rsidP="00727575">
            <w:pPr>
              <w:rPr>
                <w:rFonts w:ascii="Arial" w:hAnsi="Arial" w:cs="Arial"/>
                <w:sz w:val="20"/>
                <w:szCs w:val="20"/>
              </w:rPr>
            </w:pPr>
            <w:r w:rsidRPr="00CF56A6">
              <w:rPr>
                <w:rFonts w:ascii="Arial" w:hAnsi="Arial" w:cs="Arial"/>
                <w:sz w:val="20"/>
                <w:szCs w:val="20"/>
              </w:rPr>
              <w:t>Поглотительная шайба</w:t>
            </w:r>
          </w:p>
          <w:p w14:paraId="46E44634" w14:textId="77777777" w:rsidR="00911DAF" w:rsidRPr="00CF56A6" w:rsidRDefault="00911DAF" w:rsidP="00727575">
            <w:pPr>
              <w:rPr>
                <w:rFonts w:ascii="Arial" w:hAnsi="Arial" w:cs="Arial"/>
                <w:sz w:val="20"/>
                <w:szCs w:val="20"/>
              </w:rPr>
            </w:pPr>
            <w:r w:rsidRPr="00CF56A6">
              <w:rPr>
                <w:rFonts w:ascii="Arial" w:hAnsi="Arial" w:cs="Arial"/>
                <w:sz w:val="20"/>
                <w:szCs w:val="20"/>
              </w:rPr>
              <w:t>Центрифуга</w:t>
            </w:r>
          </w:p>
          <w:p w14:paraId="3E66192D" w14:textId="77777777" w:rsidR="00911DAF" w:rsidRPr="00CF56A6" w:rsidRDefault="00911DAF" w:rsidP="00727575">
            <w:pPr>
              <w:rPr>
                <w:rFonts w:ascii="Arial" w:hAnsi="Arial" w:cs="Arial"/>
                <w:sz w:val="20"/>
                <w:szCs w:val="20"/>
              </w:rPr>
            </w:pPr>
            <w:r w:rsidRPr="00CF56A6">
              <w:rPr>
                <w:rFonts w:ascii="Arial" w:hAnsi="Arial" w:cs="Arial"/>
                <w:sz w:val="20"/>
                <w:szCs w:val="20"/>
              </w:rPr>
              <w:t>Дробилка</w:t>
            </w:r>
          </w:p>
          <w:p w14:paraId="6DE0967B" w14:textId="77777777" w:rsidR="00911DAF" w:rsidRPr="00CF56A6" w:rsidRDefault="00911DAF" w:rsidP="00727575">
            <w:pPr>
              <w:rPr>
                <w:rFonts w:ascii="Arial" w:hAnsi="Arial" w:cs="Arial"/>
                <w:sz w:val="20"/>
                <w:szCs w:val="20"/>
              </w:rPr>
            </w:pPr>
            <w:r w:rsidRPr="00CF56A6">
              <w:rPr>
                <w:rFonts w:ascii="Arial" w:hAnsi="Arial" w:cs="Arial"/>
                <w:sz w:val="20"/>
                <w:szCs w:val="20"/>
              </w:rPr>
              <w:t>Дистилляционная колонна</w:t>
            </w:r>
          </w:p>
          <w:p w14:paraId="5BF9E34B" w14:textId="77777777" w:rsidR="00911DAF" w:rsidRPr="00CF56A6" w:rsidRDefault="00911DAF" w:rsidP="00727575">
            <w:pPr>
              <w:rPr>
                <w:rFonts w:ascii="Arial" w:hAnsi="Arial" w:cs="Arial"/>
                <w:sz w:val="20"/>
                <w:szCs w:val="20"/>
              </w:rPr>
            </w:pPr>
            <w:r w:rsidRPr="00CF56A6">
              <w:rPr>
                <w:rFonts w:ascii="Arial" w:hAnsi="Arial" w:cs="Arial"/>
                <w:sz w:val="20"/>
                <w:szCs w:val="20"/>
              </w:rPr>
              <w:t>Эмульгатор</w:t>
            </w:r>
          </w:p>
          <w:p w14:paraId="1C91A2C5" w14:textId="77777777" w:rsidR="00911DAF" w:rsidRPr="00CF56A6" w:rsidRDefault="00911DAF" w:rsidP="00727575">
            <w:pPr>
              <w:rPr>
                <w:rFonts w:ascii="Arial" w:hAnsi="Arial" w:cs="Arial"/>
                <w:sz w:val="20"/>
                <w:szCs w:val="20"/>
              </w:rPr>
            </w:pPr>
            <w:r w:rsidRPr="00CF56A6">
              <w:rPr>
                <w:rFonts w:ascii="Arial" w:hAnsi="Arial" w:cs="Arial"/>
                <w:sz w:val="20"/>
                <w:szCs w:val="20"/>
              </w:rPr>
              <w:t>Ферментер</w:t>
            </w:r>
          </w:p>
          <w:p w14:paraId="1A1E0FF9" w14:textId="77777777" w:rsidR="00911DAF" w:rsidRPr="00CF56A6" w:rsidRDefault="00911DAF" w:rsidP="00727575">
            <w:pPr>
              <w:rPr>
                <w:rFonts w:ascii="Arial" w:hAnsi="Arial" w:cs="Arial"/>
                <w:sz w:val="20"/>
                <w:szCs w:val="20"/>
              </w:rPr>
            </w:pPr>
            <w:r w:rsidRPr="00CF56A6">
              <w:rPr>
                <w:rFonts w:ascii="Arial" w:hAnsi="Arial" w:cs="Arial"/>
                <w:sz w:val="20"/>
                <w:szCs w:val="20"/>
              </w:rPr>
              <w:t>Магнитный сепаратор</w:t>
            </w:r>
          </w:p>
          <w:p w14:paraId="0E5783F9" w14:textId="77777777" w:rsidR="00911DAF" w:rsidRPr="00CF56A6" w:rsidRDefault="00911DAF" w:rsidP="00727575">
            <w:pPr>
              <w:rPr>
                <w:rFonts w:ascii="Arial" w:hAnsi="Arial" w:cs="Arial"/>
                <w:sz w:val="20"/>
                <w:szCs w:val="20"/>
              </w:rPr>
            </w:pPr>
            <w:r w:rsidRPr="00CF56A6">
              <w:rPr>
                <w:rFonts w:ascii="Arial" w:hAnsi="Arial" w:cs="Arial"/>
                <w:sz w:val="20"/>
                <w:szCs w:val="20"/>
              </w:rPr>
              <w:t>Фрезер</w:t>
            </w:r>
          </w:p>
          <w:p w14:paraId="4E6EA9FE" w14:textId="77777777" w:rsidR="00911DAF" w:rsidRPr="00CF56A6" w:rsidRDefault="00911DAF" w:rsidP="00727575">
            <w:pPr>
              <w:rPr>
                <w:rFonts w:ascii="Arial" w:hAnsi="Arial" w:cs="Arial"/>
                <w:sz w:val="20"/>
                <w:szCs w:val="20"/>
              </w:rPr>
            </w:pPr>
            <w:r w:rsidRPr="00CF56A6">
              <w:rPr>
                <w:rFonts w:ascii="Arial" w:hAnsi="Arial" w:cs="Arial"/>
                <w:sz w:val="20"/>
                <w:szCs w:val="20"/>
              </w:rPr>
              <w:t>Производитель пеллет</w:t>
            </w:r>
          </w:p>
          <w:p w14:paraId="067C5A81" w14:textId="77777777" w:rsidR="00911DAF" w:rsidRPr="00CF56A6" w:rsidRDefault="00911DAF" w:rsidP="00727575">
            <w:pPr>
              <w:rPr>
                <w:rFonts w:ascii="Arial" w:hAnsi="Arial" w:cs="Arial"/>
                <w:sz w:val="20"/>
                <w:szCs w:val="20"/>
              </w:rPr>
            </w:pPr>
            <w:r w:rsidRPr="00CF56A6">
              <w:rPr>
                <w:rFonts w:ascii="Arial" w:hAnsi="Arial" w:cs="Arial"/>
                <w:sz w:val="20"/>
                <w:szCs w:val="20"/>
              </w:rPr>
              <w:t>Грабли</w:t>
            </w:r>
          </w:p>
          <w:p w14:paraId="6BA8C98C" w14:textId="77777777" w:rsidR="00911DAF" w:rsidRPr="00CF56A6" w:rsidRDefault="00911DAF" w:rsidP="00727575">
            <w:pPr>
              <w:rPr>
                <w:rFonts w:ascii="Arial" w:hAnsi="Arial" w:cs="Arial"/>
                <w:sz w:val="20"/>
                <w:szCs w:val="20"/>
              </w:rPr>
            </w:pPr>
            <w:r w:rsidRPr="00CF56A6">
              <w:rPr>
                <w:rFonts w:ascii="Arial" w:hAnsi="Arial" w:cs="Arial"/>
                <w:sz w:val="20"/>
                <w:szCs w:val="20"/>
              </w:rPr>
              <w:t>Реактор</w:t>
            </w:r>
          </w:p>
          <w:p w14:paraId="4548F306" w14:textId="77777777" w:rsidR="00911DAF" w:rsidRPr="00CF56A6" w:rsidRDefault="00911DAF" w:rsidP="00727575">
            <w:pPr>
              <w:rPr>
                <w:rFonts w:ascii="Arial" w:hAnsi="Arial" w:cs="Arial"/>
                <w:sz w:val="20"/>
                <w:szCs w:val="20"/>
              </w:rPr>
            </w:pPr>
            <w:r w:rsidRPr="00CF56A6">
              <w:rPr>
                <w:rFonts w:ascii="Arial" w:hAnsi="Arial" w:cs="Arial"/>
                <w:sz w:val="20"/>
                <w:szCs w:val="20"/>
              </w:rPr>
              <w:t>Разделитель</w:t>
            </w:r>
          </w:p>
          <w:p w14:paraId="1AA00E11" w14:textId="77777777" w:rsidR="00911DAF" w:rsidRPr="00CF56A6" w:rsidRDefault="00911DAF" w:rsidP="00727575">
            <w:pPr>
              <w:rPr>
                <w:rFonts w:ascii="Arial" w:hAnsi="Arial" w:cs="Arial"/>
                <w:sz w:val="20"/>
                <w:szCs w:val="20"/>
              </w:rPr>
            </w:pPr>
            <w:r w:rsidRPr="00CF56A6">
              <w:rPr>
                <w:rFonts w:ascii="Arial" w:hAnsi="Arial" w:cs="Arial"/>
                <w:sz w:val="20"/>
                <w:szCs w:val="20"/>
              </w:rPr>
              <w:t>Оборудование для спекания</w:t>
            </w:r>
          </w:p>
        </w:tc>
      </w:tr>
      <w:tr w:rsidR="00727575" w:rsidRPr="00CF56A6" w14:paraId="4A7CCA96" w14:textId="77777777" w:rsidTr="00CF56A6">
        <w:trPr>
          <w:trHeight w:val="20"/>
          <w:jc w:val="center"/>
        </w:trPr>
        <w:tc>
          <w:tcPr>
            <w:tcW w:w="0" w:type="auto"/>
          </w:tcPr>
          <w:p w14:paraId="363EA286" w14:textId="77777777" w:rsidR="00911DAF" w:rsidRPr="00CF56A6" w:rsidRDefault="00911DAF" w:rsidP="00727575">
            <w:pPr>
              <w:rPr>
                <w:rFonts w:ascii="Arial" w:hAnsi="Arial" w:cs="Arial"/>
                <w:sz w:val="20"/>
                <w:szCs w:val="20"/>
              </w:rPr>
            </w:pPr>
            <w:r w:rsidRPr="00CF56A6">
              <w:rPr>
                <w:rFonts w:ascii="Arial" w:hAnsi="Arial" w:cs="Arial"/>
                <w:sz w:val="20"/>
                <w:szCs w:val="20"/>
              </w:rPr>
              <w:t>I</w:t>
            </w:r>
          </w:p>
        </w:tc>
        <w:tc>
          <w:tcPr>
            <w:tcW w:w="0" w:type="auto"/>
          </w:tcPr>
          <w:p w14:paraId="1BEDB9C3" w14:textId="77777777" w:rsidR="00911DAF" w:rsidRPr="00CF56A6" w:rsidRDefault="00911DAF" w:rsidP="00727575">
            <w:pPr>
              <w:rPr>
                <w:rFonts w:ascii="Arial" w:hAnsi="Arial" w:cs="Arial"/>
                <w:sz w:val="20"/>
                <w:szCs w:val="20"/>
              </w:rPr>
            </w:pPr>
            <w:r w:rsidRPr="00CF56A6">
              <w:rPr>
                <w:rFonts w:ascii="Arial" w:hAnsi="Arial" w:cs="Arial"/>
                <w:sz w:val="20"/>
                <w:szCs w:val="20"/>
              </w:rPr>
              <w:t>Не применяется</w:t>
            </w:r>
          </w:p>
        </w:tc>
        <w:tc>
          <w:tcPr>
            <w:tcW w:w="0" w:type="auto"/>
          </w:tcPr>
          <w:p w14:paraId="09FC2178" w14:textId="77777777" w:rsidR="00911DAF" w:rsidRPr="00CF56A6" w:rsidRDefault="00911DAF" w:rsidP="00727575">
            <w:pPr>
              <w:rPr>
                <w:rFonts w:ascii="Arial" w:hAnsi="Arial" w:cs="Arial"/>
                <w:sz w:val="20"/>
                <w:szCs w:val="20"/>
              </w:rPr>
            </w:pPr>
            <w:r w:rsidRPr="00CF56A6">
              <w:rPr>
                <w:rFonts w:ascii="Arial" w:hAnsi="Arial" w:cs="Arial"/>
                <w:sz w:val="20"/>
                <w:szCs w:val="20"/>
              </w:rPr>
              <w:t>---</w:t>
            </w:r>
          </w:p>
        </w:tc>
        <w:tc>
          <w:tcPr>
            <w:tcW w:w="0" w:type="auto"/>
          </w:tcPr>
          <w:p w14:paraId="289CB1D7" w14:textId="77777777" w:rsidR="00911DAF" w:rsidRPr="00CF56A6" w:rsidRDefault="00911DAF" w:rsidP="00727575">
            <w:pPr>
              <w:rPr>
                <w:rFonts w:ascii="Arial" w:hAnsi="Arial" w:cs="Arial"/>
                <w:sz w:val="20"/>
                <w:szCs w:val="20"/>
              </w:rPr>
            </w:pPr>
            <w:r w:rsidRPr="00CF56A6">
              <w:rPr>
                <w:rFonts w:ascii="Arial" w:hAnsi="Arial" w:cs="Arial"/>
                <w:sz w:val="20"/>
                <w:szCs w:val="20"/>
              </w:rPr>
              <w:t>---</w:t>
            </w:r>
          </w:p>
        </w:tc>
        <w:tc>
          <w:tcPr>
            <w:tcW w:w="0" w:type="auto"/>
          </w:tcPr>
          <w:p w14:paraId="1E5F5641" w14:textId="77777777" w:rsidR="00911DAF" w:rsidRPr="00CF56A6" w:rsidRDefault="00911DAF" w:rsidP="00727575">
            <w:pPr>
              <w:rPr>
                <w:rFonts w:ascii="Arial" w:hAnsi="Arial" w:cs="Arial"/>
                <w:sz w:val="20"/>
                <w:szCs w:val="20"/>
              </w:rPr>
            </w:pPr>
            <w:r w:rsidRPr="00CF56A6">
              <w:rPr>
                <w:rFonts w:ascii="Arial" w:hAnsi="Arial" w:cs="Arial"/>
                <w:sz w:val="20"/>
                <w:szCs w:val="20"/>
              </w:rPr>
              <w:t>---</w:t>
            </w:r>
          </w:p>
        </w:tc>
      </w:tr>
      <w:tr w:rsidR="00727575" w:rsidRPr="00CF56A6" w14:paraId="7DF54A2D" w14:textId="77777777" w:rsidTr="00CF56A6">
        <w:trPr>
          <w:trHeight w:val="20"/>
          <w:jc w:val="center"/>
        </w:trPr>
        <w:tc>
          <w:tcPr>
            <w:tcW w:w="0" w:type="auto"/>
          </w:tcPr>
          <w:p w14:paraId="3074C791" w14:textId="77777777" w:rsidR="00911DAF" w:rsidRPr="00CF56A6" w:rsidRDefault="00911DAF" w:rsidP="00727575">
            <w:pPr>
              <w:rPr>
                <w:rFonts w:ascii="Arial" w:hAnsi="Arial" w:cs="Arial"/>
                <w:sz w:val="20"/>
                <w:szCs w:val="20"/>
              </w:rPr>
            </w:pPr>
            <w:r w:rsidRPr="00CF56A6">
              <w:rPr>
                <w:rFonts w:ascii="Arial" w:hAnsi="Arial" w:cs="Arial"/>
                <w:sz w:val="20"/>
                <w:szCs w:val="20"/>
              </w:rPr>
              <w:t>J</w:t>
            </w:r>
          </w:p>
        </w:tc>
        <w:tc>
          <w:tcPr>
            <w:tcW w:w="0" w:type="auto"/>
          </w:tcPr>
          <w:p w14:paraId="0B18CECF" w14:textId="77777777" w:rsidR="00911DAF" w:rsidRPr="00CF56A6" w:rsidRDefault="00911DAF"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51C29977" w14:textId="77777777" w:rsidR="00911DAF" w:rsidRPr="00CF56A6" w:rsidRDefault="00911DAF" w:rsidP="00727575">
            <w:pPr>
              <w:rPr>
                <w:rFonts w:ascii="Arial" w:hAnsi="Arial" w:cs="Arial"/>
                <w:sz w:val="20"/>
                <w:szCs w:val="20"/>
              </w:rPr>
            </w:pPr>
          </w:p>
        </w:tc>
        <w:tc>
          <w:tcPr>
            <w:tcW w:w="0" w:type="auto"/>
          </w:tcPr>
          <w:p w14:paraId="318641E6" w14:textId="77777777" w:rsidR="00911DAF" w:rsidRPr="00CF56A6" w:rsidRDefault="00911DAF" w:rsidP="00727575">
            <w:pPr>
              <w:rPr>
                <w:rFonts w:ascii="Arial" w:hAnsi="Arial" w:cs="Arial"/>
                <w:sz w:val="20"/>
                <w:szCs w:val="20"/>
              </w:rPr>
            </w:pPr>
          </w:p>
        </w:tc>
        <w:tc>
          <w:tcPr>
            <w:tcW w:w="0" w:type="auto"/>
          </w:tcPr>
          <w:p w14:paraId="069ADBF7" w14:textId="77777777" w:rsidR="00911DAF" w:rsidRPr="00CF56A6" w:rsidRDefault="00911DAF" w:rsidP="00727575">
            <w:pPr>
              <w:rPr>
                <w:rFonts w:ascii="Arial" w:hAnsi="Arial" w:cs="Arial"/>
                <w:sz w:val="20"/>
                <w:szCs w:val="20"/>
              </w:rPr>
            </w:pPr>
          </w:p>
        </w:tc>
      </w:tr>
      <w:tr w:rsidR="00727575" w:rsidRPr="00CF56A6" w14:paraId="76DAB2A3" w14:textId="77777777" w:rsidTr="00CF56A6">
        <w:trPr>
          <w:trHeight w:val="20"/>
          <w:jc w:val="center"/>
        </w:trPr>
        <w:tc>
          <w:tcPr>
            <w:tcW w:w="0" w:type="auto"/>
          </w:tcPr>
          <w:p w14:paraId="462B8A12" w14:textId="77777777" w:rsidR="00727575" w:rsidRPr="00CF56A6" w:rsidRDefault="00727575" w:rsidP="00727575">
            <w:pPr>
              <w:rPr>
                <w:rFonts w:ascii="Arial" w:hAnsi="Arial" w:cs="Arial"/>
                <w:sz w:val="20"/>
                <w:szCs w:val="20"/>
              </w:rPr>
            </w:pPr>
            <w:r w:rsidRPr="00CF56A6">
              <w:rPr>
                <w:rFonts w:ascii="Arial" w:hAnsi="Arial" w:cs="Arial"/>
                <w:sz w:val="20"/>
                <w:szCs w:val="20"/>
              </w:rPr>
              <w:t>K</w:t>
            </w:r>
          </w:p>
        </w:tc>
        <w:tc>
          <w:tcPr>
            <w:tcW w:w="0" w:type="auto"/>
          </w:tcPr>
          <w:p w14:paraId="0F5CB9C5" w14:textId="77777777" w:rsidR="00727575" w:rsidRPr="00CF56A6" w:rsidRDefault="00727575" w:rsidP="00727575">
            <w:pPr>
              <w:rPr>
                <w:rFonts w:ascii="Arial" w:hAnsi="Arial" w:cs="Arial"/>
                <w:sz w:val="20"/>
                <w:szCs w:val="20"/>
              </w:rPr>
            </w:pPr>
            <w:r w:rsidRPr="00CF56A6">
              <w:rPr>
                <w:rFonts w:ascii="Arial" w:hAnsi="Arial" w:cs="Arial"/>
                <w:sz w:val="20"/>
                <w:szCs w:val="20"/>
              </w:rPr>
              <w:t>Обработка (получение и предоставление) сигналов или информации (за исключением объектов для защитных целей, см. Класс F)</w:t>
            </w:r>
          </w:p>
        </w:tc>
        <w:tc>
          <w:tcPr>
            <w:tcW w:w="0" w:type="auto"/>
          </w:tcPr>
          <w:p w14:paraId="734F7D40" w14:textId="77777777" w:rsidR="00727575" w:rsidRPr="00CF56A6" w:rsidRDefault="00727575" w:rsidP="00727575">
            <w:pPr>
              <w:rPr>
                <w:rFonts w:ascii="Arial" w:hAnsi="Arial" w:cs="Arial"/>
                <w:sz w:val="20"/>
                <w:szCs w:val="20"/>
              </w:rPr>
            </w:pPr>
            <w:r w:rsidRPr="00CF56A6">
              <w:rPr>
                <w:rFonts w:ascii="Arial" w:hAnsi="Arial" w:cs="Arial"/>
                <w:sz w:val="20"/>
                <w:szCs w:val="20"/>
              </w:rPr>
              <w:t>Закрытие (цепей управления)</w:t>
            </w:r>
          </w:p>
          <w:p w14:paraId="4B84F36A" w14:textId="77777777" w:rsidR="00727575" w:rsidRPr="00CF56A6" w:rsidRDefault="00727575" w:rsidP="00727575">
            <w:pPr>
              <w:rPr>
                <w:rFonts w:ascii="Arial" w:hAnsi="Arial" w:cs="Arial"/>
                <w:sz w:val="20"/>
                <w:szCs w:val="20"/>
              </w:rPr>
            </w:pPr>
            <w:r w:rsidRPr="00CF56A6">
              <w:rPr>
                <w:rFonts w:ascii="Arial" w:hAnsi="Arial" w:cs="Arial"/>
                <w:sz w:val="20"/>
                <w:szCs w:val="20"/>
              </w:rPr>
              <w:t>Непрерывное управление</w:t>
            </w:r>
          </w:p>
          <w:p w14:paraId="467B0A64" w14:textId="77777777" w:rsidR="00727575" w:rsidRPr="00CF56A6" w:rsidRDefault="00727575" w:rsidP="00727575">
            <w:pPr>
              <w:rPr>
                <w:rFonts w:ascii="Arial" w:hAnsi="Arial" w:cs="Arial"/>
                <w:sz w:val="20"/>
                <w:szCs w:val="20"/>
              </w:rPr>
            </w:pPr>
            <w:r w:rsidRPr="00CF56A6">
              <w:rPr>
                <w:rFonts w:ascii="Arial" w:hAnsi="Arial" w:cs="Arial"/>
                <w:sz w:val="20"/>
                <w:szCs w:val="20"/>
              </w:rPr>
              <w:t>Задержка</w:t>
            </w:r>
          </w:p>
          <w:p w14:paraId="794A72D8" w14:textId="77777777" w:rsidR="00727575" w:rsidRPr="00CF56A6" w:rsidRDefault="00727575" w:rsidP="00727575">
            <w:pPr>
              <w:rPr>
                <w:rFonts w:ascii="Arial" w:hAnsi="Arial" w:cs="Arial"/>
                <w:sz w:val="20"/>
                <w:szCs w:val="20"/>
              </w:rPr>
            </w:pPr>
            <w:r w:rsidRPr="00CF56A6">
              <w:rPr>
                <w:rFonts w:ascii="Arial" w:hAnsi="Arial" w:cs="Arial"/>
                <w:sz w:val="20"/>
                <w:szCs w:val="20"/>
              </w:rPr>
              <w:t>Открытие (цепей управления)</w:t>
            </w:r>
          </w:p>
          <w:p w14:paraId="3824C47A" w14:textId="77777777" w:rsidR="00727575" w:rsidRPr="00CF56A6" w:rsidRDefault="00727575" w:rsidP="00727575">
            <w:pPr>
              <w:rPr>
                <w:rFonts w:ascii="Arial" w:hAnsi="Arial" w:cs="Arial"/>
                <w:sz w:val="20"/>
                <w:szCs w:val="20"/>
              </w:rPr>
            </w:pPr>
            <w:r w:rsidRPr="00CF56A6">
              <w:rPr>
                <w:rFonts w:ascii="Arial" w:hAnsi="Arial" w:cs="Arial"/>
                <w:sz w:val="20"/>
                <w:szCs w:val="20"/>
              </w:rPr>
              <w:t>Отсрочка</w:t>
            </w:r>
          </w:p>
          <w:p w14:paraId="75924778"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Переключение (цепей управления)</w:t>
            </w:r>
          </w:p>
          <w:p w14:paraId="07CCCDEB" w14:textId="77777777" w:rsidR="00727575" w:rsidRPr="00CF56A6" w:rsidRDefault="00727575" w:rsidP="00727575">
            <w:pPr>
              <w:rPr>
                <w:rFonts w:ascii="Arial" w:hAnsi="Arial" w:cs="Arial"/>
                <w:sz w:val="20"/>
                <w:szCs w:val="20"/>
              </w:rPr>
            </w:pPr>
            <w:r w:rsidRPr="00CF56A6">
              <w:rPr>
                <w:rFonts w:ascii="Arial" w:hAnsi="Arial" w:cs="Arial"/>
                <w:sz w:val="20"/>
                <w:szCs w:val="20"/>
              </w:rPr>
              <w:t>Синхронизация</w:t>
            </w:r>
          </w:p>
        </w:tc>
        <w:tc>
          <w:tcPr>
            <w:tcW w:w="0" w:type="auto"/>
          </w:tcPr>
          <w:p w14:paraId="570465A5" w14:textId="77777777" w:rsidR="00727575" w:rsidRPr="00CF56A6" w:rsidRDefault="00727575" w:rsidP="00727575">
            <w:pPr>
              <w:rPr>
                <w:rFonts w:ascii="Arial" w:hAnsi="Arial" w:cs="Arial"/>
                <w:sz w:val="20"/>
                <w:szCs w:val="20"/>
              </w:rPr>
            </w:pPr>
            <w:r w:rsidRPr="00CF56A6">
              <w:rPr>
                <w:rFonts w:ascii="Arial" w:hAnsi="Arial" w:cs="Arial"/>
                <w:sz w:val="20"/>
                <w:szCs w:val="20"/>
              </w:rPr>
              <w:t>Контроллер обратной связи по жидкости</w:t>
            </w:r>
          </w:p>
          <w:p w14:paraId="5EBC4A66" w14:textId="77777777" w:rsidR="00727575" w:rsidRPr="00CF56A6" w:rsidRDefault="00727575" w:rsidP="00727575">
            <w:pPr>
              <w:rPr>
                <w:rFonts w:ascii="Arial" w:hAnsi="Arial" w:cs="Arial"/>
                <w:sz w:val="20"/>
                <w:szCs w:val="20"/>
              </w:rPr>
            </w:pPr>
            <w:r w:rsidRPr="00CF56A6">
              <w:rPr>
                <w:rFonts w:ascii="Arial" w:hAnsi="Arial" w:cs="Arial"/>
                <w:sz w:val="20"/>
                <w:szCs w:val="20"/>
              </w:rPr>
              <w:t>Контрольный клапан</w:t>
            </w:r>
          </w:p>
        </w:tc>
        <w:tc>
          <w:tcPr>
            <w:tcW w:w="0" w:type="auto"/>
          </w:tcPr>
          <w:p w14:paraId="787F14A0" w14:textId="77777777" w:rsidR="00727575" w:rsidRPr="00CF56A6" w:rsidRDefault="00727575" w:rsidP="00727575">
            <w:pPr>
              <w:rPr>
                <w:rFonts w:ascii="Arial" w:hAnsi="Arial" w:cs="Arial"/>
                <w:sz w:val="20"/>
                <w:szCs w:val="20"/>
              </w:rPr>
            </w:pPr>
            <w:r w:rsidRPr="00CF56A6">
              <w:rPr>
                <w:rFonts w:ascii="Arial" w:hAnsi="Arial" w:cs="Arial"/>
                <w:sz w:val="20"/>
                <w:szCs w:val="20"/>
              </w:rPr>
              <w:t>Реле «все или ничего»</w:t>
            </w:r>
          </w:p>
          <w:p w14:paraId="3E473BB5" w14:textId="77777777" w:rsidR="00727575" w:rsidRPr="00CF56A6" w:rsidRDefault="00727575" w:rsidP="00727575">
            <w:pPr>
              <w:rPr>
                <w:rFonts w:ascii="Arial" w:hAnsi="Arial" w:cs="Arial"/>
                <w:sz w:val="20"/>
                <w:szCs w:val="20"/>
              </w:rPr>
            </w:pPr>
            <w:r w:rsidRPr="00CF56A6">
              <w:rPr>
                <w:rFonts w:ascii="Arial" w:hAnsi="Arial" w:cs="Arial"/>
                <w:sz w:val="20"/>
                <w:szCs w:val="20"/>
              </w:rPr>
              <w:t>Аналоговая интегральная схема</w:t>
            </w:r>
          </w:p>
          <w:p w14:paraId="4DCA52B7" w14:textId="77777777" w:rsidR="00727575" w:rsidRPr="00CF56A6" w:rsidRDefault="00727575" w:rsidP="00727575">
            <w:pPr>
              <w:rPr>
                <w:rFonts w:ascii="Arial" w:hAnsi="Arial" w:cs="Arial"/>
                <w:sz w:val="20"/>
                <w:szCs w:val="20"/>
              </w:rPr>
            </w:pPr>
            <w:r w:rsidRPr="00CF56A6">
              <w:rPr>
                <w:rFonts w:ascii="Arial" w:hAnsi="Arial" w:cs="Arial"/>
                <w:sz w:val="20"/>
                <w:szCs w:val="20"/>
              </w:rPr>
              <w:t>Двоичная интегральная схема</w:t>
            </w:r>
          </w:p>
          <w:p w14:paraId="65D406A7" w14:textId="77777777" w:rsidR="00727575" w:rsidRPr="00CF56A6" w:rsidRDefault="00727575" w:rsidP="00727575">
            <w:pPr>
              <w:rPr>
                <w:rFonts w:ascii="Arial" w:hAnsi="Arial" w:cs="Arial"/>
                <w:sz w:val="20"/>
                <w:szCs w:val="20"/>
              </w:rPr>
            </w:pPr>
            <w:r w:rsidRPr="00CF56A6">
              <w:rPr>
                <w:rFonts w:ascii="Arial" w:hAnsi="Arial" w:cs="Arial"/>
                <w:sz w:val="20"/>
                <w:szCs w:val="20"/>
              </w:rPr>
              <w:t>Контакторное реле</w:t>
            </w:r>
          </w:p>
          <w:p w14:paraId="12101C26" w14:textId="77777777" w:rsidR="00727575" w:rsidRPr="00CF56A6" w:rsidRDefault="00727575" w:rsidP="00727575">
            <w:pPr>
              <w:rPr>
                <w:rFonts w:ascii="Arial" w:hAnsi="Arial" w:cs="Arial"/>
                <w:sz w:val="20"/>
                <w:szCs w:val="20"/>
              </w:rPr>
            </w:pPr>
            <w:r w:rsidRPr="00CF56A6">
              <w:rPr>
                <w:rFonts w:ascii="Arial" w:hAnsi="Arial" w:cs="Arial"/>
                <w:sz w:val="20"/>
                <w:szCs w:val="20"/>
              </w:rPr>
              <w:t>ЦПУ</w:t>
            </w:r>
          </w:p>
          <w:p w14:paraId="0F148B5D" w14:textId="77777777" w:rsidR="00727575" w:rsidRPr="00CF56A6" w:rsidRDefault="00727575" w:rsidP="00727575">
            <w:pPr>
              <w:rPr>
                <w:rFonts w:ascii="Arial" w:hAnsi="Arial" w:cs="Arial"/>
                <w:sz w:val="20"/>
                <w:szCs w:val="20"/>
              </w:rPr>
            </w:pPr>
            <w:r w:rsidRPr="00CF56A6">
              <w:rPr>
                <w:rFonts w:ascii="Arial" w:hAnsi="Arial" w:cs="Arial"/>
                <w:sz w:val="20"/>
                <w:szCs w:val="20"/>
              </w:rPr>
              <w:t>Линия задержки</w:t>
            </w:r>
          </w:p>
          <w:p w14:paraId="2233330C" w14:textId="77777777" w:rsidR="00727575" w:rsidRPr="00CF56A6" w:rsidRDefault="00727575" w:rsidP="00727575">
            <w:pPr>
              <w:rPr>
                <w:rFonts w:ascii="Arial" w:hAnsi="Arial" w:cs="Arial"/>
                <w:sz w:val="20"/>
                <w:szCs w:val="20"/>
              </w:rPr>
            </w:pPr>
            <w:r w:rsidRPr="00CF56A6">
              <w:rPr>
                <w:rFonts w:ascii="Arial" w:hAnsi="Arial" w:cs="Arial"/>
                <w:sz w:val="20"/>
                <w:szCs w:val="20"/>
              </w:rPr>
              <w:t>Электронный клапан</w:t>
            </w:r>
          </w:p>
          <w:p w14:paraId="213A190B" w14:textId="77777777" w:rsidR="00727575" w:rsidRPr="00CF56A6" w:rsidRDefault="00727575" w:rsidP="00727575">
            <w:pPr>
              <w:rPr>
                <w:rFonts w:ascii="Arial" w:hAnsi="Arial" w:cs="Arial"/>
                <w:sz w:val="20"/>
                <w:szCs w:val="20"/>
              </w:rPr>
            </w:pPr>
            <w:r w:rsidRPr="00CF56A6">
              <w:rPr>
                <w:rFonts w:ascii="Arial" w:hAnsi="Arial" w:cs="Arial"/>
                <w:sz w:val="20"/>
                <w:szCs w:val="20"/>
              </w:rPr>
              <w:t>Электронная трубка</w:t>
            </w:r>
          </w:p>
          <w:p w14:paraId="4CDF91FD" w14:textId="77777777" w:rsidR="00727575" w:rsidRPr="00CF56A6" w:rsidRDefault="00727575" w:rsidP="00727575">
            <w:pPr>
              <w:rPr>
                <w:rFonts w:ascii="Arial" w:hAnsi="Arial" w:cs="Arial"/>
                <w:sz w:val="20"/>
                <w:szCs w:val="20"/>
              </w:rPr>
            </w:pPr>
            <w:r w:rsidRPr="00CF56A6">
              <w:rPr>
                <w:rFonts w:ascii="Arial" w:hAnsi="Arial" w:cs="Arial"/>
                <w:sz w:val="20"/>
                <w:szCs w:val="20"/>
              </w:rPr>
              <w:t>Контроллер обратной связи</w:t>
            </w:r>
          </w:p>
          <w:p w14:paraId="37F06C54" w14:textId="77777777" w:rsidR="00727575" w:rsidRPr="00CF56A6" w:rsidRDefault="00727575" w:rsidP="00727575">
            <w:pPr>
              <w:rPr>
                <w:rFonts w:ascii="Arial" w:hAnsi="Arial" w:cs="Arial"/>
                <w:sz w:val="20"/>
                <w:szCs w:val="20"/>
              </w:rPr>
            </w:pPr>
            <w:r w:rsidRPr="00CF56A6">
              <w:rPr>
                <w:rFonts w:ascii="Arial" w:hAnsi="Arial" w:cs="Arial"/>
                <w:sz w:val="20"/>
                <w:szCs w:val="20"/>
              </w:rPr>
              <w:t>Фильтр, AC / DC</w:t>
            </w:r>
          </w:p>
          <w:p w14:paraId="1D78AF0E" w14:textId="77777777" w:rsidR="00727575" w:rsidRPr="00CF56A6" w:rsidRDefault="00727575" w:rsidP="00727575">
            <w:pPr>
              <w:rPr>
                <w:rFonts w:ascii="Arial" w:hAnsi="Arial" w:cs="Arial"/>
                <w:sz w:val="20"/>
                <w:szCs w:val="20"/>
              </w:rPr>
            </w:pPr>
            <w:r w:rsidRPr="00CF56A6">
              <w:rPr>
                <w:rFonts w:ascii="Arial" w:hAnsi="Arial" w:cs="Arial"/>
                <w:sz w:val="20"/>
                <w:szCs w:val="20"/>
              </w:rPr>
              <w:t>Индукционная мешалка</w:t>
            </w:r>
          </w:p>
          <w:p w14:paraId="39E06C13" w14:textId="77777777" w:rsidR="00727575" w:rsidRPr="00CF56A6" w:rsidRDefault="00727575" w:rsidP="00727575">
            <w:pPr>
              <w:rPr>
                <w:rFonts w:ascii="Arial" w:hAnsi="Arial" w:cs="Arial"/>
                <w:sz w:val="20"/>
                <w:szCs w:val="20"/>
              </w:rPr>
            </w:pPr>
            <w:r w:rsidRPr="00CF56A6">
              <w:rPr>
                <w:rFonts w:ascii="Arial" w:hAnsi="Arial" w:cs="Arial"/>
                <w:sz w:val="20"/>
                <w:szCs w:val="20"/>
              </w:rPr>
              <w:t>Микропроцессор</w:t>
            </w:r>
          </w:p>
          <w:p w14:paraId="719EF362" w14:textId="77777777" w:rsidR="00727575" w:rsidRPr="00CF56A6" w:rsidRDefault="00727575" w:rsidP="00727575">
            <w:pPr>
              <w:rPr>
                <w:rFonts w:ascii="Arial" w:hAnsi="Arial" w:cs="Arial"/>
                <w:sz w:val="20"/>
                <w:szCs w:val="20"/>
              </w:rPr>
            </w:pPr>
            <w:r w:rsidRPr="00CF56A6">
              <w:rPr>
                <w:rFonts w:ascii="Arial" w:hAnsi="Arial" w:cs="Arial"/>
                <w:sz w:val="20"/>
                <w:szCs w:val="20"/>
              </w:rPr>
              <w:t>Программируемый контроллер</w:t>
            </w:r>
          </w:p>
          <w:p w14:paraId="79EBF8AD" w14:textId="77777777" w:rsidR="00727575" w:rsidRPr="00CF56A6" w:rsidRDefault="00727575" w:rsidP="00727575">
            <w:pPr>
              <w:rPr>
                <w:rFonts w:ascii="Arial" w:hAnsi="Arial" w:cs="Arial"/>
                <w:sz w:val="20"/>
                <w:szCs w:val="20"/>
              </w:rPr>
            </w:pPr>
            <w:r w:rsidRPr="00CF56A6">
              <w:rPr>
                <w:rFonts w:ascii="Arial" w:hAnsi="Arial" w:cs="Arial"/>
                <w:sz w:val="20"/>
                <w:szCs w:val="20"/>
              </w:rPr>
              <w:t>Синхронизирующее устройство</w:t>
            </w:r>
          </w:p>
          <w:p w14:paraId="6CAFEB46" w14:textId="77777777" w:rsidR="00727575" w:rsidRPr="00CF56A6" w:rsidRDefault="00727575" w:rsidP="00727575">
            <w:pPr>
              <w:rPr>
                <w:rFonts w:ascii="Arial" w:hAnsi="Arial" w:cs="Arial"/>
                <w:sz w:val="20"/>
                <w:szCs w:val="20"/>
              </w:rPr>
            </w:pPr>
            <w:r w:rsidRPr="00CF56A6">
              <w:rPr>
                <w:rFonts w:ascii="Arial" w:hAnsi="Arial" w:cs="Arial"/>
                <w:sz w:val="20"/>
                <w:szCs w:val="20"/>
              </w:rPr>
              <w:t>Реле времени</w:t>
            </w:r>
          </w:p>
          <w:p w14:paraId="33E1C1F5" w14:textId="77777777" w:rsidR="00727575" w:rsidRPr="00CF56A6" w:rsidRDefault="00727575" w:rsidP="00727575">
            <w:pPr>
              <w:rPr>
                <w:rFonts w:ascii="Arial" w:hAnsi="Arial" w:cs="Arial"/>
                <w:sz w:val="20"/>
                <w:szCs w:val="20"/>
              </w:rPr>
            </w:pPr>
            <w:r w:rsidRPr="00CF56A6">
              <w:rPr>
                <w:rFonts w:ascii="Arial" w:hAnsi="Arial" w:cs="Arial"/>
                <w:sz w:val="20"/>
                <w:szCs w:val="20"/>
              </w:rPr>
              <w:t>Транзистор</w:t>
            </w:r>
          </w:p>
        </w:tc>
      </w:tr>
      <w:tr w:rsidR="00727575" w:rsidRPr="00CF56A6" w14:paraId="38173AF7" w14:textId="77777777" w:rsidTr="00CF56A6">
        <w:trPr>
          <w:trHeight w:val="20"/>
          <w:jc w:val="center"/>
        </w:trPr>
        <w:tc>
          <w:tcPr>
            <w:tcW w:w="0" w:type="auto"/>
          </w:tcPr>
          <w:p w14:paraId="3F0400DD" w14:textId="77777777" w:rsidR="00727575" w:rsidRPr="00CF56A6" w:rsidRDefault="00727575" w:rsidP="00727575">
            <w:pPr>
              <w:rPr>
                <w:rFonts w:ascii="Arial" w:hAnsi="Arial" w:cs="Arial"/>
                <w:sz w:val="20"/>
                <w:szCs w:val="20"/>
              </w:rPr>
            </w:pPr>
            <w:r w:rsidRPr="00CF56A6">
              <w:rPr>
                <w:rFonts w:ascii="Arial" w:hAnsi="Arial" w:cs="Arial"/>
                <w:sz w:val="20"/>
                <w:szCs w:val="20"/>
              </w:rPr>
              <w:t>L</w:t>
            </w:r>
          </w:p>
        </w:tc>
        <w:tc>
          <w:tcPr>
            <w:tcW w:w="0" w:type="auto"/>
          </w:tcPr>
          <w:p w14:paraId="17A1FC9F" w14:textId="77777777" w:rsidR="00727575" w:rsidRPr="00CF56A6" w:rsidRDefault="00727575"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3C652D8A" w14:textId="77777777" w:rsidR="00727575" w:rsidRPr="00CF56A6" w:rsidRDefault="00727575" w:rsidP="00727575">
            <w:pPr>
              <w:rPr>
                <w:rFonts w:ascii="Arial" w:hAnsi="Arial" w:cs="Arial"/>
                <w:sz w:val="20"/>
                <w:szCs w:val="20"/>
              </w:rPr>
            </w:pPr>
          </w:p>
        </w:tc>
        <w:tc>
          <w:tcPr>
            <w:tcW w:w="0" w:type="auto"/>
          </w:tcPr>
          <w:p w14:paraId="1090CF71" w14:textId="77777777" w:rsidR="00727575" w:rsidRPr="00CF56A6" w:rsidRDefault="00727575" w:rsidP="00727575">
            <w:pPr>
              <w:rPr>
                <w:rFonts w:ascii="Arial" w:hAnsi="Arial" w:cs="Arial"/>
                <w:sz w:val="20"/>
                <w:szCs w:val="20"/>
              </w:rPr>
            </w:pPr>
          </w:p>
        </w:tc>
        <w:tc>
          <w:tcPr>
            <w:tcW w:w="0" w:type="auto"/>
          </w:tcPr>
          <w:p w14:paraId="1E72E065" w14:textId="77777777" w:rsidR="00727575" w:rsidRPr="00CF56A6" w:rsidRDefault="00727575" w:rsidP="00727575">
            <w:pPr>
              <w:rPr>
                <w:rFonts w:ascii="Arial" w:hAnsi="Arial" w:cs="Arial"/>
                <w:sz w:val="20"/>
                <w:szCs w:val="20"/>
              </w:rPr>
            </w:pPr>
          </w:p>
        </w:tc>
      </w:tr>
      <w:tr w:rsidR="00727575" w:rsidRPr="00CF56A6" w14:paraId="77CF46F2" w14:textId="77777777" w:rsidTr="00CF56A6">
        <w:trPr>
          <w:trHeight w:val="20"/>
          <w:jc w:val="center"/>
        </w:trPr>
        <w:tc>
          <w:tcPr>
            <w:tcW w:w="0" w:type="auto"/>
          </w:tcPr>
          <w:p w14:paraId="6E3DD903" w14:textId="77777777" w:rsidR="00727575" w:rsidRPr="00CF56A6" w:rsidRDefault="00727575" w:rsidP="00727575">
            <w:pPr>
              <w:rPr>
                <w:rFonts w:ascii="Arial" w:hAnsi="Arial" w:cs="Arial"/>
                <w:sz w:val="20"/>
                <w:szCs w:val="20"/>
              </w:rPr>
            </w:pPr>
            <w:r w:rsidRPr="00CF56A6">
              <w:rPr>
                <w:rFonts w:ascii="Arial" w:hAnsi="Arial" w:cs="Arial"/>
                <w:sz w:val="20"/>
                <w:szCs w:val="20"/>
              </w:rPr>
              <w:t>M</w:t>
            </w:r>
          </w:p>
        </w:tc>
        <w:tc>
          <w:tcPr>
            <w:tcW w:w="0" w:type="auto"/>
          </w:tcPr>
          <w:p w14:paraId="55BB4CA3" w14:textId="77777777" w:rsidR="00727575" w:rsidRPr="00CF56A6" w:rsidRDefault="00727575" w:rsidP="00727575">
            <w:pPr>
              <w:rPr>
                <w:rFonts w:ascii="Arial" w:hAnsi="Arial" w:cs="Arial"/>
                <w:sz w:val="20"/>
                <w:szCs w:val="20"/>
              </w:rPr>
            </w:pPr>
            <w:r w:rsidRPr="00CF56A6">
              <w:rPr>
                <w:rFonts w:ascii="Arial" w:hAnsi="Arial" w:cs="Arial"/>
                <w:sz w:val="20"/>
                <w:szCs w:val="20"/>
              </w:rPr>
              <w:t>Обеспечение механической энергии (вращательной или линейной механической</w:t>
            </w:r>
          </w:p>
          <w:p w14:paraId="0D77EF7F" w14:textId="77777777" w:rsidR="00727575" w:rsidRPr="00CF56A6" w:rsidRDefault="00727575" w:rsidP="00727575">
            <w:pPr>
              <w:rPr>
                <w:rFonts w:ascii="Arial" w:hAnsi="Arial" w:cs="Arial"/>
                <w:sz w:val="20"/>
                <w:szCs w:val="20"/>
              </w:rPr>
            </w:pPr>
            <w:r w:rsidRPr="00CF56A6">
              <w:rPr>
                <w:rFonts w:ascii="Arial" w:hAnsi="Arial" w:cs="Arial"/>
                <w:sz w:val="20"/>
                <w:szCs w:val="20"/>
              </w:rPr>
              <w:t>движение) для целей управления</w:t>
            </w:r>
          </w:p>
        </w:tc>
        <w:tc>
          <w:tcPr>
            <w:tcW w:w="0" w:type="auto"/>
          </w:tcPr>
          <w:p w14:paraId="4D2B8C4A" w14:textId="77777777" w:rsidR="00727575" w:rsidRPr="00CF56A6" w:rsidRDefault="00727575" w:rsidP="00727575">
            <w:pPr>
              <w:rPr>
                <w:rFonts w:ascii="Arial" w:hAnsi="Arial" w:cs="Arial"/>
                <w:sz w:val="20"/>
                <w:szCs w:val="20"/>
              </w:rPr>
            </w:pPr>
            <w:r w:rsidRPr="00CF56A6">
              <w:rPr>
                <w:rFonts w:ascii="Arial" w:hAnsi="Arial" w:cs="Arial"/>
                <w:sz w:val="20"/>
                <w:szCs w:val="20"/>
              </w:rPr>
              <w:t>Исполнение</w:t>
            </w:r>
          </w:p>
          <w:p w14:paraId="1AB1D2B8" w14:textId="77777777" w:rsidR="00727575" w:rsidRPr="00CF56A6" w:rsidRDefault="00727575" w:rsidP="00727575">
            <w:pPr>
              <w:rPr>
                <w:rFonts w:ascii="Arial" w:hAnsi="Arial" w:cs="Arial"/>
                <w:sz w:val="20"/>
                <w:szCs w:val="20"/>
              </w:rPr>
            </w:pPr>
            <w:r w:rsidRPr="00CF56A6">
              <w:rPr>
                <w:rFonts w:ascii="Arial" w:hAnsi="Arial" w:cs="Arial"/>
                <w:sz w:val="20"/>
                <w:szCs w:val="20"/>
              </w:rPr>
              <w:t>Управление</w:t>
            </w:r>
          </w:p>
        </w:tc>
        <w:tc>
          <w:tcPr>
            <w:tcW w:w="0" w:type="auto"/>
          </w:tcPr>
          <w:p w14:paraId="32ED9C89" w14:textId="77777777" w:rsidR="00727575" w:rsidRPr="00CF56A6" w:rsidRDefault="00727575" w:rsidP="00727575">
            <w:pPr>
              <w:rPr>
                <w:rFonts w:ascii="Arial" w:hAnsi="Arial" w:cs="Arial"/>
                <w:sz w:val="20"/>
                <w:szCs w:val="20"/>
              </w:rPr>
            </w:pPr>
            <w:r w:rsidRPr="00CF56A6">
              <w:rPr>
                <w:rFonts w:ascii="Arial" w:hAnsi="Arial" w:cs="Arial"/>
                <w:sz w:val="20"/>
                <w:szCs w:val="20"/>
              </w:rPr>
              <w:t>Двигатель внутреннего сгорания</w:t>
            </w:r>
          </w:p>
          <w:p w14:paraId="609AF661" w14:textId="77777777" w:rsidR="00727575" w:rsidRPr="00CF56A6" w:rsidRDefault="00727575" w:rsidP="00727575">
            <w:pPr>
              <w:rPr>
                <w:rFonts w:ascii="Arial" w:hAnsi="Arial" w:cs="Arial"/>
                <w:sz w:val="20"/>
                <w:szCs w:val="20"/>
              </w:rPr>
            </w:pPr>
            <w:r w:rsidRPr="00CF56A6">
              <w:rPr>
                <w:rFonts w:ascii="Arial" w:hAnsi="Arial" w:cs="Arial"/>
                <w:sz w:val="20"/>
                <w:szCs w:val="20"/>
              </w:rPr>
              <w:t>Цилиндр жидкости</w:t>
            </w:r>
          </w:p>
          <w:p w14:paraId="33EAD370" w14:textId="77777777" w:rsidR="00727575" w:rsidRPr="00CF56A6" w:rsidRDefault="00727575" w:rsidP="00727575">
            <w:pPr>
              <w:rPr>
                <w:rFonts w:ascii="Arial" w:hAnsi="Arial" w:cs="Arial"/>
                <w:sz w:val="20"/>
                <w:szCs w:val="20"/>
              </w:rPr>
            </w:pPr>
            <w:r w:rsidRPr="00CF56A6">
              <w:rPr>
                <w:rFonts w:ascii="Arial" w:hAnsi="Arial" w:cs="Arial"/>
                <w:sz w:val="20"/>
                <w:szCs w:val="20"/>
              </w:rPr>
              <w:t>Тепловой двигатель</w:t>
            </w:r>
          </w:p>
          <w:p w14:paraId="52BE2E40"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Гидравлическая турбина</w:t>
            </w:r>
          </w:p>
          <w:p w14:paraId="650140CA" w14:textId="77777777" w:rsidR="00727575" w:rsidRPr="00CF56A6" w:rsidRDefault="00727575" w:rsidP="00727575">
            <w:pPr>
              <w:rPr>
                <w:rFonts w:ascii="Arial" w:hAnsi="Arial" w:cs="Arial"/>
                <w:sz w:val="20"/>
                <w:szCs w:val="20"/>
              </w:rPr>
            </w:pPr>
            <w:r w:rsidRPr="00CF56A6">
              <w:rPr>
                <w:rFonts w:ascii="Arial" w:hAnsi="Arial" w:cs="Arial"/>
                <w:sz w:val="20"/>
                <w:szCs w:val="20"/>
              </w:rPr>
              <w:t>Механический привод</w:t>
            </w:r>
          </w:p>
          <w:p w14:paraId="7C1F62AA" w14:textId="77777777" w:rsidR="00727575" w:rsidRPr="00CF56A6" w:rsidRDefault="00727575" w:rsidP="00727575">
            <w:pPr>
              <w:rPr>
                <w:rFonts w:ascii="Arial" w:hAnsi="Arial" w:cs="Arial"/>
                <w:sz w:val="20"/>
                <w:szCs w:val="20"/>
              </w:rPr>
            </w:pPr>
            <w:r w:rsidRPr="00CF56A6">
              <w:rPr>
                <w:rFonts w:ascii="Arial" w:hAnsi="Arial" w:cs="Arial"/>
                <w:sz w:val="20"/>
                <w:szCs w:val="20"/>
              </w:rPr>
              <w:t>Пружинный привод</w:t>
            </w:r>
          </w:p>
          <w:p w14:paraId="5B19196E" w14:textId="77777777" w:rsidR="00727575" w:rsidRPr="00CF56A6" w:rsidRDefault="00727575" w:rsidP="00727575">
            <w:pPr>
              <w:rPr>
                <w:rFonts w:ascii="Arial" w:hAnsi="Arial" w:cs="Arial"/>
                <w:sz w:val="20"/>
                <w:szCs w:val="20"/>
              </w:rPr>
            </w:pPr>
            <w:r w:rsidRPr="00CF56A6">
              <w:rPr>
                <w:rFonts w:ascii="Arial" w:hAnsi="Arial" w:cs="Arial"/>
                <w:sz w:val="20"/>
                <w:szCs w:val="20"/>
              </w:rPr>
              <w:t>Паровая турбина</w:t>
            </w:r>
          </w:p>
          <w:p w14:paraId="6CF16C99" w14:textId="77777777" w:rsidR="00727575" w:rsidRPr="00CF56A6" w:rsidRDefault="00727575" w:rsidP="00727575">
            <w:pPr>
              <w:rPr>
                <w:rFonts w:ascii="Arial" w:hAnsi="Arial" w:cs="Arial"/>
                <w:sz w:val="20"/>
                <w:szCs w:val="20"/>
              </w:rPr>
            </w:pPr>
            <w:r w:rsidRPr="00CF56A6">
              <w:rPr>
                <w:rFonts w:ascii="Arial" w:hAnsi="Arial" w:cs="Arial"/>
                <w:sz w:val="20"/>
                <w:szCs w:val="20"/>
              </w:rPr>
              <w:t>Ветровая турбина</w:t>
            </w:r>
          </w:p>
        </w:tc>
        <w:tc>
          <w:tcPr>
            <w:tcW w:w="0" w:type="auto"/>
          </w:tcPr>
          <w:p w14:paraId="04E0090B"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Исполнительная катушка</w:t>
            </w:r>
          </w:p>
          <w:p w14:paraId="21C7AE5C" w14:textId="77777777" w:rsidR="00727575" w:rsidRPr="00CF56A6" w:rsidRDefault="00727575" w:rsidP="00727575">
            <w:pPr>
              <w:rPr>
                <w:rFonts w:ascii="Arial" w:hAnsi="Arial" w:cs="Arial"/>
                <w:sz w:val="20"/>
                <w:szCs w:val="20"/>
              </w:rPr>
            </w:pPr>
            <w:r w:rsidRPr="00CF56A6">
              <w:rPr>
                <w:rFonts w:ascii="Arial" w:hAnsi="Arial" w:cs="Arial"/>
                <w:sz w:val="20"/>
                <w:szCs w:val="20"/>
              </w:rPr>
              <w:t>Привод</w:t>
            </w:r>
          </w:p>
          <w:p w14:paraId="0478BE37" w14:textId="77777777" w:rsidR="00727575" w:rsidRPr="00CF56A6" w:rsidRDefault="00727575" w:rsidP="00727575">
            <w:pPr>
              <w:rPr>
                <w:rFonts w:ascii="Arial" w:hAnsi="Arial" w:cs="Arial"/>
                <w:sz w:val="20"/>
                <w:szCs w:val="20"/>
              </w:rPr>
            </w:pPr>
            <w:r w:rsidRPr="00CF56A6">
              <w:rPr>
                <w:rFonts w:ascii="Arial" w:hAnsi="Arial" w:cs="Arial"/>
                <w:sz w:val="20"/>
                <w:szCs w:val="20"/>
              </w:rPr>
              <w:t>Электрический двигатель</w:t>
            </w:r>
          </w:p>
          <w:p w14:paraId="2725FFB3" w14:textId="77777777" w:rsidR="00727575" w:rsidRPr="00CF56A6" w:rsidRDefault="00727575" w:rsidP="00727575">
            <w:pPr>
              <w:rPr>
                <w:rFonts w:ascii="Arial" w:hAnsi="Arial" w:cs="Arial"/>
                <w:sz w:val="20"/>
                <w:szCs w:val="20"/>
              </w:rPr>
            </w:pPr>
            <w:r w:rsidRPr="00CF56A6">
              <w:rPr>
                <w:rFonts w:ascii="Arial" w:hAnsi="Arial" w:cs="Arial"/>
                <w:sz w:val="20"/>
                <w:szCs w:val="20"/>
              </w:rPr>
              <w:t>Линейный двигатель</w:t>
            </w:r>
          </w:p>
        </w:tc>
      </w:tr>
      <w:tr w:rsidR="00727575" w:rsidRPr="00CF56A6" w14:paraId="0647B9EB" w14:textId="77777777" w:rsidTr="00CF56A6">
        <w:trPr>
          <w:trHeight w:val="20"/>
          <w:jc w:val="center"/>
        </w:trPr>
        <w:tc>
          <w:tcPr>
            <w:tcW w:w="0" w:type="auto"/>
          </w:tcPr>
          <w:p w14:paraId="65E1B8B5" w14:textId="77777777" w:rsidR="00727575" w:rsidRPr="00CF56A6" w:rsidRDefault="00727575" w:rsidP="00727575">
            <w:pPr>
              <w:rPr>
                <w:rFonts w:ascii="Arial" w:hAnsi="Arial" w:cs="Arial"/>
                <w:sz w:val="20"/>
                <w:szCs w:val="20"/>
              </w:rPr>
            </w:pPr>
            <w:r w:rsidRPr="00CF56A6">
              <w:rPr>
                <w:rFonts w:ascii="Arial" w:hAnsi="Arial" w:cs="Arial"/>
                <w:sz w:val="20"/>
                <w:szCs w:val="20"/>
              </w:rPr>
              <w:t>N</w:t>
            </w:r>
          </w:p>
        </w:tc>
        <w:tc>
          <w:tcPr>
            <w:tcW w:w="0" w:type="auto"/>
          </w:tcPr>
          <w:p w14:paraId="1F77EF44" w14:textId="77777777" w:rsidR="00727575" w:rsidRPr="00CF56A6" w:rsidRDefault="00727575"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5722D2AD" w14:textId="77777777" w:rsidR="00727575" w:rsidRPr="00CF56A6" w:rsidRDefault="00727575" w:rsidP="00727575">
            <w:pPr>
              <w:rPr>
                <w:rFonts w:ascii="Arial" w:hAnsi="Arial" w:cs="Arial"/>
                <w:sz w:val="20"/>
                <w:szCs w:val="20"/>
              </w:rPr>
            </w:pPr>
          </w:p>
        </w:tc>
        <w:tc>
          <w:tcPr>
            <w:tcW w:w="0" w:type="auto"/>
          </w:tcPr>
          <w:p w14:paraId="6DF921EB" w14:textId="77777777" w:rsidR="00727575" w:rsidRPr="00CF56A6" w:rsidRDefault="00727575" w:rsidP="00727575">
            <w:pPr>
              <w:rPr>
                <w:rFonts w:ascii="Arial" w:hAnsi="Arial" w:cs="Arial"/>
                <w:sz w:val="20"/>
                <w:szCs w:val="20"/>
              </w:rPr>
            </w:pPr>
          </w:p>
        </w:tc>
        <w:tc>
          <w:tcPr>
            <w:tcW w:w="0" w:type="auto"/>
          </w:tcPr>
          <w:p w14:paraId="099723DE" w14:textId="77777777" w:rsidR="00727575" w:rsidRPr="00CF56A6" w:rsidRDefault="00727575" w:rsidP="00727575">
            <w:pPr>
              <w:rPr>
                <w:rFonts w:ascii="Arial" w:hAnsi="Arial" w:cs="Arial"/>
                <w:sz w:val="20"/>
                <w:szCs w:val="20"/>
              </w:rPr>
            </w:pPr>
          </w:p>
        </w:tc>
      </w:tr>
      <w:tr w:rsidR="00727575" w:rsidRPr="00CF56A6" w14:paraId="402274B9" w14:textId="77777777" w:rsidTr="00CF56A6">
        <w:trPr>
          <w:trHeight w:val="20"/>
          <w:jc w:val="center"/>
        </w:trPr>
        <w:tc>
          <w:tcPr>
            <w:tcW w:w="0" w:type="auto"/>
          </w:tcPr>
          <w:p w14:paraId="08B41DAD" w14:textId="77777777" w:rsidR="00727575" w:rsidRPr="00CF56A6" w:rsidRDefault="00727575" w:rsidP="00727575">
            <w:pPr>
              <w:rPr>
                <w:rFonts w:ascii="Arial" w:hAnsi="Arial" w:cs="Arial"/>
                <w:sz w:val="20"/>
                <w:szCs w:val="20"/>
              </w:rPr>
            </w:pPr>
            <w:r w:rsidRPr="00CF56A6">
              <w:rPr>
                <w:rFonts w:ascii="Arial" w:hAnsi="Arial" w:cs="Arial"/>
                <w:sz w:val="20"/>
                <w:szCs w:val="20"/>
              </w:rPr>
              <w:t>O</w:t>
            </w:r>
          </w:p>
        </w:tc>
        <w:tc>
          <w:tcPr>
            <w:tcW w:w="0" w:type="auto"/>
          </w:tcPr>
          <w:p w14:paraId="00E33D42" w14:textId="77777777" w:rsidR="00727575" w:rsidRPr="00CF56A6" w:rsidRDefault="00727575" w:rsidP="00727575">
            <w:pPr>
              <w:rPr>
                <w:rFonts w:ascii="Arial" w:hAnsi="Arial" w:cs="Arial"/>
                <w:sz w:val="20"/>
                <w:szCs w:val="20"/>
              </w:rPr>
            </w:pPr>
            <w:r w:rsidRPr="00CF56A6">
              <w:rPr>
                <w:rFonts w:ascii="Arial" w:hAnsi="Arial" w:cs="Arial"/>
                <w:sz w:val="20"/>
                <w:szCs w:val="20"/>
              </w:rPr>
              <w:t>Не применяется</w:t>
            </w:r>
          </w:p>
        </w:tc>
        <w:tc>
          <w:tcPr>
            <w:tcW w:w="0" w:type="auto"/>
          </w:tcPr>
          <w:p w14:paraId="28B1C46D" w14:textId="77777777" w:rsidR="00727575" w:rsidRPr="00CF56A6" w:rsidRDefault="00727575" w:rsidP="00727575">
            <w:pPr>
              <w:rPr>
                <w:rFonts w:ascii="Arial" w:hAnsi="Arial" w:cs="Arial"/>
                <w:sz w:val="20"/>
                <w:szCs w:val="20"/>
              </w:rPr>
            </w:pPr>
            <w:r w:rsidRPr="00CF56A6">
              <w:rPr>
                <w:rFonts w:ascii="Arial" w:hAnsi="Arial" w:cs="Arial"/>
                <w:sz w:val="20"/>
                <w:szCs w:val="20"/>
              </w:rPr>
              <w:t>---</w:t>
            </w:r>
          </w:p>
        </w:tc>
        <w:tc>
          <w:tcPr>
            <w:tcW w:w="0" w:type="auto"/>
          </w:tcPr>
          <w:p w14:paraId="46C94CF6" w14:textId="77777777" w:rsidR="00727575" w:rsidRPr="00CF56A6" w:rsidRDefault="00727575" w:rsidP="00727575">
            <w:pPr>
              <w:rPr>
                <w:rFonts w:ascii="Arial" w:hAnsi="Arial" w:cs="Arial"/>
                <w:sz w:val="20"/>
                <w:szCs w:val="20"/>
              </w:rPr>
            </w:pPr>
            <w:r w:rsidRPr="00CF56A6">
              <w:rPr>
                <w:rFonts w:ascii="Arial" w:hAnsi="Arial" w:cs="Arial"/>
                <w:sz w:val="20"/>
                <w:szCs w:val="20"/>
              </w:rPr>
              <w:t>---</w:t>
            </w:r>
          </w:p>
        </w:tc>
        <w:tc>
          <w:tcPr>
            <w:tcW w:w="0" w:type="auto"/>
          </w:tcPr>
          <w:p w14:paraId="339A43A9" w14:textId="77777777" w:rsidR="00727575" w:rsidRPr="00CF56A6" w:rsidRDefault="00727575" w:rsidP="00727575">
            <w:pPr>
              <w:rPr>
                <w:rFonts w:ascii="Arial" w:hAnsi="Arial" w:cs="Arial"/>
                <w:sz w:val="20"/>
                <w:szCs w:val="20"/>
              </w:rPr>
            </w:pPr>
            <w:r w:rsidRPr="00CF56A6">
              <w:rPr>
                <w:rFonts w:ascii="Arial" w:hAnsi="Arial" w:cs="Arial"/>
                <w:sz w:val="20"/>
                <w:szCs w:val="20"/>
              </w:rPr>
              <w:t>---</w:t>
            </w:r>
          </w:p>
        </w:tc>
      </w:tr>
      <w:tr w:rsidR="00727575" w:rsidRPr="00CF56A6" w14:paraId="2CC4D588" w14:textId="77777777" w:rsidTr="00CF56A6">
        <w:trPr>
          <w:trHeight w:val="20"/>
          <w:jc w:val="center"/>
        </w:trPr>
        <w:tc>
          <w:tcPr>
            <w:tcW w:w="0" w:type="auto"/>
          </w:tcPr>
          <w:p w14:paraId="04E4BE3E" w14:textId="77777777" w:rsidR="00727575" w:rsidRPr="00CF56A6" w:rsidRDefault="00727575" w:rsidP="00727575">
            <w:pPr>
              <w:rPr>
                <w:rFonts w:ascii="Arial" w:hAnsi="Arial" w:cs="Arial"/>
                <w:sz w:val="20"/>
                <w:szCs w:val="20"/>
              </w:rPr>
            </w:pPr>
            <w:r w:rsidRPr="00CF56A6">
              <w:rPr>
                <w:rFonts w:ascii="Arial" w:hAnsi="Arial" w:cs="Arial"/>
                <w:sz w:val="20"/>
                <w:szCs w:val="20"/>
              </w:rPr>
              <w:t>P</w:t>
            </w:r>
          </w:p>
        </w:tc>
        <w:tc>
          <w:tcPr>
            <w:tcW w:w="0" w:type="auto"/>
          </w:tcPr>
          <w:p w14:paraId="56630C9D" w14:textId="77777777" w:rsidR="00727575" w:rsidRPr="00CF56A6" w:rsidRDefault="00727575" w:rsidP="00727575">
            <w:pPr>
              <w:rPr>
                <w:rFonts w:ascii="Arial" w:hAnsi="Arial" w:cs="Arial"/>
                <w:sz w:val="20"/>
                <w:szCs w:val="20"/>
              </w:rPr>
            </w:pPr>
            <w:r w:rsidRPr="00CF56A6">
              <w:rPr>
                <w:rFonts w:ascii="Arial" w:hAnsi="Arial" w:cs="Arial"/>
                <w:sz w:val="20"/>
                <w:szCs w:val="20"/>
              </w:rPr>
              <w:t>Представление информации</w:t>
            </w:r>
          </w:p>
        </w:tc>
        <w:tc>
          <w:tcPr>
            <w:tcW w:w="0" w:type="auto"/>
          </w:tcPr>
          <w:p w14:paraId="30E7D6CD" w14:textId="77777777" w:rsidR="00727575" w:rsidRPr="00CF56A6" w:rsidRDefault="00727575" w:rsidP="00727575">
            <w:pPr>
              <w:rPr>
                <w:rFonts w:ascii="Arial" w:hAnsi="Arial" w:cs="Arial"/>
                <w:sz w:val="20"/>
                <w:szCs w:val="20"/>
              </w:rPr>
            </w:pPr>
            <w:r w:rsidRPr="00CF56A6">
              <w:rPr>
                <w:rFonts w:ascii="Arial" w:hAnsi="Arial" w:cs="Arial"/>
                <w:sz w:val="20"/>
                <w:szCs w:val="20"/>
              </w:rPr>
              <w:t>Оповещение</w:t>
            </w:r>
          </w:p>
          <w:p w14:paraId="4928424D" w14:textId="77777777" w:rsidR="00727575" w:rsidRPr="00CF56A6" w:rsidRDefault="00727575" w:rsidP="00727575">
            <w:pPr>
              <w:rPr>
                <w:rFonts w:ascii="Arial" w:hAnsi="Arial" w:cs="Arial"/>
                <w:sz w:val="20"/>
                <w:szCs w:val="20"/>
              </w:rPr>
            </w:pPr>
            <w:r w:rsidRPr="00CF56A6">
              <w:rPr>
                <w:rFonts w:ascii="Arial" w:hAnsi="Arial" w:cs="Arial"/>
                <w:sz w:val="20"/>
                <w:szCs w:val="20"/>
              </w:rPr>
              <w:t>Коммуникация</w:t>
            </w:r>
          </w:p>
          <w:p w14:paraId="288456EC" w14:textId="77777777" w:rsidR="00727575" w:rsidRPr="00CF56A6" w:rsidRDefault="00727575" w:rsidP="00727575">
            <w:pPr>
              <w:rPr>
                <w:rFonts w:ascii="Arial" w:hAnsi="Arial" w:cs="Arial"/>
                <w:sz w:val="20"/>
                <w:szCs w:val="20"/>
              </w:rPr>
            </w:pPr>
            <w:r w:rsidRPr="00CF56A6">
              <w:rPr>
                <w:rFonts w:ascii="Arial" w:hAnsi="Arial" w:cs="Arial"/>
                <w:sz w:val="20"/>
                <w:szCs w:val="20"/>
              </w:rPr>
              <w:t>Отображение</w:t>
            </w:r>
          </w:p>
          <w:p w14:paraId="78075221" w14:textId="77777777" w:rsidR="00727575" w:rsidRPr="00CF56A6" w:rsidRDefault="00727575" w:rsidP="00727575">
            <w:pPr>
              <w:rPr>
                <w:rFonts w:ascii="Arial" w:hAnsi="Arial" w:cs="Arial"/>
                <w:sz w:val="20"/>
                <w:szCs w:val="20"/>
              </w:rPr>
            </w:pPr>
            <w:r w:rsidRPr="00CF56A6">
              <w:rPr>
                <w:rFonts w:ascii="Arial" w:hAnsi="Arial" w:cs="Arial"/>
                <w:sz w:val="20"/>
                <w:szCs w:val="20"/>
              </w:rPr>
              <w:t>Индикация</w:t>
            </w:r>
          </w:p>
          <w:p w14:paraId="4BE6B73F" w14:textId="77777777" w:rsidR="00727575" w:rsidRPr="00CF56A6" w:rsidRDefault="00727575" w:rsidP="00727575">
            <w:pPr>
              <w:rPr>
                <w:rFonts w:ascii="Arial" w:hAnsi="Arial" w:cs="Arial"/>
                <w:sz w:val="20"/>
                <w:szCs w:val="20"/>
              </w:rPr>
            </w:pPr>
            <w:r w:rsidRPr="00CF56A6">
              <w:rPr>
                <w:rFonts w:ascii="Arial" w:hAnsi="Arial" w:cs="Arial"/>
                <w:sz w:val="20"/>
                <w:szCs w:val="20"/>
              </w:rPr>
              <w:t>Информирование</w:t>
            </w:r>
          </w:p>
          <w:p w14:paraId="6D10BE15" w14:textId="77777777" w:rsidR="00727575" w:rsidRPr="00CF56A6" w:rsidRDefault="00727575" w:rsidP="00727575">
            <w:pPr>
              <w:rPr>
                <w:rFonts w:ascii="Arial" w:hAnsi="Arial" w:cs="Arial"/>
                <w:sz w:val="20"/>
                <w:szCs w:val="20"/>
              </w:rPr>
            </w:pPr>
            <w:r w:rsidRPr="00CF56A6">
              <w:rPr>
                <w:rFonts w:ascii="Arial" w:hAnsi="Arial" w:cs="Arial"/>
                <w:sz w:val="20"/>
                <w:szCs w:val="20"/>
              </w:rPr>
              <w:t>Измерение (представление переменных)</w:t>
            </w:r>
          </w:p>
          <w:p w14:paraId="36590F6F" w14:textId="77777777" w:rsidR="00727575" w:rsidRPr="00CF56A6" w:rsidRDefault="00727575" w:rsidP="00727575">
            <w:pPr>
              <w:rPr>
                <w:rFonts w:ascii="Arial" w:hAnsi="Arial" w:cs="Arial"/>
                <w:sz w:val="20"/>
                <w:szCs w:val="20"/>
              </w:rPr>
            </w:pPr>
            <w:r w:rsidRPr="00CF56A6">
              <w:rPr>
                <w:rFonts w:ascii="Arial" w:hAnsi="Arial" w:cs="Arial"/>
                <w:sz w:val="20"/>
                <w:szCs w:val="20"/>
              </w:rPr>
              <w:t>Представление</w:t>
            </w:r>
          </w:p>
          <w:p w14:paraId="11B1ED12" w14:textId="77777777" w:rsidR="00727575" w:rsidRPr="00CF56A6" w:rsidRDefault="00727575" w:rsidP="00727575">
            <w:pPr>
              <w:rPr>
                <w:rFonts w:ascii="Arial" w:hAnsi="Arial" w:cs="Arial"/>
                <w:sz w:val="20"/>
                <w:szCs w:val="20"/>
              </w:rPr>
            </w:pPr>
            <w:r w:rsidRPr="00CF56A6">
              <w:rPr>
                <w:rFonts w:ascii="Arial" w:hAnsi="Arial" w:cs="Arial"/>
                <w:sz w:val="20"/>
                <w:szCs w:val="20"/>
              </w:rPr>
              <w:t>Печать</w:t>
            </w:r>
          </w:p>
          <w:p w14:paraId="71E0738C" w14:textId="77777777" w:rsidR="00727575" w:rsidRPr="00CF56A6" w:rsidRDefault="00727575" w:rsidP="00727575">
            <w:pPr>
              <w:rPr>
                <w:rFonts w:ascii="Arial" w:hAnsi="Arial" w:cs="Arial"/>
                <w:sz w:val="20"/>
                <w:szCs w:val="20"/>
              </w:rPr>
            </w:pPr>
            <w:r w:rsidRPr="00CF56A6">
              <w:rPr>
                <w:rFonts w:ascii="Arial" w:hAnsi="Arial" w:cs="Arial"/>
                <w:sz w:val="20"/>
                <w:szCs w:val="20"/>
              </w:rPr>
              <w:t>Предупреждение</w:t>
            </w:r>
          </w:p>
        </w:tc>
        <w:tc>
          <w:tcPr>
            <w:tcW w:w="0" w:type="auto"/>
          </w:tcPr>
          <w:p w14:paraId="4ABDC1E9" w14:textId="77777777" w:rsidR="00727575" w:rsidRPr="00CF56A6" w:rsidRDefault="00727575" w:rsidP="00727575">
            <w:pPr>
              <w:rPr>
                <w:rFonts w:ascii="Arial" w:hAnsi="Arial" w:cs="Arial"/>
                <w:sz w:val="20"/>
                <w:szCs w:val="20"/>
              </w:rPr>
            </w:pPr>
            <w:r w:rsidRPr="00CF56A6">
              <w:rPr>
                <w:rFonts w:ascii="Arial" w:hAnsi="Arial" w:cs="Arial"/>
                <w:sz w:val="20"/>
                <w:szCs w:val="20"/>
              </w:rPr>
              <w:t>Баланс (для взвешивания)</w:t>
            </w:r>
          </w:p>
          <w:p w14:paraId="6CC4F1D1" w14:textId="77777777" w:rsidR="00727575" w:rsidRPr="00CF56A6" w:rsidRDefault="00727575" w:rsidP="00727575">
            <w:pPr>
              <w:rPr>
                <w:rFonts w:ascii="Arial" w:hAnsi="Arial" w:cs="Arial"/>
                <w:sz w:val="20"/>
                <w:szCs w:val="20"/>
              </w:rPr>
            </w:pPr>
            <w:r w:rsidRPr="00CF56A6">
              <w:rPr>
                <w:rFonts w:ascii="Arial" w:hAnsi="Arial" w:cs="Arial"/>
                <w:sz w:val="20"/>
                <w:szCs w:val="20"/>
              </w:rPr>
              <w:t>Колокол</w:t>
            </w:r>
          </w:p>
          <w:p w14:paraId="5A7DC786" w14:textId="77777777" w:rsidR="00727575" w:rsidRPr="00CF56A6" w:rsidRDefault="00727575" w:rsidP="00727575">
            <w:pPr>
              <w:rPr>
                <w:rFonts w:ascii="Arial" w:hAnsi="Arial" w:cs="Arial"/>
                <w:sz w:val="20"/>
                <w:szCs w:val="20"/>
              </w:rPr>
            </w:pPr>
            <w:r w:rsidRPr="00CF56A6">
              <w:rPr>
                <w:rFonts w:ascii="Arial" w:hAnsi="Arial" w:cs="Arial"/>
                <w:sz w:val="20"/>
                <w:szCs w:val="20"/>
              </w:rPr>
              <w:t>Часы</w:t>
            </w:r>
          </w:p>
          <w:p w14:paraId="265C4F66" w14:textId="77777777" w:rsidR="00727575" w:rsidRPr="00CF56A6" w:rsidRDefault="00727575" w:rsidP="00727575">
            <w:pPr>
              <w:rPr>
                <w:rFonts w:ascii="Arial" w:hAnsi="Arial" w:cs="Arial"/>
                <w:sz w:val="20"/>
                <w:szCs w:val="20"/>
              </w:rPr>
            </w:pPr>
            <w:r w:rsidRPr="00CF56A6">
              <w:rPr>
                <w:rFonts w:ascii="Arial" w:hAnsi="Arial" w:cs="Arial"/>
                <w:sz w:val="20"/>
                <w:szCs w:val="20"/>
              </w:rPr>
              <w:t>Расходомер</w:t>
            </w:r>
          </w:p>
          <w:p w14:paraId="3E5ECF3A" w14:textId="77777777" w:rsidR="00727575" w:rsidRPr="00CF56A6" w:rsidRDefault="00727575" w:rsidP="00727575">
            <w:pPr>
              <w:rPr>
                <w:rFonts w:ascii="Arial" w:hAnsi="Arial" w:cs="Arial"/>
                <w:sz w:val="20"/>
                <w:szCs w:val="20"/>
              </w:rPr>
            </w:pPr>
            <w:r w:rsidRPr="00CF56A6">
              <w:rPr>
                <w:rFonts w:ascii="Arial" w:hAnsi="Arial" w:cs="Arial"/>
                <w:sz w:val="20"/>
                <w:szCs w:val="20"/>
              </w:rPr>
              <w:t>Манометр</w:t>
            </w:r>
          </w:p>
          <w:p w14:paraId="5640AF5F" w14:textId="77777777" w:rsidR="00727575" w:rsidRPr="00CF56A6" w:rsidRDefault="00727575" w:rsidP="00727575">
            <w:pPr>
              <w:rPr>
                <w:rFonts w:ascii="Arial" w:hAnsi="Arial" w:cs="Arial"/>
                <w:sz w:val="20"/>
                <w:szCs w:val="20"/>
              </w:rPr>
            </w:pPr>
            <w:r w:rsidRPr="00CF56A6">
              <w:rPr>
                <w:rFonts w:ascii="Arial" w:hAnsi="Arial" w:cs="Arial"/>
                <w:sz w:val="20"/>
                <w:szCs w:val="20"/>
              </w:rPr>
              <w:t>Принтер</w:t>
            </w:r>
          </w:p>
          <w:p w14:paraId="0A94BE69" w14:textId="77777777" w:rsidR="00727575" w:rsidRPr="00CF56A6" w:rsidRDefault="00727575" w:rsidP="00727575">
            <w:pPr>
              <w:rPr>
                <w:rFonts w:ascii="Arial" w:hAnsi="Arial" w:cs="Arial"/>
                <w:sz w:val="20"/>
                <w:szCs w:val="20"/>
              </w:rPr>
            </w:pPr>
            <w:r w:rsidRPr="00CF56A6">
              <w:rPr>
                <w:rFonts w:ascii="Arial" w:hAnsi="Arial" w:cs="Arial"/>
                <w:sz w:val="20"/>
                <w:szCs w:val="20"/>
              </w:rPr>
              <w:t>Текстовый дисплей</w:t>
            </w:r>
          </w:p>
          <w:p w14:paraId="07596F08" w14:textId="77777777" w:rsidR="00727575" w:rsidRPr="00CF56A6" w:rsidRDefault="00727575" w:rsidP="00727575">
            <w:pPr>
              <w:rPr>
                <w:rFonts w:ascii="Arial" w:hAnsi="Arial" w:cs="Arial"/>
                <w:sz w:val="20"/>
                <w:szCs w:val="20"/>
              </w:rPr>
            </w:pPr>
            <w:r w:rsidRPr="00CF56A6">
              <w:rPr>
                <w:rFonts w:ascii="Arial" w:hAnsi="Arial" w:cs="Arial"/>
                <w:sz w:val="20"/>
                <w:szCs w:val="20"/>
              </w:rPr>
              <w:t>Термометр</w:t>
            </w:r>
          </w:p>
        </w:tc>
        <w:tc>
          <w:tcPr>
            <w:tcW w:w="0" w:type="auto"/>
          </w:tcPr>
          <w:p w14:paraId="0D0531D1" w14:textId="77777777" w:rsidR="00727575" w:rsidRPr="00CF56A6" w:rsidRDefault="00727575" w:rsidP="00727575">
            <w:pPr>
              <w:rPr>
                <w:rFonts w:ascii="Arial" w:hAnsi="Arial" w:cs="Arial"/>
                <w:sz w:val="20"/>
                <w:szCs w:val="20"/>
              </w:rPr>
            </w:pPr>
            <w:r w:rsidRPr="00CF56A6">
              <w:rPr>
                <w:rFonts w:ascii="Arial" w:hAnsi="Arial" w:cs="Arial"/>
                <w:sz w:val="20"/>
                <w:szCs w:val="20"/>
              </w:rPr>
              <w:t>Амперметр</w:t>
            </w:r>
          </w:p>
          <w:p w14:paraId="1B54E356" w14:textId="77777777" w:rsidR="00727575" w:rsidRPr="00CF56A6" w:rsidRDefault="00727575" w:rsidP="00727575">
            <w:pPr>
              <w:rPr>
                <w:rFonts w:ascii="Arial" w:hAnsi="Arial" w:cs="Arial"/>
                <w:sz w:val="20"/>
                <w:szCs w:val="20"/>
              </w:rPr>
            </w:pPr>
            <w:r w:rsidRPr="00CF56A6">
              <w:rPr>
                <w:rFonts w:ascii="Arial" w:hAnsi="Arial" w:cs="Arial"/>
                <w:sz w:val="20"/>
                <w:szCs w:val="20"/>
              </w:rPr>
              <w:t>Колокол</w:t>
            </w:r>
          </w:p>
          <w:p w14:paraId="22A22DDD" w14:textId="77777777" w:rsidR="00727575" w:rsidRPr="00CF56A6" w:rsidRDefault="00727575" w:rsidP="00727575">
            <w:pPr>
              <w:rPr>
                <w:rFonts w:ascii="Arial" w:hAnsi="Arial" w:cs="Arial"/>
                <w:sz w:val="20"/>
                <w:szCs w:val="20"/>
              </w:rPr>
            </w:pPr>
            <w:r w:rsidRPr="00CF56A6">
              <w:rPr>
                <w:rFonts w:ascii="Arial" w:hAnsi="Arial" w:cs="Arial"/>
                <w:sz w:val="20"/>
                <w:szCs w:val="20"/>
              </w:rPr>
              <w:t>Часы</w:t>
            </w:r>
          </w:p>
          <w:p w14:paraId="42C64609" w14:textId="77777777" w:rsidR="00727575" w:rsidRPr="00CF56A6" w:rsidRDefault="00727575" w:rsidP="00727575">
            <w:pPr>
              <w:rPr>
                <w:rFonts w:ascii="Arial" w:hAnsi="Arial" w:cs="Arial"/>
                <w:sz w:val="20"/>
                <w:szCs w:val="20"/>
              </w:rPr>
            </w:pPr>
            <w:r w:rsidRPr="00CF56A6">
              <w:rPr>
                <w:rFonts w:ascii="Arial" w:hAnsi="Arial" w:cs="Arial"/>
                <w:sz w:val="20"/>
                <w:szCs w:val="20"/>
              </w:rPr>
              <w:t>Непрерывный линейный рекордер</w:t>
            </w:r>
          </w:p>
          <w:p w14:paraId="4B799D70" w14:textId="77777777" w:rsidR="00727575" w:rsidRPr="00CF56A6" w:rsidRDefault="00CF56A6" w:rsidP="00727575">
            <w:pPr>
              <w:rPr>
                <w:rFonts w:ascii="Arial" w:hAnsi="Arial" w:cs="Arial"/>
                <w:sz w:val="20"/>
                <w:szCs w:val="20"/>
              </w:rPr>
            </w:pPr>
            <w:r w:rsidRPr="00CF56A6">
              <w:rPr>
                <w:rFonts w:ascii="Arial" w:hAnsi="Arial" w:cs="Arial"/>
                <w:sz w:val="20"/>
                <w:szCs w:val="20"/>
              </w:rPr>
              <w:t>Счётчик</w:t>
            </w:r>
            <w:r w:rsidR="00727575" w:rsidRPr="00CF56A6">
              <w:rPr>
                <w:rFonts w:ascii="Arial" w:hAnsi="Arial" w:cs="Arial"/>
                <w:sz w:val="20"/>
                <w:szCs w:val="20"/>
              </w:rPr>
              <w:t xml:space="preserve"> событий</w:t>
            </w:r>
          </w:p>
          <w:p w14:paraId="1399A72F" w14:textId="77777777" w:rsidR="00727575" w:rsidRPr="00CF56A6" w:rsidRDefault="00CF56A6" w:rsidP="00727575">
            <w:pPr>
              <w:rPr>
                <w:rFonts w:ascii="Arial" w:hAnsi="Arial" w:cs="Arial"/>
                <w:sz w:val="20"/>
                <w:szCs w:val="20"/>
              </w:rPr>
            </w:pPr>
            <w:r w:rsidRPr="00CF56A6">
              <w:rPr>
                <w:rFonts w:ascii="Arial" w:hAnsi="Arial" w:cs="Arial"/>
                <w:sz w:val="20"/>
                <w:szCs w:val="20"/>
              </w:rPr>
              <w:t>Счётчик</w:t>
            </w:r>
            <w:r w:rsidR="00727575" w:rsidRPr="00CF56A6">
              <w:rPr>
                <w:rFonts w:ascii="Arial" w:hAnsi="Arial" w:cs="Arial"/>
                <w:sz w:val="20"/>
                <w:szCs w:val="20"/>
              </w:rPr>
              <w:t xml:space="preserve"> Гейгера</w:t>
            </w:r>
          </w:p>
          <w:p w14:paraId="08AF7338" w14:textId="77777777" w:rsidR="00727575" w:rsidRPr="00CF56A6" w:rsidRDefault="00727575" w:rsidP="00727575">
            <w:pPr>
              <w:rPr>
                <w:rFonts w:ascii="Arial" w:hAnsi="Arial" w:cs="Arial"/>
                <w:sz w:val="20"/>
                <w:szCs w:val="20"/>
              </w:rPr>
            </w:pPr>
            <w:r w:rsidRPr="00CF56A6">
              <w:rPr>
                <w:rFonts w:ascii="Arial" w:hAnsi="Arial" w:cs="Arial"/>
                <w:sz w:val="20"/>
                <w:szCs w:val="20"/>
              </w:rPr>
              <w:t>Светодиод</w:t>
            </w:r>
          </w:p>
          <w:p w14:paraId="4DE3E736" w14:textId="77777777" w:rsidR="00727575" w:rsidRPr="00CF56A6" w:rsidRDefault="00727575" w:rsidP="00727575">
            <w:pPr>
              <w:rPr>
                <w:rFonts w:ascii="Arial" w:hAnsi="Arial" w:cs="Arial"/>
                <w:sz w:val="20"/>
                <w:szCs w:val="20"/>
              </w:rPr>
            </w:pPr>
            <w:r w:rsidRPr="00CF56A6">
              <w:rPr>
                <w:rFonts w:ascii="Arial" w:hAnsi="Arial" w:cs="Arial"/>
                <w:sz w:val="20"/>
                <w:szCs w:val="20"/>
              </w:rPr>
              <w:t>Репродуктор</w:t>
            </w:r>
          </w:p>
          <w:p w14:paraId="3B29E17A" w14:textId="77777777" w:rsidR="00727575" w:rsidRPr="00CF56A6" w:rsidRDefault="00727575" w:rsidP="00727575">
            <w:pPr>
              <w:rPr>
                <w:rFonts w:ascii="Arial" w:hAnsi="Arial" w:cs="Arial"/>
                <w:sz w:val="20"/>
                <w:szCs w:val="20"/>
              </w:rPr>
            </w:pPr>
            <w:r w:rsidRPr="00CF56A6">
              <w:rPr>
                <w:rFonts w:ascii="Arial" w:hAnsi="Arial" w:cs="Arial"/>
                <w:sz w:val="20"/>
                <w:szCs w:val="20"/>
              </w:rPr>
              <w:t>Принтер</w:t>
            </w:r>
          </w:p>
          <w:p w14:paraId="50BBDD83" w14:textId="77777777" w:rsidR="00727575" w:rsidRPr="00CF56A6" w:rsidRDefault="00727575" w:rsidP="00727575">
            <w:pPr>
              <w:rPr>
                <w:rFonts w:ascii="Arial" w:hAnsi="Arial" w:cs="Arial"/>
                <w:sz w:val="20"/>
                <w:szCs w:val="20"/>
              </w:rPr>
            </w:pPr>
            <w:r w:rsidRPr="00CF56A6">
              <w:rPr>
                <w:rFonts w:ascii="Arial" w:hAnsi="Arial" w:cs="Arial"/>
                <w:sz w:val="20"/>
                <w:szCs w:val="20"/>
              </w:rPr>
              <w:t>Вольтметр записи (в основном для целей презентации)</w:t>
            </w:r>
          </w:p>
          <w:p w14:paraId="522DBC69" w14:textId="77777777" w:rsidR="00727575" w:rsidRPr="00CF56A6" w:rsidRDefault="00727575" w:rsidP="00727575">
            <w:pPr>
              <w:rPr>
                <w:rFonts w:ascii="Arial" w:hAnsi="Arial" w:cs="Arial"/>
                <w:sz w:val="20"/>
                <w:szCs w:val="20"/>
              </w:rPr>
            </w:pPr>
            <w:r w:rsidRPr="00CF56A6">
              <w:rPr>
                <w:rFonts w:ascii="Arial" w:hAnsi="Arial" w:cs="Arial"/>
                <w:sz w:val="20"/>
                <w:szCs w:val="20"/>
              </w:rPr>
              <w:t>Сигнальная лампа</w:t>
            </w:r>
          </w:p>
          <w:p w14:paraId="3FA1EF79" w14:textId="77777777" w:rsidR="00727575" w:rsidRPr="00CF56A6" w:rsidRDefault="00727575" w:rsidP="00727575">
            <w:pPr>
              <w:rPr>
                <w:rFonts w:ascii="Arial" w:hAnsi="Arial" w:cs="Arial"/>
                <w:sz w:val="20"/>
                <w:szCs w:val="20"/>
              </w:rPr>
            </w:pPr>
            <w:r w:rsidRPr="00CF56A6">
              <w:rPr>
                <w:rFonts w:ascii="Arial" w:hAnsi="Arial" w:cs="Arial"/>
                <w:sz w:val="20"/>
                <w:szCs w:val="20"/>
              </w:rPr>
              <w:t>Сигнальный вибратор</w:t>
            </w:r>
          </w:p>
          <w:p w14:paraId="426CBAF1" w14:textId="77777777" w:rsidR="00727575" w:rsidRPr="00CF56A6" w:rsidRDefault="00727575" w:rsidP="00727575">
            <w:pPr>
              <w:rPr>
                <w:rFonts w:ascii="Arial" w:hAnsi="Arial" w:cs="Arial"/>
                <w:sz w:val="20"/>
                <w:szCs w:val="20"/>
              </w:rPr>
            </w:pPr>
            <w:r w:rsidRPr="00CF56A6">
              <w:rPr>
                <w:rFonts w:ascii="Arial" w:hAnsi="Arial" w:cs="Arial"/>
                <w:sz w:val="20"/>
                <w:szCs w:val="20"/>
              </w:rPr>
              <w:t>Синхроскоп</w:t>
            </w:r>
          </w:p>
          <w:p w14:paraId="604C7C0D" w14:textId="77777777" w:rsidR="00727575" w:rsidRPr="00CF56A6" w:rsidRDefault="00727575" w:rsidP="00727575">
            <w:pPr>
              <w:rPr>
                <w:rFonts w:ascii="Arial" w:hAnsi="Arial" w:cs="Arial"/>
                <w:sz w:val="20"/>
                <w:szCs w:val="20"/>
              </w:rPr>
            </w:pPr>
            <w:r w:rsidRPr="00CF56A6">
              <w:rPr>
                <w:rFonts w:ascii="Arial" w:hAnsi="Arial" w:cs="Arial"/>
                <w:sz w:val="20"/>
                <w:szCs w:val="20"/>
              </w:rPr>
              <w:t>Текстовый дисплей</w:t>
            </w:r>
          </w:p>
          <w:p w14:paraId="713FEA04" w14:textId="77777777" w:rsidR="00727575" w:rsidRPr="00CF56A6" w:rsidRDefault="00727575" w:rsidP="00727575">
            <w:pPr>
              <w:rPr>
                <w:rFonts w:ascii="Arial" w:hAnsi="Arial" w:cs="Arial"/>
                <w:sz w:val="20"/>
                <w:szCs w:val="20"/>
              </w:rPr>
            </w:pPr>
            <w:r w:rsidRPr="00CF56A6">
              <w:rPr>
                <w:rFonts w:ascii="Arial" w:hAnsi="Arial" w:cs="Arial"/>
                <w:sz w:val="20"/>
                <w:szCs w:val="20"/>
              </w:rPr>
              <w:t>Вольтметр</w:t>
            </w:r>
          </w:p>
          <w:p w14:paraId="3C019FDA" w14:textId="77777777" w:rsidR="00727575" w:rsidRPr="00CF56A6" w:rsidRDefault="00727575" w:rsidP="00727575">
            <w:pPr>
              <w:rPr>
                <w:rFonts w:ascii="Arial" w:hAnsi="Arial" w:cs="Arial"/>
                <w:sz w:val="20"/>
                <w:szCs w:val="20"/>
              </w:rPr>
            </w:pPr>
            <w:r w:rsidRPr="00CF56A6">
              <w:rPr>
                <w:rFonts w:ascii="Arial" w:hAnsi="Arial" w:cs="Arial"/>
                <w:sz w:val="20"/>
                <w:szCs w:val="20"/>
              </w:rPr>
              <w:t>ваттметр</w:t>
            </w:r>
          </w:p>
          <w:p w14:paraId="255E468A" w14:textId="77777777" w:rsidR="00727575" w:rsidRPr="00CF56A6" w:rsidRDefault="00CF56A6" w:rsidP="00727575">
            <w:pPr>
              <w:rPr>
                <w:rFonts w:ascii="Arial" w:hAnsi="Arial" w:cs="Arial"/>
                <w:sz w:val="20"/>
                <w:szCs w:val="20"/>
              </w:rPr>
            </w:pPr>
            <w:r w:rsidRPr="00CF56A6">
              <w:rPr>
                <w:rFonts w:ascii="Arial" w:hAnsi="Arial" w:cs="Arial"/>
                <w:sz w:val="20"/>
                <w:szCs w:val="20"/>
              </w:rPr>
              <w:t>Счётчик</w:t>
            </w:r>
            <w:r w:rsidR="00727575" w:rsidRPr="00CF56A6">
              <w:rPr>
                <w:rFonts w:ascii="Arial" w:hAnsi="Arial" w:cs="Arial"/>
                <w:sz w:val="20"/>
                <w:szCs w:val="20"/>
              </w:rPr>
              <w:t xml:space="preserve"> ватт-часов</w:t>
            </w:r>
          </w:p>
        </w:tc>
      </w:tr>
      <w:tr w:rsidR="00727575" w:rsidRPr="00CF56A6" w14:paraId="7476BE7A" w14:textId="77777777" w:rsidTr="00CF56A6">
        <w:trPr>
          <w:trHeight w:val="20"/>
          <w:jc w:val="center"/>
        </w:trPr>
        <w:tc>
          <w:tcPr>
            <w:tcW w:w="0" w:type="auto"/>
          </w:tcPr>
          <w:p w14:paraId="16407B21" w14:textId="77777777" w:rsidR="00727575" w:rsidRPr="00CF56A6" w:rsidRDefault="00727575" w:rsidP="00727575">
            <w:pPr>
              <w:rPr>
                <w:rFonts w:ascii="Arial" w:hAnsi="Arial" w:cs="Arial"/>
                <w:sz w:val="20"/>
                <w:szCs w:val="20"/>
              </w:rPr>
            </w:pPr>
            <w:r w:rsidRPr="00CF56A6">
              <w:rPr>
                <w:rFonts w:ascii="Arial" w:hAnsi="Arial" w:cs="Arial"/>
                <w:sz w:val="20"/>
                <w:szCs w:val="20"/>
              </w:rPr>
              <w:t>Q</w:t>
            </w:r>
          </w:p>
        </w:tc>
        <w:tc>
          <w:tcPr>
            <w:tcW w:w="0" w:type="auto"/>
          </w:tcPr>
          <w:p w14:paraId="42C067B9" w14:textId="77777777" w:rsidR="00727575" w:rsidRPr="00CF56A6" w:rsidRDefault="00727575" w:rsidP="00727575">
            <w:pPr>
              <w:rPr>
                <w:rFonts w:ascii="Arial" w:hAnsi="Arial" w:cs="Arial"/>
                <w:sz w:val="20"/>
                <w:szCs w:val="20"/>
              </w:rPr>
            </w:pPr>
            <w:r w:rsidRPr="00CF56A6">
              <w:rPr>
                <w:rFonts w:ascii="Arial" w:hAnsi="Arial" w:cs="Arial"/>
                <w:sz w:val="20"/>
                <w:szCs w:val="20"/>
              </w:rPr>
              <w:t>Контролируемое переключение или изменение потока энергии, сигналов (для сигналов в цепях управления, см. классы K и S) или материала</w:t>
            </w:r>
          </w:p>
        </w:tc>
        <w:tc>
          <w:tcPr>
            <w:tcW w:w="0" w:type="auto"/>
          </w:tcPr>
          <w:p w14:paraId="6A57E9AA" w14:textId="77777777" w:rsidR="00727575" w:rsidRPr="00CF56A6" w:rsidRDefault="00727575" w:rsidP="00727575">
            <w:pPr>
              <w:rPr>
                <w:rFonts w:ascii="Arial" w:hAnsi="Arial" w:cs="Arial"/>
                <w:sz w:val="20"/>
                <w:szCs w:val="20"/>
              </w:rPr>
            </w:pPr>
            <w:r w:rsidRPr="00CF56A6">
              <w:rPr>
                <w:rFonts w:ascii="Arial" w:hAnsi="Arial" w:cs="Arial"/>
                <w:sz w:val="20"/>
                <w:szCs w:val="20"/>
              </w:rPr>
              <w:t>Открытие (энергии, сигналов и потока материала)</w:t>
            </w:r>
          </w:p>
          <w:p w14:paraId="49AC0735" w14:textId="77777777" w:rsidR="00727575" w:rsidRPr="00CF56A6" w:rsidRDefault="00727575" w:rsidP="00727575">
            <w:pPr>
              <w:rPr>
                <w:rFonts w:ascii="Arial" w:hAnsi="Arial" w:cs="Arial"/>
                <w:sz w:val="20"/>
                <w:szCs w:val="20"/>
              </w:rPr>
            </w:pPr>
            <w:r w:rsidRPr="00CF56A6">
              <w:rPr>
                <w:rFonts w:ascii="Arial" w:hAnsi="Arial" w:cs="Arial"/>
                <w:sz w:val="20"/>
                <w:szCs w:val="20"/>
              </w:rPr>
              <w:t>Закрытие (энергии, сигналов и потока материала)</w:t>
            </w:r>
          </w:p>
          <w:p w14:paraId="679D5E09"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Переключение (энергии, сигналов и потока материала)</w:t>
            </w:r>
          </w:p>
          <w:p w14:paraId="1B2D5AAF" w14:textId="77777777" w:rsidR="00727575" w:rsidRPr="00CF56A6" w:rsidRDefault="00727575" w:rsidP="00727575">
            <w:pPr>
              <w:rPr>
                <w:rFonts w:ascii="Arial" w:hAnsi="Arial" w:cs="Arial"/>
                <w:sz w:val="20"/>
                <w:szCs w:val="20"/>
              </w:rPr>
            </w:pPr>
            <w:r w:rsidRPr="00CF56A6">
              <w:rPr>
                <w:rFonts w:ascii="Arial" w:hAnsi="Arial" w:cs="Arial"/>
                <w:sz w:val="20"/>
                <w:szCs w:val="20"/>
              </w:rPr>
              <w:t>Сжимание</w:t>
            </w:r>
          </w:p>
        </w:tc>
        <w:tc>
          <w:tcPr>
            <w:tcW w:w="0" w:type="auto"/>
          </w:tcPr>
          <w:p w14:paraId="35FCB621" w14:textId="77777777" w:rsidR="00727575" w:rsidRPr="00CF56A6" w:rsidRDefault="00727575" w:rsidP="00727575">
            <w:pPr>
              <w:rPr>
                <w:rFonts w:ascii="Arial" w:hAnsi="Arial" w:cs="Arial"/>
                <w:sz w:val="20"/>
                <w:szCs w:val="20"/>
              </w:rPr>
            </w:pPr>
            <w:r w:rsidRPr="00CF56A6">
              <w:rPr>
                <w:rFonts w:ascii="Arial" w:hAnsi="Arial" w:cs="Arial"/>
                <w:sz w:val="20"/>
                <w:szCs w:val="20"/>
              </w:rPr>
              <w:t>Тормоз</w:t>
            </w:r>
          </w:p>
          <w:p w14:paraId="3AE3DF90" w14:textId="77777777" w:rsidR="00727575" w:rsidRPr="00CF56A6" w:rsidRDefault="00727575" w:rsidP="00727575">
            <w:pPr>
              <w:rPr>
                <w:rFonts w:ascii="Arial" w:hAnsi="Arial" w:cs="Arial"/>
                <w:sz w:val="20"/>
                <w:szCs w:val="20"/>
              </w:rPr>
            </w:pPr>
            <w:r w:rsidRPr="00CF56A6">
              <w:rPr>
                <w:rFonts w:ascii="Arial" w:hAnsi="Arial" w:cs="Arial"/>
                <w:sz w:val="20"/>
                <w:szCs w:val="20"/>
              </w:rPr>
              <w:t>Регулирующий вентиль</w:t>
            </w:r>
          </w:p>
          <w:p w14:paraId="53046D67" w14:textId="77777777" w:rsidR="00727575" w:rsidRPr="00CF56A6" w:rsidRDefault="00727575" w:rsidP="00727575">
            <w:pPr>
              <w:rPr>
                <w:rFonts w:ascii="Arial" w:hAnsi="Arial" w:cs="Arial"/>
                <w:sz w:val="20"/>
                <w:szCs w:val="20"/>
              </w:rPr>
            </w:pPr>
            <w:r w:rsidRPr="00CF56A6">
              <w:rPr>
                <w:rFonts w:ascii="Arial" w:hAnsi="Arial" w:cs="Arial"/>
                <w:sz w:val="20"/>
                <w:szCs w:val="20"/>
              </w:rPr>
              <w:t>Дверь</w:t>
            </w:r>
          </w:p>
          <w:p w14:paraId="6BE5FD4E" w14:textId="77777777" w:rsidR="00727575" w:rsidRPr="00CF56A6" w:rsidRDefault="00727575" w:rsidP="00727575">
            <w:pPr>
              <w:rPr>
                <w:rFonts w:ascii="Arial" w:hAnsi="Arial" w:cs="Arial"/>
                <w:sz w:val="20"/>
                <w:szCs w:val="20"/>
              </w:rPr>
            </w:pPr>
            <w:r w:rsidRPr="00CF56A6">
              <w:rPr>
                <w:rFonts w:ascii="Arial" w:hAnsi="Arial" w:cs="Arial"/>
                <w:sz w:val="20"/>
                <w:szCs w:val="20"/>
              </w:rPr>
              <w:t>Ворота</w:t>
            </w:r>
          </w:p>
          <w:p w14:paraId="713380F6" w14:textId="77777777" w:rsidR="00727575" w:rsidRPr="00CF56A6" w:rsidRDefault="00727575" w:rsidP="00727575">
            <w:pPr>
              <w:rPr>
                <w:rFonts w:ascii="Arial" w:hAnsi="Arial" w:cs="Arial"/>
                <w:sz w:val="20"/>
                <w:szCs w:val="20"/>
              </w:rPr>
            </w:pPr>
            <w:r w:rsidRPr="00CF56A6">
              <w:rPr>
                <w:rFonts w:ascii="Arial" w:hAnsi="Arial" w:cs="Arial"/>
                <w:sz w:val="20"/>
                <w:szCs w:val="20"/>
              </w:rPr>
              <w:t>Клапан выключения</w:t>
            </w:r>
          </w:p>
          <w:p w14:paraId="5FE73F4C" w14:textId="77777777" w:rsidR="00727575" w:rsidRPr="00CF56A6" w:rsidRDefault="00727575" w:rsidP="00727575">
            <w:pPr>
              <w:rPr>
                <w:rFonts w:ascii="Arial" w:hAnsi="Arial" w:cs="Arial"/>
                <w:sz w:val="20"/>
                <w:szCs w:val="20"/>
              </w:rPr>
            </w:pPr>
            <w:r w:rsidRPr="00CF56A6">
              <w:rPr>
                <w:rFonts w:ascii="Arial" w:hAnsi="Arial" w:cs="Arial"/>
                <w:sz w:val="20"/>
                <w:szCs w:val="20"/>
              </w:rPr>
              <w:t>Замок</w:t>
            </w:r>
          </w:p>
        </w:tc>
        <w:tc>
          <w:tcPr>
            <w:tcW w:w="0" w:type="auto"/>
          </w:tcPr>
          <w:p w14:paraId="45743009" w14:textId="77777777" w:rsidR="00727575" w:rsidRPr="00CF56A6" w:rsidRDefault="00727575" w:rsidP="00727575">
            <w:pPr>
              <w:rPr>
                <w:rFonts w:ascii="Arial" w:hAnsi="Arial" w:cs="Arial"/>
                <w:sz w:val="20"/>
                <w:szCs w:val="20"/>
              </w:rPr>
            </w:pPr>
            <w:r w:rsidRPr="00CF56A6">
              <w:rPr>
                <w:rFonts w:ascii="Arial" w:hAnsi="Arial" w:cs="Arial"/>
                <w:sz w:val="20"/>
                <w:szCs w:val="20"/>
              </w:rPr>
              <w:t>Автоматический выключатель</w:t>
            </w:r>
          </w:p>
          <w:p w14:paraId="1563928D" w14:textId="77777777" w:rsidR="00727575" w:rsidRPr="00CF56A6" w:rsidRDefault="00727575" w:rsidP="00727575">
            <w:pPr>
              <w:rPr>
                <w:rFonts w:ascii="Arial" w:hAnsi="Arial" w:cs="Arial"/>
                <w:sz w:val="20"/>
                <w:szCs w:val="20"/>
              </w:rPr>
            </w:pPr>
            <w:r w:rsidRPr="00CF56A6">
              <w:rPr>
                <w:rFonts w:ascii="Arial" w:hAnsi="Arial" w:cs="Arial"/>
                <w:sz w:val="20"/>
                <w:szCs w:val="20"/>
              </w:rPr>
              <w:t>Контактор (для питания)</w:t>
            </w:r>
          </w:p>
          <w:p w14:paraId="27F9F76D" w14:textId="77777777" w:rsidR="00727575" w:rsidRPr="00CF56A6" w:rsidRDefault="00727575" w:rsidP="00727575">
            <w:pPr>
              <w:rPr>
                <w:rFonts w:ascii="Arial" w:hAnsi="Arial" w:cs="Arial"/>
                <w:sz w:val="20"/>
                <w:szCs w:val="20"/>
              </w:rPr>
            </w:pPr>
            <w:r w:rsidRPr="00CF56A6">
              <w:rPr>
                <w:rFonts w:ascii="Arial" w:hAnsi="Arial" w:cs="Arial"/>
                <w:sz w:val="20"/>
                <w:szCs w:val="20"/>
              </w:rPr>
              <w:t>разъединитель</w:t>
            </w:r>
          </w:p>
          <w:p w14:paraId="3B95E006"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 предохранителей (если основной целью является защита, см. Класс F)</w:t>
            </w:r>
          </w:p>
          <w:p w14:paraId="7FC00E55" w14:textId="77777777" w:rsidR="00727575" w:rsidRPr="00CF56A6" w:rsidRDefault="00727575" w:rsidP="00727575">
            <w:pPr>
              <w:rPr>
                <w:rFonts w:ascii="Arial" w:hAnsi="Arial" w:cs="Arial"/>
                <w:sz w:val="20"/>
                <w:szCs w:val="20"/>
              </w:rPr>
            </w:pPr>
            <w:r w:rsidRPr="00CF56A6">
              <w:rPr>
                <w:rFonts w:ascii="Arial" w:hAnsi="Arial" w:cs="Arial"/>
                <w:sz w:val="20"/>
                <w:szCs w:val="20"/>
              </w:rPr>
              <w:t>Предохранитель-разъединитель (если основной целью является защита, см. Класс F)</w:t>
            </w:r>
          </w:p>
          <w:p w14:paraId="05F2D003" w14:textId="77777777" w:rsidR="00727575" w:rsidRPr="00CF56A6" w:rsidRDefault="00727575" w:rsidP="00727575">
            <w:pPr>
              <w:rPr>
                <w:rFonts w:ascii="Arial" w:hAnsi="Arial" w:cs="Arial"/>
                <w:sz w:val="20"/>
                <w:szCs w:val="20"/>
              </w:rPr>
            </w:pPr>
            <w:r w:rsidRPr="00CF56A6">
              <w:rPr>
                <w:rFonts w:ascii="Arial" w:hAnsi="Arial" w:cs="Arial"/>
                <w:sz w:val="20"/>
                <w:szCs w:val="20"/>
              </w:rPr>
              <w:t>Стартер двигателя</w:t>
            </w:r>
          </w:p>
          <w:p w14:paraId="4F22C3C1" w14:textId="77777777" w:rsidR="00727575" w:rsidRPr="00CF56A6" w:rsidRDefault="00727575" w:rsidP="00727575">
            <w:pPr>
              <w:rPr>
                <w:rFonts w:ascii="Arial" w:hAnsi="Arial" w:cs="Arial"/>
                <w:sz w:val="20"/>
                <w:szCs w:val="20"/>
              </w:rPr>
            </w:pPr>
            <w:r w:rsidRPr="00CF56A6">
              <w:rPr>
                <w:rFonts w:ascii="Arial" w:hAnsi="Arial" w:cs="Arial"/>
                <w:sz w:val="20"/>
                <w:szCs w:val="20"/>
              </w:rPr>
              <w:t>Силовой транзистор</w:t>
            </w:r>
          </w:p>
          <w:p w14:paraId="03BC9397" w14:textId="77777777" w:rsidR="00727575" w:rsidRPr="00CF56A6" w:rsidRDefault="00727575" w:rsidP="00727575">
            <w:pPr>
              <w:rPr>
                <w:rFonts w:ascii="Arial" w:hAnsi="Arial" w:cs="Arial"/>
                <w:sz w:val="20"/>
                <w:szCs w:val="20"/>
              </w:rPr>
            </w:pPr>
            <w:r w:rsidRPr="00CF56A6">
              <w:rPr>
                <w:rFonts w:ascii="Arial" w:hAnsi="Arial" w:cs="Arial"/>
                <w:sz w:val="20"/>
                <w:szCs w:val="20"/>
              </w:rPr>
              <w:t>Тиристор</w:t>
            </w:r>
          </w:p>
        </w:tc>
      </w:tr>
      <w:tr w:rsidR="00727575" w:rsidRPr="00CF56A6" w14:paraId="7C913626" w14:textId="77777777" w:rsidTr="00CF56A6">
        <w:trPr>
          <w:trHeight w:val="20"/>
          <w:jc w:val="center"/>
        </w:trPr>
        <w:tc>
          <w:tcPr>
            <w:tcW w:w="0" w:type="auto"/>
          </w:tcPr>
          <w:p w14:paraId="0A76381F"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R</w:t>
            </w:r>
          </w:p>
        </w:tc>
        <w:tc>
          <w:tcPr>
            <w:tcW w:w="0" w:type="auto"/>
          </w:tcPr>
          <w:p w14:paraId="7453C304" w14:textId="77777777" w:rsidR="00727575" w:rsidRPr="00CF56A6" w:rsidRDefault="00727575" w:rsidP="00727575">
            <w:pPr>
              <w:rPr>
                <w:rFonts w:ascii="Arial" w:hAnsi="Arial" w:cs="Arial"/>
                <w:sz w:val="20"/>
                <w:szCs w:val="20"/>
              </w:rPr>
            </w:pPr>
            <w:r w:rsidRPr="00CF56A6">
              <w:rPr>
                <w:rFonts w:ascii="Arial" w:hAnsi="Arial" w:cs="Arial"/>
                <w:sz w:val="20"/>
                <w:szCs w:val="20"/>
              </w:rPr>
              <w:t xml:space="preserve">Ограничение или стабилизация </w:t>
            </w:r>
            <w:r w:rsidR="00CF56A6">
              <w:rPr>
                <w:rFonts w:ascii="Arial" w:hAnsi="Arial" w:cs="Arial"/>
                <w:sz w:val="20"/>
                <w:szCs w:val="20"/>
              </w:rPr>
              <w:t>движения</w:t>
            </w:r>
            <w:r w:rsidRPr="00CF56A6">
              <w:rPr>
                <w:rFonts w:ascii="Arial" w:hAnsi="Arial" w:cs="Arial"/>
                <w:sz w:val="20"/>
                <w:szCs w:val="20"/>
              </w:rPr>
              <w:t xml:space="preserve"> или потока энергии, информации или материала</w:t>
            </w:r>
          </w:p>
        </w:tc>
        <w:tc>
          <w:tcPr>
            <w:tcW w:w="0" w:type="auto"/>
          </w:tcPr>
          <w:p w14:paraId="4C6D74C7" w14:textId="77777777" w:rsidR="00727575" w:rsidRPr="00CF56A6" w:rsidRDefault="00727575" w:rsidP="00727575">
            <w:pPr>
              <w:rPr>
                <w:rFonts w:ascii="Arial" w:hAnsi="Arial" w:cs="Arial"/>
                <w:sz w:val="20"/>
                <w:szCs w:val="20"/>
              </w:rPr>
            </w:pPr>
            <w:r w:rsidRPr="00CF56A6">
              <w:rPr>
                <w:rFonts w:ascii="Arial" w:hAnsi="Arial" w:cs="Arial"/>
                <w:sz w:val="20"/>
                <w:szCs w:val="20"/>
              </w:rPr>
              <w:t>Блокировка</w:t>
            </w:r>
          </w:p>
          <w:p w14:paraId="1E25C7BE" w14:textId="77777777" w:rsidR="00727575" w:rsidRPr="00CF56A6" w:rsidRDefault="00727575" w:rsidP="00727575">
            <w:pPr>
              <w:rPr>
                <w:rFonts w:ascii="Arial" w:hAnsi="Arial" w:cs="Arial"/>
                <w:sz w:val="20"/>
                <w:szCs w:val="20"/>
              </w:rPr>
            </w:pPr>
            <w:r w:rsidRPr="00CF56A6">
              <w:rPr>
                <w:rFonts w:ascii="Arial" w:hAnsi="Arial" w:cs="Arial"/>
                <w:sz w:val="20"/>
                <w:szCs w:val="20"/>
              </w:rPr>
              <w:t>Демпфирование</w:t>
            </w:r>
          </w:p>
          <w:p w14:paraId="2A6C8882" w14:textId="77777777" w:rsidR="00727575" w:rsidRPr="00CF56A6" w:rsidRDefault="00727575" w:rsidP="00727575">
            <w:pPr>
              <w:rPr>
                <w:rFonts w:ascii="Arial" w:hAnsi="Arial" w:cs="Arial"/>
                <w:sz w:val="20"/>
                <w:szCs w:val="20"/>
              </w:rPr>
            </w:pPr>
            <w:r w:rsidRPr="00CF56A6">
              <w:rPr>
                <w:rFonts w:ascii="Arial" w:hAnsi="Arial" w:cs="Arial"/>
                <w:sz w:val="20"/>
                <w:szCs w:val="20"/>
              </w:rPr>
              <w:t>Ограничение</w:t>
            </w:r>
          </w:p>
          <w:p w14:paraId="20BDBDD1" w14:textId="77777777" w:rsidR="00727575" w:rsidRPr="00CF56A6" w:rsidRDefault="00727575" w:rsidP="00727575">
            <w:pPr>
              <w:rPr>
                <w:rFonts w:ascii="Arial" w:hAnsi="Arial" w:cs="Arial"/>
                <w:sz w:val="20"/>
                <w:szCs w:val="20"/>
              </w:rPr>
            </w:pPr>
            <w:r w:rsidRPr="00CF56A6">
              <w:rPr>
                <w:rFonts w:ascii="Arial" w:hAnsi="Arial" w:cs="Arial"/>
                <w:sz w:val="20"/>
                <w:szCs w:val="20"/>
              </w:rPr>
              <w:t>Разделение</w:t>
            </w:r>
          </w:p>
          <w:p w14:paraId="2A27C58E" w14:textId="77777777" w:rsidR="00727575" w:rsidRPr="00CF56A6" w:rsidRDefault="00727575" w:rsidP="00727575">
            <w:pPr>
              <w:rPr>
                <w:rFonts w:ascii="Arial" w:hAnsi="Arial" w:cs="Arial"/>
                <w:sz w:val="20"/>
                <w:szCs w:val="20"/>
              </w:rPr>
            </w:pPr>
            <w:r w:rsidRPr="00CF56A6">
              <w:rPr>
                <w:rFonts w:ascii="Arial" w:hAnsi="Arial" w:cs="Arial"/>
                <w:sz w:val="20"/>
                <w:szCs w:val="20"/>
              </w:rPr>
              <w:t>Стабилизация</w:t>
            </w:r>
          </w:p>
        </w:tc>
        <w:tc>
          <w:tcPr>
            <w:tcW w:w="0" w:type="auto"/>
          </w:tcPr>
          <w:p w14:paraId="52D2AF21" w14:textId="77777777" w:rsidR="00727575" w:rsidRPr="00CF56A6" w:rsidRDefault="00727575" w:rsidP="00727575">
            <w:pPr>
              <w:rPr>
                <w:rFonts w:ascii="Arial" w:hAnsi="Arial" w:cs="Arial"/>
                <w:sz w:val="20"/>
                <w:szCs w:val="20"/>
              </w:rPr>
            </w:pPr>
            <w:r w:rsidRPr="00CF56A6">
              <w:rPr>
                <w:rFonts w:ascii="Arial" w:hAnsi="Arial" w:cs="Arial"/>
                <w:sz w:val="20"/>
                <w:szCs w:val="20"/>
              </w:rPr>
              <w:t>Блокирующее устройство</w:t>
            </w:r>
          </w:p>
          <w:p w14:paraId="779556F5" w14:textId="77777777" w:rsidR="00727575" w:rsidRPr="00CF56A6" w:rsidRDefault="00727575" w:rsidP="00727575">
            <w:pPr>
              <w:rPr>
                <w:rFonts w:ascii="Arial" w:hAnsi="Arial" w:cs="Arial"/>
                <w:sz w:val="20"/>
                <w:szCs w:val="20"/>
              </w:rPr>
            </w:pPr>
            <w:r w:rsidRPr="00CF56A6">
              <w:rPr>
                <w:rFonts w:ascii="Arial" w:hAnsi="Arial" w:cs="Arial"/>
                <w:sz w:val="20"/>
                <w:szCs w:val="20"/>
              </w:rPr>
              <w:t>Обратный клапан</w:t>
            </w:r>
          </w:p>
          <w:p w14:paraId="3735EA44" w14:textId="77777777" w:rsidR="00727575" w:rsidRPr="00CF56A6" w:rsidRDefault="00727575" w:rsidP="00727575">
            <w:pPr>
              <w:rPr>
                <w:rFonts w:ascii="Arial" w:hAnsi="Arial" w:cs="Arial"/>
                <w:sz w:val="20"/>
                <w:szCs w:val="20"/>
              </w:rPr>
            </w:pPr>
            <w:r w:rsidRPr="00CF56A6">
              <w:rPr>
                <w:rFonts w:ascii="Arial" w:hAnsi="Arial" w:cs="Arial"/>
                <w:sz w:val="20"/>
                <w:szCs w:val="20"/>
              </w:rPr>
              <w:t>Ограда</w:t>
            </w:r>
          </w:p>
          <w:p w14:paraId="2A6916E2" w14:textId="77777777" w:rsidR="00727575" w:rsidRPr="00CF56A6" w:rsidRDefault="00727575" w:rsidP="00727575">
            <w:pPr>
              <w:rPr>
                <w:rFonts w:ascii="Arial" w:hAnsi="Arial" w:cs="Arial"/>
                <w:sz w:val="20"/>
                <w:szCs w:val="20"/>
              </w:rPr>
            </w:pPr>
            <w:r w:rsidRPr="00CF56A6">
              <w:rPr>
                <w:rFonts w:ascii="Arial" w:hAnsi="Arial" w:cs="Arial"/>
                <w:sz w:val="20"/>
                <w:szCs w:val="20"/>
              </w:rPr>
              <w:t>Задвижка</w:t>
            </w:r>
          </w:p>
          <w:p w14:paraId="1C9FB053" w14:textId="77777777" w:rsidR="00727575" w:rsidRPr="00CF56A6" w:rsidRDefault="00727575" w:rsidP="00727575">
            <w:pPr>
              <w:rPr>
                <w:rFonts w:ascii="Arial" w:hAnsi="Arial" w:cs="Arial"/>
                <w:sz w:val="20"/>
                <w:szCs w:val="20"/>
              </w:rPr>
            </w:pPr>
            <w:r w:rsidRPr="00CF56A6">
              <w:rPr>
                <w:rFonts w:ascii="Arial" w:hAnsi="Arial" w:cs="Arial"/>
                <w:sz w:val="20"/>
                <w:szCs w:val="20"/>
              </w:rPr>
              <w:t>Замок</w:t>
            </w:r>
          </w:p>
          <w:p w14:paraId="353C19EC" w14:textId="77777777" w:rsidR="00727575" w:rsidRPr="00CF56A6" w:rsidRDefault="00727575" w:rsidP="00727575">
            <w:pPr>
              <w:rPr>
                <w:rFonts w:ascii="Arial" w:hAnsi="Arial" w:cs="Arial"/>
                <w:sz w:val="20"/>
                <w:szCs w:val="20"/>
              </w:rPr>
            </w:pPr>
            <w:r w:rsidRPr="00CF56A6">
              <w:rPr>
                <w:rFonts w:ascii="Arial" w:hAnsi="Arial" w:cs="Arial"/>
                <w:sz w:val="20"/>
                <w:szCs w:val="20"/>
              </w:rPr>
              <w:t>Диафрагма</w:t>
            </w:r>
          </w:p>
          <w:p w14:paraId="5DBB4E4C" w14:textId="77777777" w:rsidR="00727575" w:rsidRPr="00CF56A6" w:rsidRDefault="00727575" w:rsidP="00727575">
            <w:pPr>
              <w:rPr>
                <w:rFonts w:ascii="Arial" w:hAnsi="Arial" w:cs="Arial"/>
                <w:sz w:val="20"/>
                <w:szCs w:val="20"/>
              </w:rPr>
            </w:pPr>
            <w:r w:rsidRPr="00CF56A6">
              <w:rPr>
                <w:rFonts w:ascii="Arial" w:hAnsi="Arial" w:cs="Arial"/>
                <w:sz w:val="20"/>
                <w:szCs w:val="20"/>
              </w:rPr>
              <w:t>Амортизатор</w:t>
            </w:r>
          </w:p>
          <w:p w14:paraId="75B79219" w14:textId="77777777" w:rsidR="00727575" w:rsidRPr="00CF56A6" w:rsidRDefault="00727575" w:rsidP="00727575">
            <w:pPr>
              <w:rPr>
                <w:rFonts w:ascii="Arial" w:hAnsi="Arial" w:cs="Arial"/>
                <w:sz w:val="20"/>
                <w:szCs w:val="20"/>
              </w:rPr>
            </w:pPr>
            <w:r w:rsidRPr="00CF56A6">
              <w:rPr>
                <w:rFonts w:ascii="Arial" w:hAnsi="Arial" w:cs="Arial"/>
                <w:sz w:val="20"/>
                <w:szCs w:val="20"/>
              </w:rPr>
              <w:t>Ставень</w:t>
            </w:r>
          </w:p>
        </w:tc>
        <w:tc>
          <w:tcPr>
            <w:tcW w:w="0" w:type="auto"/>
          </w:tcPr>
          <w:p w14:paraId="1E6CB6C8" w14:textId="77777777" w:rsidR="00727575" w:rsidRPr="00CF56A6" w:rsidRDefault="00727575" w:rsidP="00727575">
            <w:pPr>
              <w:rPr>
                <w:rFonts w:ascii="Arial" w:hAnsi="Arial" w:cs="Arial"/>
                <w:sz w:val="20"/>
                <w:szCs w:val="20"/>
              </w:rPr>
            </w:pPr>
            <w:r w:rsidRPr="00CF56A6">
              <w:rPr>
                <w:rFonts w:ascii="Arial" w:hAnsi="Arial" w:cs="Arial"/>
                <w:sz w:val="20"/>
                <w:szCs w:val="20"/>
              </w:rPr>
              <w:t>Диод</w:t>
            </w:r>
          </w:p>
          <w:p w14:paraId="4BACC722" w14:textId="77777777" w:rsidR="00727575" w:rsidRPr="00CF56A6" w:rsidRDefault="00727575" w:rsidP="00727575">
            <w:pPr>
              <w:rPr>
                <w:rFonts w:ascii="Arial" w:hAnsi="Arial" w:cs="Arial"/>
                <w:sz w:val="20"/>
                <w:szCs w:val="20"/>
              </w:rPr>
            </w:pPr>
            <w:r w:rsidRPr="00CF56A6">
              <w:rPr>
                <w:rFonts w:ascii="Arial" w:hAnsi="Arial" w:cs="Arial"/>
                <w:sz w:val="20"/>
                <w:szCs w:val="20"/>
              </w:rPr>
              <w:t>Индуктор</w:t>
            </w:r>
          </w:p>
          <w:p w14:paraId="3E605132" w14:textId="77777777" w:rsidR="00727575" w:rsidRPr="00CF56A6" w:rsidRDefault="00727575" w:rsidP="00727575">
            <w:pPr>
              <w:rPr>
                <w:rFonts w:ascii="Arial" w:hAnsi="Arial" w:cs="Arial"/>
                <w:sz w:val="20"/>
                <w:szCs w:val="20"/>
              </w:rPr>
            </w:pPr>
            <w:r w:rsidRPr="00CF56A6">
              <w:rPr>
                <w:rFonts w:ascii="Arial" w:hAnsi="Arial" w:cs="Arial"/>
                <w:sz w:val="20"/>
                <w:szCs w:val="20"/>
              </w:rPr>
              <w:t>Ограничитель</w:t>
            </w:r>
          </w:p>
          <w:p w14:paraId="1017CFF2" w14:textId="77777777" w:rsidR="00727575" w:rsidRPr="00CF56A6" w:rsidRDefault="00727575" w:rsidP="00727575">
            <w:pPr>
              <w:rPr>
                <w:rFonts w:ascii="Arial" w:hAnsi="Arial" w:cs="Arial"/>
                <w:sz w:val="20"/>
                <w:szCs w:val="20"/>
              </w:rPr>
            </w:pPr>
            <w:r w:rsidRPr="00CF56A6">
              <w:rPr>
                <w:rFonts w:ascii="Arial" w:hAnsi="Arial" w:cs="Arial"/>
                <w:sz w:val="20"/>
                <w:szCs w:val="20"/>
              </w:rPr>
              <w:t>Резистор</w:t>
            </w:r>
          </w:p>
        </w:tc>
      </w:tr>
      <w:tr w:rsidR="00727575" w:rsidRPr="00CF56A6" w14:paraId="7C6419FE" w14:textId="77777777" w:rsidTr="00CF56A6">
        <w:trPr>
          <w:trHeight w:val="20"/>
          <w:jc w:val="center"/>
        </w:trPr>
        <w:tc>
          <w:tcPr>
            <w:tcW w:w="0" w:type="auto"/>
          </w:tcPr>
          <w:p w14:paraId="69D75BB2" w14:textId="77777777" w:rsidR="00727575" w:rsidRPr="00CF56A6" w:rsidRDefault="00727575" w:rsidP="00727575">
            <w:pPr>
              <w:rPr>
                <w:rFonts w:ascii="Arial" w:hAnsi="Arial" w:cs="Arial"/>
                <w:sz w:val="20"/>
                <w:szCs w:val="20"/>
              </w:rPr>
            </w:pPr>
            <w:r w:rsidRPr="00CF56A6">
              <w:rPr>
                <w:rFonts w:ascii="Arial" w:hAnsi="Arial" w:cs="Arial"/>
                <w:sz w:val="20"/>
                <w:szCs w:val="20"/>
              </w:rPr>
              <w:t>S</w:t>
            </w:r>
          </w:p>
        </w:tc>
        <w:tc>
          <w:tcPr>
            <w:tcW w:w="0" w:type="auto"/>
          </w:tcPr>
          <w:p w14:paraId="05E59A4D"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 ручного управления в сигнал для дальнейшей обработки</w:t>
            </w:r>
          </w:p>
        </w:tc>
        <w:tc>
          <w:tcPr>
            <w:tcW w:w="0" w:type="auto"/>
          </w:tcPr>
          <w:p w14:paraId="545D3F42" w14:textId="77777777" w:rsidR="00727575" w:rsidRPr="00CF56A6" w:rsidRDefault="00727575" w:rsidP="00727575">
            <w:pPr>
              <w:rPr>
                <w:rFonts w:ascii="Arial" w:hAnsi="Arial" w:cs="Arial"/>
                <w:sz w:val="20"/>
                <w:szCs w:val="20"/>
              </w:rPr>
            </w:pPr>
            <w:r w:rsidRPr="00CF56A6">
              <w:rPr>
                <w:rFonts w:ascii="Arial" w:hAnsi="Arial" w:cs="Arial"/>
                <w:sz w:val="20"/>
                <w:szCs w:val="20"/>
              </w:rPr>
              <w:t>Воздействие</w:t>
            </w:r>
          </w:p>
          <w:p w14:paraId="1850A52A" w14:textId="77777777" w:rsidR="00727575" w:rsidRPr="00CF56A6" w:rsidRDefault="00727575" w:rsidP="00727575">
            <w:pPr>
              <w:rPr>
                <w:rFonts w:ascii="Arial" w:hAnsi="Arial" w:cs="Arial"/>
                <w:sz w:val="20"/>
                <w:szCs w:val="20"/>
              </w:rPr>
            </w:pPr>
            <w:r w:rsidRPr="00CF56A6">
              <w:rPr>
                <w:rFonts w:ascii="Arial" w:hAnsi="Arial" w:cs="Arial"/>
                <w:sz w:val="20"/>
                <w:szCs w:val="20"/>
              </w:rPr>
              <w:t>Ручное управление</w:t>
            </w:r>
          </w:p>
          <w:p w14:paraId="68DCFC18" w14:textId="77777777" w:rsidR="00727575" w:rsidRPr="00CF56A6" w:rsidRDefault="00727575" w:rsidP="00727575">
            <w:pPr>
              <w:rPr>
                <w:rFonts w:ascii="Arial" w:hAnsi="Arial" w:cs="Arial"/>
                <w:sz w:val="20"/>
                <w:szCs w:val="20"/>
              </w:rPr>
            </w:pPr>
            <w:r w:rsidRPr="00CF56A6">
              <w:rPr>
                <w:rFonts w:ascii="Arial" w:hAnsi="Arial" w:cs="Arial"/>
                <w:sz w:val="20"/>
                <w:szCs w:val="20"/>
              </w:rPr>
              <w:t>Выбор</w:t>
            </w:r>
          </w:p>
        </w:tc>
        <w:tc>
          <w:tcPr>
            <w:tcW w:w="0" w:type="auto"/>
          </w:tcPr>
          <w:p w14:paraId="00C01BA2" w14:textId="77777777" w:rsidR="00727575" w:rsidRPr="00CF56A6" w:rsidRDefault="00727575" w:rsidP="00727575">
            <w:pPr>
              <w:rPr>
                <w:rFonts w:ascii="Arial" w:hAnsi="Arial" w:cs="Arial"/>
                <w:sz w:val="20"/>
                <w:szCs w:val="20"/>
              </w:rPr>
            </w:pPr>
            <w:r w:rsidRPr="00CF56A6">
              <w:rPr>
                <w:rFonts w:ascii="Arial" w:hAnsi="Arial" w:cs="Arial"/>
                <w:sz w:val="20"/>
                <w:szCs w:val="20"/>
              </w:rPr>
              <w:t>Кнопочный клапан</w:t>
            </w:r>
          </w:p>
          <w:p w14:paraId="64F0D371"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w:t>
            </w:r>
          </w:p>
        </w:tc>
        <w:tc>
          <w:tcPr>
            <w:tcW w:w="0" w:type="auto"/>
          </w:tcPr>
          <w:p w14:paraId="05EC7BBC"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 управления</w:t>
            </w:r>
          </w:p>
          <w:p w14:paraId="5C538687" w14:textId="77777777" w:rsidR="00727575" w:rsidRPr="00CF56A6" w:rsidRDefault="00727575" w:rsidP="00727575">
            <w:pPr>
              <w:rPr>
                <w:rFonts w:ascii="Arial" w:hAnsi="Arial" w:cs="Arial"/>
                <w:sz w:val="20"/>
                <w:szCs w:val="20"/>
              </w:rPr>
            </w:pPr>
            <w:r w:rsidRPr="00CF56A6">
              <w:rPr>
                <w:rFonts w:ascii="Arial" w:hAnsi="Arial" w:cs="Arial"/>
                <w:sz w:val="20"/>
                <w:szCs w:val="20"/>
              </w:rPr>
              <w:t>Беспроводная мышь</w:t>
            </w:r>
          </w:p>
          <w:p w14:paraId="0B5CE1D5"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 несоответствия</w:t>
            </w:r>
          </w:p>
          <w:p w14:paraId="0550545E" w14:textId="77777777" w:rsidR="00727575" w:rsidRPr="00CF56A6" w:rsidRDefault="00727575" w:rsidP="00727575">
            <w:pPr>
              <w:rPr>
                <w:rFonts w:ascii="Arial" w:hAnsi="Arial" w:cs="Arial"/>
                <w:sz w:val="20"/>
                <w:szCs w:val="20"/>
              </w:rPr>
            </w:pPr>
            <w:r w:rsidRPr="00CF56A6">
              <w:rPr>
                <w:rFonts w:ascii="Arial" w:hAnsi="Arial" w:cs="Arial"/>
                <w:sz w:val="20"/>
                <w:szCs w:val="20"/>
              </w:rPr>
              <w:t>Клавиатура</w:t>
            </w:r>
          </w:p>
          <w:p w14:paraId="75C13F29" w14:textId="77777777" w:rsidR="00727575" w:rsidRPr="00CF56A6" w:rsidRDefault="00727575" w:rsidP="00727575">
            <w:pPr>
              <w:rPr>
                <w:rFonts w:ascii="Arial" w:hAnsi="Arial" w:cs="Arial"/>
                <w:sz w:val="20"/>
                <w:szCs w:val="20"/>
              </w:rPr>
            </w:pPr>
            <w:r w:rsidRPr="00CF56A6">
              <w:rPr>
                <w:rFonts w:ascii="Arial" w:hAnsi="Arial" w:cs="Arial"/>
                <w:sz w:val="20"/>
                <w:szCs w:val="20"/>
              </w:rPr>
              <w:t>Световое перо</w:t>
            </w:r>
          </w:p>
          <w:p w14:paraId="11A0FDC3" w14:textId="77777777" w:rsidR="00727575" w:rsidRPr="00CF56A6" w:rsidRDefault="00727575" w:rsidP="00727575">
            <w:pPr>
              <w:rPr>
                <w:rFonts w:ascii="Arial" w:hAnsi="Arial" w:cs="Arial"/>
                <w:sz w:val="20"/>
                <w:szCs w:val="20"/>
              </w:rPr>
            </w:pPr>
            <w:r w:rsidRPr="00CF56A6">
              <w:rPr>
                <w:rFonts w:ascii="Arial" w:hAnsi="Arial" w:cs="Arial"/>
                <w:sz w:val="20"/>
                <w:szCs w:val="20"/>
              </w:rPr>
              <w:t>Кнопочный переключатель</w:t>
            </w:r>
          </w:p>
          <w:p w14:paraId="6833CAAC"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w:t>
            </w:r>
          </w:p>
          <w:p w14:paraId="25F32877" w14:textId="77777777" w:rsidR="00727575" w:rsidRPr="00CF56A6" w:rsidRDefault="00727575" w:rsidP="00727575">
            <w:pPr>
              <w:rPr>
                <w:rFonts w:ascii="Arial" w:hAnsi="Arial" w:cs="Arial"/>
                <w:sz w:val="20"/>
                <w:szCs w:val="20"/>
              </w:rPr>
            </w:pPr>
            <w:r w:rsidRPr="00CF56A6">
              <w:rPr>
                <w:rFonts w:ascii="Arial" w:hAnsi="Arial" w:cs="Arial"/>
                <w:sz w:val="20"/>
                <w:szCs w:val="20"/>
              </w:rPr>
              <w:t>Регулятор заданного значения</w:t>
            </w:r>
          </w:p>
        </w:tc>
      </w:tr>
      <w:tr w:rsidR="00727575" w:rsidRPr="00CF56A6" w14:paraId="6147596E" w14:textId="77777777" w:rsidTr="00CF56A6">
        <w:trPr>
          <w:trHeight w:val="20"/>
          <w:jc w:val="center"/>
        </w:trPr>
        <w:tc>
          <w:tcPr>
            <w:tcW w:w="0" w:type="auto"/>
          </w:tcPr>
          <w:p w14:paraId="27463164" w14:textId="77777777" w:rsidR="00727575" w:rsidRPr="00CF56A6" w:rsidRDefault="00727575" w:rsidP="00727575">
            <w:pPr>
              <w:rPr>
                <w:rFonts w:ascii="Arial" w:hAnsi="Arial" w:cs="Arial"/>
                <w:sz w:val="20"/>
                <w:szCs w:val="20"/>
              </w:rPr>
            </w:pPr>
            <w:r w:rsidRPr="00CF56A6">
              <w:rPr>
                <w:rFonts w:ascii="Arial" w:hAnsi="Arial" w:cs="Arial"/>
                <w:sz w:val="20"/>
                <w:szCs w:val="20"/>
              </w:rPr>
              <w:t>T</w:t>
            </w:r>
          </w:p>
        </w:tc>
        <w:tc>
          <w:tcPr>
            <w:tcW w:w="0" w:type="auto"/>
          </w:tcPr>
          <w:p w14:paraId="4AE19694"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 энергии, поддерживая вид энергии</w:t>
            </w:r>
          </w:p>
          <w:p w14:paraId="4B5A9005"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 установленного сигнала, поддерживающего содержание информации</w:t>
            </w:r>
          </w:p>
          <w:p w14:paraId="6C53EB00"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 формы материала</w:t>
            </w:r>
          </w:p>
        </w:tc>
        <w:tc>
          <w:tcPr>
            <w:tcW w:w="0" w:type="auto"/>
          </w:tcPr>
          <w:p w14:paraId="6A6B615F" w14:textId="77777777" w:rsidR="00727575" w:rsidRPr="00CF56A6" w:rsidRDefault="00727575" w:rsidP="00727575">
            <w:pPr>
              <w:rPr>
                <w:rFonts w:ascii="Arial" w:hAnsi="Arial" w:cs="Arial"/>
                <w:sz w:val="20"/>
                <w:szCs w:val="20"/>
              </w:rPr>
            </w:pPr>
            <w:r w:rsidRPr="00CF56A6">
              <w:rPr>
                <w:rFonts w:ascii="Arial" w:hAnsi="Arial" w:cs="Arial"/>
                <w:sz w:val="20"/>
                <w:szCs w:val="20"/>
              </w:rPr>
              <w:t>Усиление</w:t>
            </w:r>
          </w:p>
          <w:p w14:paraId="34837BD0" w14:textId="77777777" w:rsidR="00727575" w:rsidRPr="00CF56A6" w:rsidRDefault="00727575" w:rsidP="00727575">
            <w:pPr>
              <w:rPr>
                <w:rFonts w:ascii="Arial" w:hAnsi="Arial" w:cs="Arial"/>
                <w:sz w:val="20"/>
                <w:szCs w:val="20"/>
              </w:rPr>
            </w:pPr>
            <w:r w:rsidRPr="00CF56A6">
              <w:rPr>
                <w:rFonts w:ascii="Arial" w:hAnsi="Arial" w:cs="Arial"/>
                <w:sz w:val="20"/>
                <w:szCs w:val="20"/>
              </w:rPr>
              <w:t>Модуляция</w:t>
            </w:r>
          </w:p>
          <w:p w14:paraId="3331AF88"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w:t>
            </w:r>
          </w:p>
          <w:p w14:paraId="1427CD80" w14:textId="77777777" w:rsidR="00727575" w:rsidRPr="00CF56A6" w:rsidRDefault="00727575" w:rsidP="00727575">
            <w:pPr>
              <w:rPr>
                <w:rFonts w:ascii="Arial" w:hAnsi="Arial" w:cs="Arial"/>
                <w:sz w:val="20"/>
                <w:szCs w:val="20"/>
              </w:rPr>
            </w:pPr>
            <w:r w:rsidRPr="00CF56A6">
              <w:rPr>
                <w:rFonts w:ascii="Arial" w:hAnsi="Arial" w:cs="Arial"/>
                <w:sz w:val="20"/>
                <w:szCs w:val="20"/>
              </w:rPr>
              <w:t>Кастинг</w:t>
            </w:r>
          </w:p>
          <w:p w14:paraId="560359DA" w14:textId="77777777" w:rsidR="00727575" w:rsidRPr="00CF56A6" w:rsidRDefault="00727575" w:rsidP="00727575">
            <w:pPr>
              <w:rPr>
                <w:rFonts w:ascii="Arial" w:hAnsi="Arial" w:cs="Arial"/>
                <w:sz w:val="20"/>
                <w:szCs w:val="20"/>
              </w:rPr>
            </w:pPr>
            <w:r w:rsidRPr="00CF56A6">
              <w:rPr>
                <w:rFonts w:ascii="Arial" w:hAnsi="Arial" w:cs="Arial"/>
                <w:sz w:val="20"/>
                <w:szCs w:val="20"/>
              </w:rPr>
              <w:t>Сжимание</w:t>
            </w:r>
          </w:p>
          <w:p w14:paraId="599ADC6E" w14:textId="77777777" w:rsidR="00727575" w:rsidRPr="00CF56A6" w:rsidRDefault="00727575" w:rsidP="00727575">
            <w:pPr>
              <w:rPr>
                <w:rFonts w:ascii="Arial" w:hAnsi="Arial" w:cs="Arial"/>
                <w:sz w:val="20"/>
                <w:szCs w:val="20"/>
              </w:rPr>
            </w:pPr>
            <w:r w:rsidRPr="00CF56A6">
              <w:rPr>
                <w:rFonts w:ascii="Arial" w:hAnsi="Arial" w:cs="Arial"/>
                <w:sz w:val="20"/>
                <w:szCs w:val="20"/>
              </w:rPr>
              <w:t>Конвертация</w:t>
            </w:r>
          </w:p>
          <w:p w14:paraId="250758CE" w14:textId="77777777" w:rsidR="00727575" w:rsidRPr="00CF56A6" w:rsidRDefault="00727575" w:rsidP="00727575">
            <w:pPr>
              <w:rPr>
                <w:rFonts w:ascii="Arial" w:hAnsi="Arial" w:cs="Arial"/>
                <w:sz w:val="20"/>
                <w:szCs w:val="20"/>
              </w:rPr>
            </w:pPr>
            <w:r w:rsidRPr="00CF56A6">
              <w:rPr>
                <w:rFonts w:ascii="Arial" w:hAnsi="Arial" w:cs="Arial"/>
                <w:sz w:val="20"/>
                <w:szCs w:val="20"/>
              </w:rPr>
              <w:t>Резка</w:t>
            </w:r>
          </w:p>
          <w:p w14:paraId="25E69F72" w14:textId="77777777" w:rsidR="00727575" w:rsidRPr="00CF56A6" w:rsidRDefault="00727575" w:rsidP="00727575">
            <w:pPr>
              <w:rPr>
                <w:rFonts w:ascii="Arial" w:hAnsi="Arial" w:cs="Arial"/>
                <w:sz w:val="20"/>
                <w:szCs w:val="20"/>
              </w:rPr>
            </w:pPr>
            <w:r w:rsidRPr="00CF56A6">
              <w:rPr>
                <w:rFonts w:ascii="Arial" w:hAnsi="Arial" w:cs="Arial"/>
                <w:sz w:val="20"/>
                <w:szCs w:val="20"/>
              </w:rPr>
              <w:t>Деформирование материала</w:t>
            </w:r>
          </w:p>
          <w:p w14:paraId="1B7F8C44" w14:textId="77777777" w:rsidR="00727575" w:rsidRPr="00CF56A6" w:rsidRDefault="00727575" w:rsidP="00727575">
            <w:pPr>
              <w:rPr>
                <w:rFonts w:ascii="Arial" w:hAnsi="Arial" w:cs="Arial"/>
                <w:sz w:val="20"/>
                <w:szCs w:val="20"/>
              </w:rPr>
            </w:pPr>
            <w:r w:rsidRPr="00CF56A6">
              <w:rPr>
                <w:rFonts w:ascii="Arial" w:hAnsi="Arial" w:cs="Arial"/>
                <w:sz w:val="20"/>
                <w:szCs w:val="20"/>
              </w:rPr>
              <w:t>Расширение</w:t>
            </w:r>
          </w:p>
          <w:p w14:paraId="0734DADB" w14:textId="77777777" w:rsidR="00727575" w:rsidRPr="00CF56A6" w:rsidRDefault="00727575" w:rsidP="00727575">
            <w:pPr>
              <w:rPr>
                <w:rFonts w:ascii="Arial" w:hAnsi="Arial" w:cs="Arial"/>
                <w:sz w:val="20"/>
                <w:szCs w:val="20"/>
              </w:rPr>
            </w:pPr>
            <w:r w:rsidRPr="00CF56A6">
              <w:rPr>
                <w:rFonts w:ascii="Arial" w:hAnsi="Arial" w:cs="Arial"/>
                <w:sz w:val="20"/>
                <w:szCs w:val="20"/>
              </w:rPr>
              <w:t>Ковка</w:t>
            </w:r>
          </w:p>
          <w:p w14:paraId="11BCC859" w14:textId="77777777" w:rsidR="00727575" w:rsidRPr="00CF56A6" w:rsidRDefault="00727575" w:rsidP="00727575">
            <w:pPr>
              <w:rPr>
                <w:rFonts w:ascii="Arial" w:hAnsi="Arial" w:cs="Arial"/>
                <w:sz w:val="20"/>
                <w:szCs w:val="20"/>
              </w:rPr>
            </w:pPr>
            <w:r w:rsidRPr="00CF56A6">
              <w:rPr>
                <w:rFonts w:ascii="Arial" w:hAnsi="Arial" w:cs="Arial"/>
                <w:sz w:val="20"/>
                <w:szCs w:val="20"/>
              </w:rPr>
              <w:t>Шлифовка</w:t>
            </w:r>
          </w:p>
          <w:p w14:paraId="125EA812" w14:textId="77777777" w:rsidR="00727575" w:rsidRPr="00CF56A6" w:rsidRDefault="00727575" w:rsidP="00727575">
            <w:pPr>
              <w:rPr>
                <w:rFonts w:ascii="Arial" w:hAnsi="Arial" w:cs="Arial"/>
                <w:sz w:val="20"/>
                <w:szCs w:val="20"/>
              </w:rPr>
            </w:pPr>
            <w:r w:rsidRPr="00CF56A6">
              <w:rPr>
                <w:rFonts w:ascii="Arial" w:hAnsi="Arial" w:cs="Arial"/>
                <w:sz w:val="20"/>
                <w:szCs w:val="20"/>
              </w:rPr>
              <w:t>Прокатка</w:t>
            </w:r>
          </w:p>
          <w:p w14:paraId="546274AF" w14:textId="77777777" w:rsidR="00727575" w:rsidRPr="00CF56A6" w:rsidRDefault="00727575" w:rsidP="00727575">
            <w:pPr>
              <w:rPr>
                <w:rFonts w:ascii="Arial" w:hAnsi="Arial" w:cs="Arial"/>
                <w:sz w:val="20"/>
                <w:szCs w:val="20"/>
              </w:rPr>
            </w:pPr>
            <w:r w:rsidRPr="00CF56A6">
              <w:rPr>
                <w:rFonts w:ascii="Arial" w:hAnsi="Arial" w:cs="Arial"/>
                <w:sz w:val="20"/>
                <w:szCs w:val="20"/>
              </w:rPr>
              <w:t>Увеличение размера</w:t>
            </w:r>
          </w:p>
          <w:p w14:paraId="6023359D" w14:textId="77777777" w:rsidR="00727575" w:rsidRPr="00CF56A6" w:rsidRDefault="00727575" w:rsidP="00727575">
            <w:pPr>
              <w:rPr>
                <w:rFonts w:ascii="Arial" w:hAnsi="Arial" w:cs="Arial"/>
                <w:sz w:val="20"/>
                <w:szCs w:val="20"/>
              </w:rPr>
            </w:pPr>
            <w:r w:rsidRPr="00CF56A6">
              <w:rPr>
                <w:rFonts w:ascii="Arial" w:hAnsi="Arial" w:cs="Arial"/>
                <w:sz w:val="20"/>
                <w:szCs w:val="20"/>
              </w:rPr>
              <w:t>Уменьшение размера</w:t>
            </w:r>
          </w:p>
          <w:p w14:paraId="41CCB249" w14:textId="77777777" w:rsidR="00727575" w:rsidRPr="00CF56A6" w:rsidRDefault="00727575" w:rsidP="00727575">
            <w:pPr>
              <w:rPr>
                <w:rFonts w:ascii="Arial" w:hAnsi="Arial" w:cs="Arial"/>
                <w:sz w:val="20"/>
                <w:szCs w:val="20"/>
              </w:rPr>
            </w:pPr>
            <w:r w:rsidRPr="00CF56A6">
              <w:rPr>
                <w:rFonts w:ascii="Arial" w:hAnsi="Arial" w:cs="Arial"/>
                <w:sz w:val="20"/>
                <w:szCs w:val="20"/>
              </w:rPr>
              <w:t>Поворот</w:t>
            </w:r>
          </w:p>
        </w:tc>
        <w:tc>
          <w:tcPr>
            <w:tcW w:w="0" w:type="auto"/>
          </w:tcPr>
          <w:p w14:paraId="64E063B9" w14:textId="77777777" w:rsidR="00727575" w:rsidRPr="00CF56A6" w:rsidRDefault="00727575" w:rsidP="00727575">
            <w:pPr>
              <w:rPr>
                <w:rFonts w:ascii="Arial" w:hAnsi="Arial" w:cs="Arial"/>
                <w:sz w:val="20"/>
                <w:szCs w:val="20"/>
              </w:rPr>
            </w:pPr>
            <w:r w:rsidRPr="00CF56A6">
              <w:rPr>
                <w:rFonts w:ascii="Arial" w:hAnsi="Arial" w:cs="Arial"/>
                <w:sz w:val="20"/>
                <w:szCs w:val="20"/>
              </w:rPr>
              <w:t>Усилитель жидкости</w:t>
            </w:r>
          </w:p>
          <w:p w14:paraId="0F5E9BCF" w14:textId="77777777" w:rsidR="00727575" w:rsidRPr="00CF56A6" w:rsidRDefault="00727575" w:rsidP="00727575">
            <w:pPr>
              <w:rPr>
                <w:rFonts w:ascii="Arial" w:hAnsi="Arial" w:cs="Arial"/>
                <w:sz w:val="20"/>
                <w:szCs w:val="20"/>
              </w:rPr>
            </w:pPr>
            <w:r w:rsidRPr="00CF56A6">
              <w:rPr>
                <w:rFonts w:ascii="Arial" w:hAnsi="Arial" w:cs="Arial"/>
                <w:sz w:val="20"/>
                <w:szCs w:val="20"/>
              </w:rPr>
              <w:t>Автоматическая коробка</w:t>
            </w:r>
          </w:p>
          <w:p w14:paraId="3B8C0162" w14:textId="77777777" w:rsidR="00727575" w:rsidRPr="00CF56A6" w:rsidRDefault="00727575" w:rsidP="00727575">
            <w:pPr>
              <w:rPr>
                <w:rFonts w:ascii="Arial" w:hAnsi="Arial" w:cs="Arial"/>
                <w:sz w:val="20"/>
                <w:szCs w:val="20"/>
              </w:rPr>
            </w:pPr>
            <w:r w:rsidRPr="00CF56A6">
              <w:rPr>
                <w:rFonts w:ascii="Arial" w:hAnsi="Arial" w:cs="Arial"/>
                <w:sz w:val="20"/>
                <w:szCs w:val="20"/>
              </w:rPr>
              <w:t>Усилитель давления</w:t>
            </w:r>
          </w:p>
          <w:p w14:paraId="051DD463" w14:textId="77777777" w:rsidR="00727575" w:rsidRPr="00CF56A6" w:rsidRDefault="00727575" w:rsidP="00727575">
            <w:pPr>
              <w:rPr>
                <w:rFonts w:ascii="Arial" w:hAnsi="Arial" w:cs="Arial"/>
                <w:sz w:val="20"/>
                <w:szCs w:val="20"/>
              </w:rPr>
            </w:pPr>
            <w:r w:rsidRPr="00CF56A6">
              <w:rPr>
                <w:rFonts w:ascii="Arial" w:hAnsi="Arial" w:cs="Arial"/>
                <w:sz w:val="20"/>
                <w:szCs w:val="20"/>
              </w:rPr>
              <w:t>Моментный преобразователь</w:t>
            </w:r>
          </w:p>
          <w:p w14:paraId="64698DE3" w14:textId="77777777" w:rsidR="00727575" w:rsidRPr="00CF56A6" w:rsidRDefault="00727575" w:rsidP="00727575">
            <w:pPr>
              <w:rPr>
                <w:rFonts w:ascii="Arial" w:hAnsi="Arial" w:cs="Arial"/>
                <w:sz w:val="20"/>
                <w:szCs w:val="20"/>
              </w:rPr>
            </w:pPr>
            <w:r w:rsidRPr="00CF56A6">
              <w:rPr>
                <w:rFonts w:ascii="Arial" w:hAnsi="Arial" w:cs="Arial"/>
                <w:sz w:val="20"/>
                <w:szCs w:val="20"/>
              </w:rPr>
              <w:t>Литейная машина</w:t>
            </w:r>
          </w:p>
          <w:p w14:paraId="407538F2" w14:textId="77777777" w:rsidR="00727575" w:rsidRPr="00CF56A6" w:rsidRDefault="00727575" w:rsidP="00727575">
            <w:pPr>
              <w:rPr>
                <w:rFonts w:ascii="Arial" w:hAnsi="Arial" w:cs="Arial"/>
                <w:sz w:val="20"/>
                <w:szCs w:val="20"/>
              </w:rPr>
            </w:pPr>
            <w:r w:rsidRPr="00CF56A6">
              <w:rPr>
                <w:rFonts w:ascii="Arial" w:hAnsi="Arial" w:cs="Arial"/>
                <w:sz w:val="20"/>
                <w:szCs w:val="20"/>
              </w:rPr>
              <w:t>Экструдер</w:t>
            </w:r>
          </w:p>
          <w:p w14:paraId="6C1682F0" w14:textId="77777777" w:rsidR="00727575" w:rsidRPr="00CF56A6" w:rsidRDefault="00727575" w:rsidP="00727575">
            <w:pPr>
              <w:rPr>
                <w:rFonts w:ascii="Arial" w:hAnsi="Arial" w:cs="Arial"/>
                <w:sz w:val="20"/>
                <w:szCs w:val="20"/>
              </w:rPr>
            </w:pPr>
            <w:r w:rsidRPr="00CF56A6">
              <w:rPr>
                <w:rFonts w:ascii="Arial" w:hAnsi="Arial" w:cs="Arial"/>
                <w:sz w:val="20"/>
                <w:szCs w:val="20"/>
              </w:rPr>
              <w:t>Пила</w:t>
            </w:r>
          </w:p>
        </w:tc>
        <w:tc>
          <w:tcPr>
            <w:tcW w:w="0" w:type="auto"/>
          </w:tcPr>
          <w:p w14:paraId="36AA2806"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Преобразователь переменного / постоянного тока</w:t>
            </w:r>
          </w:p>
          <w:p w14:paraId="38CE4B51" w14:textId="77777777" w:rsidR="00727575" w:rsidRPr="00CF56A6" w:rsidRDefault="00727575" w:rsidP="00727575">
            <w:pPr>
              <w:rPr>
                <w:rFonts w:ascii="Arial" w:hAnsi="Arial" w:cs="Arial"/>
                <w:sz w:val="20"/>
                <w:szCs w:val="20"/>
              </w:rPr>
            </w:pPr>
            <w:r w:rsidRPr="00CF56A6">
              <w:rPr>
                <w:rFonts w:ascii="Arial" w:hAnsi="Arial" w:cs="Arial"/>
                <w:sz w:val="20"/>
                <w:szCs w:val="20"/>
              </w:rPr>
              <w:t>Антенна</w:t>
            </w:r>
          </w:p>
          <w:p w14:paraId="5D2C33CC" w14:textId="77777777" w:rsidR="00727575" w:rsidRPr="00CF56A6" w:rsidRDefault="00727575" w:rsidP="00727575">
            <w:pPr>
              <w:rPr>
                <w:rFonts w:ascii="Arial" w:hAnsi="Arial" w:cs="Arial"/>
                <w:sz w:val="20"/>
                <w:szCs w:val="20"/>
              </w:rPr>
            </w:pPr>
            <w:r w:rsidRPr="00CF56A6">
              <w:rPr>
                <w:rFonts w:ascii="Arial" w:hAnsi="Arial" w:cs="Arial"/>
                <w:sz w:val="20"/>
                <w:szCs w:val="20"/>
              </w:rPr>
              <w:t>Усилитель</w:t>
            </w:r>
          </w:p>
          <w:p w14:paraId="03CBFCFE" w14:textId="77777777" w:rsidR="00727575" w:rsidRPr="00CF56A6" w:rsidRDefault="00727575" w:rsidP="00727575">
            <w:pPr>
              <w:rPr>
                <w:rFonts w:ascii="Arial" w:hAnsi="Arial" w:cs="Arial"/>
                <w:sz w:val="20"/>
                <w:szCs w:val="20"/>
              </w:rPr>
            </w:pPr>
            <w:r w:rsidRPr="00CF56A6">
              <w:rPr>
                <w:rFonts w:ascii="Arial" w:hAnsi="Arial" w:cs="Arial"/>
                <w:sz w:val="20"/>
                <w:szCs w:val="20"/>
              </w:rPr>
              <w:t>Электрический преобразователь</w:t>
            </w:r>
          </w:p>
          <w:p w14:paraId="43B5549F"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Преобразователь частоты</w:t>
            </w:r>
          </w:p>
          <w:p w14:paraId="1E7C2205" w14:textId="77777777" w:rsidR="00727575" w:rsidRPr="00CF56A6" w:rsidRDefault="00727575" w:rsidP="00727575">
            <w:pPr>
              <w:rPr>
                <w:rFonts w:ascii="Arial" w:hAnsi="Arial" w:cs="Arial"/>
                <w:sz w:val="20"/>
                <w:szCs w:val="20"/>
              </w:rPr>
            </w:pPr>
            <w:r w:rsidRPr="00CF56A6">
              <w:rPr>
                <w:rFonts w:ascii="Arial" w:hAnsi="Arial" w:cs="Arial"/>
                <w:sz w:val="20"/>
                <w:szCs w:val="20"/>
              </w:rPr>
              <w:t>Силовой трансформатор</w:t>
            </w:r>
          </w:p>
          <w:p w14:paraId="1B31CD85" w14:textId="77777777" w:rsidR="00727575" w:rsidRPr="00CF56A6" w:rsidRDefault="00727575" w:rsidP="00727575">
            <w:pPr>
              <w:rPr>
                <w:rFonts w:ascii="Arial" w:hAnsi="Arial" w:cs="Arial"/>
                <w:sz w:val="20"/>
                <w:szCs w:val="20"/>
              </w:rPr>
            </w:pPr>
            <w:r w:rsidRPr="00CF56A6">
              <w:rPr>
                <w:rFonts w:ascii="Arial" w:hAnsi="Arial" w:cs="Arial"/>
                <w:sz w:val="20"/>
                <w:szCs w:val="20"/>
              </w:rPr>
              <w:t>Выпрямитель</w:t>
            </w:r>
          </w:p>
          <w:p w14:paraId="60A62787"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Преобразователь сигналов</w:t>
            </w:r>
          </w:p>
        </w:tc>
      </w:tr>
      <w:tr w:rsidR="00727575" w:rsidRPr="00CF56A6" w14:paraId="5138E07C" w14:textId="77777777" w:rsidTr="00CF56A6">
        <w:trPr>
          <w:trHeight w:val="20"/>
          <w:jc w:val="center"/>
        </w:trPr>
        <w:tc>
          <w:tcPr>
            <w:tcW w:w="0" w:type="auto"/>
          </w:tcPr>
          <w:p w14:paraId="093EC6AD" w14:textId="77777777" w:rsidR="00727575" w:rsidRPr="00CF56A6" w:rsidRDefault="00727575" w:rsidP="00727575">
            <w:pPr>
              <w:rPr>
                <w:rFonts w:ascii="Arial" w:hAnsi="Arial" w:cs="Arial"/>
                <w:sz w:val="20"/>
                <w:szCs w:val="20"/>
              </w:rPr>
            </w:pPr>
            <w:r w:rsidRPr="00CF56A6">
              <w:rPr>
                <w:rFonts w:ascii="Arial" w:hAnsi="Arial" w:cs="Arial"/>
                <w:sz w:val="20"/>
                <w:szCs w:val="20"/>
              </w:rPr>
              <w:t>U</w:t>
            </w:r>
          </w:p>
        </w:tc>
        <w:tc>
          <w:tcPr>
            <w:tcW w:w="0" w:type="auto"/>
          </w:tcPr>
          <w:p w14:paraId="48589C09" w14:textId="77777777" w:rsidR="00727575" w:rsidRPr="00CF56A6" w:rsidRDefault="00727575" w:rsidP="00727575">
            <w:pPr>
              <w:rPr>
                <w:rFonts w:ascii="Arial" w:hAnsi="Arial" w:cs="Arial"/>
                <w:sz w:val="20"/>
                <w:szCs w:val="20"/>
              </w:rPr>
            </w:pPr>
            <w:r w:rsidRPr="00CF56A6">
              <w:rPr>
                <w:rFonts w:ascii="Arial" w:hAnsi="Arial" w:cs="Arial"/>
                <w:sz w:val="20"/>
                <w:szCs w:val="20"/>
              </w:rPr>
              <w:t>Сохранение объектов в определенном месте</w:t>
            </w:r>
          </w:p>
        </w:tc>
        <w:tc>
          <w:tcPr>
            <w:tcW w:w="0" w:type="auto"/>
          </w:tcPr>
          <w:p w14:paraId="0A66E029" w14:textId="77777777" w:rsidR="00727575" w:rsidRPr="00CF56A6" w:rsidRDefault="00727575" w:rsidP="00727575">
            <w:pPr>
              <w:rPr>
                <w:rFonts w:ascii="Arial" w:hAnsi="Arial" w:cs="Arial"/>
                <w:sz w:val="20"/>
                <w:szCs w:val="20"/>
              </w:rPr>
            </w:pPr>
            <w:r w:rsidRPr="00CF56A6">
              <w:rPr>
                <w:rFonts w:ascii="Arial" w:hAnsi="Arial" w:cs="Arial"/>
                <w:sz w:val="20"/>
                <w:szCs w:val="20"/>
              </w:rPr>
              <w:t>Ношение</w:t>
            </w:r>
          </w:p>
          <w:p w14:paraId="27B24509" w14:textId="77777777" w:rsidR="00727575" w:rsidRPr="00CF56A6" w:rsidRDefault="00727575" w:rsidP="00727575">
            <w:pPr>
              <w:rPr>
                <w:rFonts w:ascii="Arial" w:hAnsi="Arial" w:cs="Arial"/>
                <w:sz w:val="20"/>
                <w:szCs w:val="20"/>
              </w:rPr>
            </w:pPr>
            <w:r w:rsidRPr="00CF56A6">
              <w:rPr>
                <w:rFonts w:ascii="Arial" w:hAnsi="Arial" w:cs="Arial"/>
                <w:sz w:val="20"/>
                <w:szCs w:val="20"/>
              </w:rPr>
              <w:t>Перенос</w:t>
            </w:r>
          </w:p>
          <w:p w14:paraId="7D0F3053" w14:textId="77777777" w:rsidR="00727575" w:rsidRPr="00CF56A6" w:rsidRDefault="00727575" w:rsidP="00727575">
            <w:pPr>
              <w:rPr>
                <w:rFonts w:ascii="Arial" w:hAnsi="Arial" w:cs="Arial"/>
                <w:sz w:val="20"/>
                <w:szCs w:val="20"/>
              </w:rPr>
            </w:pPr>
            <w:r w:rsidRPr="00CF56A6">
              <w:rPr>
                <w:rFonts w:ascii="Arial" w:hAnsi="Arial" w:cs="Arial"/>
                <w:sz w:val="20"/>
                <w:szCs w:val="20"/>
              </w:rPr>
              <w:t>Хранение</w:t>
            </w:r>
          </w:p>
          <w:p w14:paraId="4ABDD9FC" w14:textId="77777777" w:rsidR="00727575" w:rsidRPr="00CF56A6" w:rsidRDefault="00727575" w:rsidP="00727575">
            <w:pPr>
              <w:rPr>
                <w:rFonts w:ascii="Arial" w:hAnsi="Arial" w:cs="Arial"/>
                <w:sz w:val="20"/>
                <w:szCs w:val="20"/>
              </w:rPr>
            </w:pPr>
            <w:r w:rsidRPr="00CF56A6">
              <w:rPr>
                <w:rFonts w:ascii="Arial" w:hAnsi="Arial" w:cs="Arial"/>
                <w:sz w:val="20"/>
                <w:szCs w:val="20"/>
              </w:rPr>
              <w:t>Поддержка</w:t>
            </w:r>
          </w:p>
        </w:tc>
        <w:tc>
          <w:tcPr>
            <w:tcW w:w="0" w:type="auto"/>
          </w:tcPr>
          <w:p w14:paraId="70607FDF" w14:textId="77777777" w:rsidR="00727575" w:rsidRPr="00CF56A6" w:rsidRDefault="00727575" w:rsidP="00727575">
            <w:pPr>
              <w:rPr>
                <w:rFonts w:ascii="Arial" w:hAnsi="Arial" w:cs="Arial"/>
                <w:sz w:val="20"/>
                <w:szCs w:val="20"/>
              </w:rPr>
            </w:pPr>
            <w:r w:rsidRPr="00CF56A6">
              <w:rPr>
                <w:rFonts w:ascii="Arial" w:hAnsi="Arial" w:cs="Arial"/>
                <w:sz w:val="20"/>
                <w:szCs w:val="20"/>
              </w:rPr>
              <w:t>Скобка</w:t>
            </w:r>
          </w:p>
          <w:p w14:paraId="41167A5C" w14:textId="77777777" w:rsidR="00727575" w:rsidRPr="00CF56A6" w:rsidRDefault="00727575" w:rsidP="00727575">
            <w:pPr>
              <w:rPr>
                <w:rFonts w:ascii="Arial" w:hAnsi="Arial" w:cs="Arial"/>
                <w:sz w:val="20"/>
                <w:szCs w:val="20"/>
              </w:rPr>
            </w:pPr>
            <w:r w:rsidRPr="00CF56A6">
              <w:rPr>
                <w:rFonts w:ascii="Arial" w:hAnsi="Arial" w:cs="Arial"/>
                <w:sz w:val="20"/>
                <w:szCs w:val="20"/>
              </w:rPr>
              <w:t>Кабинет</w:t>
            </w:r>
          </w:p>
          <w:p w14:paraId="1660E814" w14:textId="77777777" w:rsidR="00727575" w:rsidRPr="00CF56A6" w:rsidRDefault="00727575" w:rsidP="00727575">
            <w:pPr>
              <w:rPr>
                <w:rFonts w:ascii="Arial" w:hAnsi="Arial" w:cs="Arial"/>
                <w:sz w:val="20"/>
                <w:szCs w:val="20"/>
              </w:rPr>
            </w:pPr>
            <w:r w:rsidRPr="00CF56A6">
              <w:rPr>
                <w:rFonts w:ascii="Arial" w:hAnsi="Arial" w:cs="Arial"/>
                <w:sz w:val="20"/>
                <w:szCs w:val="20"/>
              </w:rPr>
              <w:t>Кабельный канал</w:t>
            </w:r>
          </w:p>
          <w:p w14:paraId="1EB3F3C7" w14:textId="77777777" w:rsidR="00727575" w:rsidRPr="00CF56A6" w:rsidRDefault="00727575" w:rsidP="00727575">
            <w:pPr>
              <w:rPr>
                <w:rFonts w:ascii="Arial" w:hAnsi="Arial" w:cs="Arial"/>
                <w:sz w:val="20"/>
                <w:szCs w:val="20"/>
              </w:rPr>
            </w:pPr>
            <w:r w:rsidRPr="00CF56A6">
              <w:rPr>
                <w:rFonts w:ascii="Arial" w:hAnsi="Arial" w:cs="Arial"/>
                <w:sz w:val="20"/>
                <w:szCs w:val="20"/>
              </w:rPr>
              <w:t>Кабельный лоток</w:t>
            </w:r>
          </w:p>
          <w:p w14:paraId="789BC8B8" w14:textId="77777777" w:rsidR="00727575" w:rsidRPr="00CF56A6" w:rsidRDefault="00727575" w:rsidP="00727575">
            <w:pPr>
              <w:rPr>
                <w:rFonts w:ascii="Arial" w:hAnsi="Arial" w:cs="Arial"/>
                <w:sz w:val="20"/>
                <w:szCs w:val="20"/>
              </w:rPr>
            </w:pPr>
            <w:r w:rsidRPr="00CF56A6">
              <w:rPr>
                <w:rFonts w:ascii="Arial" w:hAnsi="Arial" w:cs="Arial"/>
                <w:sz w:val="20"/>
                <w:szCs w:val="20"/>
              </w:rPr>
              <w:t>Центрирующее устройство</w:t>
            </w:r>
          </w:p>
          <w:p w14:paraId="0B703A3A" w14:textId="77777777" w:rsidR="00727575" w:rsidRPr="00CF56A6" w:rsidRDefault="00727575" w:rsidP="00727575">
            <w:pPr>
              <w:rPr>
                <w:rFonts w:ascii="Arial" w:hAnsi="Arial" w:cs="Arial"/>
                <w:sz w:val="20"/>
                <w:szCs w:val="20"/>
              </w:rPr>
            </w:pPr>
            <w:r w:rsidRPr="00CF56A6">
              <w:rPr>
                <w:rFonts w:ascii="Arial" w:hAnsi="Arial" w:cs="Arial"/>
                <w:sz w:val="20"/>
                <w:szCs w:val="20"/>
              </w:rPr>
              <w:t>Коридор</w:t>
            </w:r>
          </w:p>
          <w:p w14:paraId="6B766E74" w14:textId="77777777" w:rsidR="00727575" w:rsidRPr="00CF56A6" w:rsidRDefault="00727575" w:rsidP="00727575">
            <w:pPr>
              <w:rPr>
                <w:rFonts w:ascii="Arial" w:hAnsi="Arial" w:cs="Arial"/>
                <w:sz w:val="20"/>
                <w:szCs w:val="20"/>
              </w:rPr>
            </w:pPr>
            <w:r w:rsidRPr="00CF56A6">
              <w:rPr>
                <w:rFonts w:ascii="Arial" w:hAnsi="Arial" w:cs="Arial"/>
                <w:sz w:val="20"/>
                <w:szCs w:val="20"/>
              </w:rPr>
              <w:t>Трубопровод</w:t>
            </w:r>
          </w:p>
          <w:p w14:paraId="39783880" w14:textId="77777777" w:rsidR="00727575" w:rsidRPr="00CF56A6" w:rsidRDefault="00727575" w:rsidP="00727575">
            <w:pPr>
              <w:rPr>
                <w:rFonts w:ascii="Arial" w:hAnsi="Arial" w:cs="Arial"/>
                <w:sz w:val="20"/>
                <w:szCs w:val="20"/>
              </w:rPr>
            </w:pPr>
            <w:r w:rsidRPr="00CF56A6">
              <w:rPr>
                <w:rFonts w:ascii="Arial" w:hAnsi="Arial" w:cs="Arial"/>
                <w:sz w:val="20"/>
                <w:szCs w:val="20"/>
              </w:rPr>
              <w:t>Зажимное приспособление</w:t>
            </w:r>
          </w:p>
          <w:p w14:paraId="541C50C1"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Строительный фундамент</w:t>
            </w:r>
          </w:p>
          <w:p w14:paraId="5D52D62D" w14:textId="77777777" w:rsidR="00727575" w:rsidRPr="00CF56A6" w:rsidRDefault="00727575" w:rsidP="00727575">
            <w:pPr>
              <w:rPr>
                <w:rFonts w:ascii="Arial" w:hAnsi="Arial" w:cs="Arial"/>
                <w:sz w:val="20"/>
                <w:szCs w:val="20"/>
              </w:rPr>
            </w:pPr>
            <w:r w:rsidRPr="00CF56A6">
              <w:rPr>
                <w:rFonts w:ascii="Arial" w:hAnsi="Arial" w:cs="Arial"/>
                <w:sz w:val="20"/>
                <w:szCs w:val="20"/>
              </w:rPr>
              <w:t>Изоляционный материал</w:t>
            </w:r>
          </w:p>
          <w:p w14:paraId="4DEF62ED" w14:textId="77777777" w:rsidR="00727575" w:rsidRPr="00CF56A6" w:rsidRDefault="00727575" w:rsidP="00727575">
            <w:pPr>
              <w:rPr>
                <w:rFonts w:ascii="Arial" w:hAnsi="Arial" w:cs="Arial"/>
                <w:sz w:val="20"/>
                <w:szCs w:val="20"/>
              </w:rPr>
            </w:pPr>
            <w:r w:rsidRPr="00CF56A6">
              <w:rPr>
                <w:rFonts w:ascii="Arial" w:hAnsi="Arial" w:cs="Arial"/>
                <w:sz w:val="20"/>
                <w:szCs w:val="20"/>
              </w:rPr>
              <w:t>Трубный мост</w:t>
            </w:r>
          </w:p>
          <w:p w14:paraId="73B2EB1F" w14:textId="77777777" w:rsidR="00727575" w:rsidRPr="00CF56A6" w:rsidRDefault="00727575" w:rsidP="00727575">
            <w:pPr>
              <w:rPr>
                <w:rFonts w:ascii="Arial" w:hAnsi="Arial" w:cs="Arial"/>
                <w:sz w:val="20"/>
                <w:szCs w:val="20"/>
              </w:rPr>
            </w:pPr>
            <w:r w:rsidRPr="00CF56A6">
              <w:rPr>
                <w:rFonts w:ascii="Arial" w:hAnsi="Arial" w:cs="Arial"/>
                <w:sz w:val="20"/>
                <w:szCs w:val="20"/>
              </w:rPr>
              <w:t>Роликовый подшипник</w:t>
            </w:r>
          </w:p>
          <w:p w14:paraId="31F2F9FA" w14:textId="77777777" w:rsidR="00727575" w:rsidRPr="00CF56A6" w:rsidRDefault="00727575" w:rsidP="00727575">
            <w:pPr>
              <w:rPr>
                <w:rFonts w:ascii="Arial" w:hAnsi="Arial" w:cs="Arial"/>
                <w:sz w:val="20"/>
                <w:szCs w:val="20"/>
              </w:rPr>
            </w:pPr>
            <w:r w:rsidRPr="00CF56A6">
              <w:rPr>
                <w:rFonts w:ascii="Arial" w:hAnsi="Arial" w:cs="Arial"/>
                <w:sz w:val="20"/>
                <w:szCs w:val="20"/>
              </w:rPr>
              <w:t>Комната</w:t>
            </w:r>
          </w:p>
        </w:tc>
        <w:tc>
          <w:tcPr>
            <w:tcW w:w="0" w:type="auto"/>
          </w:tcPr>
          <w:p w14:paraId="516CAD15"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Изоляционный материал</w:t>
            </w:r>
          </w:p>
        </w:tc>
      </w:tr>
      <w:tr w:rsidR="00727575" w:rsidRPr="00CF56A6" w14:paraId="3D2A1E32" w14:textId="77777777" w:rsidTr="00CF56A6">
        <w:trPr>
          <w:trHeight w:val="20"/>
          <w:jc w:val="center"/>
        </w:trPr>
        <w:tc>
          <w:tcPr>
            <w:tcW w:w="0" w:type="auto"/>
          </w:tcPr>
          <w:p w14:paraId="0E08D76E" w14:textId="77777777" w:rsidR="00727575" w:rsidRPr="00CF56A6" w:rsidRDefault="00727575" w:rsidP="00727575">
            <w:pPr>
              <w:rPr>
                <w:rFonts w:ascii="Arial" w:hAnsi="Arial" w:cs="Arial"/>
                <w:sz w:val="20"/>
                <w:szCs w:val="20"/>
              </w:rPr>
            </w:pPr>
            <w:r w:rsidRPr="00CF56A6">
              <w:rPr>
                <w:rFonts w:ascii="Arial" w:hAnsi="Arial" w:cs="Arial"/>
                <w:sz w:val="20"/>
                <w:szCs w:val="20"/>
              </w:rPr>
              <w:t>V</w:t>
            </w:r>
          </w:p>
        </w:tc>
        <w:tc>
          <w:tcPr>
            <w:tcW w:w="0" w:type="auto"/>
          </w:tcPr>
          <w:p w14:paraId="043D5D66" w14:textId="77777777" w:rsidR="00727575" w:rsidRPr="00CF56A6" w:rsidRDefault="00727575" w:rsidP="00727575">
            <w:pPr>
              <w:rPr>
                <w:rFonts w:ascii="Arial" w:hAnsi="Arial" w:cs="Arial"/>
                <w:sz w:val="20"/>
                <w:szCs w:val="20"/>
              </w:rPr>
            </w:pPr>
            <w:r w:rsidRPr="00CF56A6">
              <w:rPr>
                <w:rFonts w:ascii="Arial" w:hAnsi="Arial" w:cs="Arial"/>
                <w:sz w:val="20"/>
                <w:szCs w:val="20"/>
              </w:rPr>
              <w:t>Обработка материалов или продуктов (включая предварительную и последующую обработку)</w:t>
            </w:r>
          </w:p>
        </w:tc>
        <w:tc>
          <w:tcPr>
            <w:tcW w:w="0" w:type="auto"/>
          </w:tcPr>
          <w:p w14:paraId="4134BBA4" w14:textId="77777777" w:rsidR="00727575" w:rsidRPr="00CF56A6" w:rsidRDefault="00727575" w:rsidP="00727575">
            <w:pPr>
              <w:rPr>
                <w:rFonts w:ascii="Arial" w:hAnsi="Arial" w:cs="Arial"/>
                <w:sz w:val="20"/>
                <w:szCs w:val="20"/>
              </w:rPr>
            </w:pPr>
            <w:r w:rsidRPr="00CF56A6">
              <w:rPr>
                <w:rFonts w:ascii="Arial" w:hAnsi="Arial" w:cs="Arial"/>
                <w:sz w:val="20"/>
                <w:szCs w:val="20"/>
              </w:rPr>
              <w:t>Покрытие</w:t>
            </w:r>
          </w:p>
          <w:p w14:paraId="1F0F5527" w14:textId="77777777" w:rsidR="00727575" w:rsidRPr="00CF56A6" w:rsidRDefault="00727575" w:rsidP="00727575">
            <w:pPr>
              <w:rPr>
                <w:rFonts w:ascii="Arial" w:hAnsi="Arial" w:cs="Arial"/>
                <w:sz w:val="20"/>
                <w:szCs w:val="20"/>
              </w:rPr>
            </w:pPr>
            <w:r w:rsidRPr="00CF56A6">
              <w:rPr>
                <w:rFonts w:ascii="Arial" w:hAnsi="Arial" w:cs="Arial"/>
                <w:sz w:val="20"/>
                <w:szCs w:val="20"/>
              </w:rPr>
              <w:t>Очистка</w:t>
            </w:r>
          </w:p>
          <w:p w14:paraId="2A427317" w14:textId="77777777" w:rsidR="00727575" w:rsidRPr="00CF56A6" w:rsidRDefault="00727575" w:rsidP="00727575">
            <w:pPr>
              <w:rPr>
                <w:rFonts w:ascii="Arial" w:hAnsi="Arial" w:cs="Arial"/>
                <w:sz w:val="20"/>
                <w:szCs w:val="20"/>
              </w:rPr>
            </w:pPr>
            <w:r w:rsidRPr="00CF56A6">
              <w:rPr>
                <w:rFonts w:ascii="Arial" w:hAnsi="Arial" w:cs="Arial"/>
                <w:sz w:val="20"/>
                <w:szCs w:val="20"/>
              </w:rPr>
              <w:t>Дегидратация</w:t>
            </w:r>
          </w:p>
          <w:p w14:paraId="5245FC7E" w14:textId="77777777" w:rsidR="00727575" w:rsidRPr="00CF56A6" w:rsidRDefault="00727575" w:rsidP="00727575">
            <w:pPr>
              <w:rPr>
                <w:rFonts w:ascii="Arial" w:hAnsi="Arial" w:cs="Arial"/>
                <w:sz w:val="20"/>
                <w:szCs w:val="20"/>
              </w:rPr>
            </w:pPr>
            <w:r w:rsidRPr="00CF56A6">
              <w:rPr>
                <w:rFonts w:ascii="Arial" w:hAnsi="Arial" w:cs="Arial"/>
                <w:sz w:val="20"/>
                <w:szCs w:val="20"/>
              </w:rPr>
              <w:t>Удаление ржавчины</w:t>
            </w:r>
          </w:p>
          <w:p w14:paraId="61F43E05" w14:textId="77777777" w:rsidR="00727575" w:rsidRPr="00CF56A6" w:rsidRDefault="00727575" w:rsidP="00727575">
            <w:pPr>
              <w:rPr>
                <w:rFonts w:ascii="Arial" w:hAnsi="Arial" w:cs="Arial"/>
                <w:sz w:val="20"/>
                <w:szCs w:val="20"/>
              </w:rPr>
            </w:pPr>
            <w:r w:rsidRPr="00CF56A6">
              <w:rPr>
                <w:rFonts w:ascii="Arial" w:hAnsi="Arial" w:cs="Arial"/>
                <w:sz w:val="20"/>
                <w:szCs w:val="20"/>
              </w:rPr>
              <w:t>Сушка</w:t>
            </w:r>
          </w:p>
          <w:p w14:paraId="71FC3442" w14:textId="77777777" w:rsidR="00727575" w:rsidRPr="00CF56A6" w:rsidRDefault="00727575" w:rsidP="00727575">
            <w:pPr>
              <w:rPr>
                <w:rFonts w:ascii="Arial" w:hAnsi="Arial" w:cs="Arial"/>
                <w:sz w:val="20"/>
                <w:szCs w:val="20"/>
              </w:rPr>
            </w:pPr>
            <w:r w:rsidRPr="00CF56A6">
              <w:rPr>
                <w:rFonts w:ascii="Arial" w:hAnsi="Arial" w:cs="Arial"/>
                <w:sz w:val="20"/>
                <w:szCs w:val="20"/>
              </w:rPr>
              <w:t>Фильтрация</w:t>
            </w:r>
          </w:p>
          <w:p w14:paraId="736DBE23" w14:textId="77777777" w:rsidR="00727575" w:rsidRPr="00CF56A6" w:rsidRDefault="00727575" w:rsidP="00727575">
            <w:pPr>
              <w:rPr>
                <w:rFonts w:ascii="Arial" w:hAnsi="Arial" w:cs="Arial"/>
                <w:sz w:val="20"/>
                <w:szCs w:val="20"/>
              </w:rPr>
            </w:pPr>
            <w:r w:rsidRPr="00CF56A6">
              <w:rPr>
                <w:rFonts w:ascii="Arial" w:hAnsi="Arial" w:cs="Arial"/>
                <w:sz w:val="20"/>
                <w:szCs w:val="20"/>
              </w:rPr>
              <w:t>Термическая обработка</w:t>
            </w:r>
          </w:p>
          <w:p w14:paraId="54242FC9" w14:textId="77777777" w:rsidR="00727575" w:rsidRPr="00CF56A6" w:rsidRDefault="00727575" w:rsidP="00727575">
            <w:pPr>
              <w:rPr>
                <w:rFonts w:ascii="Arial" w:hAnsi="Arial" w:cs="Arial"/>
                <w:sz w:val="20"/>
                <w:szCs w:val="20"/>
              </w:rPr>
            </w:pPr>
            <w:r w:rsidRPr="00CF56A6">
              <w:rPr>
                <w:rFonts w:ascii="Arial" w:hAnsi="Arial" w:cs="Arial"/>
                <w:sz w:val="20"/>
                <w:szCs w:val="20"/>
              </w:rPr>
              <w:t>Упаковка</w:t>
            </w:r>
          </w:p>
          <w:p w14:paraId="0B4A2197" w14:textId="77777777" w:rsidR="00727575" w:rsidRPr="00CF56A6" w:rsidRDefault="00727575" w:rsidP="00727575">
            <w:pPr>
              <w:rPr>
                <w:rFonts w:ascii="Arial" w:hAnsi="Arial" w:cs="Arial"/>
                <w:sz w:val="20"/>
                <w:szCs w:val="20"/>
              </w:rPr>
            </w:pPr>
            <w:r w:rsidRPr="00CF56A6">
              <w:rPr>
                <w:rFonts w:ascii="Arial" w:hAnsi="Arial" w:cs="Arial"/>
                <w:sz w:val="20"/>
                <w:szCs w:val="20"/>
              </w:rPr>
              <w:t>Подготовка</w:t>
            </w:r>
          </w:p>
          <w:p w14:paraId="35F76317" w14:textId="77777777" w:rsidR="00727575" w:rsidRPr="00CF56A6" w:rsidRDefault="00727575" w:rsidP="00727575">
            <w:pPr>
              <w:rPr>
                <w:rFonts w:ascii="Arial" w:hAnsi="Arial" w:cs="Arial"/>
                <w:sz w:val="20"/>
                <w:szCs w:val="20"/>
              </w:rPr>
            </w:pPr>
            <w:r w:rsidRPr="00CF56A6">
              <w:rPr>
                <w:rFonts w:ascii="Arial" w:hAnsi="Arial" w:cs="Arial"/>
                <w:sz w:val="20"/>
                <w:szCs w:val="20"/>
              </w:rPr>
              <w:t>Восстановление</w:t>
            </w:r>
          </w:p>
          <w:p w14:paraId="6EA13CE6" w14:textId="77777777" w:rsidR="00727575" w:rsidRPr="00CF56A6" w:rsidRDefault="00727575" w:rsidP="00727575">
            <w:pPr>
              <w:rPr>
                <w:rFonts w:ascii="Arial" w:hAnsi="Arial" w:cs="Arial"/>
                <w:sz w:val="20"/>
                <w:szCs w:val="20"/>
              </w:rPr>
            </w:pPr>
            <w:r w:rsidRPr="00CF56A6">
              <w:rPr>
                <w:rFonts w:ascii="Arial" w:hAnsi="Arial" w:cs="Arial"/>
                <w:sz w:val="20"/>
                <w:szCs w:val="20"/>
              </w:rPr>
              <w:t>Отделка</w:t>
            </w:r>
          </w:p>
          <w:p w14:paraId="3AAA31B3" w14:textId="77777777" w:rsidR="00727575" w:rsidRPr="00CF56A6" w:rsidRDefault="00727575" w:rsidP="00727575">
            <w:pPr>
              <w:rPr>
                <w:rFonts w:ascii="Arial" w:hAnsi="Arial" w:cs="Arial"/>
                <w:sz w:val="20"/>
                <w:szCs w:val="20"/>
              </w:rPr>
            </w:pPr>
            <w:r w:rsidRPr="00CF56A6">
              <w:rPr>
                <w:rFonts w:ascii="Arial" w:hAnsi="Arial" w:cs="Arial"/>
                <w:sz w:val="20"/>
                <w:szCs w:val="20"/>
              </w:rPr>
              <w:t>Запечатывание</w:t>
            </w:r>
          </w:p>
          <w:p w14:paraId="2E417A78" w14:textId="77777777" w:rsidR="00727575" w:rsidRPr="00CF56A6" w:rsidRDefault="00727575" w:rsidP="00727575">
            <w:pPr>
              <w:rPr>
                <w:rFonts w:ascii="Arial" w:hAnsi="Arial" w:cs="Arial"/>
                <w:sz w:val="20"/>
                <w:szCs w:val="20"/>
              </w:rPr>
            </w:pPr>
            <w:r w:rsidRPr="00CF56A6">
              <w:rPr>
                <w:rFonts w:ascii="Arial" w:hAnsi="Arial" w:cs="Arial"/>
                <w:sz w:val="20"/>
                <w:szCs w:val="20"/>
              </w:rPr>
              <w:t>Отделение</w:t>
            </w:r>
          </w:p>
          <w:p w14:paraId="21040A4A" w14:textId="77777777" w:rsidR="00727575" w:rsidRPr="00CF56A6" w:rsidRDefault="00727575" w:rsidP="00727575">
            <w:pPr>
              <w:rPr>
                <w:rFonts w:ascii="Arial" w:hAnsi="Arial" w:cs="Arial"/>
                <w:sz w:val="20"/>
                <w:szCs w:val="20"/>
              </w:rPr>
            </w:pPr>
            <w:r w:rsidRPr="00CF56A6">
              <w:rPr>
                <w:rFonts w:ascii="Arial" w:hAnsi="Arial" w:cs="Arial"/>
                <w:sz w:val="20"/>
                <w:szCs w:val="20"/>
              </w:rPr>
              <w:t>Сортировка</w:t>
            </w:r>
          </w:p>
          <w:p w14:paraId="330B714E" w14:textId="77777777" w:rsidR="00727575" w:rsidRPr="00CF56A6" w:rsidRDefault="00727575" w:rsidP="00727575">
            <w:pPr>
              <w:rPr>
                <w:rFonts w:ascii="Arial" w:hAnsi="Arial" w:cs="Arial"/>
                <w:sz w:val="20"/>
                <w:szCs w:val="20"/>
              </w:rPr>
            </w:pPr>
            <w:r w:rsidRPr="00CF56A6">
              <w:rPr>
                <w:rFonts w:ascii="Arial" w:hAnsi="Arial" w:cs="Arial"/>
                <w:sz w:val="20"/>
                <w:szCs w:val="20"/>
              </w:rPr>
              <w:t>Перемешивание</w:t>
            </w:r>
          </w:p>
          <w:p w14:paraId="59068E8F" w14:textId="77777777" w:rsidR="00727575" w:rsidRPr="00CF56A6" w:rsidRDefault="00727575" w:rsidP="00727575">
            <w:pPr>
              <w:rPr>
                <w:rFonts w:ascii="Arial" w:hAnsi="Arial" w:cs="Arial"/>
                <w:sz w:val="20"/>
                <w:szCs w:val="20"/>
              </w:rPr>
            </w:pPr>
            <w:r w:rsidRPr="00CF56A6">
              <w:rPr>
                <w:rFonts w:ascii="Arial" w:hAnsi="Arial" w:cs="Arial"/>
                <w:sz w:val="20"/>
                <w:szCs w:val="20"/>
              </w:rPr>
              <w:t>Обработка поверхности</w:t>
            </w:r>
          </w:p>
          <w:p w14:paraId="6B97D9E4" w14:textId="77777777" w:rsidR="00727575" w:rsidRPr="00CF56A6" w:rsidRDefault="00727575" w:rsidP="00727575">
            <w:pPr>
              <w:rPr>
                <w:rFonts w:ascii="Arial" w:hAnsi="Arial" w:cs="Arial"/>
                <w:sz w:val="20"/>
                <w:szCs w:val="20"/>
              </w:rPr>
            </w:pPr>
            <w:r w:rsidRPr="00CF56A6">
              <w:rPr>
                <w:rFonts w:ascii="Arial" w:hAnsi="Arial" w:cs="Arial"/>
                <w:sz w:val="20"/>
                <w:szCs w:val="20"/>
              </w:rPr>
              <w:t>Обертывание</w:t>
            </w:r>
          </w:p>
        </w:tc>
        <w:tc>
          <w:tcPr>
            <w:tcW w:w="0" w:type="auto"/>
          </w:tcPr>
          <w:p w14:paraId="3B8EE6C8" w14:textId="77777777" w:rsidR="00727575" w:rsidRPr="00CF56A6" w:rsidRDefault="00727575" w:rsidP="00727575">
            <w:pPr>
              <w:rPr>
                <w:rFonts w:ascii="Arial" w:hAnsi="Arial" w:cs="Arial"/>
                <w:sz w:val="20"/>
                <w:szCs w:val="20"/>
              </w:rPr>
            </w:pPr>
            <w:r w:rsidRPr="00CF56A6">
              <w:rPr>
                <w:rFonts w:ascii="Arial" w:hAnsi="Arial" w:cs="Arial"/>
                <w:sz w:val="20"/>
                <w:szCs w:val="20"/>
              </w:rPr>
              <w:t>Балансировочная машина</w:t>
            </w:r>
          </w:p>
          <w:p w14:paraId="7438504F" w14:textId="77777777" w:rsidR="00727575" w:rsidRPr="00CF56A6" w:rsidRDefault="00727575" w:rsidP="00727575">
            <w:pPr>
              <w:rPr>
                <w:rFonts w:ascii="Arial" w:hAnsi="Arial" w:cs="Arial"/>
                <w:sz w:val="20"/>
                <w:szCs w:val="20"/>
              </w:rPr>
            </w:pPr>
            <w:r w:rsidRPr="00CF56A6">
              <w:rPr>
                <w:rFonts w:ascii="Arial" w:hAnsi="Arial" w:cs="Arial"/>
                <w:sz w:val="20"/>
                <w:szCs w:val="20"/>
              </w:rPr>
              <w:t>Барабан</w:t>
            </w:r>
          </w:p>
          <w:p w14:paraId="2F6DD5BF" w14:textId="77777777" w:rsidR="00727575" w:rsidRPr="00CF56A6" w:rsidRDefault="00727575" w:rsidP="00727575">
            <w:pPr>
              <w:rPr>
                <w:rFonts w:ascii="Arial" w:hAnsi="Arial" w:cs="Arial"/>
                <w:sz w:val="20"/>
                <w:szCs w:val="20"/>
              </w:rPr>
            </w:pPr>
            <w:r w:rsidRPr="00CF56A6">
              <w:rPr>
                <w:rFonts w:ascii="Arial" w:hAnsi="Arial" w:cs="Arial"/>
                <w:sz w:val="20"/>
                <w:szCs w:val="20"/>
              </w:rPr>
              <w:t>Шлифовщик</w:t>
            </w:r>
          </w:p>
          <w:p w14:paraId="23ADBB5B" w14:textId="77777777" w:rsidR="00727575" w:rsidRPr="00CF56A6" w:rsidRDefault="00727575" w:rsidP="00727575">
            <w:pPr>
              <w:rPr>
                <w:rFonts w:ascii="Arial" w:hAnsi="Arial" w:cs="Arial"/>
                <w:sz w:val="20"/>
                <w:szCs w:val="20"/>
              </w:rPr>
            </w:pPr>
            <w:r w:rsidRPr="00CF56A6">
              <w:rPr>
                <w:rFonts w:ascii="Arial" w:hAnsi="Arial" w:cs="Arial"/>
                <w:sz w:val="20"/>
                <w:szCs w:val="20"/>
              </w:rPr>
              <w:t>Упаковочная машина</w:t>
            </w:r>
          </w:p>
          <w:p w14:paraId="5AF96A06" w14:textId="77777777" w:rsidR="00727575" w:rsidRPr="00CF56A6" w:rsidRDefault="00727575" w:rsidP="00727575">
            <w:pPr>
              <w:rPr>
                <w:rFonts w:ascii="Arial" w:hAnsi="Arial" w:cs="Arial"/>
                <w:sz w:val="20"/>
                <w:szCs w:val="20"/>
              </w:rPr>
            </w:pPr>
            <w:r w:rsidRPr="00CF56A6">
              <w:rPr>
                <w:rFonts w:ascii="Arial" w:hAnsi="Arial" w:cs="Arial"/>
                <w:sz w:val="20"/>
                <w:szCs w:val="20"/>
              </w:rPr>
              <w:t>Укладчик</w:t>
            </w:r>
          </w:p>
          <w:p w14:paraId="2D654B76" w14:textId="77777777" w:rsidR="00727575" w:rsidRPr="00CF56A6" w:rsidRDefault="00727575" w:rsidP="00727575">
            <w:pPr>
              <w:rPr>
                <w:rFonts w:ascii="Arial" w:hAnsi="Arial" w:cs="Arial"/>
                <w:sz w:val="20"/>
                <w:szCs w:val="20"/>
              </w:rPr>
            </w:pPr>
            <w:r w:rsidRPr="00CF56A6">
              <w:rPr>
                <w:rFonts w:ascii="Arial" w:hAnsi="Arial" w:cs="Arial"/>
                <w:sz w:val="20"/>
                <w:szCs w:val="20"/>
              </w:rPr>
              <w:t>Мешок</w:t>
            </w:r>
          </w:p>
          <w:p w14:paraId="220CBB32" w14:textId="77777777" w:rsidR="00727575" w:rsidRPr="00CF56A6" w:rsidRDefault="00727575" w:rsidP="00727575">
            <w:pPr>
              <w:rPr>
                <w:rFonts w:ascii="Arial" w:hAnsi="Arial" w:cs="Arial"/>
                <w:sz w:val="20"/>
                <w:szCs w:val="20"/>
              </w:rPr>
            </w:pPr>
            <w:r w:rsidRPr="00CF56A6">
              <w:rPr>
                <w:rFonts w:ascii="Arial" w:hAnsi="Arial" w:cs="Arial"/>
                <w:sz w:val="20"/>
                <w:szCs w:val="20"/>
              </w:rPr>
              <w:t>Пылесос</w:t>
            </w:r>
          </w:p>
          <w:p w14:paraId="5D763206" w14:textId="77777777" w:rsidR="00727575" w:rsidRPr="00CF56A6" w:rsidRDefault="00727575" w:rsidP="00727575">
            <w:pPr>
              <w:rPr>
                <w:rFonts w:ascii="Arial" w:hAnsi="Arial" w:cs="Arial"/>
                <w:sz w:val="20"/>
                <w:szCs w:val="20"/>
              </w:rPr>
            </w:pPr>
            <w:r w:rsidRPr="00CF56A6">
              <w:rPr>
                <w:rFonts w:ascii="Arial" w:hAnsi="Arial" w:cs="Arial"/>
                <w:sz w:val="20"/>
                <w:szCs w:val="20"/>
              </w:rPr>
              <w:t>Стиральная машина</w:t>
            </w:r>
          </w:p>
          <w:p w14:paraId="1A69E740" w14:textId="77777777" w:rsidR="00727575" w:rsidRPr="00CF56A6" w:rsidRDefault="00727575" w:rsidP="00727575">
            <w:pPr>
              <w:rPr>
                <w:rFonts w:ascii="Arial" w:hAnsi="Arial" w:cs="Arial"/>
                <w:sz w:val="20"/>
                <w:szCs w:val="20"/>
              </w:rPr>
            </w:pPr>
            <w:r w:rsidRPr="00CF56A6">
              <w:rPr>
                <w:rFonts w:ascii="Arial" w:hAnsi="Arial" w:cs="Arial"/>
                <w:sz w:val="20"/>
                <w:szCs w:val="20"/>
              </w:rPr>
              <w:t>Упаковочная машина</w:t>
            </w:r>
          </w:p>
          <w:p w14:paraId="6BD93845" w14:textId="77777777" w:rsidR="00727575" w:rsidRPr="00CF56A6" w:rsidRDefault="00727575" w:rsidP="00727575">
            <w:pPr>
              <w:rPr>
                <w:rFonts w:ascii="Arial" w:hAnsi="Arial" w:cs="Arial"/>
                <w:sz w:val="20"/>
                <w:szCs w:val="20"/>
              </w:rPr>
            </w:pPr>
            <w:r w:rsidRPr="00CF56A6">
              <w:rPr>
                <w:rFonts w:ascii="Arial" w:hAnsi="Arial" w:cs="Arial"/>
                <w:sz w:val="20"/>
                <w:szCs w:val="20"/>
              </w:rPr>
              <w:t>Смачивающая машина</w:t>
            </w:r>
          </w:p>
        </w:tc>
        <w:tc>
          <w:tcPr>
            <w:tcW w:w="0" w:type="auto"/>
          </w:tcPr>
          <w:p w14:paraId="0750ADD9" w14:textId="77777777" w:rsidR="00727575" w:rsidRPr="00CF56A6" w:rsidRDefault="00727575" w:rsidP="00727575">
            <w:pPr>
              <w:rPr>
                <w:rFonts w:ascii="Arial" w:hAnsi="Arial" w:cs="Arial"/>
                <w:sz w:val="20"/>
                <w:szCs w:val="20"/>
              </w:rPr>
            </w:pPr>
          </w:p>
        </w:tc>
      </w:tr>
      <w:tr w:rsidR="00727575" w:rsidRPr="00CF56A6" w14:paraId="31AF3E0C" w14:textId="77777777" w:rsidTr="00CF56A6">
        <w:trPr>
          <w:trHeight w:val="20"/>
          <w:jc w:val="center"/>
        </w:trPr>
        <w:tc>
          <w:tcPr>
            <w:tcW w:w="0" w:type="auto"/>
          </w:tcPr>
          <w:p w14:paraId="13D53F21" w14:textId="77777777" w:rsidR="00727575" w:rsidRPr="00CF56A6" w:rsidRDefault="00727575" w:rsidP="00727575">
            <w:pPr>
              <w:rPr>
                <w:rFonts w:ascii="Arial" w:hAnsi="Arial" w:cs="Arial"/>
                <w:sz w:val="20"/>
                <w:szCs w:val="20"/>
              </w:rPr>
            </w:pPr>
            <w:r w:rsidRPr="00CF56A6">
              <w:rPr>
                <w:rFonts w:ascii="Arial" w:hAnsi="Arial" w:cs="Arial"/>
                <w:sz w:val="20"/>
                <w:szCs w:val="20"/>
              </w:rPr>
              <w:t>W</w:t>
            </w:r>
          </w:p>
        </w:tc>
        <w:tc>
          <w:tcPr>
            <w:tcW w:w="0" w:type="auto"/>
          </w:tcPr>
          <w:p w14:paraId="76E39C18" w14:textId="77777777" w:rsidR="00727575" w:rsidRPr="00CF56A6" w:rsidRDefault="00727575" w:rsidP="00727575">
            <w:pPr>
              <w:rPr>
                <w:rFonts w:ascii="Arial" w:hAnsi="Arial" w:cs="Arial"/>
                <w:sz w:val="20"/>
                <w:szCs w:val="20"/>
              </w:rPr>
            </w:pPr>
            <w:r w:rsidRPr="00CF56A6">
              <w:rPr>
                <w:rFonts w:ascii="Arial" w:hAnsi="Arial" w:cs="Arial"/>
                <w:sz w:val="20"/>
                <w:szCs w:val="20"/>
              </w:rPr>
              <w:t>Направление или транспортировка энергии, сигналов, материалов или продуктов из одного места в другое</w:t>
            </w:r>
          </w:p>
        </w:tc>
        <w:tc>
          <w:tcPr>
            <w:tcW w:w="0" w:type="auto"/>
          </w:tcPr>
          <w:p w14:paraId="14E82D06" w14:textId="77777777" w:rsidR="00727575" w:rsidRPr="00CF56A6" w:rsidRDefault="00727575" w:rsidP="00727575">
            <w:pPr>
              <w:rPr>
                <w:rFonts w:ascii="Arial" w:hAnsi="Arial" w:cs="Arial"/>
                <w:sz w:val="20"/>
                <w:szCs w:val="20"/>
              </w:rPr>
            </w:pPr>
            <w:r w:rsidRPr="00CF56A6">
              <w:rPr>
                <w:rFonts w:ascii="Arial" w:hAnsi="Arial" w:cs="Arial"/>
                <w:sz w:val="20"/>
                <w:szCs w:val="20"/>
              </w:rPr>
              <w:t>Проведение</w:t>
            </w:r>
          </w:p>
          <w:p w14:paraId="2A13ECAA" w14:textId="77777777" w:rsidR="00727575" w:rsidRPr="00CF56A6" w:rsidRDefault="00727575" w:rsidP="00727575">
            <w:pPr>
              <w:rPr>
                <w:rFonts w:ascii="Arial" w:hAnsi="Arial" w:cs="Arial"/>
                <w:sz w:val="20"/>
                <w:szCs w:val="20"/>
              </w:rPr>
            </w:pPr>
            <w:r w:rsidRPr="00CF56A6">
              <w:rPr>
                <w:rFonts w:ascii="Arial" w:hAnsi="Arial" w:cs="Arial"/>
                <w:sz w:val="20"/>
                <w:szCs w:val="20"/>
              </w:rPr>
              <w:t>Распределение</w:t>
            </w:r>
          </w:p>
          <w:p w14:paraId="596AF30C" w14:textId="77777777" w:rsidR="00727575" w:rsidRPr="00CF56A6" w:rsidRDefault="00727575" w:rsidP="00727575">
            <w:pPr>
              <w:rPr>
                <w:rFonts w:ascii="Arial" w:hAnsi="Arial" w:cs="Arial"/>
                <w:sz w:val="20"/>
                <w:szCs w:val="20"/>
              </w:rPr>
            </w:pPr>
            <w:r w:rsidRPr="00CF56A6">
              <w:rPr>
                <w:rFonts w:ascii="Arial" w:hAnsi="Arial" w:cs="Arial"/>
                <w:sz w:val="20"/>
                <w:szCs w:val="20"/>
              </w:rPr>
              <w:t>Направление</w:t>
            </w:r>
          </w:p>
          <w:p w14:paraId="76FB0386" w14:textId="77777777" w:rsidR="00727575" w:rsidRPr="00CF56A6" w:rsidRDefault="00727575" w:rsidP="00727575">
            <w:pPr>
              <w:rPr>
                <w:rFonts w:ascii="Arial" w:hAnsi="Arial" w:cs="Arial"/>
                <w:sz w:val="20"/>
                <w:szCs w:val="20"/>
              </w:rPr>
            </w:pPr>
            <w:r w:rsidRPr="00CF56A6">
              <w:rPr>
                <w:rFonts w:ascii="Arial" w:hAnsi="Arial" w:cs="Arial"/>
                <w:sz w:val="20"/>
                <w:szCs w:val="20"/>
              </w:rPr>
              <w:t>Указание</w:t>
            </w:r>
          </w:p>
          <w:p w14:paraId="16C328AA" w14:textId="77777777" w:rsidR="00727575" w:rsidRPr="00CF56A6" w:rsidRDefault="00727575" w:rsidP="00727575">
            <w:pPr>
              <w:rPr>
                <w:rFonts w:ascii="Arial" w:hAnsi="Arial" w:cs="Arial"/>
                <w:sz w:val="20"/>
                <w:szCs w:val="20"/>
              </w:rPr>
            </w:pPr>
            <w:r w:rsidRPr="00CF56A6">
              <w:rPr>
                <w:rFonts w:ascii="Arial" w:hAnsi="Arial" w:cs="Arial"/>
                <w:sz w:val="20"/>
                <w:szCs w:val="20"/>
              </w:rPr>
              <w:t>Позиционирование</w:t>
            </w:r>
          </w:p>
          <w:p w14:paraId="57FBB455" w14:textId="77777777" w:rsidR="00727575" w:rsidRPr="00CF56A6" w:rsidRDefault="00727575" w:rsidP="00727575">
            <w:pPr>
              <w:rPr>
                <w:rFonts w:ascii="Arial" w:hAnsi="Arial" w:cs="Arial"/>
                <w:sz w:val="20"/>
                <w:szCs w:val="20"/>
              </w:rPr>
            </w:pPr>
            <w:r w:rsidRPr="00CF56A6">
              <w:rPr>
                <w:rFonts w:ascii="Arial" w:hAnsi="Arial" w:cs="Arial"/>
                <w:sz w:val="20"/>
                <w:szCs w:val="20"/>
              </w:rPr>
              <w:t>Транспортирование</w:t>
            </w:r>
          </w:p>
        </w:tc>
        <w:tc>
          <w:tcPr>
            <w:tcW w:w="0" w:type="auto"/>
          </w:tcPr>
          <w:p w14:paraId="6E421205" w14:textId="77777777" w:rsidR="00727575" w:rsidRPr="00CF56A6" w:rsidRDefault="00727575" w:rsidP="00727575">
            <w:pPr>
              <w:rPr>
                <w:rFonts w:ascii="Arial" w:hAnsi="Arial" w:cs="Arial"/>
                <w:sz w:val="20"/>
                <w:szCs w:val="20"/>
              </w:rPr>
            </w:pPr>
            <w:r w:rsidRPr="00CF56A6">
              <w:rPr>
                <w:rFonts w:ascii="Arial" w:hAnsi="Arial" w:cs="Arial"/>
                <w:sz w:val="20"/>
                <w:szCs w:val="20"/>
              </w:rPr>
              <w:t>Канал</w:t>
            </w:r>
          </w:p>
          <w:p w14:paraId="77BA2E4B" w14:textId="77777777" w:rsidR="00727575" w:rsidRPr="00CF56A6" w:rsidRDefault="00727575" w:rsidP="00727575">
            <w:pPr>
              <w:rPr>
                <w:rFonts w:ascii="Arial" w:hAnsi="Arial" w:cs="Arial"/>
                <w:sz w:val="20"/>
                <w:szCs w:val="20"/>
              </w:rPr>
            </w:pPr>
            <w:r w:rsidRPr="00CF56A6">
              <w:rPr>
                <w:rFonts w:ascii="Arial" w:hAnsi="Arial" w:cs="Arial"/>
                <w:sz w:val="20"/>
                <w:szCs w:val="20"/>
              </w:rPr>
              <w:t>Трубопровод</w:t>
            </w:r>
          </w:p>
          <w:p w14:paraId="3C8EE36A" w14:textId="77777777" w:rsidR="00727575" w:rsidRPr="00CF56A6" w:rsidRDefault="00727575" w:rsidP="00727575">
            <w:pPr>
              <w:rPr>
                <w:rFonts w:ascii="Arial" w:hAnsi="Arial" w:cs="Arial"/>
                <w:sz w:val="20"/>
                <w:szCs w:val="20"/>
              </w:rPr>
            </w:pPr>
            <w:r w:rsidRPr="00CF56A6">
              <w:rPr>
                <w:rFonts w:ascii="Arial" w:hAnsi="Arial" w:cs="Arial"/>
                <w:sz w:val="20"/>
                <w:szCs w:val="20"/>
              </w:rPr>
              <w:t>Шланг</w:t>
            </w:r>
          </w:p>
          <w:p w14:paraId="50B73033" w14:textId="77777777" w:rsidR="00727575" w:rsidRPr="00CF56A6" w:rsidRDefault="00727575" w:rsidP="00727575">
            <w:pPr>
              <w:rPr>
                <w:rFonts w:ascii="Arial" w:hAnsi="Arial" w:cs="Arial"/>
                <w:sz w:val="20"/>
                <w:szCs w:val="20"/>
              </w:rPr>
            </w:pPr>
            <w:r w:rsidRPr="00CF56A6">
              <w:rPr>
                <w:rFonts w:ascii="Arial" w:hAnsi="Arial" w:cs="Arial"/>
                <w:sz w:val="20"/>
                <w:szCs w:val="20"/>
              </w:rPr>
              <w:t>Связь</w:t>
            </w:r>
          </w:p>
          <w:p w14:paraId="1EC0F470" w14:textId="77777777" w:rsidR="00727575" w:rsidRPr="00CF56A6" w:rsidRDefault="00727575" w:rsidP="00727575">
            <w:pPr>
              <w:rPr>
                <w:rFonts w:ascii="Arial" w:hAnsi="Arial" w:cs="Arial"/>
                <w:sz w:val="20"/>
                <w:szCs w:val="20"/>
              </w:rPr>
            </w:pPr>
            <w:r w:rsidRPr="00CF56A6">
              <w:rPr>
                <w:rFonts w:ascii="Arial" w:hAnsi="Arial" w:cs="Arial"/>
                <w:sz w:val="20"/>
                <w:szCs w:val="20"/>
              </w:rPr>
              <w:t>Зеркало</w:t>
            </w:r>
          </w:p>
          <w:p w14:paraId="6B6E3358" w14:textId="77777777" w:rsidR="00727575" w:rsidRPr="00CF56A6" w:rsidRDefault="00727575" w:rsidP="00727575">
            <w:pPr>
              <w:rPr>
                <w:rFonts w:ascii="Arial" w:hAnsi="Arial" w:cs="Arial"/>
                <w:sz w:val="20"/>
                <w:szCs w:val="20"/>
              </w:rPr>
            </w:pPr>
            <w:r w:rsidRPr="00CF56A6">
              <w:rPr>
                <w:rFonts w:ascii="Arial" w:hAnsi="Arial" w:cs="Arial"/>
                <w:sz w:val="20"/>
                <w:szCs w:val="20"/>
              </w:rPr>
              <w:t>Роликовый стол</w:t>
            </w:r>
          </w:p>
          <w:p w14:paraId="7DB49BD2" w14:textId="77777777" w:rsidR="00727575" w:rsidRPr="00CF56A6" w:rsidRDefault="00727575" w:rsidP="00727575">
            <w:pPr>
              <w:rPr>
                <w:rFonts w:ascii="Arial" w:hAnsi="Arial" w:cs="Arial"/>
                <w:sz w:val="20"/>
                <w:szCs w:val="20"/>
              </w:rPr>
            </w:pPr>
            <w:r w:rsidRPr="00CF56A6">
              <w:rPr>
                <w:rFonts w:ascii="Arial" w:hAnsi="Arial" w:cs="Arial"/>
                <w:sz w:val="20"/>
                <w:szCs w:val="20"/>
              </w:rPr>
              <w:t>Труба</w:t>
            </w:r>
          </w:p>
          <w:p w14:paraId="14CAB403" w14:textId="77777777" w:rsidR="00727575" w:rsidRPr="00CF56A6" w:rsidRDefault="00727575" w:rsidP="00727575">
            <w:pPr>
              <w:rPr>
                <w:rFonts w:ascii="Arial" w:hAnsi="Arial" w:cs="Arial"/>
                <w:sz w:val="20"/>
                <w:szCs w:val="20"/>
              </w:rPr>
            </w:pPr>
            <w:r w:rsidRPr="00CF56A6">
              <w:rPr>
                <w:rFonts w:ascii="Arial" w:hAnsi="Arial" w:cs="Arial"/>
                <w:sz w:val="20"/>
                <w:szCs w:val="20"/>
              </w:rPr>
              <w:t>Вал</w:t>
            </w:r>
          </w:p>
          <w:p w14:paraId="3F68A025" w14:textId="77777777" w:rsidR="00727575" w:rsidRPr="00CF56A6" w:rsidRDefault="00727575" w:rsidP="00727575">
            <w:pPr>
              <w:rPr>
                <w:rFonts w:ascii="Arial" w:hAnsi="Arial" w:cs="Arial"/>
                <w:sz w:val="20"/>
                <w:szCs w:val="20"/>
              </w:rPr>
            </w:pPr>
            <w:r w:rsidRPr="00CF56A6">
              <w:rPr>
                <w:rFonts w:ascii="Arial" w:hAnsi="Arial" w:cs="Arial"/>
                <w:sz w:val="20"/>
                <w:szCs w:val="20"/>
              </w:rPr>
              <w:t>Проигрыватель</w:t>
            </w:r>
          </w:p>
        </w:tc>
        <w:tc>
          <w:tcPr>
            <w:tcW w:w="0" w:type="auto"/>
          </w:tcPr>
          <w:p w14:paraId="2BD4891A" w14:textId="77777777" w:rsidR="00727575" w:rsidRPr="00CF56A6" w:rsidRDefault="00727575" w:rsidP="00727575">
            <w:pPr>
              <w:rPr>
                <w:rFonts w:ascii="Arial" w:hAnsi="Arial" w:cs="Arial"/>
                <w:sz w:val="20"/>
                <w:szCs w:val="20"/>
              </w:rPr>
            </w:pPr>
            <w:r w:rsidRPr="00CF56A6">
              <w:rPr>
                <w:rFonts w:ascii="Arial" w:hAnsi="Arial" w:cs="Arial"/>
                <w:sz w:val="20"/>
                <w:szCs w:val="20"/>
              </w:rPr>
              <w:t>Шина</w:t>
            </w:r>
          </w:p>
          <w:p w14:paraId="139C863C" w14:textId="77777777" w:rsidR="00727575" w:rsidRPr="00CF56A6" w:rsidRDefault="00727575" w:rsidP="00727575">
            <w:pPr>
              <w:rPr>
                <w:rFonts w:ascii="Arial" w:hAnsi="Arial" w:cs="Arial"/>
                <w:sz w:val="20"/>
                <w:szCs w:val="20"/>
              </w:rPr>
            </w:pPr>
            <w:r w:rsidRPr="00CF56A6">
              <w:rPr>
                <w:rFonts w:ascii="Arial" w:hAnsi="Arial" w:cs="Arial"/>
                <w:sz w:val="20"/>
                <w:szCs w:val="20"/>
              </w:rPr>
              <w:t>Изолирующая втулка</w:t>
            </w:r>
          </w:p>
          <w:p w14:paraId="76D672D3" w14:textId="77777777" w:rsidR="00727575" w:rsidRPr="00CF56A6" w:rsidRDefault="00727575" w:rsidP="00727575">
            <w:pPr>
              <w:rPr>
                <w:rFonts w:ascii="Arial" w:hAnsi="Arial" w:cs="Arial"/>
                <w:sz w:val="20"/>
                <w:szCs w:val="20"/>
              </w:rPr>
            </w:pPr>
            <w:r w:rsidRPr="00CF56A6">
              <w:rPr>
                <w:rFonts w:ascii="Arial" w:hAnsi="Arial" w:cs="Arial"/>
                <w:sz w:val="20"/>
                <w:szCs w:val="20"/>
              </w:rPr>
              <w:t>Кабель</w:t>
            </w:r>
          </w:p>
          <w:p w14:paraId="1C00105A" w14:textId="77777777" w:rsidR="00727575" w:rsidRPr="00CF56A6" w:rsidRDefault="00727575" w:rsidP="00727575">
            <w:pPr>
              <w:rPr>
                <w:rFonts w:ascii="Arial" w:hAnsi="Arial" w:cs="Arial"/>
                <w:sz w:val="20"/>
                <w:szCs w:val="20"/>
              </w:rPr>
            </w:pPr>
            <w:r w:rsidRPr="00CF56A6">
              <w:rPr>
                <w:rFonts w:ascii="Arial" w:hAnsi="Arial" w:cs="Arial"/>
                <w:sz w:val="20"/>
                <w:szCs w:val="20"/>
              </w:rPr>
              <w:t>Проводник</w:t>
            </w:r>
          </w:p>
          <w:p w14:paraId="497FFE5F" w14:textId="77777777" w:rsidR="00727575" w:rsidRPr="00CF56A6" w:rsidRDefault="00727575" w:rsidP="00727575">
            <w:pPr>
              <w:rPr>
                <w:rFonts w:ascii="Arial" w:hAnsi="Arial" w:cs="Arial"/>
                <w:sz w:val="20"/>
                <w:szCs w:val="20"/>
              </w:rPr>
            </w:pPr>
            <w:r w:rsidRPr="00CF56A6">
              <w:rPr>
                <w:rFonts w:ascii="Arial" w:hAnsi="Arial" w:cs="Arial"/>
                <w:sz w:val="20"/>
                <w:szCs w:val="20"/>
              </w:rPr>
              <w:t>Шина данных</w:t>
            </w:r>
          </w:p>
          <w:p w14:paraId="4E4E6CC2" w14:textId="77777777" w:rsidR="00727575" w:rsidRPr="00CF56A6" w:rsidRDefault="00727575" w:rsidP="00727575">
            <w:pPr>
              <w:rPr>
                <w:rFonts w:ascii="Arial" w:hAnsi="Arial" w:cs="Arial"/>
                <w:sz w:val="20"/>
                <w:szCs w:val="20"/>
              </w:rPr>
            </w:pPr>
            <w:r w:rsidRPr="00CF56A6">
              <w:rPr>
                <w:rFonts w:ascii="Arial" w:hAnsi="Arial" w:cs="Arial"/>
                <w:sz w:val="20"/>
                <w:szCs w:val="20"/>
              </w:rPr>
              <w:t>Оптоволокно</w:t>
            </w:r>
          </w:p>
        </w:tc>
      </w:tr>
      <w:tr w:rsidR="00727575" w:rsidRPr="00CF56A6" w14:paraId="1570D66C" w14:textId="77777777" w:rsidTr="00CF56A6">
        <w:trPr>
          <w:trHeight w:val="20"/>
          <w:jc w:val="center"/>
        </w:trPr>
        <w:tc>
          <w:tcPr>
            <w:tcW w:w="0" w:type="auto"/>
          </w:tcPr>
          <w:p w14:paraId="2AEC1798" w14:textId="77777777" w:rsidR="00727575" w:rsidRPr="00CF56A6" w:rsidRDefault="00727575" w:rsidP="00727575">
            <w:pPr>
              <w:rPr>
                <w:rFonts w:ascii="Arial" w:hAnsi="Arial" w:cs="Arial"/>
                <w:sz w:val="20"/>
                <w:szCs w:val="20"/>
              </w:rPr>
            </w:pPr>
            <w:r w:rsidRPr="00CF56A6">
              <w:rPr>
                <w:rFonts w:ascii="Arial" w:hAnsi="Arial" w:cs="Arial"/>
                <w:sz w:val="20"/>
                <w:szCs w:val="20"/>
              </w:rPr>
              <w:t>X</w:t>
            </w:r>
          </w:p>
        </w:tc>
        <w:tc>
          <w:tcPr>
            <w:tcW w:w="0" w:type="auto"/>
          </w:tcPr>
          <w:p w14:paraId="3E51F5C4" w14:textId="77777777" w:rsidR="00727575" w:rsidRPr="00CF56A6" w:rsidRDefault="00727575" w:rsidP="00727575">
            <w:pPr>
              <w:rPr>
                <w:rFonts w:ascii="Arial" w:hAnsi="Arial" w:cs="Arial"/>
                <w:sz w:val="20"/>
                <w:szCs w:val="20"/>
              </w:rPr>
            </w:pPr>
            <w:r w:rsidRPr="00CF56A6">
              <w:rPr>
                <w:rFonts w:ascii="Arial" w:hAnsi="Arial" w:cs="Arial"/>
                <w:sz w:val="20"/>
                <w:szCs w:val="20"/>
              </w:rPr>
              <w:t>Подключение объектов</w:t>
            </w:r>
          </w:p>
        </w:tc>
        <w:tc>
          <w:tcPr>
            <w:tcW w:w="0" w:type="auto"/>
          </w:tcPr>
          <w:p w14:paraId="694E27FB" w14:textId="77777777" w:rsidR="00727575" w:rsidRPr="00CF56A6" w:rsidRDefault="00727575" w:rsidP="00727575">
            <w:pPr>
              <w:rPr>
                <w:rFonts w:ascii="Arial" w:hAnsi="Arial" w:cs="Arial"/>
                <w:sz w:val="20"/>
                <w:szCs w:val="20"/>
              </w:rPr>
            </w:pPr>
            <w:r w:rsidRPr="00CF56A6">
              <w:rPr>
                <w:rFonts w:ascii="Arial" w:hAnsi="Arial" w:cs="Arial"/>
                <w:sz w:val="20"/>
                <w:szCs w:val="20"/>
              </w:rPr>
              <w:t>Соединение</w:t>
            </w:r>
          </w:p>
          <w:p w14:paraId="7660C8D5" w14:textId="77777777" w:rsidR="00727575" w:rsidRPr="00CF56A6" w:rsidRDefault="00727575" w:rsidP="00727575">
            <w:pPr>
              <w:rPr>
                <w:rFonts w:ascii="Arial" w:hAnsi="Arial" w:cs="Arial"/>
                <w:sz w:val="20"/>
                <w:szCs w:val="20"/>
              </w:rPr>
            </w:pPr>
            <w:r w:rsidRPr="00CF56A6">
              <w:rPr>
                <w:rFonts w:ascii="Arial" w:hAnsi="Arial" w:cs="Arial"/>
                <w:sz w:val="20"/>
                <w:szCs w:val="20"/>
              </w:rPr>
              <w:t>Связь</w:t>
            </w:r>
          </w:p>
          <w:p w14:paraId="7A058EDC" w14:textId="77777777" w:rsidR="00727575" w:rsidRPr="00CF56A6" w:rsidRDefault="00727575" w:rsidP="00727575">
            <w:pPr>
              <w:rPr>
                <w:rFonts w:ascii="Arial" w:hAnsi="Arial" w:cs="Arial"/>
                <w:sz w:val="20"/>
                <w:szCs w:val="20"/>
              </w:rPr>
            </w:pPr>
            <w:r w:rsidRPr="00CF56A6">
              <w:rPr>
                <w:rFonts w:ascii="Arial" w:hAnsi="Arial" w:cs="Arial"/>
                <w:sz w:val="20"/>
                <w:szCs w:val="20"/>
              </w:rPr>
              <w:t>Присоединение</w:t>
            </w:r>
          </w:p>
        </w:tc>
        <w:tc>
          <w:tcPr>
            <w:tcW w:w="0" w:type="auto"/>
          </w:tcPr>
          <w:p w14:paraId="424674F3" w14:textId="77777777" w:rsidR="00727575" w:rsidRPr="00CF56A6" w:rsidRDefault="00727575" w:rsidP="00727575">
            <w:pPr>
              <w:rPr>
                <w:rFonts w:ascii="Arial" w:hAnsi="Arial" w:cs="Arial"/>
                <w:sz w:val="20"/>
                <w:szCs w:val="20"/>
              </w:rPr>
            </w:pPr>
            <w:r w:rsidRPr="00CF56A6">
              <w:rPr>
                <w:rFonts w:ascii="Arial" w:hAnsi="Arial" w:cs="Arial"/>
                <w:sz w:val="20"/>
                <w:szCs w:val="20"/>
              </w:rPr>
              <w:t>Фланец</w:t>
            </w:r>
          </w:p>
          <w:p w14:paraId="24015ED4" w14:textId="77777777" w:rsidR="00727575" w:rsidRPr="00CF56A6" w:rsidRDefault="00727575" w:rsidP="00727575">
            <w:pPr>
              <w:rPr>
                <w:rFonts w:ascii="Arial" w:hAnsi="Arial" w:cs="Arial"/>
                <w:sz w:val="20"/>
                <w:szCs w:val="20"/>
              </w:rPr>
            </w:pPr>
            <w:r w:rsidRPr="00CF56A6">
              <w:rPr>
                <w:rFonts w:ascii="Arial" w:hAnsi="Arial" w:cs="Arial"/>
                <w:sz w:val="20"/>
                <w:szCs w:val="20"/>
              </w:rPr>
              <w:t>Крюк</w:t>
            </w:r>
          </w:p>
          <w:p w14:paraId="639FA89B" w14:textId="77777777" w:rsidR="00727575" w:rsidRPr="00CF56A6" w:rsidRDefault="00727575" w:rsidP="00727575">
            <w:pPr>
              <w:rPr>
                <w:rFonts w:ascii="Arial" w:hAnsi="Arial" w:cs="Arial"/>
                <w:sz w:val="20"/>
                <w:szCs w:val="20"/>
              </w:rPr>
            </w:pPr>
            <w:r w:rsidRPr="00CF56A6">
              <w:rPr>
                <w:rFonts w:ascii="Arial" w:hAnsi="Arial" w:cs="Arial"/>
                <w:sz w:val="20"/>
                <w:szCs w:val="20"/>
              </w:rPr>
              <w:t>Шланговое соединение</w:t>
            </w:r>
          </w:p>
          <w:p w14:paraId="7F1427FC" w14:textId="77777777" w:rsidR="00727575" w:rsidRPr="00CF56A6" w:rsidRDefault="00727575" w:rsidP="00727575">
            <w:pPr>
              <w:rPr>
                <w:rFonts w:ascii="Arial" w:hAnsi="Arial" w:cs="Arial"/>
                <w:sz w:val="20"/>
                <w:szCs w:val="20"/>
              </w:rPr>
            </w:pPr>
            <w:r w:rsidRPr="00CF56A6">
              <w:rPr>
                <w:rFonts w:ascii="Arial" w:hAnsi="Arial" w:cs="Arial"/>
                <w:sz w:val="20"/>
                <w:szCs w:val="20"/>
              </w:rPr>
              <w:t>Трубопроводы</w:t>
            </w:r>
          </w:p>
          <w:p w14:paraId="434EDB0B" w14:textId="77777777" w:rsidR="00727575" w:rsidRPr="00CF56A6" w:rsidRDefault="00727575" w:rsidP="00727575">
            <w:pPr>
              <w:rPr>
                <w:rFonts w:ascii="Arial" w:hAnsi="Arial" w:cs="Arial"/>
                <w:sz w:val="20"/>
                <w:szCs w:val="20"/>
              </w:rPr>
            </w:pPr>
            <w:r w:rsidRPr="00CF56A6">
              <w:rPr>
                <w:rFonts w:ascii="Arial" w:hAnsi="Arial" w:cs="Arial"/>
                <w:sz w:val="20"/>
                <w:szCs w:val="20"/>
              </w:rPr>
              <w:t>Фланец трубопровода</w:t>
            </w:r>
          </w:p>
          <w:p w14:paraId="43360F6F" w14:textId="77777777" w:rsidR="00727575" w:rsidRPr="00CF56A6" w:rsidRDefault="00727575" w:rsidP="00727575">
            <w:pPr>
              <w:rPr>
                <w:rFonts w:ascii="Arial" w:hAnsi="Arial" w:cs="Arial"/>
                <w:sz w:val="20"/>
                <w:szCs w:val="20"/>
              </w:rPr>
            </w:pPr>
            <w:r w:rsidRPr="00CF56A6">
              <w:rPr>
                <w:rFonts w:ascii="Arial" w:hAnsi="Arial" w:cs="Arial"/>
                <w:sz w:val="20"/>
                <w:szCs w:val="20"/>
              </w:rPr>
              <w:t>Жесткая муфта</w:t>
            </w:r>
          </w:p>
        </w:tc>
        <w:tc>
          <w:tcPr>
            <w:tcW w:w="0" w:type="auto"/>
          </w:tcPr>
          <w:p w14:paraId="0BFAF862" w14:textId="77777777" w:rsidR="00727575" w:rsidRPr="00CF56A6" w:rsidRDefault="00727575" w:rsidP="00727575">
            <w:pPr>
              <w:rPr>
                <w:rFonts w:ascii="Arial" w:hAnsi="Arial" w:cs="Arial"/>
                <w:sz w:val="20"/>
                <w:szCs w:val="20"/>
              </w:rPr>
            </w:pPr>
            <w:r w:rsidRPr="00CF56A6">
              <w:rPr>
                <w:rFonts w:ascii="Arial" w:hAnsi="Arial" w:cs="Arial"/>
                <w:sz w:val="20"/>
                <w:szCs w:val="20"/>
              </w:rPr>
              <w:t>Соединитель</w:t>
            </w:r>
          </w:p>
          <w:p w14:paraId="36178006" w14:textId="77777777" w:rsidR="00727575" w:rsidRPr="00CF56A6" w:rsidRDefault="00727575" w:rsidP="00727575">
            <w:pPr>
              <w:rPr>
                <w:rFonts w:ascii="Arial" w:hAnsi="Arial" w:cs="Arial"/>
                <w:sz w:val="20"/>
                <w:szCs w:val="20"/>
              </w:rPr>
            </w:pPr>
            <w:r w:rsidRPr="00CF56A6">
              <w:rPr>
                <w:rFonts w:ascii="Arial" w:hAnsi="Arial" w:cs="Arial"/>
                <w:sz w:val="20"/>
                <w:szCs w:val="20"/>
              </w:rPr>
              <w:t>Хаб</w:t>
            </w:r>
          </w:p>
          <w:p w14:paraId="3E973767" w14:textId="77777777" w:rsidR="00727575" w:rsidRPr="00CF56A6" w:rsidRDefault="00727575" w:rsidP="00727575">
            <w:pPr>
              <w:rPr>
                <w:rFonts w:ascii="Arial" w:hAnsi="Arial" w:cs="Arial"/>
                <w:sz w:val="20"/>
                <w:szCs w:val="20"/>
              </w:rPr>
            </w:pPr>
            <w:r w:rsidRPr="00CF56A6">
              <w:rPr>
                <w:rFonts w:ascii="Arial" w:hAnsi="Arial" w:cs="Arial"/>
                <w:sz w:val="20"/>
                <w:szCs w:val="20"/>
              </w:rPr>
              <w:t>Разъем</w:t>
            </w:r>
          </w:p>
          <w:p w14:paraId="4A35405C" w14:textId="77777777" w:rsidR="00727575" w:rsidRPr="00CF56A6" w:rsidRDefault="00727575" w:rsidP="00727575">
            <w:pPr>
              <w:rPr>
                <w:rFonts w:ascii="Arial" w:hAnsi="Arial" w:cs="Arial"/>
                <w:sz w:val="20"/>
                <w:szCs w:val="20"/>
              </w:rPr>
            </w:pPr>
            <w:r w:rsidRPr="00CF56A6">
              <w:rPr>
                <w:rFonts w:ascii="Arial" w:hAnsi="Arial" w:cs="Arial"/>
                <w:sz w:val="20"/>
                <w:szCs w:val="20"/>
              </w:rPr>
              <w:t>Клемма</w:t>
            </w:r>
          </w:p>
          <w:p w14:paraId="77F2F05F" w14:textId="77777777" w:rsidR="00727575" w:rsidRPr="00CF56A6" w:rsidRDefault="00727575" w:rsidP="00727575">
            <w:pPr>
              <w:rPr>
                <w:rFonts w:ascii="Arial" w:hAnsi="Arial" w:cs="Arial"/>
                <w:sz w:val="20"/>
                <w:szCs w:val="20"/>
              </w:rPr>
            </w:pPr>
            <w:r w:rsidRPr="00CF56A6">
              <w:rPr>
                <w:rFonts w:ascii="Arial" w:hAnsi="Arial" w:cs="Arial"/>
                <w:sz w:val="20"/>
                <w:szCs w:val="20"/>
              </w:rPr>
              <w:t>Клеммный блок</w:t>
            </w:r>
          </w:p>
          <w:p w14:paraId="3DFC5C61" w14:textId="77777777" w:rsidR="00727575" w:rsidRPr="00CF56A6" w:rsidRDefault="00727575" w:rsidP="00727575">
            <w:pPr>
              <w:rPr>
                <w:rFonts w:ascii="Arial" w:hAnsi="Arial" w:cs="Arial"/>
                <w:sz w:val="20"/>
                <w:szCs w:val="20"/>
              </w:rPr>
            </w:pPr>
            <w:r w:rsidRPr="00CF56A6">
              <w:rPr>
                <w:rFonts w:ascii="Arial" w:hAnsi="Arial" w:cs="Arial"/>
                <w:sz w:val="20"/>
                <w:szCs w:val="20"/>
              </w:rPr>
              <w:t>Клеммник</w:t>
            </w:r>
          </w:p>
        </w:tc>
      </w:tr>
      <w:tr w:rsidR="00727575" w:rsidRPr="00CF56A6" w14:paraId="0F6D1057" w14:textId="77777777" w:rsidTr="00CF56A6">
        <w:trPr>
          <w:trHeight w:val="20"/>
          <w:jc w:val="center"/>
        </w:trPr>
        <w:tc>
          <w:tcPr>
            <w:tcW w:w="0" w:type="auto"/>
          </w:tcPr>
          <w:p w14:paraId="24DEB744" w14:textId="77777777" w:rsidR="00727575" w:rsidRPr="00CF56A6" w:rsidRDefault="00727575" w:rsidP="00727575">
            <w:pPr>
              <w:rPr>
                <w:rFonts w:ascii="Arial" w:hAnsi="Arial" w:cs="Arial"/>
                <w:sz w:val="20"/>
                <w:szCs w:val="20"/>
              </w:rPr>
            </w:pPr>
            <w:r w:rsidRPr="00CF56A6">
              <w:rPr>
                <w:rFonts w:ascii="Arial" w:hAnsi="Arial" w:cs="Arial"/>
                <w:sz w:val="20"/>
                <w:szCs w:val="20"/>
              </w:rPr>
              <w:t>Y</w:t>
            </w:r>
          </w:p>
        </w:tc>
        <w:tc>
          <w:tcPr>
            <w:tcW w:w="0" w:type="auto"/>
          </w:tcPr>
          <w:p w14:paraId="0F2970DE" w14:textId="77777777" w:rsidR="00727575" w:rsidRPr="00CF56A6" w:rsidRDefault="00727575"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43DB9ADD" w14:textId="77777777" w:rsidR="00727575" w:rsidRPr="00CF56A6" w:rsidRDefault="00727575" w:rsidP="00727575">
            <w:pPr>
              <w:rPr>
                <w:rFonts w:ascii="Arial" w:hAnsi="Arial" w:cs="Arial"/>
                <w:sz w:val="20"/>
                <w:szCs w:val="20"/>
              </w:rPr>
            </w:pPr>
          </w:p>
        </w:tc>
        <w:tc>
          <w:tcPr>
            <w:tcW w:w="0" w:type="auto"/>
          </w:tcPr>
          <w:p w14:paraId="5AD0DC30" w14:textId="77777777" w:rsidR="00727575" w:rsidRPr="00CF56A6" w:rsidRDefault="00727575" w:rsidP="00727575">
            <w:pPr>
              <w:rPr>
                <w:rFonts w:ascii="Arial" w:hAnsi="Arial" w:cs="Arial"/>
                <w:sz w:val="20"/>
                <w:szCs w:val="20"/>
              </w:rPr>
            </w:pPr>
          </w:p>
        </w:tc>
        <w:tc>
          <w:tcPr>
            <w:tcW w:w="0" w:type="auto"/>
          </w:tcPr>
          <w:p w14:paraId="199BF75B" w14:textId="77777777" w:rsidR="00727575" w:rsidRPr="00CF56A6" w:rsidRDefault="00727575" w:rsidP="00727575">
            <w:pPr>
              <w:rPr>
                <w:rFonts w:ascii="Arial" w:hAnsi="Arial" w:cs="Arial"/>
                <w:sz w:val="20"/>
                <w:szCs w:val="20"/>
              </w:rPr>
            </w:pPr>
          </w:p>
        </w:tc>
      </w:tr>
      <w:tr w:rsidR="00727575" w:rsidRPr="00CF56A6" w14:paraId="629A0C4D" w14:textId="77777777" w:rsidTr="00CF56A6">
        <w:trPr>
          <w:trHeight w:val="20"/>
          <w:jc w:val="center"/>
        </w:trPr>
        <w:tc>
          <w:tcPr>
            <w:tcW w:w="0" w:type="auto"/>
          </w:tcPr>
          <w:p w14:paraId="66188882"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Z</w:t>
            </w:r>
          </w:p>
        </w:tc>
        <w:tc>
          <w:tcPr>
            <w:tcW w:w="0" w:type="auto"/>
          </w:tcPr>
          <w:p w14:paraId="5639D830" w14:textId="77777777" w:rsidR="00727575" w:rsidRPr="00CF56A6" w:rsidRDefault="00727575"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04279809" w14:textId="77777777" w:rsidR="00727575" w:rsidRPr="00CF56A6" w:rsidRDefault="00727575" w:rsidP="00727575">
            <w:pPr>
              <w:rPr>
                <w:rFonts w:ascii="Arial" w:hAnsi="Arial" w:cs="Arial"/>
                <w:sz w:val="20"/>
                <w:szCs w:val="20"/>
              </w:rPr>
            </w:pPr>
          </w:p>
        </w:tc>
        <w:tc>
          <w:tcPr>
            <w:tcW w:w="0" w:type="auto"/>
          </w:tcPr>
          <w:p w14:paraId="7E0048A3" w14:textId="77777777" w:rsidR="00727575" w:rsidRPr="00CF56A6" w:rsidRDefault="00727575" w:rsidP="00727575">
            <w:pPr>
              <w:rPr>
                <w:rFonts w:ascii="Arial" w:hAnsi="Arial" w:cs="Arial"/>
                <w:sz w:val="20"/>
                <w:szCs w:val="20"/>
              </w:rPr>
            </w:pPr>
          </w:p>
        </w:tc>
        <w:tc>
          <w:tcPr>
            <w:tcW w:w="0" w:type="auto"/>
          </w:tcPr>
          <w:p w14:paraId="6BEF9E55" w14:textId="77777777" w:rsidR="00727575" w:rsidRPr="00CF56A6" w:rsidRDefault="00727575" w:rsidP="00727575">
            <w:pPr>
              <w:rPr>
                <w:rFonts w:ascii="Arial" w:hAnsi="Arial" w:cs="Arial"/>
                <w:sz w:val="20"/>
                <w:szCs w:val="20"/>
              </w:rPr>
            </w:pPr>
          </w:p>
        </w:tc>
      </w:tr>
    </w:tbl>
    <w:p w14:paraId="4AD6D5B1" w14:textId="77777777" w:rsidR="00911DAF" w:rsidRPr="00CF56A6" w:rsidRDefault="00911DAF" w:rsidP="00CF56A6">
      <w:pPr>
        <w:spacing w:before="8"/>
        <w:rPr>
          <w:b/>
          <w:bCs/>
          <w:i/>
          <w:sz w:val="24"/>
          <w:szCs w:val="24"/>
        </w:rPr>
      </w:pPr>
    </w:p>
    <w:p w14:paraId="2ED0BA79" w14:textId="77777777" w:rsidR="00911DAF" w:rsidRPr="00D900B9" w:rsidRDefault="00911DAF" w:rsidP="00D900B9">
      <w:pPr>
        <w:rPr>
          <w:b/>
          <w:sz w:val="28"/>
        </w:rPr>
      </w:pPr>
      <w:bookmarkStart w:id="152" w:name="5.2__Subclasses_of_objects_according_to_"/>
      <w:bookmarkEnd w:id="152"/>
      <w:r w:rsidRPr="00D900B9">
        <w:rPr>
          <w:b/>
          <w:sz w:val="28"/>
        </w:rPr>
        <w:t>Подклассы объектов в соответствии с назначением или задачей</w:t>
      </w:r>
    </w:p>
    <w:p w14:paraId="188E7F43" w14:textId="77777777" w:rsidR="00911DAF" w:rsidRPr="00CF56A6" w:rsidRDefault="00911DAF" w:rsidP="00697DD9">
      <w:pPr>
        <w:spacing w:before="7"/>
        <w:jc w:val="both"/>
        <w:rPr>
          <w:b/>
          <w:bCs/>
          <w:sz w:val="24"/>
          <w:szCs w:val="24"/>
        </w:rPr>
      </w:pPr>
    </w:p>
    <w:p w14:paraId="2DB4F5DF" w14:textId="77777777" w:rsidR="00911DAF" w:rsidRPr="00CF56A6" w:rsidRDefault="00911DAF" w:rsidP="00697DD9">
      <w:pPr>
        <w:pStyle w:val="aff7"/>
        <w:spacing w:line="276" w:lineRule="auto"/>
        <w:ind w:left="118" w:right="118"/>
        <w:jc w:val="both"/>
        <w:rPr>
          <w:rFonts w:cs="Arial"/>
          <w:sz w:val="24"/>
          <w:szCs w:val="24"/>
          <w:lang w:val="ru-RU"/>
        </w:rPr>
      </w:pPr>
      <w:r w:rsidRPr="00CF56A6">
        <w:rPr>
          <w:rFonts w:cs="Arial"/>
          <w:spacing w:val="3"/>
          <w:sz w:val="24"/>
          <w:szCs w:val="24"/>
          <w:lang w:val="ru-RU"/>
        </w:rPr>
        <w:t>Иногда бывает необходимо или полезно предоставить более подробную классификацию объекта, чем классификация, предоставляемая классами в Таблице 1.</w:t>
      </w:r>
    </w:p>
    <w:p w14:paraId="12493F43" w14:textId="77777777" w:rsidR="00911DAF" w:rsidRPr="00CF56A6" w:rsidRDefault="00911DAF" w:rsidP="00697DD9">
      <w:pPr>
        <w:spacing w:before="8"/>
        <w:jc w:val="both"/>
        <w:rPr>
          <w:sz w:val="24"/>
          <w:szCs w:val="24"/>
        </w:rPr>
      </w:pPr>
    </w:p>
    <w:p w14:paraId="1F0C9940" w14:textId="77777777" w:rsidR="00911DAF" w:rsidRPr="00CF56A6" w:rsidRDefault="00911DAF" w:rsidP="00697DD9">
      <w:pPr>
        <w:pStyle w:val="aff7"/>
        <w:tabs>
          <w:tab w:val="left" w:pos="1418"/>
        </w:tabs>
        <w:spacing w:line="276" w:lineRule="auto"/>
        <w:ind w:left="1418" w:right="126" w:hanging="1300"/>
        <w:jc w:val="both"/>
        <w:rPr>
          <w:rFonts w:cs="Arial"/>
          <w:sz w:val="24"/>
          <w:szCs w:val="24"/>
          <w:lang w:val="ru-RU"/>
        </w:rPr>
      </w:pPr>
      <w:r w:rsidRPr="00CF56A6">
        <w:rPr>
          <w:rFonts w:cs="Arial"/>
          <w:b/>
          <w:spacing w:val="6"/>
          <w:sz w:val="24"/>
          <w:szCs w:val="24"/>
          <w:lang w:val="ru-RU"/>
        </w:rPr>
        <w:t>Правило</w:t>
      </w:r>
      <w:r w:rsidRPr="00CF56A6">
        <w:rPr>
          <w:rFonts w:cs="Arial"/>
          <w:b/>
          <w:spacing w:val="10"/>
          <w:sz w:val="24"/>
          <w:szCs w:val="24"/>
          <w:lang w:val="ru-RU"/>
        </w:rPr>
        <w:t xml:space="preserve"> </w:t>
      </w:r>
      <w:r w:rsidRPr="00CF56A6">
        <w:rPr>
          <w:rFonts w:cs="Arial"/>
          <w:b/>
          <w:sz w:val="24"/>
          <w:szCs w:val="24"/>
          <w:lang w:val="ru-RU"/>
        </w:rPr>
        <w:t>5</w:t>
      </w:r>
      <w:r w:rsidRPr="00CF56A6">
        <w:rPr>
          <w:rFonts w:cs="Arial"/>
          <w:b/>
          <w:sz w:val="24"/>
          <w:szCs w:val="24"/>
          <w:lang w:val="ru-RU"/>
        </w:rPr>
        <w:tab/>
      </w:r>
      <w:r w:rsidR="00CF56A6">
        <w:rPr>
          <w:rFonts w:cs="Arial"/>
          <w:b/>
          <w:sz w:val="24"/>
          <w:szCs w:val="24"/>
          <w:lang w:val="ru-RU"/>
        </w:rPr>
        <w:t xml:space="preserve"> </w:t>
      </w:r>
      <w:r w:rsidRPr="00CF56A6">
        <w:rPr>
          <w:rFonts w:cs="Arial"/>
          <w:spacing w:val="6"/>
          <w:sz w:val="24"/>
          <w:szCs w:val="24"/>
          <w:lang w:val="ru-RU"/>
        </w:rPr>
        <w:t>Объекты, классифицированные в соответствии с Таблицей 1, должны быть подклассифицированы в соответствии с Таблицей 2 в дальнейшем, если такая подклассификация требуется.</w:t>
      </w:r>
    </w:p>
    <w:p w14:paraId="415FF0A9" w14:textId="77777777" w:rsidR="00911DAF" w:rsidRPr="00CF56A6" w:rsidRDefault="00911DAF" w:rsidP="00697DD9">
      <w:pPr>
        <w:spacing w:before="2"/>
        <w:jc w:val="both"/>
        <w:rPr>
          <w:sz w:val="24"/>
          <w:szCs w:val="24"/>
        </w:rPr>
      </w:pPr>
    </w:p>
    <w:p w14:paraId="18A05704" w14:textId="77777777" w:rsidR="00911DAF" w:rsidRPr="00CF56A6" w:rsidRDefault="00911DAF" w:rsidP="00697DD9">
      <w:pPr>
        <w:pStyle w:val="aff7"/>
        <w:spacing w:line="276" w:lineRule="auto"/>
        <w:ind w:left="1560" w:hanging="1442"/>
        <w:jc w:val="both"/>
        <w:rPr>
          <w:rFonts w:cs="Arial"/>
          <w:sz w:val="24"/>
          <w:szCs w:val="24"/>
          <w:lang w:val="ru-RU"/>
        </w:rPr>
      </w:pPr>
      <w:r w:rsidRPr="00CF56A6">
        <w:rPr>
          <w:rFonts w:cs="Arial"/>
          <w:b/>
          <w:spacing w:val="6"/>
          <w:sz w:val="24"/>
          <w:szCs w:val="24"/>
          <w:lang w:val="ru-RU"/>
        </w:rPr>
        <w:t>Правило</w:t>
      </w:r>
      <w:r w:rsidRPr="00CF56A6">
        <w:rPr>
          <w:rFonts w:cs="Arial"/>
          <w:b/>
          <w:spacing w:val="12"/>
          <w:sz w:val="24"/>
          <w:szCs w:val="24"/>
          <w:lang w:val="ru-RU"/>
        </w:rPr>
        <w:t xml:space="preserve"> </w:t>
      </w:r>
      <w:r w:rsidRPr="00CF56A6">
        <w:rPr>
          <w:rFonts w:cs="Arial"/>
          <w:b/>
          <w:sz w:val="24"/>
          <w:szCs w:val="24"/>
          <w:lang w:val="ru-RU"/>
        </w:rPr>
        <w:t xml:space="preserve">6 </w:t>
      </w:r>
      <w:r w:rsidRPr="00CF56A6">
        <w:rPr>
          <w:rFonts w:cs="Arial"/>
          <w:spacing w:val="6"/>
          <w:sz w:val="24"/>
          <w:szCs w:val="24"/>
          <w:lang w:val="ru-RU"/>
        </w:rPr>
        <w:t>Дополнительные подклассы к тем, которые определены в Таблице 2, могут применяться, если:</w:t>
      </w:r>
    </w:p>
    <w:p w14:paraId="5A370334" w14:textId="77777777" w:rsidR="00911DAF" w:rsidRPr="00CF56A6" w:rsidRDefault="00911DAF" w:rsidP="00697DD9">
      <w:pPr>
        <w:pStyle w:val="aff7"/>
        <w:numPr>
          <w:ilvl w:val="0"/>
          <w:numId w:val="10"/>
        </w:numPr>
        <w:tabs>
          <w:tab w:val="left" w:pos="1309"/>
        </w:tabs>
        <w:spacing w:line="276" w:lineRule="auto"/>
        <w:jc w:val="both"/>
        <w:rPr>
          <w:rFonts w:cs="Arial"/>
          <w:sz w:val="24"/>
          <w:szCs w:val="24"/>
          <w:lang w:val="ru-RU"/>
        </w:rPr>
      </w:pPr>
      <w:r w:rsidRPr="00CF56A6">
        <w:rPr>
          <w:rFonts w:cs="Arial"/>
          <w:spacing w:val="3"/>
          <w:sz w:val="24"/>
          <w:szCs w:val="24"/>
          <w:lang w:val="ru-RU"/>
        </w:rPr>
        <w:t>подкласс Таблицы 2 не применим</w:t>
      </w:r>
      <w:r w:rsidRPr="00CF56A6">
        <w:rPr>
          <w:rFonts w:cs="Arial"/>
          <w:spacing w:val="8"/>
          <w:sz w:val="24"/>
          <w:szCs w:val="24"/>
          <w:lang w:val="ru-RU"/>
        </w:rPr>
        <w:t>;</w:t>
      </w:r>
    </w:p>
    <w:p w14:paraId="0B82B810" w14:textId="77777777" w:rsidR="00911DAF" w:rsidRPr="00CF56A6" w:rsidRDefault="00911DAF" w:rsidP="00697DD9">
      <w:pPr>
        <w:pStyle w:val="aff7"/>
        <w:numPr>
          <w:ilvl w:val="0"/>
          <w:numId w:val="10"/>
        </w:numPr>
        <w:tabs>
          <w:tab w:val="left" w:pos="1309"/>
        </w:tabs>
        <w:spacing w:line="276" w:lineRule="auto"/>
        <w:ind w:right="120"/>
        <w:jc w:val="both"/>
        <w:rPr>
          <w:rFonts w:cs="Arial"/>
          <w:sz w:val="24"/>
          <w:szCs w:val="24"/>
          <w:lang w:val="ru-RU"/>
        </w:rPr>
      </w:pPr>
      <w:r w:rsidRPr="00CF56A6">
        <w:rPr>
          <w:rFonts w:cs="Arial"/>
          <w:spacing w:val="5"/>
          <w:sz w:val="24"/>
          <w:szCs w:val="24"/>
          <w:lang w:val="ru-RU"/>
        </w:rPr>
        <w:t>подклассы определяются в соответствии с базовой группировкой подклассов в Таблице 2</w:t>
      </w:r>
      <w:r w:rsidRPr="00CF56A6">
        <w:rPr>
          <w:rFonts w:cs="Arial"/>
          <w:spacing w:val="9"/>
          <w:sz w:val="24"/>
          <w:szCs w:val="24"/>
          <w:lang w:val="ru-RU"/>
        </w:rPr>
        <w:t>;</w:t>
      </w:r>
    </w:p>
    <w:p w14:paraId="30DBECF2" w14:textId="77777777" w:rsidR="00911DAF" w:rsidRPr="00CF56A6" w:rsidRDefault="00911DAF" w:rsidP="00697DD9">
      <w:pPr>
        <w:pStyle w:val="aff7"/>
        <w:numPr>
          <w:ilvl w:val="0"/>
          <w:numId w:val="10"/>
        </w:numPr>
        <w:tabs>
          <w:tab w:val="left" w:pos="1309"/>
        </w:tabs>
        <w:spacing w:before="20" w:line="276" w:lineRule="auto"/>
        <w:ind w:right="126"/>
        <w:jc w:val="both"/>
        <w:rPr>
          <w:rFonts w:cs="Arial"/>
          <w:sz w:val="24"/>
          <w:szCs w:val="24"/>
          <w:lang w:val="ru-RU"/>
        </w:rPr>
      </w:pPr>
      <w:r w:rsidRPr="00CF56A6">
        <w:rPr>
          <w:rFonts w:cs="Arial"/>
          <w:spacing w:val="5"/>
          <w:sz w:val="24"/>
          <w:szCs w:val="24"/>
          <w:lang w:val="ru-RU"/>
        </w:rPr>
        <w:t>применение подклассов объясняется в документе, в котором он используется, или в подтверждающей документации</w:t>
      </w:r>
      <w:r w:rsidRPr="00CF56A6">
        <w:rPr>
          <w:rFonts w:cs="Arial"/>
          <w:spacing w:val="7"/>
          <w:sz w:val="24"/>
          <w:szCs w:val="24"/>
          <w:lang w:val="ru-RU"/>
        </w:rPr>
        <w:t>.</w:t>
      </w:r>
    </w:p>
    <w:p w14:paraId="001DBD0F" w14:textId="77777777" w:rsidR="00911DAF" w:rsidRPr="00CF56A6" w:rsidRDefault="00911DAF" w:rsidP="00697DD9">
      <w:pPr>
        <w:spacing w:before="3"/>
        <w:jc w:val="both"/>
        <w:rPr>
          <w:sz w:val="24"/>
          <w:szCs w:val="24"/>
        </w:rPr>
      </w:pPr>
    </w:p>
    <w:p w14:paraId="0FEAA452" w14:textId="77777777" w:rsidR="00911DAF" w:rsidRPr="00CF56A6" w:rsidRDefault="00911DAF" w:rsidP="00697DD9">
      <w:pPr>
        <w:spacing w:before="3"/>
        <w:jc w:val="both"/>
        <w:rPr>
          <w:sz w:val="24"/>
          <w:szCs w:val="24"/>
        </w:rPr>
      </w:pPr>
      <w:r w:rsidRPr="00CF56A6">
        <w:rPr>
          <w:spacing w:val="5"/>
          <w:sz w:val="24"/>
          <w:szCs w:val="24"/>
        </w:rPr>
        <w:t>Каждый подкласс, представленный в Таблице 2, характеризует объект, а различные подклассы расположены в соответствии с отношением к техническому сектору. Группировка выглядит следующим образом:</w:t>
      </w:r>
    </w:p>
    <w:p w14:paraId="37AE964A" w14:textId="77777777" w:rsidR="00911DAF" w:rsidRPr="00CF56A6" w:rsidRDefault="00911DAF" w:rsidP="00697DD9">
      <w:pPr>
        <w:pStyle w:val="aff7"/>
        <w:numPr>
          <w:ilvl w:val="0"/>
          <w:numId w:val="10"/>
        </w:numPr>
        <w:tabs>
          <w:tab w:val="left" w:pos="460"/>
        </w:tabs>
        <w:spacing w:line="276" w:lineRule="auto"/>
        <w:jc w:val="both"/>
        <w:rPr>
          <w:rFonts w:cs="Arial"/>
          <w:sz w:val="24"/>
          <w:szCs w:val="24"/>
          <w:lang w:val="ru-RU"/>
        </w:rPr>
      </w:pPr>
      <w:r w:rsidRPr="00CF56A6">
        <w:rPr>
          <w:rFonts w:cs="Arial"/>
          <w:spacing w:val="6"/>
          <w:sz w:val="24"/>
          <w:szCs w:val="24"/>
          <w:lang w:val="ru-RU"/>
        </w:rPr>
        <w:t>Подклассы</w:t>
      </w:r>
      <w:r w:rsidRPr="00CF56A6">
        <w:rPr>
          <w:rFonts w:cs="Arial"/>
          <w:spacing w:val="12"/>
          <w:sz w:val="24"/>
          <w:szCs w:val="24"/>
          <w:lang w:val="ru-RU"/>
        </w:rPr>
        <w:t xml:space="preserve"> </w:t>
      </w:r>
      <w:r w:rsidRPr="00CF56A6">
        <w:rPr>
          <w:rFonts w:cs="Arial"/>
          <w:sz w:val="24"/>
          <w:szCs w:val="24"/>
        </w:rPr>
        <w:t>A</w:t>
      </w:r>
      <w:r w:rsidRPr="00CF56A6">
        <w:rPr>
          <w:rFonts w:cs="Arial"/>
          <w:spacing w:val="10"/>
          <w:sz w:val="24"/>
          <w:szCs w:val="24"/>
          <w:lang w:val="ru-RU"/>
        </w:rPr>
        <w:t xml:space="preserve"> </w:t>
      </w:r>
      <w:r w:rsidRPr="00CF56A6">
        <w:rPr>
          <w:rFonts w:cs="Arial"/>
          <w:sz w:val="24"/>
          <w:szCs w:val="24"/>
          <w:lang w:val="ru-RU"/>
        </w:rPr>
        <w:t>–</w:t>
      </w:r>
      <w:r w:rsidRPr="00CF56A6">
        <w:rPr>
          <w:rFonts w:cs="Arial"/>
          <w:spacing w:val="13"/>
          <w:sz w:val="24"/>
          <w:szCs w:val="24"/>
          <w:lang w:val="ru-RU"/>
        </w:rPr>
        <w:t xml:space="preserve"> </w:t>
      </w:r>
      <w:r w:rsidRPr="00CF56A6">
        <w:rPr>
          <w:rFonts w:cs="Arial"/>
          <w:sz w:val="24"/>
          <w:szCs w:val="24"/>
        </w:rPr>
        <w:t>E</w:t>
      </w:r>
      <w:r w:rsidRPr="00CF56A6">
        <w:rPr>
          <w:rFonts w:cs="Arial"/>
          <w:spacing w:val="8"/>
          <w:sz w:val="24"/>
          <w:szCs w:val="24"/>
          <w:lang w:val="ru-RU"/>
        </w:rPr>
        <w:t xml:space="preserve"> </w:t>
      </w:r>
      <w:r w:rsidRPr="00CF56A6">
        <w:rPr>
          <w:rFonts w:cs="Arial"/>
          <w:spacing w:val="6"/>
          <w:sz w:val="24"/>
          <w:szCs w:val="24"/>
          <w:lang w:val="ru-RU"/>
        </w:rPr>
        <w:t>для объектов, связанных с электрической энергией;</w:t>
      </w:r>
    </w:p>
    <w:p w14:paraId="3FC85514" w14:textId="77777777" w:rsidR="00911DAF" w:rsidRPr="00CF56A6" w:rsidRDefault="00911DAF" w:rsidP="00697DD9">
      <w:pPr>
        <w:pStyle w:val="aff7"/>
        <w:numPr>
          <w:ilvl w:val="0"/>
          <w:numId w:val="10"/>
        </w:numPr>
        <w:tabs>
          <w:tab w:val="left" w:pos="460"/>
        </w:tabs>
        <w:spacing w:before="98" w:line="276" w:lineRule="auto"/>
        <w:jc w:val="both"/>
        <w:rPr>
          <w:rFonts w:cs="Arial"/>
          <w:sz w:val="24"/>
          <w:szCs w:val="24"/>
          <w:lang w:val="ru-RU"/>
        </w:rPr>
      </w:pPr>
      <w:r w:rsidRPr="00CF56A6">
        <w:rPr>
          <w:rFonts w:cs="Arial"/>
          <w:spacing w:val="6"/>
          <w:sz w:val="24"/>
          <w:szCs w:val="24"/>
          <w:lang w:val="ru-RU"/>
        </w:rPr>
        <w:t>Подклассы</w:t>
      </w:r>
      <w:r w:rsidRPr="00CF56A6">
        <w:rPr>
          <w:rFonts w:cs="Arial"/>
          <w:spacing w:val="13"/>
          <w:sz w:val="24"/>
          <w:szCs w:val="24"/>
          <w:lang w:val="ru-RU"/>
        </w:rPr>
        <w:t xml:space="preserve"> </w:t>
      </w:r>
      <w:r w:rsidRPr="00CF56A6">
        <w:rPr>
          <w:rFonts w:cs="Arial"/>
          <w:sz w:val="24"/>
          <w:szCs w:val="24"/>
        </w:rPr>
        <w:t>F</w:t>
      </w:r>
      <w:r w:rsidRPr="00CF56A6">
        <w:rPr>
          <w:rFonts w:cs="Arial"/>
          <w:spacing w:val="12"/>
          <w:sz w:val="24"/>
          <w:szCs w:val="24"/>
          <w:lang w:val="ru-RU"/>
        </w:rPr>
        <w:t xml:space="preserve"> </w:t>
      </w:r>
      <w:r w:rsidRPr="00CF56A6">
        <w:rPr>
          <w:rFonts w:cs="Arial"/>
          <w:sz w:val="24"/>
          <w:szCs w:val="24"/>
          <w:lang w:val="ru-RU"/>
        </w:rPr>
        <w:t>–</w:t>
      </w:r>
      <w:r w:rsidRPr="00CF56A6">
        <w:rPr>
          <w:rFonts w:cs="Arial"/>
          <w:spacing w:val="11"/>
          <w:sz w:val="24"/>
          <w:szCs w:val="24"/>
          <w:lang w:val="ru-RU"/>
        </w:rPr>
        <w:t xml:space="preserve"> </w:t>
      </w:r>
      <w:r w:rsidRPr="00CF56A6">
        <w:rPr>
          <w:rFonts w:cs="Arial"/>
          <w:spacing w:val="4"/>
          <w:sz w:val="24"/>
          <w:szCs w:val="24"/>
        </w:rPr>
        <w:t>K</w:t>
      </w:r>
      <w:r w:rsidRPr="00CF56A6">
        <w:rPr>
          <w:rFonts w:cs="Arial"/>
          <w:spacing w:val="4"/>
          <w:sz w:val="24"/>
          <w:szCs w:val="24"/>
          <w:lang w:val="ru-RU"/>
        </w:rPr>
        <w:t>,</w:t>
      </w:r>
      <w:r w:rsidRPr="00CF56A6">
        <w:rPr>
          <w:rFonts w:cs="Arial"/>
          <w:spacing w:val="11"/>
          <w:sz w:val="24"/>
          <w:szCs w:val="24"/>
          <w:lang w:val="ru-RU"/>
        </w:rPr>
        <w:t xml:space="preserve"> </w:t>
      </w:r>
      <w:r w:rsidRPr="00CF56A6">
        <w:rPr>
          <w:rFonts w:cs="Arial"/>
          <w:spacing w:val="6"/>
          <w:sz w:val="24"/>
          <w:szCs w:val="24"/>
          <w:lang w:val="ru-RU"/>
        </w:rPr>
        <w:t xml:space="preserve">исключая </w:t>
      </w:r>
      <w:r w:rsidRPr="00CF56A6">
        <w:rPr>
          <w:rFonts w:cs="Arial"/>
          <w:spacing w:val="6"/>
          <w:sz w:val="24"/>
          <w:szCs w:val="24"/>
        </w:rPr>
        <w:t>I</w:t>
      </w:r>
      <w:r w:rsidRPr="00CF56A6">
        <w:rPr>
          <w:rFonts w:cs="Arial"/>
          <w:spacing w:val="6"/>
          <w:sz w:val="24"/>
          <w:szCs w:val="24"/>
          <w:lang w:val="ru-RU"/>
        </w:rPr>
        <w:t>, для объектов, связанных с информацией и сигналами</w:t>
      </w:r>
      <w:r w:rsidRPr="00CF56A6">
        <w:rPr>
          <w:rFonts w:cs="Arial"/>
          <w:spacing w:val="8"/>
          <w:sz w:val="24"/>
          <w:szCs w:val="24"/>
          <w:lang w:val="ru-RU"/>
        </w:rPr>
        <w:t>;</w:t>
      </w:r>
    </w:p>
    <w:p w14:paraId="0374B52A" w14:textId="77777777" w:rsidR="00911DAF" w:rsidRPr="00CF56A6" w:rsidRDefault="00911DAF" w:rsidP="00697DD9">
      <w:pPr>
        <w:pStyle w:val="aff7"/>
        <w:numPr>
          <w:ilvl w:val="0"/>
          <w:numId w:val="10"/>
        </w:numPr>
        <w:tabs>
          <w:tab w:val="left" w:pos="460"/>
        </w:tabs>
        <w:spacing w:before="119" w:line="276" w:lineRule="auto"/>
        <w:ind w:right="120"/>
        <w:jc w:val="both"/>
        <w:rPr>
          <w:rFonts w:cs="Arial"/>
          <w:sz w:val="24"/>
          <w:szCs w:val="24"/>
          <w:lang w:val="ru-RU"/>
        </w:rPr>
      </w:pPr>
      <w:r w:rsidRPr="00CF56A6">
        <w:rPr>
          <w:rFonts w:cs="Arial"/>
          <w:spacing w:val="6"/>
          <w:sz w:val="24"/>
          <w:szCs w:val="24"/>
          <w:lang w:val="ru-RU"/>
        </w:rPr>
        <w:t>Подклассы</w:t>
      </w:r>
      <w:r w:rsidRPr="00CF56A6">
        <w:rPr>
          <w:rFonts w:cs="Arial"/>
          <w:spacing w:val="15"/>
          <w:sz w:val="24"/>
          <w:szCs w:val="24"/>
          <w:lang w:val="ru-RU"/>
        </w:rPr>
        <w:t xml:space="preserve"> </w:t>
      </w:r>
      <w:r w:rsidRPr="00CF56A6">
        <w:rPr>
          <w:rFonts w:cs="Arial"/>
          <w:sz w:val="24"/>
          <w:szCs w:val="24"/>
        </w:rPr>
        <w:t>L</w:t>
      </w:r>
      <w:r w:rsidRPr="00CF56A6">
        <w:rPr>
          <w:rFonts w:cs="Arial"/>
          <w:spacing w:val="13"/>
          <w:sz w:val="24"/>
          <w:szCs w:val="24"/>
          <w:lang w:val="ru-RU"/>
        </w:rPr>
        <w:t xml:space="preserve"> </w:t>
      </w:r>
      <w:r w:rsidRPr="00CF56A6">
        <w:rPr>
          <w:rFonts w:cs="Arial"/>
          <w:sz w:val="24"/>
          <w:szCs w:val="24"/>
          <w:lang w:val="ru-RU"/>
        </w:rPr>
        <w:t>–</w:t>
      </w:r>
      <w:r w:rsidRPr="00CF56A6">
        <w:rPr>
          <w:rFonts w:cs="Arial"/>
          <w:spacing w:val="14"/>
          <w:sz w:val="24"/>
          <w:szCs w:val="24"/>
          <w:lang w:val="ru-RU"/>
        </w:rPr>
        <w:t xml:space="preserve"> </w:t>
      </w:r>
      <w:r w:rsidRPr="00CF56A6">
        <w:rPr>
          <w:rFonts w:cs="Arial"/>
          <w:spacing w:val="3"/>
          <w:sz w:val="24"/>
          <w:szCs w:val="24"/>
        </w:rPr>
        <w:t>Y</w:t>
      </w:r>
      <w:r w:rsidRPr="00CF56A6">
        <w:rPr>
          <w:rFonts w:cs="Arial"/>
          <w:spacing w:val="3"/>
          <w:sz w:val="24"/>
          <w:szCs w:val="24"/>
          <w:lang w:val="ru-RU"/>
        </w:rPr>
        <w:t>,</w:t>
      </w:r>
      <w:r w:rsidRPr="00CF56A6">
        <w:rPr>
          <w:rFonts w:cs="Arial"/>
          <w:sz w:val="24"/>
          <w:szCs w:val="24"/>
          <w:lang w:val="ru-RU"/>
        </w:rPr>
        <w:t xml:space="preserve"> </w:t>
      </w:r>
      <w:r w:rsidRPr="00CF56A6">
        <w:rPr>
          <w:rFonts w:cs="Arial"/>
          <w:spacing w:val="6"/>
          <w:sz w:val="24"/>
          <w:szCs w:val="24"/>
          <w:lang w:val="ru-RU"/>
        </w:rPr>
        <w:t xml:space="preserve">исключая </w:t>
      </w:r>
      <w:r w:rsidRPr="00CF56A6">
        <w:rPr>
          <w:rFonts w:cs="Arial"/>
          <w:spacing w:val="6"/>
          <w:sz w:val="24"/>
          <w:szCs w:val="24"/>
        </w:rPr>
        <w:t>O</w:t>
      </w:r>
      <w:r w:rsidRPr="00CF56A6">
        <w:rPr>
          <w:rFonts w:cs="Arial"/>
          <w:spacing w:val="6"/>
          <w:sz w:val="24"/>
          <w:szCs w:val="24"/>
          <w:lang w:val="ru-RU"/>
        </w:rPr>
        <w:t>, для объектов, связанных с технологическим, механическим и гражданским строительством</w:t>
      </w:r>
      <w:r w:rsidRPr="00CF56A6">
        <w:rPr>
          <w:rFonts w:cs="Arial"/>
          <w:spacing w:val="7"/>
          <w:sz w:val="24"/>
          <w:szCs w:val="24"/>
          <w:lang w:val="ru-RU"/>
        </w:rPr>
        <w:t>;</w:t>
      </w:r>
    </w:p>
    <w:p w14:paraId="2F56B804" w14:textId="77777777" w:rsidR="00911DAF" w:rsidRPr="00CF56A6" w:rsidRDefault="00911DAF" w:rsidP="00697DD9">
      <w:pPr>
        <w:pStyle w:val="aff7"/>
        <w:numPr>
          <w:ilvl w:val="0"/>
          <w:numId w:val="10"/>
        </w:numPr>
        <w:tabs>
          <w:tab w:val="left" w:pos="460"/>
        </w:tabs>
        <w:spacing w:before="96" w:line="276" w:lineRule="auto"/>
        <w:jc w:val="both"/>
        <w:rPr>
          <w:rFonts w:cs="Arial"/>
          <w:sz w:val="24"/>
          <w:szCs w:val="24"/>
          <w:lang w:val="ru-RU"/>
        </w:rPr>
      </w:pPr>
      <w:r w:rsidRPr="00CF56A6">
        <w:rPr>
          <w:rFonts w:cs="Arial"/>
          <w:spacing w:val="6"/>
          <w:sz w:val="24"/>
          <w:szCs w:val="24"/>
          <w:lang w:val="ru-RU"/>
        </w:rPr>
        <w:t>Подклассы</w:t>
      </w:r>
      <w:r w:rsidRPr="00CF56A6">
        <w:rPr>
          <w:rFonts w:cs="Arial"/>
          <w:spacing w:val="11"/>
          <w:sz w:val="24"/>
          <w:szCs w:val="24"/>
          <w:lang w:val="ru-RU"/>
        </w:rPr>
        <w:t xml:space="preserve"> </w:t>
      </w:r>
      <w:r w:rsidRPr="00CF56A6">
        <w:rPr>
          <w:rFonts w:cs="Arial"/>
          <w:sz w:val="24"/>
          <w:szCs w:val="24"/>
        </w:rPr>
        <w:t>Z</w:t>
      </w:r>
      <w:r w:rsidRPr="00CF56A6">
        <w:rPr>
          <w:rFonts w:cs="Arial"/>
          <w:spacing w:val="9"/>
          <w:sz w:val="24"/>
          <w:szCs w:val="24"/>
          <w:lang w:val="ru-RU"/>
        </w:rPr>
        <w:t xml:space="preserve"> </w:t>
      </w:r>
      <w:r w:rsidRPr="00CF56A6">
        <w:rPr>
          <w:rFonts w:cs="Arial"/>
          <w:spacing w:val="5"/>
          <w:sz w:val="24"/>
          <w:szCs w:val="24"/>
          <w:lang w:val="ru-RU"/>
        </w:rPr>
        <w:t>для объектов, связанных с комбинированными задачами</w:t>
      </w:r>
      <w:r w:rsidRPr="00CF56A6">
        <w:rPr>
          <w:rFonts w:cs="Arial"/>
          <w:spacing w:val="7"/>
          <w:sz w:val="24"/>
          <w:szCs w:val="24"/>
          <w:lang w:val="ru-RU"/>
        </w:rPr>
        <w:t>.</w:t>
      </w:r>
    </w:p>
    <w:p w14:paraId="2CDE4E4A" w14:textId="77777777" w:rsidR="00911DAF" w:rsidRPr="00CF56A6" w:rsidRDefault="00911DAF" w:rsidP="00697DD9">
      <w:pPr>
        <w:spacing w:before="5"/>
        <w:jc w:val="both"/>
        <w:rPr>
          <w:sz w:val="24"/>
          <w:szCs w:val="24"/>
        </w:rPr>
      </w:pPr>
    </w:p>
    <w:p w14:paraId="676E48BE" w14:textId="77777777" w:rsidR="00911DAF" w:rsidRPr="00CF56A6" w:rsidRDefault="00911DAF" w:rsidP="00697DD9">
      <w:pPr>
        <w:pStyle w:val="aff7"/>
        <w:spacing w:line="276" w:lineRule="auto"/>
        <w:ind w:left="118" w:right="118" w:hanging="1"/>
        <w:jc w:val="both"/>
        <w:rPr>
          <w:rFonts w:cs="Arial"/>
          <w:sz w:val="24"/>
          <w:szCs w:val="24"/>
          <w:lang w:val="ru-RU"/>
        </w:rPr>
      </w:pPr>
      <w:r w:rsidRPr="00CF56A6">
        <w:rPr>
          <w:rFonts w:cs="Arial"/>
          <w:spacing w:val="5"/>
          <w:sz w:val="24"/>
          <w:szCs w:val="24"/>
          <w:lang w:val="ru-RU"/>
        </w:rPr>
        <w:t xml:space="preserve">Эта базовая группировка фиксирована для всех классов Таблицы 1, за исключением Класса </w:t>
      </w:r>
      <w:r w:rsidRPr="00CF56A6">
        <w:rPr>
          <w:rFonts w:cs="Arial"/>
          <w:spacing w:val="5"/>
          <w:sz w:val="24"/>
          <w:szCs w:val="24"/>
        </w:rPr>
        <w:t>B</w:t>
      </w:r>
      <w:r w:rsidRPr="00CF56A6">
        <w:rPr>
          <w:rFonts w:cs="Arial"/>
          <w:spacing w:val="5"/>
          <w:sz w:val="24"/>
          <w:szCs w:val="24"/>
          <w:lang w:val="ru-RU"/>
        </w:rPr>
        <w:t xml:space="preserve">, где буквенные коды, указанные для подклассов, основаны на символах в </w:t>
      </w:r>
      <w:r w:rsidRPr="00CF56A6">
        <w:rPr>
          <w:rFonts w:cs="Arial"/>
          <w:spacing w:val="5"/>
          <w:sz w:val="24"/>
          <w:szCs w:val="24"/>
        </w:rPr>
        <w:t>ISO</w:t>
      </w:r>
      <w:r w:rsidRPr="00CF56A6">
        <w:rPr>
          <w:rFonts w:cs="Arial"/>
          <w:spacing w:val="5"/>
          <w:sz w:val="24"/>
          <w:szCs w:val="24"/>
          <w:lang w:val="ru-RU"/>
        </w:rPr>
        <w:t xml:space="preserve"> 14617-6.</w:t>
      </w:r>
    </w:p>
    <w:p w14:paraId="0CE99564" w14:textId="77777777" w:rsidR="00911DAF" w:rsidRPr="00CF56A6" w:rsidRDefault="00911DAF" w:rsidP="00697DD9">
      <w:pPr>
        <w:spacing w:before="10"/>
        <w:jc w:val="both"/>
        <w:rPr>
          <w:sz w:val="24"/>
          <w:szCs w:val="24"/>
        </w:rPr>
      </w:pPr>
    </w:p>
    <w:p w14:paraId="7814D42C" w14:textId="77777777" w:rsidR="00911DAF" w:rsidRDefault="00911DAF" w:rsidP="00697DD9">
      <w:pPr>
        <w:ind w:left="142"/>
        <w:jc w:val="both"/>
        <w:rPr>
          <w:spacing w:val="4"/>
          <w:sz w:val="24"/>
          <w:szCs w:val="24"/>
        </w:rPr>
      </w:pPr>
      <w:r w:rsidRPr="00CF56A6">
        <w:rPr>
          <w:spacing w:val="4"/>
          <w:sz w:val="24"/>
          <w:szCs w:val="24"/>
        </w:rPr>
        <w:lastRenderedPageBreak/>
        <w:t>ПРИМЕЧАНИЕ 1 Следует отметить, что буквенные коды в ISO 14617-6 предназначены для использования в качестве квалифицирующих символов для графических символов для функций измерения и управления. Хотя они не представляют собой схему классификации в очень строгом смысле, их применение может привести к значительному дифференцированию одноуровневых ссылочных обозначений в большинстве случаев. Пример: температурному датчику может быть назначен класс BT, если обозначение в соответствии с классом B само по себе недостаточно для использования по назначению.</w:t>
      </w:r>
    </w:p>
    <w:p w14:paraId="521C9AB0" w14:textId="77777777" w:rsidR="00697DD9" w:rsidRPr="00CF56A6" w:rsidRDefault="00697DD9" w:rsidP="00697DD9">
      <w:pPr>
        <w:ind w:left="142"/>
        <w:jc w:val="both"/>
        <w:rPr>
          <w:spacing w:val="4"/>
          <w:sz w:val="24"/>
          <w:szCs w:val="24"/>
        </w:rPr>
      </w:pPr>
    </w:p>
    <w:p w14:paraId="2E6731C6" w14:textId="77777777" w:rsidR="00911DAF" w:rsidRDefault="00911DAF" w:rsidP="00697DD9">
      <w:pPr>
        <w:ind w:left="142"/>
        <w:jc w:val="both"/>
        <w:rPr>
          <w:spacing w:val="4"/>
          <w:sz w:val="24"/>
          <w:szCs w:val="24"/>
        </w:rPr>
      </w:pPr>
      <w:r w:rsidRPr="00CF56A6">
        <w:rPr>
          <w:spacing w:val="4"/>
          <w:sz w:val="24"/>
          <w:szCs w:val="24"/>
        </w:rPr>
        <w:t xml:space="preserve">ПРИМЕЧАНИЕ 2. Таблица 2 определяет подклассы и также содержит неисчерпывающий список компонентов, которые считаются связанными с фактическим подклассом. В настоящий международный стандарт не входит список всех компонентов, относящихся к </w:t>
      </w:r>
      <w:r w:rsidR="00697DD9" w:rsidRPr="00CF56A6">
        <w:rPr>
          <w:spacing w:val="4"/>
          <w:sz w:val="24"/>
          <w:szCs w:val="24"/>
        </w:rPr>
        <w:t>определённому</w:t>
      </w:r>
      <w:r w:rsidRPr="00CF56A6">
        <w:rPr>
          <w:spacing w:val="4"/>
          <w:sz w:val="24"/>
          <w:szCs w:val="24"/>
        </w:rPr>
        <w:t xml:space="preserve"> подклассу.</w:t>
      </w:r>
    </w:p>
    <w:p w14:paraId="47ED389E" w14:textId="77777777" w:rsidR="00697DD9" w:rsidRPr="00CF56A6" w:rsidRDefault="00697DD9" w:rsidP="00697DD9">
      <w:pPr>
        <w:ind w:left="142"/>
        <w:jc w:val="both"/>
        <w:rPr>
          <w:spacing w:val="4"/>
          <w:sz w:val="24"/>
          <w:szCs w:val="24"/>
        </w:rPr>
      </w:pPr>
    </w:p>
    <w:p w14:paraId="72A1EE5F" w14:textId="77777777" w:rsidR="00911DAF" w:rsidRPr="005272BD" w:rsidRDefault="00911DAF" w:rsidP="00697DD9">
      <w:pPr>
        <w:ind w:left="142"/>
        <w:jc w:val="both"/>
        <w:rPr>
          <w:sz w:val="16"/>
          <w:szCs w:val="16"/>
        </w:rPr>
        <w:sectPr w:rsidR="00911DAF" w:rsidRPr="005272BD" w:rsidSect="00CF56A6">
          <w:headerReference w:type="even" r:id="rId49"/>
          <w:footerReference w:type="even" r:id="rId50"/>
          <w:pgSz w:w="16840" w:h="11910" w:orient="landscape"/>
          <w:pgMar w:top="1300" w:right="1240" w:bottom="1300" w:left="1360" w:header="1173" w:footer="1046" w:gutter="0"/>
          <w:cols w:space="720"/>
          <w:docGrid w:linePitch="299"/>
        </w:sectPr>
      </w:pPr>
      <w:r w:rsidRPr="00CF56A6">
        <w:rPr>
          <w:spacing w:val="4"/>
          <w:sz w:val="24"/>
          <w:szCs w:val="24"/>
        </w:rPr>
        <w:t xml:space="preserve">ПРИМЕЧАНИЕ 3 В Таблице 2 фраза «Не используется» указывает, что соответствующий код письма не определен в этой схеме классификации. Он не запрещает использование такого буквенного кода, если требуется для класса, не </w:t>
      </w:r>
      <w:r w:rsidR="00697DD9" w:rsidRPr="00CF56A6">
        <w:rPr>
          <w:spacing w:val="4"/>
          <w:sz w:val="24"/>
          <w:szCs w:val="24"/>
        </w:rPr>
        <w:t>определённого</w:t>
      </w:r>
      <w:r w:rsidRPr="00CF56A6">
        <w:rPr>
          <w:spacing w:val="4"/>
          <w:sz w:val="24"/>
          <w:szCs w:val="24"/>
        </w:rPr>
        <w:t xml:space="preserve"> до сих пор. Однако существует риск того, что в более позднем издании стандарта эти буквенные коды будут представлять собой дополнительные стандартизованные классы, которые отличаются от свободно применяемых.</w:t>
      </w:r>
    </w:p>
    <w:p w14:paraId="49429EB5" w14:textId="77777777" w:rsidR="00911DAF" w:rsidRDefault="00911DAF" w:rsidP="00697DD9">
      <w:pPr>
        <w:pStyle w:val="3"/>
        <w:rPr>
          <w:bCs/>
          <w:i/>
          <w:sz w:val="17"/>
          <w:szCs w:val="17"/>
        </w:rPr>
      </w:pPr>
      <w:bookmarkStart w:id="153" w:name="Table_2_–_Definitions_and_letter_codes_o"/>
      <w:bookmarkStart w:id="154" w:name="_bookmark1"/>
      <w:bookmarkStart w:id="155" w:name="_Toc531614405"/>
      <w:bookmarkEnd w:id="153"/>
      <w:bookmarkEnd w:id="154"/>
      <w:r w:rsidRPr="00697DD9">
        <w:lastRenderedPageBreak/>
        <w:t>Таблица 2 – Определения и буквенные коды подклассов, относящиеся к основным классам</w:t>
      </w:r>
      <w:r w:rsidR="00697DD9">
        <w:t xml:space="preserve"> </w:t>
      </w:r>
      <w:r w:rsidRPr="00697DD9">
        <w:t>(Класс A)</w:t>
      </w:r>
      <w:bookmarkEnd w:id="155"/>
    </w:p>
    <w:tbl>
      <w:tblPr>
        <w:tblStyle w:val="aff5"/>
        <w:tblW w:w="5231" w:type="pct"/>
        <w:jc w:val="center"/>
        <w:tblLook w:val="0420" w:firstRow="1" w:lastRow="0" w:firstColumn="0" w:lastColumn="0" w:noHBand="0" w:noVBand="1"/>
      </w:tblPr>
      <w:tblGrid>
        <w:gridCol w:w="705"/>
        <w:gridCol w:w="4818"/>
        <w:gridCol w:w="4207"/>
      </w:tblGrid>
      <w:tr w:rsidR="004D3221" w:rsidRPr="00697DD9" w14:paraId="50570B09" w14:textId="77777777" w:rsidTr="004D3221">
        <w:trPr>
          <w:trHeight w:val="20"/>
          <w:jc w:val="center"/>
        </w:trPr>
        <w:tc>
          <w:tcPr>
            <w:tcW w:w="5000" w:type="pct"/>
            <w:gridSpan w:val="3"/>
            <w:vAlign w:val="center"/>
          </w:tcPr>
          <w:p w14:paraId="1BCF6AAF" w14:textId="77777777" w:rsidR="004D3221" w:rsidRPr="007536D2" w:rsidRDefault="004D3221" w:rsidP="004D3221">
            <w:pPr>
              <w:rPr>
                <w:b/>
                <w:sz w:val="20"/>
                <w:szCs w:val="20"/>
              </w:rPr>
            </w:pPr>
            <w:r w:rsidRPr="007536D2">
              <w:rPr>
                <w:rFonts w:ascii="Arial" w:hAnsi="Arial" w:cs="Arial"/>
                <w:b/>
                <w:sz w:val="20"/>
                <w:szCs w:val="20"/>
              </w:rPr>
              <w:t>Основной класс A</w:t>
            </w:r>
          </w:p>
          <w:p w14:paraId="7F3C88BF" w14:textId="77777777" w:rsidR="004D3221" w:rsidRPr="00697DD9" w:rsidRDefault="004D3221" w:rsidP="004D3221">
            <w:pPr>
              <w:rPr>
                <w:sz w:val="20"/>
                <w:szCs w:val="20"/>
              </w:rPr>
            </w:pPr>
            <w:r w:rsidRPr="007536D2">
              <w:rPr>
                <w:rFonts w:ascii="Arial" w:hAnsi="Arial" w:cs="Arial"/>
                <w:b/>
                <w:sz w:val="20"/>
                <w:szCs w:val="20"/>
              </w:rPr>
              <w:t>Две или более задачи</w:t>
            </w:r>
          </w:p>
        </w:tc>
      </w:tr>
      <w:tr w:rsidR="007E21CD" w:rsidRPr="00697DD9" w14:paraId="56024527" w14:textId="77777777" w:rsidTr="004D3221">
        <w:trPr>
          <w:trHeight w:val="20"/>
          <w:jc w:val="center"/>
        </w:trPr>
        <w:tc>
          <w:tcPr>
            <w:tcW w:w="362" w:type="pct"/>
            <w:vAlign w:val="center"/>
          </w:tcPr>
          <w:p w14:paraId="364F37A7" w14:textId="77777777" w:rsidR="00911DAF" w:rsidRPr="00697DD9" w:rsidRDefault="00911DAF"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1816E447" w14:textId="77777777" w:rsidR="00911DAF" w:rsidRPr="00697DD9" w:rsidRDefault="00911DAF"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41402CC4" w14:textId="77777777" w:rsidR="00911DAF" w:rsidRPr="00697DD9" w:rsidRDefault="00911DAF" w:rsidP="004D3221">
            <w:pPr>
              <w:rPr>
                <w:rFonts w:ascii="Arial" w:hAnsi="Arial" w:cs="Arial"/>
                <w:sz w:val="20"/>
                <w:szCs w:val="20"/>
              </w:rPr>
            </w:pPr>
            <w:r w:rsidRPr="00697DD9">
              <w:rPr>
                <w:rFonts w:ascii="Arial" w:hAnsi="Arial" w:cs="Arial"/>
                <w:sz w:val="20"/>
                <w:szCs w:val="20"/>
              </w:rPr>
              <w:t>Примеры компонентов</w:t>
            </w:r>
          </w:p>
        </w:tc>
      </w:tr>
      <w:tr w:rsidR="007E21CD" w:rsidRPr="00697DD9" w14:paraId="7B6DEA02" w14:textId="77777777" w:rsidTr="004D3221">
        <w:trPr>
          <w:trHeight w:val="20"/>
          <w:jc w:val="center"/>
        </w:trPr>
        <w:tc>
          <w:tcPr>
            <w:tcW w:w="362" w:type="pct"/>
            <w:vAlign w:val="center"/>
          </w:tcPr>
          <w:p w14:paraId="3023BCDD" w14:textId="77777777" w:rsidR="00911DAF" w:rsidRPr="00697DD9" w:rsidRDefault="00911DAF" w:rsidP="004D3221">
            <w:pPr>
              <w:rPr>
                <w:rFonts w:ascii="Arial" w:hAnsi="Arial" w:cs="Arial"/>
                <w:sz w:val="20"/>
                <w:szCs w:val="20"/>
              </w:rPr>
            </w:pPr>
            <w:r w:rsidRPr="00697DD9">
              <w:rPr>
                <w:rFonts w:ascii="Arial" w:hAnsi="Arial" w:cs="Arial"/>
                <w:sz w:val="20"/>
                <w:szCs w:val="20"/>
              </w:rPr>
              <w:t>AA</w:t>
            </w:r>
          </w:p>
        </w:tc>
        <w:tc>
          <w:tcPr>
            <w:tcW w:w="2476" w:type="pct"/>
            <w:vMerge w:val="restart"/>
            <w:vAlign w:val="center"/>
          </w:tcPr>
          <w:p w14:paraId="66114000" w14:textId="77777777" w:rsidR="00911DAF" w:rsidRPr="00697DD9" w:rsidRDefault="00911DAF" w:rsidP="004D3221">
            <w:pPr>
              <w:rPr>
                <w:rFonts w:ascii="Arial" w:hAnsi="Arial" w:cs="Arial"/>
                <w:sz w:val="20"/>
                <w:szCs w:val="20"/>
              </w:rPr>
            </w:pPr>
            <w:r w:rsidRPr="00697DD9">
              <w:rPr>
                <w:rFonts w:ascii="Arial" w:hAnsi="Arial" w:cs="Arial"/>
                <w:sz w:val="20"/>
                <w:szCs w:val="20"/>
              </w:rPr>
              <w:t>Объекты, связанные с электрической энергией (свободно для определения пользователем)</w:t>
            </w:r>
          </w:p>
        </w:tc>
        <w:tc>
          <w:tcPr>
            <w:tcW w:w="2162" w:type="pct"/>
            <w:vAlign w:val="center"/>
          </w:tcPr>
          <w:p w14:paraId="3ED13869" w14:textId="77777777" w:rsidR="00911DAF" w:rsidRPr="00697DD9" w:rsidRDefault="00911DAF" w:rsidP="004D3221">
            <w:pPr>
              <w:rPr>
                <w:rFonts w:ascii="Arial" w:hAnsi="Arial" w:cs="Arial"/>
                <w:sz w:val="20"/>
                <w:szCs w:val="20"/>
              </w:rPr>
            </w:pPr>
          </w:p>
        </w:tc>
      </w:tr>
      <w:tr w:rsidR="007E21CD" w:rsidRPr="00697DD9" w14:paraId="0C4DD0C5" w14:textId="77777777" w:rsidTr="004D3221">
        <w:trPr>
          <w:trHeight w:val="20"/>
          <w:jc w:val="center"/>
        </w:trPr>
        <w:tc>
          <w:tcPr>
            <w:tcW w:w="362" w:type="pct"/>
            <w:vAlign w:val="center"/>
          </w:tcPr>
          <w:p w14:paraId="42B75513" w14:textId="77777777" w:rsidR="00911DAF" w:rsidRPr="00697DD9" w:rsidRDefault="00911DAF" w:rsidP="004D3221">
            <w:pPr>
              <w:rPr>
                <w:rFonts w:ascii="Arial" w:hAnsi="Arial" w:cs="Arial"/>
                <w:sz w:val="20"/>
                <w:szCs w:val="20"/>
              </w:rPr>
            </w:pPr>
            <w:r w:rsidRPr="00697DD9">
              <w:rPr>
                <w:rFonts w:ascii="Arial" w:hAnsi="Arial" w:cs="Arial"/>
                <w:sz w:val="20"/>
                <w:szCs w:val="20"/>
              </w:rPr>
              <w:t>AB</w:t>
            </w:r>
          </w:p>
        </w:tc>
        <w:tc>
          <w:tcPr>
            <w:tcW w:w="2476" w:type="pct"/>
            <w:vMerge/>
            <w:vAlign w:val="center"/>
          </w:tcPr>
          <w:p w14:paraId="0E47879B" w14:textId="77777777" w:rsidR="00911DAF" w:rsidRPr="00697DD9" w:rsidRDefault="00911DAF" w:rsidP="004D3221">
            <w:pPr>
              <w:rPr>
                <w:rFonts w:ascii="Arial" w:hAnsi="Arial" w:cs="Arial"/>
                <w:sz w:val="20"/>
                <w:szCs w:val="20"/>
              </w:rPr>
            </w:pPr>
          </w:p>
        </w:tc>
        <w:tc>
          <w:tcPr>
            <w:tcW w:w="2162" w:type="pct"/>
            <w:vAlign w:val="center"/>
          </w:tcPr>
          <w:p w14:paraId="692A06A5" w14:textId="77777777" w:rsidR="00911DAF" w:rsidRPr="00697DD9" w:rsidRDefault="00911DAF" w:rsidP="004D3221">
            <w:pPr>
              <w:rPr>
                <w:rFonts w:ascii="Arial" w:hAnsi="Arial" w:cs="Arial"/>
                <w:sz w:val="20"/>
                <w:szCs w:val="20"/>
              </w:rPr>
            </w:pPr>
          </w:p>
        </w:tc>
      </w:tr>
      <w:tr w:rsidR="007E21CD" w:rsidRPr="00697DD9" w14:paraId="7F6F3CC6" w14:textId="77777777" w:rsidTr="004D3221">
        <w:trPr>
          <w:trHeight w:val="20"/>
          <w:jc w:val="center"/>
        </w:trPr>
        <w:tc>
          <w:tcPr>
            <w:tcW w:w="362" w:type="pct"/>
            <w:vAlign w:val="center"/>
          </w:tcPr>
          <w:p w14:paraId="204ECD77" w14:textId="77777777" w:rsidR="00911DAF" w:rsidRPr="00697DD9" w:rsidRDefault="00911DAF" w:rsidP="004D3221">
            <w:pPr>
              <w:rPr>
                <w:rFonts w:ascii="Arial" w:hAnsi="Arial" w:cs="Arial"/>
                <w:sz w:val="20"/>
                <w:szCs w:val="20"/>
              </w:rPr>
            </w:pPr>
            <w:r w:rsidRPr="00697DD9">
              <w:rPr>
                <w:rFonts w:ascii="Arial" w:hAnsi="Arial" w:cs="Arial"/>
                <w:sz w:val="20"/>
                <w:szCs w:val="20"/>
              </w:rPr>
              <w:t>AC</w:t>
            </w:r>
          </w:p>
        </w:tc>
        <w:tc>
          <w:tcPr>
            <w:tcW w:w="2476" w:type="pct"/>
            <w:vMerge/>
            <w:vAlign w:val="center"/>
          </w:tcPr>
          <w:p w14:paraId="0A2D150B" w14:textId="77777777" w:rsidR="00911DAF" w:rsidRPr="00697DD9" w:rsidRDefault="00911DAF" w:rsidP="004D3221">
            <w:pPr>
              <w:rPr>
                <w:rFonts w:ascii="Arial" w:hAnsi="Arial" w:cs="Arial"/>
                <w:sz w:val="20"/>
                <w:szCs w:val="20"/>
              </w:rPr>
            </w:pPr>
          </w:p>
        </w:tc>
        <w:tc>
          <w:tcPr>
            <w:tcW w:w="2162" w:type="pct"/>
            <w:vAlign w:val="center"/>
          </w:tcPr>
          <w:p w14:paraId="7E8CED0E" w14:textId="77777777" w:rsidR="00911DAF" w:rsidRPr="00697DD9" w:rsidRDefault="00911DAF" w:rsidP="004D3221">
            <w:pPr>
              <w:rPr>
                <w:rFonts w:ascii="Arial" w:hAnsi="Arial" w:cs="Arial"/>
                <w:sz w:val="20"/>
                <w:szCs w:val="20"/>
              </w:rPr>
            </w:pPr>
          </w:p>
        </w:tc>
      </w:tr>
      <w:tr w:rsidR="007E21CD" w:rsidRPr="00697DD9" w14:paraId="5720A4DD" w14:textId="77777777" w:rsidTr="004D3221">
        <w:trPr>
          <w:trHeight w:val="20"/>
          <w:jc w:val="center"/>
        </w:trPr>
        <w:tc>
          <w:tcPr>
            <w:tcW w:w="362" w:type="pct"/>
            <w:vAlign w:val="center"/>
          </w:tcPr>
          <w:p w14:paraId="697B8086" w14:textId="77777777" w:rsidR="00911DAF" w:rsidRPr="00697DD9" w:rsidRDefault="00911DAF" w:rsidP="004D3221">
            <w:pPr>
              <w:rPr>
                <w:rFonts w:ascii="Arial" w:hAnsi="Arial" w:cs="Arial"/>
                <w:sz w:val="20"/>
                <w:szCs w:val="20"/>
              </w:rPr>
            </w:pPr>
            <w:r w:rsidRPr="00697DD9">
              <w:rPr>
                <w:rFonts w:ascii="Arial" w:hAnsi="Arial" w:cs="Arial"/>
                <w:sz w:val="20"/>
                <w:szCs w:val="20"/>
              </w:rPr>
              <w:t>AD</w:t>
            </w:r>
          </w:p>
        </w:tc>
        <w:tc>
          <w:tcPr>
            <w:tcW w:w="2476" w:type="pct"/>
            <w:vMerge/>
            <w:vAlign w:val="center"/>
          </w:tcPr>
          <w:p w14:paraId="41FE739D" w14:textId="77777777" w:rsidR="00911DAF" w:rsidRPr="00697DD9" w:rsidRDefault="00911DAF" w:rsidP="004D3221">
            <w:pPr>
              <w:rPr>
                <w:rFonts w:ascii="Arial" w:hAnsi="Arial" w:cs="Arial"/>
                <w:sz w:val="20"/>
                <w:szCs w:val="20"/>
              </w:rPr>
            </w:pPr>
          </w:p>
        </w:tc>
        <w:tc>
          <w:tcPr>
            <w:tcW w:w="2162" w:type="pct"/>
            <w:vAlign w:val="center"/>
          </w:tcPr>
          <w:p w14:paraId="59A62D31" w14:textId="77777777" w:rsidR="00911DAF" w:rsidRPr="00697DD9" w:rsidRDefault="00911DAF" w:rsidP="004D3221">
            <w:pPr>
              <w:rPr>
                <w:rFonts w:ascii="Arial" w:hAnsi="Arial" w:cs="Arial"/>
                <w:sz w:val="20"/>
                <w:szCs w:val="20"/>
              </w:rPr>
            </w:pPr>
          </w:p>
        </w:tc>
      </w:tr>
      <w:tr w:rsidR="007E21CD" w:rsidRPr="00697DD9" w14:paraId="7013EDBC" w14:textId="77777777" w:rsidTr="004D3221">
        <w:trPr>
          <w:trHeight w:val="20"/>
          <w:jc w:val="center"/>
        </w:trPr>
        <w:tc>
          <w:tcPr>
            <w:tcW w:w="362" w:type="pct"/>
            <w:vAlign w:val="center"/>
          </w:tcPr>
          <w:p w14:paraId="1A6199FD" w14:textId="77777777" w:rsidR="00911DAF" w:rsidRPr="00697DD9" w:rsidRDefault="00911DAF" w:rsidP="004D3221">
            <w:pPr>
              <w:rPr>
                <w:rFonts w:ascii="Arial" w:hAnsi="Arial" w:cs="Arial"/>
                <w:sz w:val="20"/>
                <w:szCs w:val="20"/>
              </w:rPr>
            </w:pPr>
            <w:r w:rsidRPr="00697DD9">
              <w:rPr>
                <w:rFonts w:ascii="Arial" w:hAnsi="Arial" w:cs="Arial"/>
                <w:sz w:val="20"/>
                <w:szCs w:val="20"/>
              </w:rPr>
              <w:t>AE</w:t>
            </w:r>
          </w:p>
        </w:tc>
        <w:tc>
          <w:tcPr>
            <w:tcW w:w="2476" w:type="pct"/>
            <w:vMerge/>
            <w:vAlign w:val="center"/>
          </w:tcPr>
          <w:p w14:paraId="2D5D415F" w14:textId="77777777" w:rsidR="00911DAF" w:rsidRPr="00697DD9" w:rsidRDefault="00911DAF" w:rsidP="004D3221">
            <w:pPr>
              <w:rPr>
                <w:rFonts w:ascii="Arial" w:hAnsi="Arial" w:cs="Arial"/>
                <w:sz w:val="20"/>
                <w:szCs w:val="20"/>
              </w:rPr>
            </w:pPr>
          </w:p>
        </w:tc>
        <w:tc>
          <w:tcPr>
            <w:tcW w:w="2162" w:type="pct"/>
            <w:vAlign w:val="center"/>
          </w:tcPr>
          <w:p w14:paraId="6DA1B7C5" w14:textId="77777777" w:rsidR="00911DAF" w:rsidRPr="00697DD9" w:rsidRDefault="00911DAF" w:rsidP="004D3221">
            <w:pPr>
              <w:rPr>
                <w:rFonts w:ascii="Arial" w:hAnsi="Arial" w:cs="Arial"/>
                <w:sz w:val="20"/>
                <w:szCs w:val="20"/>
              </w:rPr>
            </w:pPr>
          </w:p>
        </w:tc>
      </w:tr>
      <w:tr w:rsidR="007E21CD" w:rsidRPr="00697DD9" w14:paraId="7E153CE5" w14:textId="77777777" w:rsidTr="004D3221">
        <w:trPr>
          <w:trHeight w:val="20"/>
          <w:jc w:val="center"/>
        </w:trPr>
        <w:tc>
          <w:tcPr>
            <w:tcW w:w="362" w:type="pct"/>
            <w:vAlign w:val="center"/>
          </w:tcPr>
          <w:p w14:paraId="47943829" w14:textId="77777777" w:rsidR="00911DAF" w:rsidRPr="00697DD9" w:rsidRDefault="00911DAF" w:rsidP="004D3221">
            <w:pPr>
              <w:rPr>
                <w:rFonts w:ascii="Arial" w:hAnsi="Arial" w:cs="Arial"/>
                <w:sz w:val="20"/>
                <w:szCs w:val="20"/>
              </w:rPr>
            </w:pPr>
            <w:r w:rsidRPr="00697DD9">
              <w:rPr>
                <w:rFonts w:ascii="Arial" w:hAnsi="Arial" w:cs="Arial"/>
                <w:sz w:val="20"/>
                <w:szCs w:val="20"/>
              </w:rPr>
              <w:t>AF</w:t>
            </w:r>
          </w:p>
        </w:tc>
        <w:tc>
          <w:tcPr>
            <w:tcW w:w="2476" w:type="pct"/>
            <w:vMerge w:val="restart"/>
            <w:vAlign w:val="center"/>
          </w:tcPr>
          <w:p w14:paraId="1C3B6845" w14:textId="77777777" w:rsidR="00911DAF" w:rsidRPr="00697DD9" w:rsidRDefault="00911DAF" w:rsidP="004D3221">
            <w:pPr>
              <w:rPr>
                <w:rFonts w:ascii="Arial" w:hAnsi="Arial" w:cs="Arial"/>
                <w:sz w:val="20"/>
                <w:szCs w:val="20"/>
              </w:rPr>
            </w:pPr>
            <w:r w:rsidRPr="00697DD9">
              <w:rPr>
                <w:rFonts w:ascii="Arial" w:hAnsi="Arial" w:cs="Arial"/>
                <w:sz w:val="20"/>
                <w:szCs w:val="20"/>
              </w:rPr>
              <w:t>Объекты, связанные с информацией и сигналами (свободно для определения пользователем)</w:t>
            </w:r>
          </w:p>
        </w:tc>
        <w:tc>
          <w:tcPr>
            <w:tcW w:w="2162" w:type="pct"/>
            <w:vAlign w:val="center"/>
          </w:tcPr>
          <w:p w14:paraId="2E1BDDB5" w14:textId="77777777" w:rsidR="00911DAF" w:rsidRPr="00697DD9" w:rsidRDefault="00911DAF" w:rsidP="004D3221">
            <w:pPr>
              <w:rPr>
                <w:rFonts w:ascii="Arial" w:hAnsi="Arial" w:cs="Arial"/>
                <w:sz w:val="20"/>
                <w:szCs w:val="20"/>
              </w:rPr>
            </w:pPr>
          </w:p>
        </w:tc>
      </w:tr>
      <w:tr w:rsidR="007E21CD" w:rsidRPr="00697DD9" w14:paraId="6147B8AD" w14:textId="77777777" w:rsidTr="004D3221">
        <w:trPr>
          <w:trHeight w:val="20"/>
          <w:jc w:val="center"/>
        </w:trPr>
        <w:tc>
          <w:tcPr>
            <w:tcW w:w="362" w:type="pct"/>
            <w:vAlign w:val="center"/>
          </w:tcPr>
          <w:p w14:paraId="0FCE1CB9" w14:textId="77777777" w:rsidR="00911DAF" w:rsidRPr="00697DD9" w:rsidRDefault="00911DAF" w:rsidP="004D3221">
            <w:pPr>
              <w:rPr>
                <w:rFonts w:ascii="Arial" w:hAnsi="Arial" w:cs="Arial"/>
                <w:sz w:val="20"/>
                <w:szCs w:val="20"/>
              </w:rPr>
            </w:pPr>
            <w:r w:rsidRPr="00697DD9">
              <w:rPr>
                <w:rFonts w:ascii="Arial" w:hAnsi="Arial" w:cs="Arial"/>
                <w:sz w:val="20"/>
                <w:szCs w:val="20"/>
              </w:rPr>
              <w:t>AG</w:t>
            </w:r>
          </w:p>
        </w:tc>
        <w:tc>
          <w:tcPr>
            <w:tcW w:w="2476" w:type="pct"/>
            <w:vMerge/>
            <w:vAlign w:val="center"/>
          </w:tcPr>
          <w:p w14:paraId="71309EAD" w14:textId="77777777" w:rsidR="00911DAF" w:rsidRPr="00697DD9" w:rsidRDefault="00911DAF" w:rsidP="004D3221">
            <w:pPr>
              <w:rPr>
                <w:rFonts w:ascii="Arial" w:hAnsi="Arial" w:cs="Arial"/>
                <w:sz w:val="20"/>
                <w:szCs w:val="20"/>
              </w:rPr>
            </w:pPr>
          </w:p>
        </w:tc>
        <w:tc>
          <w:tcPr>
            <w:tcW w:w="2162" w:type="pct"/>
            <w:vAlign w:val="center"/>
          </w:tcPr>
          <w:p w14:paraId="714438E6" w14:textId="77777777" w:rsidR="00911DAF" w:rsidRPr="00697DD9" w:rsidRDefault="00911DAF" w:rsidP="004D3221">
            <w:pPr>
              <w:rPr>
                <w:rFonts w:ascii="Arial" w:hAnsi="Arial" w:cs="Arial"/>
                <w:sz w:val="20"/>
                <w:szCs w:val="20"/>
              </w:rPr>
            </w:pPr>
          </w:p>
        </w:tc>
      </w:tr>
      <w:tr w:rsidR="007E21CD" w:rsidRPr="00697DD9" w14:paraId="03952CA3" w14:textId="77777777" w:rsidTr="004D3221">
        <w:trPr>
          <w:trHeight w:val="20"/>
          <w:jc w:val="center"/>
        </w:trPr>
        <w:tc>
          <w:tcPr>
            <w:tcW w:w="362" w:type="pct"/>
            <w:vAlign w:val="center"/>
          </w:tcPr>
          <w:p w14:paraId="1784BF0F" w14:textId="77777777" w:rsidR="00911DAF" w:rsidRPr="00697DD9" w:rsidRDefault="00911DAF" w:rsidP="004D3221">
            <w:pPr>
              <w:rPr>
                <w:rFonts w:ascii="Arial" w:hAnsi="Arial" w:cs="Arial"/>
                <w:sz w:val="20"/>
                <w:szCs w:val="20"/>
              </w:rPr>
            </w:pPr>
            <w:r w:rsidRPr="00697DD9">
              <w:rPr>
                <w:rFonts w:ascii="Arial" w:hAnsi="Arial" w:cs="Arial"/>
                <w:sz w:val="20"/>
                <w:szCs w:val="20"/>
              </w:rPr>
              <w:t>AH</w:t>
            </w:r>
          </w:p>
        </w:tc>
        <w:tc>
          <w:tcPr>
            <w:tcW w:w="2476" w:type="pct"/>
            <w:vMerge/>
            <w:vAlign w:val="center"/>
          </w:tcPr>
          <w:p w14:paraId="5AA25FBD" w14:textId="77777777" w:rsidR="00911DAF" w:rsidRPr="00697DD9" w:rsidRDefault="00911DAF" w:rsidP="004D3221">
            <w:pPr>
              <w:rPr>
                <w:rFonts w:ascii="Arial" w:hAnsi="Arial" w:cs="Arial"/>
                <w:sz w:val="20"/>
                <w:szCs w:val="20"/>
              </w:rPr>
            </w:pPr>
          </w:p>
        </w:tc>
        <w:tc>
          <w:tcPr>
            <w:tcW w:w="2162" w:type="pct"/>
            <w:vAlign w:val="center"/>
          </w:tcPr>
          <w:p w14:paraId="223FC5D4" w14:textId="77777777" w:rsidR="00911DAF" w:rsidRPr="00697DD9" w:rsidRDefault="00911DAF" w:rsidP="004D3221">
            <w:pPr>
              <w:rPr>
                <w:rFonts w:ascii="Arial" w:hAnsi="Arial" w:cs="Arial"/>
                <w:sz w:val="20"/>
                <w:szCs w:val="20"/>
              </w:rPr>
            </w:pPr>
          </w:p>
        </w:tc>
      </w:tr>
      <w:tr w:rsidR="007E21CD" w:rsidRPr="00697DD9" w14:paraId="673D509F" w14:textId="77777777" w:rsidTr="004D3221">
        <w:trPr>
          <w:trHeight w:val="20"/>
          <w:jc w:val="center"/>
        </w:trPr>
        <w:tc>
          <w:tcPr>
            <w:tcW w:w="362" w:type="pct"/>
            <w:vAlign w:val="center"/>
          </w:tcPr>
          <w:p w14:paraId="0CDE1BCB" w14:textId="77777777" w:rsidR="00911DAF" w:rsidRPr="00697DD9" w:rsidRDefault="00911DAF" w:rsidP="004D3221">
            <w:pPr>
              <w:rPr>
                <w:rFonts w:ascii="Arial" w:hAnsi="Arial" w:cs="Arial"/>
                <w:sz w:val="20"/>
                <w:szCs w:val="20"/>
              </w:rPr>
            </w:pPr>
            <w:r w:rsidRPr="00697DD9">
              <w:rPr>
                <w:rFonts w:ascii="Arial" w:hAnsi="Arial" w:cs="Arial"/>
                <w:sz w:val="20"/>
                <w:szCs w:val="20"/>
              </w:rPr>
              <w:t>AJ</w:t>
            </w:r>
          </w:p>
        </w:tc>
        <w:tc>
          <w:tcPr>
            <w:tcW w:w="2476" w:type="pct"/>
            <w:vMerge/>
            <w:vAlign w:val="center"/>
          </w:tcPr>
          <w:p w14:paraId="3FDD0586" w14:textId="77777777" w:rsidR="00911DAF" w:rsidRPr="00697DD9" w:rsidRDefault="00911DAF" w:rsidP="004D3221">
            <w:pPr>
              <w:rPr>
                <w:rFonts w:ascii="Arial" w:hAnsi="Arial" w:cs="Arial"/>
                <w:sz w:val="20"/>
                <w:szCs w:val="20"/>
              </w:rPr>
            </w:pPr>
          </w:p>
        </w:tc>
        <w:tc>
          <w:tcPr>
            <w:tcW w:w="2162" w:type="pct"/>
            <w:vAlign w:val="center"/>
          </w:tcPr>
          <w:p w14:paraId="1D29CA29" w14:textId="77777777" w:rsidR="00911DAF" w:rsidRPr="00697DD9" w:rsidRDefault="00911DAF" w:rsidP="004D3221">
            <w:pPr>
              <w:rPr>
                <w:rFonts w:ascii="Arial" w:hAnsi="Arial" w:cs="Arial"/>
                <w:sz w:val="20"/>
                <w:szCs w:val="20"/>
              </w:rPr>
            </w:pPr>
          </w:p>
        </w:tc>
      </w:tr>
      <w:tr w:rsidR="007E21CD" w:rsidRPr="00697DD9" w14:paraId="1FC70BED" w14:textId="77777777" w:rsidTr="004D3221">
        <w:trPr>
          <w:trHeight w:val="20"/>
          <w:jc w:val="center"/>
        </w:trPr>
        <w:tc>
          <w:tcPr>
            <w:tcW w:w="362" w:type="pct"/>
            <w:vAlign w:val="center"/>
          </w:tcPr>
          <w:p w14:paraId="364AD9C6" w14:textId="77777777" w:rsidR="00911DAF" w:rsidRPr="00697DD9" w:rsidRDefault="00911DAF" w:rsidP="004D3221">
            <w:pPr>
              <w:rPr>
                <w:rFonts w:ascii="Arial" w:hAnsi="Arial" w:cs="Arial"/>
                <w:sz w:val="20"/>
                <w:szCs w:val="20"/>
              </w:rPr>
            </w:pPr>
            <w:r w:rsidRPr="00697DD9">
              <w:rPr>
                <w:rFonts w:ascii="Arial" w:hAnsi="Arial" w:cs="Arial"/>
                <w:sz w:val="20"/>
                <w:szCs w:val="20"/>
              </w:rPr>
              <w:t>AK</w:t>
            </w:r>
          </w:p>
        </w:tc>
        <w:tc>
          <w:tcPr>
            <w:tcW w:w="2476" w:type="pct"/>
            <w:vMerge/>
            <w:vAlign w:val="center"/>
          </w:tcPr>
          <w:p w14:paraId="70915DFD" w14:textId="77777777" w:rsidR="00911DAF" w:rsidRPr="00697DD9" w:rsidRDefault="00911DAF" w:rsidP="004D3221">
            <w:pPr>
              <w:rPr>
                <w:rFonts w:ascii="Arial" w:hAnsi="Arial" w:cs="Arial"/>
                <w:sz w:val="20"/>
                <w:szCs w:val="20"/>
              </w:rPr>
            </w:pPr>
          </w:p>
        </w:tc>
        <w:tc>
          <w:tcPr>
            <w:tcW w:w="2162" w:type="pct"/>
            <w:vAlign w:val="center"/>
          </w:tcPr>
          <w:p w14:paraId="13CFA3AE" w14:textId="77777777" w:rsidR="00911DAF" w:rsidRPr="00697DD9" w:rsidRDefault="00911DAF" w:rsidP="004D3221">
            <w:pPr>
              <w:rPr>
                <w:rFonts w:ascii="Arial" w:hAnsi="Arial" w:cs="Arial"/>
                <w:sz w:val="20"/>
                <w:szCs w:val="20"/>
              </w:rPr>
            </w:pPr>
          </w:p>
        </w:tc>
      </w:tr>
      <w:tr w:rsidR="007E21CD" w:rsidRPr="00697DD9" w14:paraId="1B3B137F" w14:textId="77777777" w:rsidTr="004D3221">
        <w:trPr>
          <w:trHeight w:val="20"/>
          <w:jc w:val="center"/>
        </w:trPr>
        <w:tc>
          <w:tcPr>
            <w:tcW w:w="362" w:type="pct"/>
            <w:vAlign w:val="center"/>
          </w:tcPr>
          <w:p w14:paraId="3221420A" w14:textId="77777777" w:rsidR="00911DAF" w:rsidRPr="00697DD9" w:rsidRDefault="00911DAF" w:rsidP="004D3221">
            <w:pPr>
              <w:rPr>
                <w:rFonts w:ascii="Arial" w:hAnsi="Arial" w:cs="Arial"/>
                <w:sz w:val="20"/>
                <w:szCs w:val="20"/>
              </w:rPr>
            </w:pPr>
            <w:r w:rsidRPr="00697DD9">
              <w:rPr>
                <w:rFonts w:ascii="Arial" w:hAnsi="Arial" w:cs="Arial"/>
                <w:sz w:val="20"/>
                <w:szCs w:val="20"/>
              </w:rPr>
              <w:t>AL</w:t>
            </w:r>
          </w:p>
        </w:tc>
        <w:tc>
          <w:tcPr>
            <w:tcW w:w="2476" w:type="pct"/>
            <w:vMerge w:val="restart"/>
            <w:vAlign w:val="center"/>
          </w:tcPr>
          <w:p w14:paraId="40EF434A" w14:textId="77777777" w:rsidR="00911DAF" w:rsidRPr="00697DD9" w:rsidRDefault="00911DAF" w:rsidP="004D3221">
            <w:pPr>
              <w:rPr>
                <w:rFonts w:ascii="Arial" w:hAnsi="Arial" w:cs="Arial"/>
                <w:sz w:val="20"/>
                <w:szCs w:val="20"/>
              </w:rPr>
            </w:pPr>
            <w:r w:rsidRPr="00697DD9">
              <w:rPr>
                <w:rFonts w:ascii="Arial" w:hAnsi="Arial" w:cs="Arial"/>
                <w:sz w:val="20"/>
                <w:szCs w:val="20"/>
              </w:rPr>
              <w:t>Объекты, связанные с процессом, механическим и гражданским строительством (свободно для определения пользователем)</w:t>
            </w:r>
          </w:p>
        </w:tc>
        <w:tc>
          <w:tcPr>
            <w:tcW w:w="2162" w:type="pct"/>
            <w:vAlign w:val="center"/>
          </w:tcPr>
          <w:p w14:paraId="35F53690" w14:textId="77777777" w:rsidR="00911DAF" w:rsidRPr="00697DD9" w:rsidRDefault="00911DAF" w:rsidP="004D3221">
            <w:pPr>
              <w:rPr>
                <w:rFonts w:ascii="Arial" w:hAnsi="Arial" w:cs="Arial"/>
                <w:sz w:val="20"/>
                <w:szCs w:val="20"/>
              </w:rPr>
            </w:pPr>
          </w:p>
        </w:tc>
      </w:tr>
      <w:tr w:rsidR="007E21CD" w:rsidRPr="00697DD9" w14:paraId="675F5DB2" w14:textId="77777777" w:rsidTr="004D3221">
        <w:trPr>
          <w:trHeight w:val="20"/>
          <w:jc w:val="center"/>
        </w:trPr>
        <w:tc>
          <w:tcPr>
            <w:tcW w:w="362" w:type="pct"/>
            <w:vAlign w:val="center"/>
          </w:tcPr>
          <w:p w14:paraId="4467B92A" w14:textId="77777777" w:rsidR="00911DAF" w:rsidRPr="00697DD9" w:rsidRDefault="00911DAF" w:rsidP="004D3221">
            <w:pPr>
              <w:rPr>
                <w:rFonts w:ascii="Arial" w:hAnsi="Arial" w:cs="Arial"/>
                <w:sz w:val="20"/>
                <w:szCs w:val="20"/>
              </w:rPr>
            </w:pPr>
            <w:r w:rsidRPr="00697DD9">
              <w:rPr>
                <w:rFonts w:ascii="Arial" w:hAnsi="Arial" w:cs="Arial"/>
                <w:sz w:val="20"/>
                <w:szCs w:val="20"/>
              </w:rPr>
              <w:t>AM</w:t>
            </w:r>
          </w:p>
        </w:tc>
        <w:tc>
          <w:tcPr>
            <w:tcW w:w="2476" w:type="pct"/>
            <w:vMerge/>
            <w:vAlign w:val="center"/>
          </w:tcPr>
          <w:p w14:paraId="5A376BC7" w14:textId="77777777" w:rsidR="00911DAF" w:rsidRPr="00697DD9" w:rsidRDefault="00911DAF" w:rsidP="004D3221">
            <w:pPr>
              <w:rPr>
                <w:rFonts w:ascii="Arial" w:hAnsi="Arial" w:cs="Arial"/>
                <w:sz w:val="20"/>
                <w:szCs w:val="20"/>
              </w:rPr>
            </w:pPr>
          </w:p>
        </w:tc>
        <w:tc>
          <w:tcPr>
            <w:tcW w:w="2162" w:type="pct"/>
            <w:vAlign w:val="center"/>
          </w:tcPr>
          <w:p w14:paraId="1B2EA43C" w14:textId="77777777" w:rsidR="00911DAF" w:rsidRPr="00697DD9" w:rsidRDefault="00911DAF" w:rsidP="004D3221">
            <w:pPr>
              <w:rPr>
                <w:rFonts w:ascii="Arial" w:hAnsi="Arial" w:cs="Arial"/>
                <w:sz w:val="20"/>
                <w:szCs w:val="20"/>
              </w:rPr>
            </w:pPr>
          </w:p>
        </w:tc>
      </w:tr>
      <w:tr w:rsidR="007E21CD" w:rsidRPr="00697DD9" w14:paraId="268D4924" w14:textId="77777777" w:rsidTr="004D3221">
        <w:trPr>
          <w:trHeight w:val="20"/>
          <w:jc w:val="center"/>
        </w:trPr>
        <w:tc>
          <w:tcPr>
            <w:tcW w:w="362" w:type="pct"/>
            <w:vAlign w:val="center"/>
          </w:tcPr>
          <w:p w14:paraId="509A75F1" w14:textId="77777777" w:rsidR="00911DAF" w:rsidRPr="00697DD9" w:rsidRDefault="00911DAF" w:rsidP="004D3221">
            <w:pPr>
              <w:rPr>
                <w:rFonts w:ascii="Arial" w:hAnsi="Arial" w:cs="Arial"/>
                <w:sz w:val="20"/>
                <w:szCs w:val="20"/>
              </w:rPr>
            </w:pPr>
            <w:r w:rsidRPr="00697DD9">
              <w:rPr>
                <w:rFonts w:ascii="Arial" w:hAnsi="Arial" w:cs="Arial"/>
                <w:sz w:val="20"/>
                <w:szCs w:val="20"/>
              </w:rPr>
              <w:t>AN</w:t>
            </w:r>
          </w:p>
        </w:tc>
        <w:tc>
          <w:tcPr>
            <w:tcW w:w="2476" w:type="pct"/>
            <w:vMerge/>
            <w:vAlign w:val="center"/>
          </w:tcPr>
          <w:p w14:paraId="50AB7731" w14:textId="77777777" w:rsidR="00911DAF" w:rsidRPr="00697DD9" w:rsidRDefault="00911DAF" w:rsidP="004D3221">
            <w:pPr>
              <w:rPr>
                <w:rFonts w:ascii="Arial" w:hAnsi="Arial" w:cs="Arial"/>
                <w:sz w:val="20"/>
                <w:szCs w:val="20"/>
              </w:rPr>
            </w:pPr>
          </w:p>
        </w:tc>
        <w:tc>
          <w:tcPr>
            <w:tcW w:w="2162" w:type="pct"/>
            <w:vAlign w:val="center"/>
          </w:tcPr>
          <w:p w14:paraId="5D086811" w14:textId="77777777" w:rsidR="00911DAF" w:rsidRPr="00697DD9" w:rsidRDefault="00911DAF" w:rsidP="004D3221">
            <w:pPr>
              <w:rPr>
                <w:rFonts w:ascii="Arial" w:hAnsi="Arial" w:cs="Arial"/>
                <w:sz w:val="20"/>
                <w:szCs w:val="20"/>
              </w:rPr>
            </w:pPr>
          </w:p>
        </w:tc>
      </w:tr>
      <w:tr w:rsidR="007E21CD" w:rsidRPr="00697DD9" w14:paraId="690B078A" w14:textId="77777777" w:rsidTr="004D3221">
        <w:trPr>
          <w:trHeight w:val="20"/>
          <w:jc w:val="center"/>
        </w:trPr>
        <w:tc>
          <w:tcPr>
            <w:tcW w:w="362" w:type="pct"/>
            <w:vAlign w:val="center"/>
          </w:tcPr>
          <w:p w14:paraId="153BB250" w14:textId="77777777" w:rsidR="00911DAF" w:rsidRPr="00697DD9" w:rsidRDefault="00911DAF" w:rsidP="004D3221">
            <w:pPr>
              <w:rPr>
                <w:rFonts w:ascii="Arial" w:hAnsi="Arial" w:cs="Arial"/>
                <w:sz w:val="20"/>
                <w:szCs w:val="20"/>
              </w:rPr>
            </w:pPr>
            <w:r w:rsidRPr="00697DD9">
              <w:rPr>
                <w:rFonts w:ascii="Arial" w:hAnsi="Arial" w:cs="Arial"/>
                <w:sz w:val="20"/>
                <w:szCs w:val="20"/>
              </w:rPr>
              <w:t>AP</w:t>
            </w:r>
          </w:p>
        </w:tc>
        <w:tc>
          <w:tcPr>
            <w:tcW w:w="2476" w:type="pct"/>
            <w:vMerge/>
            <w:vAlign w:val="center"/>
          </w:tcPr>
          <w:p w14:paraId="2E345E70" w14:textId="77777777" w:rsidR="00911DAF" w:rsidRPr="00697DD9" w:rsidRDefault="00911DAF" w:rsidP="004D3221">
            <w:pPr>
              <w:rPr>
                <w:rFonts w:ascii="Arial" w:hAnsi="Arial" w:cs="Arial"/>
                <w:sz w:val="20"/>
                <w:szCs w:val="20"/>
              </w:rPr>
            </w:pPr>
          </w:p>
        </w:tc>
        <w:tc>
          <w:tcPr>
            <w:tcW w:w="2162" w:type="pct"/>
            <w:vAlign w:val="center"/>
          </w:tcPr>
          <w:p w14:paraId="2A17AB15" w14:textId="77777777" w:rsidR="00911DAF" w:rsidRPr="00697DD9" w:rsidRDefault="00911DAF" w:rsidP="004D3221">
            <w:pPr>
              <w:rPr>
                <w:rFonts w:ascii="Arial" w:hAnsi="Arial" w:cs="Arial"/>
                <w:sz w:val="20"/>
                <w:szCs w:val="20"/>
              </w:rPr>
            </w:pPr>
          </w:p>
        </w:tc>
      </w:tr>
      <w:tr w:rsidR="007E21CD" w:rsidRPr="00697DD9" w14:paraId="3A6907C1" w14:textId="77777777" w:rsidTr="004D3221">
        <w:trPr>
          <w:trHeight w:val="20"/>
          <w:jc w:val="center"/>
        </w:trPr>
        <w:tc>
          <w:tcPr>
            <w:tcW w:w="362" w:type="pct"/>
            <w:vAlign w:val="center"/>
          </w:tcPr>
          <w:p w14:paraId="672D1AD6" w14:textId="77777777" w:rsidR="00911DAF" w:rsidRPr="00697DD9" w:rsidRDefault="00911DAF" w:rsidP="004D3221">
            <w:pPr>
              <w:rPr>
                <w:rFonts w:ascii="Arial" w:hAnsi="Arial" w:cs="Arial"/>
                <w:sz w:val="20"/>
                <w:szCs w:val="20"/>
              </w:rPr>
            </w:pPr>
            <w:r w:rsidRPr="00697DD9">
              <w:rPr>
                <w:rFonts w:ascii="Arial" w:hAnsi="Arial" w:cs="Arial"/>
                <w:sz w:val="20"/>
                <w:szCs w:val="20"/>
              </w:rPr>
              <w:t>AQ</w:t>
            </w:r>
          </w:p>
        </w:tc>
        <w:tc>
          <w:tcPr>
            <w:tcW w:w="2476" w:type="pct"/>
            <w:vMerge/>
            <w:vAlign w:val="center"/>
          </w:tcPr>
          <w:p w14:paraId="486B7E8D" w14:textId="77777777" w:rsidR="00911DAF" w:rsidRPr="00697DD9" w:rsidRDefault="00911DAF" w:rsidP="004D3221">
            <w:pPr>
              <w:rPr>
                <w:rFonts w:ascii="Arial" w:hAnsi="Arial" w:cs="Arial"/>
                <w:sz w:val="20"/>
                <w:szCs w:val="20"/>
              </w:rPr>
            </w:pPr>
          </w:p>
        </w:tc>
        <w:tc>
          <w:tcPr>
            <w:tcW w:w="2162" w:type="pct"/>
            <w:vAlign w:val="center"/>
          </w:tcPr>
          <w:p w14:paraId="5EE2B5E5" w14:textId="77777777" w:rsidR="00911DAF" w:rsidRPr="00697DD9" w:rsidRDefault="00911DAF" w:rsidP="004D3221">
            <w:pPr>
              <w:rPr>
                <w:rFonts w:ascii="Arial" w:hAnsi="Arial" w:cs="Arial"/>
                <w:sz w:val="20"/>
                <w:szCs w:val="20"/>
              </w:rPr>
            </w:pPr>
          </w:p>
        </w:tc>
      </w:tr>
      <w:tr w:rsidR="007E21CD" w:rsidRPr="00697DD9" w14:paraId="606B7FC1" w14:textId="77777777" w:rsidTr="004D3221">
        <w:trPr>
          <w:trHeight w:val="20"/>
          <w:jc w:val="center"/>
        </w:trPr>
        <w:tc>
          <w:tcPr>
            <w:tcW w:w="362" w:type="pct"/>
            <w:vAlign w:val="center"/>
          </w:tcPr>
          <w:p w14:paraId="6A5B50BA" w14:textId="77777777" w:rsidR="00911DAF" w:rsidRPr="00697DD9" w:rsidRDefault="00911DAF" w:rsidP="004D3221">
            <w:pPr>
              <w:rPr>
                <w:rFonts w:ascii="Arial" w:hAnsi="Arial" w:cs="Arial"/>
                <w:sz w:val="20"/>
                <w:szCs w:val="20"/>
              </w:rPr>
            </w:pPr>
            <w:r w:rsidRPr="00697DD9">
              <w:rPr>
                <w:rFonts w:ascii="Arial" w:hAnsi="Arial" w:cs="Arial"/>
                <w:sz w:val="20"/>
                <w:szCs w:val="20"/>
              </w:rPr>
              <w:t>AR</w:t>
            </w:r>
          </w:p>
        </w:tc>
        <w:tc>
          <w:tcPr>
            <w:tcW w:w="2476" w:type="pct"/>
            <w:vMerge/>
            <w:vAlign w:val="center"/>
          </w:tcPr>
          <w:p w14:paraId="4C34D2B3" w14:textId="77777777" w:rsidR="00911DAF" w:rsidRPr="00697DD9" w:rsidRDefault="00911DAF" w:rsidP="004D3221">
            <w:pPr>
              <w:rPr>
                <w:rFonts w:ascii="Arial" w:hAnsi="Arial" w:cs="Arial"/>
                <w:sz w:val="20"/>
                <w:szCs w:val="20"/>
              </w:rPr>
            </w:pPr>
          </w:p>
        </w:tc>
        <w:tc>
          <w:tcPr>
            <w:tcW w:w="2162" w:type="pct"/>
            <w:vAlign w:val="center"/>
          </w:tcPr>
          <w:p w14:paraId="218402C8" w14:textId="77777777" w:rsidR="00911DAF" w:rsidRPr="00697DD9" w:rsidRDefault="00911DAF" w:rsidP="004D3221">
            <w:pPr>
              <w:rPr>
                <w:rFonts w:ascii="Arial" w:hAnsi="Arial" w:cs="Arial"/>
                <w:sz w:val="20"/>
                <w:szCs w:val="20"/>
              </w:rPr>
            </w:pPr>
          </w:p>
        </w:tc>
      </w:tr>
      <w:tr w:rsidR="007E21CD" w:rsidRPr="00697DD9" w14:paraId="6E3A16A6" w14:textId="77777777" w:rsidTr="004D3221">
        <w:trPr>
          <w:trHeight w:val="20"/>
          <w:jc w:val="center"/>
        </w:trPr>
        <w:tc>
          <w:tcPr>
            <w:tcW w:w="362" w:type="pct"/>
            <w:vAlign w:val="center"/>
          </w:tcPr>
          <w:p w14:paraId="17110BCC" w14:textId="77777777" w:rsidR="00911DAF" w:rsidRPr="00697DD9" w:rsidRDefault="00911DAF" w:rsidP="004D3221">
            <w:pPr>
              <w:rPr>
                <w:rFonts w:ascii="Arial" w:hAnsi="Arial" w:cs="Arial"/>
                <w:sz w:val="20"/>
                <w:szCs w:val="20"/>
              </w:rPr>
            </w:pPr>
            <w:r w:rsidRPr="00697DD9">
              <w:rPr>
                <w:rFonts w:ascii="Arial" w:hAnsi="Arial" w:cs="Arial"/>
                <w:sz w:val="20"/>
                <w:szCs w:val="20"/>
              </w:rPr>
              <w:t>AS</w:t>
            </w:r>
          </w:p>
        </w:tc>
        <w:tc>
          <w:tcPr>
            <w:tcW w:w="2476" w:type="pct"/>
            <w:vMerge/>
            <w:vAlign w:val="center"/>
          </w:tcPr>
          <w:p w14:paraId="03FE4E2E" w14:textId="77777777" w:rsidR="00911DAF" w:rsidRPr="00697DD9" w:rsidRDefault="00911DAF" w:rsidP="004D3221">
            <w:pPr>
              <w:rPr>
                <w:rFonts w:ascii="Arial" w:hAnsi="Arial" w:cs="Arial"/>
                <w:sz w:val="20"/>
                <w:szCs w:val="20"/>
              </w:rPr>
            </w:pPr>
          </w:p>
        </w:tc>
        <w:tc>
          <w:tcPr>
            <w:tcW w:w="2162" w:type="pct"/>
            <w:vAlign w:val="center"/>
          </w:tcPr>
          <w:p w14:paraId="4E09EF9C" w14:textId="77777777" w:rsidR="00911DAF" w:rsidRPr="00697DD9" w:rsidRDefault="00911DAF" w:rsidP="004D3221">
            <w:pPr>
              <w:rPr>
                <w:rFonts w:ascii="Arial" w:hAnsi="Arial" w:cs="Arial"/>
                <w:sz w:val="20"/>
                <w:szCs w:val="20"/>
              </w:rPr>
            </w:pPr>
          </w:p>
        </w:tc>
      </w:tr>
      <w:tr w:rsidR="007E21CD" w:rsidRPr="00697DD9" w14:paraId="5BAFAED0" w14:textId="77777777" w:rsidTr="004D3221">
        <w:trPr>
          <w:trHeight w:val="20"/>
          <w:jc w:val="center"/>
        </w:trPr>
        <w:tc>
          <w:tcPr>
            <w:tcW w:w="362" w:type="pct"/>
            <w:vAlign w:val="center"/>
          </w:tcPr>
          <w:p w14:paraId="4583DC7C" w14:textId="77777777" w:rsidR="00911DAF" w:rsidRPr="00697DD9" w:rsidRDefault="00911DAF" w:rsidP="004D3221">
            <w:pPr>
              <w:rPr>
                <w:rFonts w:ascii="Arial" w:hAnsi="Arial" w:cs="Arial"/>
                <w:sz w:val="20"/>
                <w:szCs w:val="20"/>
              </w:rPr>
            </w:pPr>
            <w:r w:rsidRPr="00697DD9">
              <w:rPr>
                <w:rFonts w:ascii="Arial" w:hAnsi="Arial" w:cs="Arial"/>
                <w:sz w:val="20"/>
                <w:szCs w:val="20"/>
              </w:rPr>
              <w:t>AT</w:t>
            </w:r>
          </w:p>
        </w:tc>
        <w:tc>
          <w:tcPr>
            <w:tcW w:w="2476" w:type="pct"/>
            <w:vMerge/>
            <w:vAlign w:val="center"/>
          </w:tcPr>
          <w:p w14:paraId="6EAE5663" w14:textId="77777777" w:rsidR="00911DAF" w:rsidRPr="00697DD9" w:rsidRDefault="00911DAF" w:rsidP="004D3221">
            <w:pPr>
              <w:rPr>
                <w:rFonts w:ascii="Arial" w:hAnsi="Arial" w:cs="Arial"/>
                <w:sz w:val="20"/>
                <w:szCs w:val="20"/>
              </w:rPr>
            </w:pPr>
          </w:p>
        </w:tc>
        <w:tc>
          <w:tcPr>
            <w:tcW w:w="2162" w:type="pct"/>
            <w:vAlign w:val="center"/>
          </w:tcPr>
          <w:p w14:paraId="31350FE6" w14:textId="77777777" w:rsidR="00911DAF" w:rsidRPr="00697DD9" w:rsidRDefault="00911DAF" w:rsidP="004D3221">
            <w:pPr>
              <w:rPr>
                <w:rFonts w:ascii="Arial" w:hAnsi="Arial" w:cs="Arial"/>
                <w:sz w:val="20"/>
                <w:szCs w:val="20"/>
              </w:rPr>
            </w:pPr>
          </w:p>
        </w:tc>
      </w:tr>
      <w:tr w:rsidR="007E21CD" w:rsidRPr="00697DD9" w14:paraId="7508DDC0" w14:textId="77777777" w:rsidTr="004D3221">
        <w:trPr>
          <w:trHeight w:val="20"/>
          <w:jc w:val="center"/>
        </w:trPr>
        <w:tc>
          <w:tcPr>
            <w:tcW w:w="362" w:type="pct"/>
            <w:vAlign w:val="center"/>
          </w:tcPr>
          <w:p w14:paraId="7DD24D9B" w14:textId="77777777" w:rsidR="00911DAF" w:rsidRPr="00697DD9" w:rsidRDefault="00911DAF" w:rsidP="004D3221">
            <w:pPr>
              <w:rPr>
                <w:rFonts w:ascii="Arial" w:hAnsi="Arial" w:cs="Arial"/>
                <w:sz w:val="20"/>
                <w:szCs w:val="20"/>
              </w:rPr>
            </w:pPr>
            <w:r w:rsidRPr="00697DD9">
              <w:rPr>
                <w:rFonts w:ascii="Arial" w:hAnsi="Arial" w:cs="Arial"/>
                <w:sz w:val="20"/>
                <w:szCs w:val="20"/>
              </w:rPr>
              <w:t>AU</w:t>
            </w:r>
          </w:p>
        </w:tc>
        <w:tc>
          <w:tcPr>
            <w:tcW w:w="2476" w:type="pct"/>
            <w:vMerge/>
            <w:vAlign w:val="center"/>
          </w:tcPr>
          <w:p w14:paraId="07F830AB" w14:textId="77777777" w:rsidR="00911DAF" w:rsidRPr="00697DD9" w:rsidRDefault="00911DAF" w:rsidP="004D3221">
            <w:pPr>
              <w:rPr>
                <w:rFonts w:ascii="Arial" w:hAnsi="Arial" w:cs="Arial"/>
                <w:sz w:val="20"/>
                <w:szCs w:val="20"/>
              </w:rPr>
            </w:pPr>
          </w:p>
        </w:tc>
        <w:tc>
          <w:tcPr>
            <w:tcW w:w="2162" w:type="pct"/>
            <w:vAlign w:val="center"/>
          </w:tcPr>
          <w:p w14:paraId="576FBF40" w14:textId="77777777" w:rsidR="00911DAF" w:rsidRPr="00697DD9" w:rsidRDefault="00911DAF" w:rsidP="004D3221">
            <w:pPr>
              <w:rPr>
                <w:rFonts w:ascii="Arial" w:hAnsi="Arial" w:cs="Arial"/>
                <w:sz w:val="20"/>
                <w:szCs w:val="20"/>
              </w:rPr>
            </w:pPr>
          </w:p>
        </w:tc>
      </w:tr>
      <w:tr w:rsidR="007E21CD" w:rsidRPr="00697DD9" w14:paraId="359486EA" w14:textId="77777777" w:rsidTr="004D3221">
        <w:trPr>
          <w:trHeight w:val="20"/>
          <w:jc w:val="center"/>
        </w:trPr>
        <w:tc>
          <w:tcPr>
            <w:tcW w:w="362" w:type="pct"/>
            <w:vAlign w:val="center"/>
          </w:tcPr>
          <w:p w14:paraId="70301757" w14:textId="77777777" w:rsidR="00911DAF" w:rsidRPr="00697DD9" w:rsidRDefault="00911DAF" w:rsidP="004D3221">
            <w:pPr>
              <w:rPr>
                <w:rFonts w:ascii="Arial" w:hAnsi="Arial" w:cs="Arial"/>
                <w:sz w:val="20"/>
                <w:szCs w:val="20"/>
              </w:rPr>
            </w:pPr>
            <w:r w:rsidRPr="00697DD9">
              <w:rPr>
                <w:rFonts w:ascii="Arial" w:hAnsi="Arial" w:cs="Arial"/>
                <w:sz w:val="20"/>
                <w:szCs w:val="20"/>
              </w:rPr>
              <w:t>AV</w:t>
            </w:r>
          </w:p>
        </w:tc>
        <w:tc>
          <w:tcPr>
            <w:tcW w:w="2476" w:type="pct"/>
            <w:vMerge/>
            <w:vAlign w:val="center"/>
          </w:tcPr>
          <w:p w14:paraId="7FFC69E6" w14:textId="77777777" w:rsidR="00911DAF" w:rsidRPr="00697DD9" w:rsidRDefault="00911DAF" w:rsidP="004D3221">
            <w:pPr>
              <w:rPr>
                <w:rFonts w:ascii="Arial" w:hAnsi="Arial" w:cs="Arial"/>
                <w:sz w:val="20"/>
                <w:szCs w:val="20"/>
              </w:rPr>
            </w:pPr>
          </w:p>
        </w:tc>
        <w:tc>
          <w:tcPr>
            <w:tcW w:w="2162" w:type="pct"/>
            <w:vAlign w:val="center"/>
          </w:tcPr>
          <w:p w14:paraId="1177A228" w14:textId="77777777" w:rsidR="00911DAF" w:rsidRPr="00697DD9" w:rsidRDefault="00911DAF" w:rsidP="004D3221">
            <w:pPr>
              <w:rPr>
                <w:rFonts w:ascii="Arial" w:hAnsi="Arial" w:cs="Arial"/>
                <w:sz w:val="20"/>
                <w:szCs w:val="20"/>
              </w:rPr>
            </w:pPr>
          </w:p>
        </w:tc>
      </w:tr>
      <w:tr w:rsidR="007E21CD" w:rsidRPr="00697DD9" w14:paraId="1176353E" w14:textId="77777777" w:rsidTr="004D3221">
        <w:trPr>
          <w:trHeight w:val="20"/>
          <w:jc w:val="center"/>
        </w:trPr>
        <w:tc>
          <w:tcPr>
            <w:tcW w:w="362" w:type="pct"/>
            <w:vAlign w:val="center"/>
          </w:tcPr>
          <w:p w14:paraId="1E088332" w14:textId="77777777" w:rsidR="00911DAF" w:rsidRPr="00697DD9" w:rsidRDefault="00911DAF" w:rsidP="004D3221">
            <w:pPr>
              <w:rPr>
                <w:rFonts w:ascii="Arial" w:hAnsi="Arial" w:cs="Arial"/>
                <w:sz w:val="20"/>
                <w:szCs w:val="20"/>
              </w:rPr>
            </w:pPr>
            <w:r w:rsidRPr="00697DD9">
              <w:rPr>
                <w:rFonts w:ascii="Arial" w:hAnsi="Arial" w:cs="Arial"/>
                <w:sz w:val="20"/>
                <w:szCs w:val="20"/>
              </w:rPr>
              <w:t>AW</w:t>
            </w:r>
          </w:p>
        </w:tc>
        <w:tc>
          <w:tcPr>
            <w:tcW w:w="2476" w:type="pct"/>
            <w:vMerge/>
            <w:vAlign w:val="center"/>
          </w:tcPr>
          <w:p w14:paraId="479DD3E1" w14:textId="77777777" w:rsidR="00911DAF" w:rsidRPr="00697DD9" w:rsidRDefault="00911DAF" w:rsidP="004D3221">
            <w:pPr>
              <w:rPr>
                <w:rFonts w:ascii="Arial" w:hAnsi="Arial" w:cs="Arial"/>
                <w:sz w:val="20"/>
                <w:szCs w:val="20"/>
              </w:rPr>
            </w:pPr>
          </w:p>
        </w:tc>
        <w:tc>
          <w:tcPr>
            <w:tcW w:w="2162" w:type="pct"/>
            <w:vAlign w:val="center"/>
          </w:tcPr>
          <w:p w14:paraId="0CD639DB" w14:textId="77777777" w:rsidR="00911DAF" w:rsidRPr="00697DD9" w:rsidRDefault="00911DAF" w:rsidP="004D3221">
            <w:pPr>
              <w:rPr>
                <w:rFonts w:ascii="Arial" w:hAnsi="Arial" w:cs="Arial"/>
                <w:sz w:val="20"/>
                <w:szCs w:val="20"/>
              </w:rPr>
            </w:pPr>
          </w:p>
        </w:tc>
      </w:tr>
      <w:tr w:rsidR="007E21CD" w:rsidRPr="00697DD9" w14:paraId="68A0574C" w14:textId="77777777" w:rsidTr="004D3221">
        <w:trPr>
          <w:trHeight w:val="20"/>
          <w:jc w:val="center"/>
        </w:trPr>
        <w:tc>
          <w:tcPr>
            <w:tcW w:w="362" w:type="pct"/>
            <w:vAlign w:val="center"/>
          </w:tcPr>
          <w:p w14:paraId="7EE54537" w14:textId="77777777" w:rsidR="00911DAF" w:rsidRPr="00697DD9" w:rsidRDefault="00911DAF" w:rsidP="004D3221">
            <w:pPr>
              <w:rPr>
                <w:rFonts w:ascii="Arial" w:hAnsi="Arial" w:cs="Arial"/>
                <w:sz w:val="20"/>
                <w:szCs w:val="20"/>
              </w:rPr>
            </w:pPr>
            <w:r w:rsidRPr="00697DD9">
              <w:rPr>
                <w:rFonts w:ascii="Arial" w:hAnsi="Arial" w:cs="Arial"/>
                <w:sz w:val="20"/>
                <w:szCs w:val="20"/>
              </w:rPr>
              <w:t>AX</w:t>
            </w:r>
          </w:p>
        </w:tc>
        <w:tc>
          <w:tcPr>
            <w:tcW w:w="2476" w:type="pct"/>
            <w:vMerge/>
            <w:vAlign w:val="center"/>
          </w:tcPr>
          <w:p w14:paraId="3C9D49F0" w14:textId="77777777" w:rsidR="00911DAF" w:rsidRPr="00697DD9" w:rsidRDefault="00911DAF" w:rsidP="004D3221">
            <w:pPr>
              <w:rPr>
                <w:rFonts w:ascii="Arial" w:hAnsi="Arial" w:cs="Arial"/>
                <w:sz w:val="20"/>
                <w:szCs w:val="20"/>
              </w:rPr>
            </w:pPr>
          </w:p>
        </w:tc>
        <w:tc>
          <w:tcPr>
            <w:tcW w:w="2162" w:type="pct"/>
            <w:vAlign w:val="center"/>
          </w:tcPr>
          <w:p w14:paraId="792A58DF" w14:textId="77777777" w:rsidR="00911DAF" w:rsidRPr="00697DD9" w:rsidRDefault="00911DAF" w:rsidP="004D3221">
            <w:pPr>
              <w:rPr>
                <w:rFonts w:ascii="Arial" w:hAnsi="Arial" w:cs="Arial"/>
                <w:sz w:val="20"/>
                <w:szCs w:val="20"/>
              </w:rPr>
            </w:pPr>
          </w:p>
        </w:tc>
      </w:tr>
      <w:tr w:rsidR="007E21CD" w:rsidRPr="00697DD9" w14:paraId="1FAAABEF" w14:textId="77777777" w:rsidTr="004D3221">
        <w:trPr>
          <w:trHeight w:val="20"/>
          <w:jc w:val="center"/>
        </w:trPr>
        <w:tc>
          <w:tcPr>
            <w:tcW w:w="362" w:type="pct"/>
            <w:vAlign w:val="center"/>
          </w:tcPr>
          <w:p w14:paraId="6A41FB36" w14:textId="77777777" w:rsidR="00911DAF" w:rsidRPr="00697DD9" w:rsidRDefault="00911DAF" w:rsidP="004D3221">
            <w:pPr>
              <w:rPr>
                <w:rFonts w:ascii="Arial" w:hAnsi="Arial" w:cs="Arial"/>
                <w:sz w:val="20"/>
                <w:szCs w:val="20"/>
              </w:rPr>
            </w:pPr>
            <w:r w:rsidRPr="00697DD9">
              <w:rPr>
                <w:rFonts w:ascii="Arial" w:hAnsi="Arial" w:cs="Arial"/>
                <w:sz w:val="20"/>
                <w:szCs w:val="20"/>
              </w:rPr>
              <w:t>AY</w:t>
            </w:r>
          </w:p>
        </w:tc>
        <w:tc>
          <w:tcPr>
            <w:tcW w:w="2476" w:type="pct"/>
            <w:vMerge/>
            <w:vAlign w:val="center"/>
          </w:tcPr>
          <w:p w14:paraId="004F4972" w14:textId="77777777" w:rsidR="00911DAF" w:rsidRPr="00697DD9" w:rsidRDefault="00911DAF" w:rsidP="004D3221">
            <w:pPr>
              <w:rPr>
                <w:rFonts w:ascii="Arial" w:hAnsi="Arial" w:cs="Arial"/>
                <w:sz w:val="20"/>
                <w:szCs w:val="20"/>
              </w:rPr>
            </w:pPr>
          </w:p>
        </w:tc>
        <w:tc>
          <w:tcPr>
            <w:tcW w:w="2162" w:type="pct"/>
            <w:vAlign w:val="center"/>
          </w:tcPr>
          <w:p w14:paraId="7CC1536E" w14:textId="77777777" w:rsidR="00911DAF" w:rsidRPr="00697DD9" w:rsidRDefault="00911DAF" w:rsidP="004D3221">
            <w:pPr>
              <w:rPr>
                <w:rFonts w:ascii="Arial" w:hAnsi="Arial" w:cs="Arial"/>
                <w:sz w:val="20"/>
                <w:szCs w:val="20"/>
              </w:rPr>
            </w:pPr>
          </w:p>
        </w:tc>
      </w:tr>
      <w:tr w:rsidR="007E21CD" w:rsidRPr="00697DD9" w14:paraId="0D4DBED6" w14:textId="77777777" w:rsidTr="004D3221">
        <w:trPr>
          <w:trHeight w:val="20"/>
          <w:jc w:val="center"/>
        </w:trPr>
        <w:tc>
          <w:tcPr>
            <w:tcW w:w="362" w:type="pct"/>
            <w:vAlign w:val="center"/>
          </w:tcPr>
          <w:p w14:paraId="7192B32F" w14:textId="77777777" w:rsidR="00911DAF" w:rsidRPr="00697DD9" w:rsidRDefault="00911DAF" w:rsidP="004D3221">
            <w:pPr>
              <w:rPr>
                <w:rFonts w:ascii="Arial" w:hAnsi="Arial" w:cs="Arial"/>
                <w:sz w:val="20"/>
                <w:szCs w:val="20"/>
              </w:rPr>
            </w:pPr>
            <w:r w:rsidRPr="00697DD9">
              <w:rPr>
                <w:rFonts w:ascii="Arial" w:hAnsi="Arial" w:cs="Arial"/>
                <w:sz w:val="20"/>
                <w:szCs w:val="20"/>
              </w:rPr>
              <w:t>AZ</w:t>
            </w:r>
          </w:p>
        </w:tc>
        <w:tc>
          <w:tcPr>
            <w:tcW w:w="2476" w:type="pct"/>
            <w:vAlign w:val="center"/>
          </w:tcPr>
          <w:p w14:paraId="23F0F73B" w14:textId="77777777" w:rsidR="00911DAF" w:rsidRPr="00697DD9" w:rsidRDefault="00911DAF"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6E494E4C" w14:textId="77777777" w:rsidR="00911DAF" w:rsidRPr="00697DD9" w:rsidRDefault="00911DAF" w:rsidP="004D3221">
            <w:pPr>
              <w:rPr>
                <w:rFonts w:ascii="Arial" w:hAnsi="Arial" w:cs="Arial"/>
                <w:sz w:val="20"/>
                <w:szCs w:val="20"/>
              </w:rPr>
            </w:pPr>
          </w:p>
        </w:tc>
      </w:tr>
      <w:tr w:rsidR="00F50AC2" w:rsidRPr="00697DD9" w14:paraId="38AD779A" w14:textId="77777777" w:rsidTr="004D3221">
        <w:trPr>
          <w:trHeight w:val="20"/>
          <w:jc w:val="center"/>
        </w:trPr>
        <w:tc>
          <w:tcPr>
            <w:tcW w:w="5000" w:type="pct"/>
            <w:gridSpan w:val="3"/>
            <w:vAlign w:val="center"/>
          </w:tcPr>
          <w:p w14:paraId="7A9EC9B7" w14:textId="77777777" w:rsidR="00F50AC2" w:rsidRPr="00697DD9" w:rsidRDefault="00F50AC2" w:rsidP="004D3221">
            <w:pPr>
              <w:rPr>
                <w:sz w:val="20"/>
                <w:szCs w:val="20"/>
              </w:rPr>
            </w:pPr>
            <w:r w:rsidRPr="00697DD9">
              <w:rPr>
                <w:rFonts w:ascii="Arial" w:hAnsi="Arial" w:cs="Arial"/>
                <w:sz w:val="20"/>
                <w:szCs w:val="20"/>
              </w:rPr>
              <w:t>ПРИМЕЧАНИЕ. Основной класс A предназначен только для объектов, для которых не может быть идентифицирована основная цель или задача.</w:t>
            </w:r>
          </w:p>
        </w:tc>
      </w:tr>
      <w:tr w:rsidR="00F50AC2" w:rsidRPr="00697DD9" w14:paraId="364C5DDE" w14:textId="77777777" w:rsidTr="004D3221">
        <w:trPr>
          <w:trHeight w:val="20"/>
          <w:jc w:val="center"/>
        </w:trPr>
        <w:tc>
          <w:tcPr>
            <w:tcW w:w="362" w:type="pct"/>
            <w:vAlign w:val="center"/>
          </w:tcPr>
          <w:p w14:paraId="71D22E2D" w14:textId="77777777" w:rsidR="00F50AC2" w:rsidRPr="00697DD9" w:rsidRDefault="00F50AC2" w:rsidP="004D3221">
            <w:pPr>
              <w:rPr>
                <w:sz w:val="20"/>
                <w:szCs w:val="20"/>
              </w:rPr>
            </w:pPr>
          </w:p>
        </w:tc>
        <w:tc>
          <w:tcPr>
            <w:tcW w:w="2476" w:type="pct"/>
            <w:vAlign w:val="center"/>
          </w:tcPr>
          <w:p w14:paraId="27426F62" w14:textId="77777777" w:rsidR="00F50AC2" w:rsidRPr="00697DD9" w:rsidRDefault="00F50AC2" w:rsidP="004D3221">
            <w:pPr>
              <w:rPr>
                <w:sz w:val="20"/>
                <w:szCs w:val="20"/>
              </w:rPr>
            </w:pPr>
          </w:p>
        </w:tc>
        <w:tc>
          <w:tcPr>
            <w:tcW w:w="2162" w:type="pct"/>
            <w:vAlign w:val="center"/>
          </w:tcPr>
          <w:p w14:paraId="3AB7BFF8" w14:textId="77777777" w:rsidR="00F50AC2" w:rsidRPr="00697DD9" w:rsidRDefault="00F50AC2" w:rsidP="004D3221">
            <w:pPr>
              <w:rPr>
                <w:sz w:val="20"/>
                <w:szCs w:val="20"/>
              </w:rPr>
            </w:pPr>
          </w:p>
        </w:tc>
      </w:tr>
      <w:tr w:rsidR="00F50AC2" w:rsidRPr="00697DD9" w14:paraId="12010DBD" w14:textId="77777777" w:rsidTr="004D3221">
        <w:trPr>
          <w:trHeight w:val="20"/>
          <w:jc w:val="center"/>
        </w:trPr>
        <w:tc>
          <w:tcPr>
            <w:tcW w:w="5000" w:type="pct"/>
            <w:gridSpan w:val="3"/>
            <w:vAlign w:val="center"/>
          </w:tcPr>
          <w:p w14:paraId="2AB9E025" w14:textId="77777777" w:rsidR="00F50AC2" w:rsidRPr="007536D2" w:rsidRDefault="00F50AC2" w:rsidP="004D3221">
            <w:pPr>
              <w:rPr>
                <w:b/>
                <w:sz w:val="20"/>
                <w:szCs w:val="20"/>
              </w:rPr>
            </w:pPr>
            <w:r w:rsidRPr="007536D2">
              <w:rPr>
                <w:rFonts w:ascii="Arial" w:hAnsi="Arial" w:cs="Arial"/>
                <w:b/>
                <w:sz w:val="20"/>
                <w:szCs w:val="20"/>
              </w:rPr>
              <w:t>Основной класс B</w:t>
            </w:r>
          </w:p>
          <w:p w14:paraId="37D8C4C2" w14:textId="77777777" w:rsidR="00F50AC2" w:rsidRPr="00697DD9" w:rsidRDefault="00F50AC2" w:rsidP="004D3221">
            <w:pPr>
              <w:rPr>
                <w:sz w:val="20"/>
                <w:szCs w:val="20"/>
              </w:rPr>
            </w:pPr>
            <w:r w:rsidRPr="007536D2">
              <w:rPr>
                <w:rFonts w:ascii="Arial" w:hAnsi="Arial" w:cs="Arial"/>
                <w:b/>
                <w:sz w:val="20"/>
                <w:szCs w:val="20"/>
              </w:rPr>
              <w:t>Преобразование входной переменной (физическое свойство, условие или событие) в сигнал для дальнейшей обработки</w:t>
            </w:r>
          </w:p>
        </w:tc>
      </w:tr>
      <w:tr w:rsidR="00F50AC2" w:rsidRPr="00697DD9" w14:paraId="260FA451" w14:textId="77777777" w:rsidTr="004D3221">
        <w:trPr>
          <w:trHeight w:val="20"/>
          <w:jc w:val="center"/>
        </w:trPr>
        <w:tc>
          <w:tcPr>
            <w:tcW w:w="362" w:type="pct"/>
            <w:vAlign w:val="center"/>
          </w:tcPr>
          <w:p w14:paraId="4D78B52C"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2ACB2497"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4E4772E5"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252ED182" w14:textId="77777777" w:rsidTr="004D3221">
        <w:trPr>
          <w:trHeight w:val="20"/>
          <w:jc w:val="center"/>
        </w:trPr>
        <w:tc>
          <w:tcPr>
            <w:tcW w:w="362" w:type="pct"/>
            <w:vAlign w:val="center"/>
          </w:tcPr>
          <w:p w14:paraId="411F8B32" w14:textId="77777777" w:rsidR="00F50AC2" w:rsidRPr="00697DD9" w:rsidRDefault="00F50AC2" w:rsidP="004D3221">
            <w:pPr>
              <w:rPr>
                <w:rFonts w:ascii="Arial" w:hAnsi="Arial" w:cs="Arial"/>
                <w:sz w:val="20"/>
                <w:szCs w:val="20"/>
              </w:rPr>
            </w:pPr>
            <w:r w:rsidRPr="00697DD9">
              <w:rPr>
                <w:rFonts w:ascii="Arial" w:hAnsi="Arial" w:cs="Arial"/>
                <w:sz w:val="20"/>
                <w:szCs w:val="20"/>
              </w:rPr>
              <w:t>BA</w:t>
            </w:r>
          </w:p>
        </w:tc>
        <w:tc>
          <w:tcPr>
            <w:tcW w:w="2476" w:type="pct"/>
            <w:vAlign w:val="center"/>
          </w:tcPr>
          <w:p w14:paraId="722BD9D9" w14:textId="77777777" w:rsidR="00F50AC2" w:rsidRPr="00697DD9" w:rsidRDefault="00F50AC2" w:rsidP="004D3221">
            <w:pPr>
              <w:rPr>
                <w:rFonts w:ascii="Arial" w:hAnsi="Arial" w:cs="Arial"/>
                <w:sz w:val="20"/>
                <w:szCs w:val="20"/>
              </w:rPr>
            </w:pPr>
            <w:r w:rsidRPr="00697DD9">
              <w:rPr>
                <w:rFonts w:ascii="Arial" w:hAnsi="Arial" w:cs="Arial"/>
                <w:sz w:val="20"/>
                <w:szCs w:val="20"/>
              </w:rPr>
              <w:t>Электрический потенциал</w:t>
            </w:r>
          </w:p>
        </w:tc>
        <w:tc>
          <w:tcPr>
            <w:tcW w:w="2162" w:type="pct"/>
            <w:vAlign w:val="center"/>
          </w:tcPr>
          <w:p w14:paraId="17514E20" w14:textId="77777777" w:rsidR="00F50AC2" w:rsidRPr="00697DD9" w:rsidRDefault="00F50AC2" w:rsidP="004D3221">
            <w:pPr>
              <w:rPr>
                <w:rFonts w:ascii="Arial" w:hAnsi="Arial" w:cs="Arial"/>
                <w:sz w:val="20"/>
                <w:szCs w:val="20"/>
              </w:rPr>
            </w:pPr>
            <w:r w:rsidRPr="00697DD9">
              <w:rPr>
                <w:rFonts w:ascii="Arial" w:hAnsi="Arial" w:cs="Arial"/>
                <w:sz w:val="20"/>
                <w:szCs w:val="20"/>
              </w:rPr>
              <w:t>Измерительное реле (напряжение), измерительный шунт (напряжение), измерительный трансформатор (напряжение), трансформатор напряжения</w:t>
            </w:r>
          </w:p>
        </w:tc>
      </w:tr>
      <w:tr w:rsidR="00F50AC2" w:rsidRPr="00697DD9" w14:paraId="35655D37" w14:textId="77777777" w:rsidTr="004D3221">
        <w:trPr>
          <w:trHeight w:val="20"/>
          <w:jc w:val="center"/>
        </w:trPr>
        <w:tc>
          <w:tcPr>
            <w:tcW w:w="362" w:type="pct"/>
            <w:vAlign w:val="center"/>
          </w:tcPr>
          <w:p w14:paraId="10281E54" w14:textId="77777777" w:rsidR="00F50AC2" w:rsidRPr="00697DD9" w:rsidRDefault="00F50AC2" w:rsidP="004D3221">
            <w:pPr>
              <w:rPr>
                <w:rFonts w:ascii="Arial" w:hAnsi="Arial" w:cs="Arial"/>
                <w:sz w:val="20"/>
                <w:szCs w:val="20"/>
              </w:rPr>
            </w:pPr>
            <w:r w:rsidRPr="00697DD9">
              <w:rPr>
                <w:rFonts w:ascii="Arial" w:hAnsi="Arial" w:cs="Arial"/>
                <w:sz w:val="20"/>
                <w:szCs w:val="20"/>
              </w:rPr>
              <w:t>BB</w:t>
            </w:r>
          </w:p>
        </w:tc>
        <w:tc>
          <w:tcPr>
            <w:tcW w:w="2476" w:type="pct"/>
            <w:vAlign w:val="center"/>
          </w:tcPr>
          <w:p w14:paraId="6E20358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4B2AB60" w14:textId="77777777" w:rsidR="00F50AC2" w:rsidRPr="00697DD9" w:rsidRDefault="00F50AC2" w:rsidP="004D3221">
            <w:pPr>
              <w:rPr>
                <w:rFonts w:ascii="Arial" w:hAnsi="Arial" w:cs="Arial"/>
                <w:sz w:val="20"/>
                <w:szCs w:val="20"/>
              </w:rPr>
            </w:pPr>
          </w:p>
        </w:tc>
      </w:tr>
      <w:tr w:rsidR="00F50AC2" w:rsidRPr="00697DD9" w14:paraId="30EB7BA1" w14:textId="77777777" w:rsidTr="004D3221">
        <w:trPr>
          <w:trHeight w:val="20"/>
          <w:jc w:val="center"/>
        </w:trPr>
        <w:tc>
          <w:tcPr>
            <w:tcW w:w="362" w:type="pct"/>
            <w:vAlign w:val="center"/>
          </w:tcPr>
          <w:p w14:paraId="0CB5CA92" w14:textId="77777777" w:rsidR="00F50AC2" w:rsidRPr="00697DD9" w:rsidRDefault="00F50AC2" w:rsidP="004D3221">
            <w:pPr>
              <w:rPr>
                <w:rFonts w:ascii="Arial" w:hAnsi="Arial" w:cs="Arial"/>
                <w:sz w:val="20"/>
                <w:szCs w:val="20"/>
              </w:rPr>
            </w:pPr>
            <w:r w:rsidRPr="00697DD9">
              <w:rPr>
                <w:rFonts w:ascii="Arial" w:hAnsi="Arial" w:cs="Arial"/>
                <w:sz w:val="20"/>
                <w:szCs w:val="20"/>
              </w:rPr>
              <w:t>BC</w:t>
            </w:r>
          </w:p>
        </w:tc>
        <w:tc>
          <w:tcPr>
            <w:tcW w:w="2476" w:type="pct"/>
            <w:vAlign w:val="center"/>
          </w:tcPr>
          <w:p w14:paraId="3528F05F" w14:textId="77777777" w:rsidR="00F50AC2" w:rsidRPr="00697DD9" w:rsidRDefault="00F50AC2" w:rsidP="004D3221">
            <w:pPr>
              <w:rPr>
                <w:rFonts w:ascii="Arial" w:hAnsi="Arial" w:cs="Arial"/>
                <w:sz w:val="20"/>
                <w:szCs w:val="20"/>
              </w:rPr>
            </w:pPr>
            <w:r w:rsidRPr="00697DD9">
              <w:rPr>
                <w:rFonts w:ascii="Arial" w:hAnsi="Arial" w:cs="Arial"/>
                <w:sz w:val="20"/>
                <w:szCs w:val="20"/>
              </w:rPr>
              <w:t>Электрический ток</w:t>
            </w:r>
          </w:p>
        </w:tc>
        <w:tc>
          <w:tcPr>
            <w:tcW w:w="2162" w:type="pct"/>
            <w:vAlign w:val="center"/>
          </w:tcPr>
          <w:p w14:paraId="7E9A423A" w14:textId="77777777" w:rsidR="00F50AC2" w:rsidRPr="00697DD9" w:rsidRDefault="00F50AC2" w:rsidP="004D3221">
            <w:pPr>
              <w:rPr>
                <w:rFonts w:ascii="Arial" w:hAnsi="Arial" w:cs="Arial"/>
                <w:sz w:val="20"/>
                <w:szCs w:val="20"/>
              </w:rPr>
            </w:pPr>
            <w:r w:rsidRPr="00697DD9">
              <w:rPr>
                <w:rFonts w:ascii="Arial" w:hAnsi="Arial" w:cs="Arial"/>
                <w:sz w:val="20"/>
                <w:szCs w:val="20"/>
              </w:rPr>
              <w:t>Трансформатор тока, измерительное реле (ток), измерительный трансформатор</w:t>
            </w:r>
          </w:p>
          <w:p w14:paraId="7EEBA37A" w14:textId="77777777" w:rsidR="00F50AC2" w:rsidRPr="00697DD9" w:rsidRDefault="00F50AC2" w:rsidP="004D3221">
            <w:pPr>
              <w:rPr>
                <w:rFonts w:ascii="Arial" w:hAnsi="Arial" w:cs="Arial"/>
                <w:sz w:val="20"/>
                <w:szCs w:val="20"/>
              </w:rPr>
            </w:pPr>
            <w:r w:rsidRPr="00697DD9">
              <w:rPr>
                <w:rFonts w:ascii="Arial" w:hAnsi="Arial" w:cs="Arial"/>
                <w:sz w:val="20"/>
                <w:szCs w:val="20"/>
              </w:rPr>
              <w:t>(ток), реле перегрузки (ток)</w:t>
            </w:r>
          </w:p>
        </w:tc>
      </w:tr>
      <w:tr w:rsidR="00F50AC2" w:rsidRPr="00697DD9" w14:paraId="3F46E630" w14:textId="77777777" w:rsidTr="004D3221">
        <w:trPr>
          <w:trHeight w:val="20"/>
          <w:jc w:val="center"/>
        </w:trPr>
        <w:tc>
          <w:tcPr>
            <w:tcW w:w="362" w:type="pct"/>
            <w:vAlign w:val="center"/>
          </w:tcPr>
          <w:p w14:paraId="54F29027" w14:textId="77777777" w:rsidR="00F50AC2" w:rsidRPr="00697DD9" w:rsidRDefault="00F50AC2" w:rsidP="004D3221">
            <w:pPr>
              <w:rPr>
                <w:rFonts w:ascii="Arial" w:hAnsi="Arial" w:cs="Arial"/>
                <w:sz w:val="20"/>
                <w:szCs w:val="20"/>
              </w:rPr>
            </w:pPr>
            <w:r w:rsidRPr="00697DD9">
              <w:rPr>
                <w:rFonts w:ascii="Arial" w:hAnsi="Arial" w:cs="Arial"/>
                <w:sz w:val="20"/>
                <w:szCs w:val="20"/>
              </w:rPr>
              <w:t>BD</w:t>
            </w:r>
          </w:p>
        </w:tc>
        <w:tc>
          <w:tcPr>
            <w:tcW w:w="2476" w:type="pct"/>
            <w:vAlign w:val="center"/>
          </w:tcPr>
          <w:p w14:paraId="7890F8A3" w14:textId="77777777" w:rsidR="00F50AC2" w:rsidRPr="00697DD9" w:rsidRDefault="00F50AC2" w:rsidP="004D3221">
            <w:pPr>
              <w:rPr>
                <w:rFonts w:ascii="Arial" w:hAnsi="Arial" w:cs="Arial"/>
                <w:sz w:val="20"/>
                <w:szCs w:val="20"/>
              </w:rPr>
            </w:pPr>
            <w:r w:rsidRPr="00697DD9">
              <w:rPr>
                <w:rFonts w:ascii="Arial" w:hAnsi="Arial" w:cs="Arial"/>
                <w:sz w:val="20"/>
                <w:szCs w:val="20"/>
              </w:rPr>
              <w:t>Плотность</w:t>
            </w:r>
          </w:p>
        </w:tc>
        <w:tc>
          <w:tcPr>
            <w:tcW w:w="2162" w:type="pct"/>
            <w:vAlign w:val="center"/>
          </w:tcPr>
          <w:p w14:paraId="6C9F8890" w14:textId="77777777" w:rsidR="00F50AC2" w:rsidRPr="00697DD9" w:rsidRDefault="00F50AC2" w:rsidP="004D3221">
            <w:pPr>
              <w:rPr>
                <w:rFonts w:ascii="Arial" w:hAnsi="Arial" w:cs="Arial"/>
                <w:sz w:val="20"/>
                <w:szCs w:val="20"/>
              </w:rPr>
            </w:pPr>
          </w:p>
        </w:tc>
      </w:tr>
      <w:tr w:rsidR="00F50AC2" w:rsidRPr="00697DD9" w14:paraId="78D3A09B" w14:textId="77777777" w:rsidTr="004D3221">
        <w:trPr>
          <w:trHeight w:val="20"/>
          <w:jc w:val="center"/>
        </w:trPr>
        <w:tc>
          <w:tcPr>
            <w:tcW w:w="362" w:type="pct"/>
            <w:vAlign w:val="center"/>
          </w:tcPr>
          <w:p w14:paraId="1DF98C3E" w14:textId="77777777" w:rsidR="00F50AC2" w:rsidRPr="00697DD9" w:rsidRDefault="00F50AC2" w:rsidP="004D3221">
            <w:pPr>
              <w:rPr>
                <w:rFonts w:ascii="Arial" w:hAnsi="Arial" w:cs="Arial"/>
                <w:sz w:val="20"/>
                <w:szCs w:val="20"/>
              </w:rPr>
            </w:pPr>
            <w:r w:rsidRPr="00697DD9">
              <w:rPr>
                <w:rFonts w:ascii="Arial" w:hAnsi="Arial" w:cs="Arial"/>
                <w:sz w:val="20"/>
                <w:szCs w:val="20"/>
              </w:rPr>
              <w:t>BE</w:t>
            </w:r>
          </w:p>
        </w:tc>
        <w:tc>
          <w:tcPr>
            <w:tcW w:w="2476" w:type="pct"/>
            <w:vAlign w:val="center"/>
          </w:tcPr>
          <w:p w14:paraId="0985E0F9" w14:textId="77777777" w:rsidR="00F50AC2" w:rsidRPr="00697DD9" w:rsidRDefault="00F50AC2" w:rsidP="004D3221">
            <w:pPr>
              <w:rPr>
                <w:rFonts w:ascii="Arial" w:hAnsi="Arial" w:cs="Arial"/>
                <w:sz w:val="20"/>
                <w:szCs w:val="20"/>
              </w:rPr>
            </w:pPr>
            <w:r w:rsidRPr="00697DD9">
              <w:rPr>
                <w:rFonts w:ascii="Arial" w:hAnsi="Arial" w:cs="Arial"/>
                <w:sz w:val="20"/>
                <w:szCs w:val="20"/>
              </w:rPr>
              <w:t>Другая электрическая или электромагнитная переменная</w:t>
            </w:r>
          </w:p>
        </w:tc>
        <w:tc>
          <w:tcPr>
            <w:tcW w:w="2162" w:type="pct"/>
            <w:vAlign w:val="center"/>
          </w:tcPr>
          <w:p w14:paraId="701457A4" w14:textId="77777777" w:rsidR="00F50AC2" w:rsidRPr="00697DD9" w:rsidRDefault="00F50AC2" w:rsidP="004D3221">
            <w:pPr>
              <w:rPr>
                <w:rFonts w:ascii="Arial" w:hAnsi="Arial" w:cs="Arial"/>
                <w:sz w:val="20"/>
                <w:szCs w:val="20"/>
              </w:rPr>
            </w:pPr>
            <w:r w:rsidRPr="00697DD9">
              <w:rPr>
                <w:rFonts w:ascii="Arial" w:hAnsi="Arial" w:cs="Arial"/>
                <w:sz w:val="20"/>
                <w:szCs w:val="20"/>
              </w:rPr>
              <w:t>Измерительное реле, измерительный шунт</w:t>
            </w:r>
          </w:p>
          <w:p w14:paraId="57732EB4" w14:textId="77777777" w:rsidR="00F50AC2" w:rsidRPr="00697DD9" w:rsidRDefault="00F50AC2" w:rsidP="004D3221">
            <w:pPr>
              <w:rPr>
                <w:rFonts w:ascii="Arial" w:hAnsi="Arial" w:cs="Arial"/>
                <w:sz w:val="20"/>
                <w:szCs w:val="20"/>
              </w:rPr>
            </w:pPr>
            <w:r w:rsidRPr="00697DD9">
              <w:rPr>
                <w:rFonts w:ascii="Arial" w:hAnsi="Arial" w:cs="Arial"/>
                <w:sz w:val="20"/>
                <w:szCs w:val="20"/>
              </w:rPr>
              <w:t>(сопротивление), измерительный трансформатор</w:t>
            </w:r>
          </w:p>
        </w:tc>
      </w:tr>
      <w:tr w:rsidR="00F50AC2" w:rsidRPr="00697DD9" w14:paraId="1EB163C7" w14:textId="77777777" w:rsidTr="004D3221">
        <w:trPr>
          <w:trHeight w:val="20"/>
          <w:jc w:val="center"/>
        </w:trPr>
        <w:tc>
          <w:tcPr>
            <w:tcW w:w="362" w:type="pct"/>
            <w:vAlign w:val="center"/>
          </w:tcPr>
          <w:p w14:paraId="69C545C1" w14:textId="77777777" w:rsidR="00F50AC2" w:rsidRPr="00697DD9" w:rsidRDefault="00F50AC2" w:rsidP="004D3221">
            <w:pPr>
              <w:rPr>
                <w:rFonts w:ascii="Arial" w:hAnsi="Arial" w:cs="Arial"/>
                <w:sz w:val="20"/>
                <w:szCs w:val="20"/>
              </w:rPr>
            </w:pPr>
            <w:r w:rsidRPr="00697DD9">
              <w:rPr>
                <w:rFonts w:ascii="Arial" w:hAnsi="Arial" w:cs="Arial"/>
                <w:sz w:val="20"/>
                <w:szCs w:val="20"/>
              </w:rPr>
              <w:t>BF</w:t>
            </w:r>
          </w:p>
        </w:tc>
        <w:tc>
          <w:tcPr>
            <w:tcW w:w="2476" w:type="pct"/>
            <w:vAlign w:val="center"/>
          </w:tcPr>
          <w:p w14:paraId="5011E93C" w14:textId="77777777" w:rsidR="00F50AC2" w:rsidRPr="00697DD9" w:rsidRDefault="00F50AC2" w:rsidP="004D3221">
            <w:pPr>
              <w:rPr>
                <w:rFonts w:ascii="Arial" w:hAnsi="Arial" w:cs="Arial"/>
                <w:sz w:val="20"/>
                <w:szCs w:val="20"/>
              </w:rPr>
            </w:pPr>
            <w:r w:rsidRPr="00697DD9">
              <w:rPr>
                <w:rFonts w:ascii="Arial" w:hAnsi="Arial" w:cs="Arial"/>
                <w:sz w:val="20"/>
                <w:szCs w:val="20"/>
              </w:rPr>
              <w:t>Поток</w:t>
            </w:r>
          </w:p>
        </w:tc>
        <w:tc>
          <w:tcPr>
            <w:tcW w:w="2162" w:type="pct"/>
            <w:vAlign w:val="center"/>
          </w:tcPr>
          <w:p w14:paraId="5A2D80C1" w14:textId="77777777" w:rsidR="00F50AC2" w:rsidRPr="00697DD9" w:rsidRDefault="00F50AC2" w:rsidP="004D3221">
            <w:pPr>
              <w:rPr>
                <w:rFonts w:ascii="Arial" w:hAnsi="Arial" w:cs="Arial"/>
                <w:sz w:val="20"/>
                <w:szCs w:val="20"/>
              </w:rPr>
            </w:pPr>
            <w:r w:rsidRPr="00697DD9">
              <w:rPr>
                <w:rFonts w:ascii="Arial" w:hAnsi="Arial" w:cs="Arial"/>
                <w:sz w:val="20"/>
                <w:szCs w:val="20"/>
              </w:rPr>
              <w:t>Расходомер, газовый счетчик, счетчик воды</w:t>
            </w:r>
          </w:p>
        </w:tc>
      </w:tr>
      <w:tr w:rsidR="00F50AC2" w:rsidRPr="00697DD9" w14:paraId="05ACECAA" w14:textId="77777777" w:rsidTr="004D3221">
        <w:trPr>
          <w:trHeight w:val="20"/>
          <w:jc w:val="center"/>
        </w:trPr>
        <w:tc>
          <w:tcPr>
            <w:tcW w:w="362" w:type="pct"/>
            <w:vAlign w:val="center"/>
          </w:tcPr>
          <w:p w14:paraId="164D7FD8" w14:textId="77777777" w:rsidR="00F50AC2" w:rsidRPr="00697DD9" w:rsidRDefault="00F50AC2" w:rsidP="004D3221">
            <w:pPr>
              <w:rPr>
                <w:rFonts w:ascii="Arial" w:hAnsi="Arial" w:cs="Arial"/>
                <w:sz w:val="20"/>
                <w:szCs w:val="20"/>
              </w:rPr>
            </w:pPr>
            <w:r w:rsidRPr="00697DD9">
              <w:rPr>
                <w:rFonts w:ascii="Arial" w:hAnsi="Arial" w:cs="Arial"/>
                <w:sz w:val="20"/>
                <w:szCs w:val="20"/>
              </w:rPr>
              <w:t>BG</w:t>
            </w:r>
          </w:p>
        </w:tc>
        <w:tc>
          <w:tcPr>
            <w:tcW w:w="2476" w:type="pct"/>
            <w:vAlign w:val="center"/>
          </w:tcPr>
          <w:p w14:paraId="362E3DF0" w14:textId="77777777" w:rsidR="00F50AC2" w:rsidRPr="00697DD9" w:rsidRDefault="00F50AC2" w:rsidP="004D3221">
            <w:pPr>
              <w:rPr>
                <w:rFonts w:ascii="Arial" w:hAnsi="Arial" w:cs="Arial"/>
                <w:sz w:val="20"/>
                <w:szCs w:val="20"/>
              </w:rPr>
            </w:pPr>
            <w:r w:rsidRPr="00697DD9">
              <w:rPr>
                <w:rFonts w:ascii="Arial" w:hAnsi="Arial" w:cs="Arial"/>
                <w:sz w:val="20"/>
                <w:szCs w:val="20"/>
              </w:rPr>
              <w:t>Калибровка, положение, длина</w:t>
            </w:r>
          </w:p>
          <w:p w14:paraId="270AEA12" w14:textId="77777777" w:rsidR="00F50AC2" w:rsidRPr="00697DD9" w:rsidRDefault="00F50AC2" w:rsidP="004D3221">
            <w:pPr>
              <w:rPr>
                <w:rFonts w:ascii="Arial" w:hAnsi="Arial" w:cs="Arial"/>
                <w:sz w:val="20"/>
                <w:szCs w:val="20"/>
              </w:rPr>
            </w:pPr>
            <w:r w:rsidRPr="00697DD9">
              <w:rPr>
                <w:rFonts w:ascii="Arial" w:hAnsi="Arial" w:cs="Arial"/>
                <w:sz w:val="20"/>
                <w:szCs w:val="20"/>
              </w:rPr>
              <w:t>(включая расстояние, удлинение, амплитуду)</w:t>
            </w:r>
          </w:p>
        </w:tc>
        <w:tc>
          <w:tcPr>
            <w:tcW w:w="2162" w:type="pct"/>
            <w:vAlign w:val="center"/>
          </w:tcPr>
          <w:p w14:paraId="68C26BC2" w14:textId="77777777" w:rsidR="00F50AC2" w:rsidRPr="00697DD9" w:rsidRDefault="00F50AC2" w:rsidP="004D3221">
            <w:pPr>
              <w:rPr>
                <w:rFonts w:ascii="Arial" w:hAnsi="Arial" w:cs="Arial"/>
                <w:sz w:val="20"/>
                <w:szCs w:val="20"/>
              </w:rPr>
            </w:pPr>
            <w:r w:rsidRPr="00697DD9">
              <w:rPr>
                <w:rFonts w:ascii="Arial" w:hAnsi="Arial" w:cs="Arial"/>
                <w:sz w:val="20"/>
                <w:szCs w:val="20"/>
              </w:rPr>
              <w:t>Датчик движения, датчик движения, переключатель положения, бесконтактный переключатель, датчик приближения</w:t>
            </w:r>
          </w:p>
        </w:tc>
      </w:tr>
      <w:tr w:rsidR="00F50AC2" w:rsidRPr="00697DD9" w14:paraId="786A4207" w14:textId="77777777" w:rsidTr="004D3221">
        <w:trPr>
          <w:trHeight w:val="20"/>
          <w:jc w:val="center"/>
        </w:trPr>
        <w:tc>
          <w:tcPr>
            <w:tcW w:w="362" w:type="pct"/>
            <w:vAlign w:val="center"/>
          </w:tcPr>
          <w:p w14:paraId="55FFDA8C"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BH</w:t>
            </w:r>
          </w:p>
        </w:tc>
        <w:tc>
          <w:tcPr>
            <w:tcW w:w="2476" w:type="pct"/>
            <w:vAlign w:val="center"/>
          </w:tcPr>
          <w:p w14:paraId="53700DD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CCEE66B" w14:textId="77777777" w:rsidR="00F50AC2" w:rsidRPr="00697DD9" w:rsidRDefault="00F50AC2" w:rsidP="004D3221">
            <w:pPr>
              <w:rPr>
                <w:rFonts w:ascii="Arial" w:hAnsi="Arial" w:cs="Arial"/>
                <w:sz w:val="20"/>
                <w:szCs w:val="20"/>
              </w:rPr>
            </w:pPr>
          </w:p>
        </w:tc>
      </w:tr>
      <w:tr w:rsidR="00F50AC2" w:rsidRPr="00697DD9" w14:paraId="112DD84B" w14:textId="77777777" w:rsidTr="004D3221">
        <w:trPr>
          <w:trHeight w:val="20"/>
          <w:jc w:val="center"/>
        </w:trPr>
        <w:tc>
          <w:tcPr>
            <w:tcW w:w="362" w:type="pct"/>
            <w:vAlign w:val="center"/>
          </w:tcPr>
          <w:p w14:paraId="1F73F85D" w14:textId="77777777" w:rsidR="00F50AC2" w:rsidRPr="00697DD9" w:rsidRDefault="00F50AC2" w:rsidP="004D3221">
            <w:pPr>
              <w:rPr>
                <w:rFonts w:ascii="Arial" w:hAnsi="Arial" w:cs="Arial"/>
                <w:sz w:val="20"/>
                <w:szCs w:val="20"/>
              </w:rPr>
            </w:pPr>
            <w:r w:rsidRPr="00697DD9">
              <w:rPr>
                <w:rFonts w:ascii="Arial" w:hAnsi="Arial" w:cs="Arial"/>
                <w:sz w:val="20"/>
                <w:szCs w:val="20"/>
              </w:rPr>
              <w:t>BJ</w:t>
            </w:r>
          </w:p>
        </w:tc>
        <w:tc>
          <w:tcPr>
            <w:tcW w:w="2476" w:type="pct"/>
            <w:vAlign w:val="center"/>
          </w:tcPr>
          <w:p w14:paraId="3F0BB7F7" w14:textId="77777777" w:rsidR="00F50AC2" w:rsidRPr="00697DD9" w:rsidRDefault="00F50AC2" w:rsidP="004D3221">
            <w:pPr>
              <w:rPr>
                <w:rFonts w:ascii="Arial" w:hAnsi="Arial" w:cs="Arial"/>
                <w:sz w:val="20"/>
                <w:szCs w:val="20"/>
              </w:rPr>
            </w:pPr>
            <w:r w:rsidRPr="00697DD9">
              <w:rPr>
                <w:rFonts w:ascii="Arial" w:hAnsi="Arial" w:cs="Arial"/>
                <w:sz w:val="20"/>
                <w:szCs w:val="20"/>
              </w:rPr>
              <w:t>Мощность</w:t>
            </w:r>
          </w:p>
        </w:tc>
        <w:tc>
          <w:tcPr>
            <w:tcW w:w="2162" w:type="pct"/>
            <w:vAlign w:val="center"/>
          </w:tcPr>
          <w:p w14:paraId="3F9D50B4" w14:textId="77777777" w:rsidR="00F50AC2" w:rsidRPr="00697DD9" w:rsidRDefault="00F50AC2" w:rsidP="004D3221">
            <w:pPr>
              <w:rPr>
                <w:rFonts w:ascii="Arial" w:hAnsi="Arial" w:cs="Arial"/>
                <w:sz w:val="20"/>
                <w:szCs w:val="20"/>
              </w:rPr>
            </w:pPr>
          </w:p>
        </w:tc>
      </w:tr>
      <w:tr w:rsidR="00F50AC2" w:rsidRPr="00697DD9" w14:paraId="625CBB24" w14:textId="77777777" w:rsidTr="004D3221">
        <w:trPr>
          <w:trHeight w:val="20"/>
          <w:jc w:val="center"/>
        </w:trPr>
        <w:tc>
          <w:tcPr>
            <w:tcW w:w="362" w:type="pct"/>
            <w:vAlign w:val="center"/>
          </w:tcPr>
          <w:p w14:paraId="26CF72FD" w14:textId="77777777" w:rsidR="00F50AC2" w:rsidRPr="00697DD9" w:rsidRDefault="00F50AC2" w:rsidP="004D3221">
            <w:pPr>
              <w:rPr>
                <w:rFonts w:ascii="Arial" w:hAnsi="Arial" w:cs="Arial"/>
                <w:sz w:val="20"/>
                <w:szCs w:val="20"/>
              </w:rPr>
            </w:pPr>
            <w:r w:rsidRPr="00697DD9">
              <w:rPr>
                <w:rFonts w:ascii="Arial" w:hAnsi="Arial" w:cs="Arial"/>
                <w:sz w:val="20"/>
                <w:szCs w:val="20"/>
              </w:rPr>
              <w:t>BK</w:t>
            </w:r>
          </w:p>
        </w:tc>
        <w:tc>
          <w:tcPr>
            <w:tcW w:w="2476" w:type="pct"/>
            <w:vAlign w:val="center"/>
          </w:tcPr>
          <w:p w14:paraId="7F7B2128" w14:textId="77777777" w:rsidR="00F50AC2" w:rsidRPr="00697DD9" w:rsidRDefault="00F50AC2" w:rsidP="004D3221">
            <w:pPr>
              <w:rPr>
                <w:rFonts w:ascii="Arial" w:hAnsi="Arial" w:cs="Arial"/>
                <w:sz w:val="20"/>
                <w:szCs w:val="20"/>
              </w:rPr>
            </w:pPr>
            <w:r w:rsidRPr="00697DD9">
              <w:rPr>
                <w:rFonts w:ascii="Arial" w:hAnsi="Arial" w:cs="Arial"/>
                <w:sz w:val="20"/>
                <w:szCs w:val="20"/>
              </w:rPr>
              <w:t>Время</w:t>
            </w:r>
          </w:p>
        </w:tc>
        <w:tc>
          <w:tcPr>
            <w:tcW w:w="2162" w:type="pct"/>
            <w:vAlign w:val="center"/>
          </w:tcPr>
          <w:p w14:paraId="31B40626" w14:textId="77777777" w:rsidR="00F50AC2" w:rsidRPr="00697DD9" w:rsidRDefault="00F50AC2" w:rsidP="004D3221">
            <w:pPr>
              <w:rPr>
                <w:rFonts w:ascii="Arial" w:hAnsi="Arial" w:cs="Arial"/>
                <w:sz w:val="20"/>
                <w:szCs w:val="20"/>
              </w:rPr>
            </w:pPr>
            <w:r w:rsidRPr="00697DD9">
              <w:rPr>
                <w:rFonts w:ascii="Arial" w:hAnsi="Arial" w:cs="Arial"/>
                <w:sz w:val="20"/>
                <w:szCs w:val="20"/>
              </w:rPr>
              <w:t>Часы, счетчик времени</w:t>
            </w:r>
          </w:p>
        </w:tc>
      </w:tr>
      <w:tr w:rsidR="00F50AC2" w:rsidRPr="00697DD9" w14:paraId="406A14C9" w14:textId="77777777" w:rsidTr="004D3221">
        <w:trPr>
          <w:trHeight w:val="20"/>
          <w:jc w:val="center"/>
        </w:trPr>
        <w:tc>
          <w:tcPr>
            <w:tcW w:w="362" w:type="pct"/>
            <w:vAlign w:val="center"/>
          </w:tcPr>
          <w:p w14:paraId="1A843E08" w14:textId="77777777" w:rsidR="00F50AC2" w:rsidRPr="00697DD9" w:rsidRDefault="00F50AC2" w:rsidP="004D3221">
            <w:pPr>
              <w:rPr>
                <w:rFonts w:ascii="Arial" w:hAnsi="Arial" w:cs="Arial"/>
                <w:sz w:val="20"/>
                <w:szCs w:val="20"/>
              </w:rPr>
            </w:pPr>
            <w:r w:rsidRPr="00697DD9">
              <w:rPr>
                <w:rFonts w:ascii="Arial" w:hAnsi="Arial" w:cs="Arial"/>
                <w:sz w:val="20"/>
                <w:szCs w:val="20"/>
              </w:rPr>
              <w:t>BL</w:t>
            </w:r>
          </w:p>
        </w:tc>
        <w:tc>
          <w:tcPr>
            <w:tcW w:w="2476" w:type="pct"/>
            <w:vAlign w:val="center"/>
          </w:tcPr>
          <w:p w14:paraId="5E4C663D" w14:textId="77777777" w:rsidR="00F50AC2" w:rsidRPr="00697DD9" w:rsidRDefault="00F50AC2" w:rsidP="004D3221">
            <w:pPr>
              <w:rPr>
                <w:rFonts w:ascii="Arial" w:hAnsi="Arial" w:cs="Arial"/>
                <w:sz w:val="20"/>
                <w:szCs w:val="20"/>
              </w:rPr>
            </w:pPr>
            <w:r w:rsidRPr="00697DD9">
              <w:rPr>
                <w:rFonts w:ascii="Arial" w:hAnsi="Arial" w:cs="Arial"/>
                <w:sz w:val="20"/>
                <w:szCs w:val="20"/>
              </w:rPr>
              <w:t>Уровень</w:t>
            </w:r>
          </w:p>
        </w:tc>
        <w:tc>
          <w:tcPr>
            <w:tcW w:w="2162" w:type="pct"/>
            <w:vAlign w:val="center"/>
          </w:tcPr>
          <w:p w14:paraId="33FB07E1" w14:textId="77777777" w:rsidR="00F50AC2" w:rsidRPr="00697DD9" w:rsidRDefault="00F50AC2" w:rsidP="004D3221">
            <w:pPr>
              <w:rPr>
                <w:rFonts w:ascii="Arial" w:hAnsi="Arial" w:cs="Arial"/>
                <w:sz w:val="20"/>
                <w:szCs w:val="20"/>
              </w:rPr>
            </w:pPr>
            <w:r w:rsidRPr="00697DD9">
              <w:rPr>
                <w:rFonts w:ascii="Arial" w:hAnsi="Arial" w:cs="Arial"/>
                <w:sz w:val="20"/>
                <w:szCs w:val="20"/>
              </w:rPr>
              <w:t>Ультразвуковой глубиномер (сонар)</w:t>
            </w:r>
          </w:p>
        </w:tc>
      </w:tr>
      <w:tr w:rsidR="00F50AC2" w:rsidRPr="00697DD9" w14:paraId="739DB126" w14:textId="77777777" w:rsidTr="004D3221">
        <w:trPr>
          <w:trHeight w:val="20"/>
          <w:jc w:val="center"/>
        </w:trPr>
        <w:tc>
          <w:tcPr>
            <w:tcW w:w="362" w:type="pct"/>
            <w:vAlign w:val="center"/>
          </w:tcPr>
          <w:p w14:paraId="40AC38E3" w14:textId="77777777" w:rsidR="00F50AC2" w:rsidRPr="00697DD9" w:rsidRDefault="00F50AC2" w:rsidP="004D3221">
            <w:pPr>
              <w:rPr>
                <w:rFonts w:ascii="Arial" w:hAnsi="Arial" w:cs="Arial"/>
                <w:sz w:val="20"/>
                <w:szCs w:val="20"/>
              </w:rPr>
            </w:pPr>
            <w:r w:rsidRPr="00697DD9">
              <w:rPr>
                <w:rFonts w:ascii="Arial" w:hAnsi="Arial" w:cs="Arial"/>
                <w:sz w:val="20"/>
                <w:szCs w:val="20"/>
              </w:rPr>
              <w:t>BM</w:t>
            </w:r>
          </w:p>
        </w:tc>
        <w:tc>
          <w:tcPr>
            <w:tcW w:w="2476" w:type="pct"/>
            <w:vAlign w:val="center"/>
          </w:tcPr>
          <w:p w14:paraId="2A0F3C73" w14:textId="77777777" w:rsidR="00F50AC2" w:rsidRPr="00697DD9" w:rsidRDefault="00F50AC2" w:rsidP="004D3221">
            <w:pPr>
              <w:rPr>
                <w:rFonts w:ascii="Arial" w:hAnsi="Arial" w:cs="Arial"/>
                <w:sz w:val="20"/>
                <w:szCs w:val="20"/>
              </w:rPr>
            </w:pPr>
            <w:r w:rsidRPr="00697DD9">
              <w:rPr>
                <w:rFonts w:ascii="Arial" w:hAnsi="Arial" w:cs="Arial"/>
                <w:sz w:val="20"/>
                <w:szCs w:val="20"/>
              </w:rPr>
              <w:t>Влажность</w:t>
            </w:r>
          </w:p>
        </w:tc>
        <w:tc>
          <w:tcPr>
            <w:tcW w:w="2162" w:type="pct"/>
            <w:vAlign w:val="center"/>
          </w:tcPr>
          <w:p w14:paraId="258ED568" w14:textId="77777777" w:rsidR="00F50AC2" w:rsidRPr="00697DD9" w:rsidRDefault="00F50AC2" w:rsidP="004D3221">
            <w:pPr>
              <w:rPr>
                <w:rFonts w:ascii="Arial" w:hAnsi="Arial" w:cs="Arial"/>
                <w:sz w:val="20"/>
                <w:szCs w:val="20"/>
              </w:rPr>
            </w:pPr>
            <w:r w:rsidRPr="00697DD9">
              <w:rPr>
                <w:rFonts w:ascii="Arial" w:hAnsi="Arial" w:cs="Arial"/>
                <w:sz w:val="20"/>
                <w:szCs w:val="20"/>
              </w:rPr>
              <w:t>Датчик влажности</w:t>
            </w:r>
          </w:p>
        </w:tc>
      </w:tr>
      <w:tr w:rsidR="00F50AC2" w:rsidRPr="00697DD9" w14:paraId="4B271676" w14:textId="77777777" w:rsidTr="004D3221">
        <w:trPr>
          <w:trHeight w:val="20"/>
          <w:jc w:val="center"/>
        </w:trPr>
        <w:tc>
          <w:tcPr>
            <w:tcW w:w="362" w:type="pct"/>
            <w:vAlign w:val="center"/>
          </w:tcPr>
          <w:p w14:paraId="03A1EBC1" w14:textId="77777777" w:rsidR="00F50AC2" w:rsidRPr="00697DD9" w:rsidRDefault="00F50AC2" w:rsidP="004D3221">
            <w:pPr>
              <w:rPr>
                <w:rFonts w:ascii="Arial" w:hAnsi="Arial" w:cs="Arial"/>
                <w:sz w:val="20"/>
                <w:szCs w:val="20"/>
              </w:rPr>
            </w:pPr>
            <w:r w:rsidRPr="00697DD9">
              <w:rPr>
                <w:rFonts w:ascii="Arial" w:hAnsi="Arial" w:cs="Arial"/>
                <w:sz w:val="20"/>
                <w:szCs w:val="20"/>
              </w:rPr>
              <w:t>BN</w:t>
            </w:r>
          </w:p>
        </w:tc>
        <w:tc>
          <w:tcPr>
            <w:tcW w:w="2476" w:type="pct"/>
            <w:vAlign w:val="center"/>
          </w:tcPr>
          <w:p w14:paraId="75DE02C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11DB149" w14:textId="77777777" w:rsidR="00F50AC2" w:rsidRPr="00697DD9" w:rsidRDefault="00F50AC2" w:rsidP="004D3221">
            <w:pPr>
              <w:rPr>
                <w:rFonts w:ascii="Arial" w:hAnsi="Arial" w:cs="Arial"/>
                <w:sz w:val="20"/>
                <w:szCs w:val="20"/>
              </w:rPr>
            </w:pPr>
          </w:p>
        </w:tc>
      </w:tr>
      <w:tr w:rsidR="00F50AC2" w:rsidRPr="00697DD9" w14:paraId="1F9A4C62" w14:textId="77777777" w:rsidTr="004D3221">
        <w:trPr>
          <w:trHeight w:val="20"/>
          <w:jc w:val="center"/>
        </w:trPr>
        <w:tc>
          <w:tcPr>
            <w:tcW w:w="362" w:type="pct"/>
            <w:vAlign w:val="center"/>
          </w:tcPr>
          <w:p w14:paraId="359577A6" w14:textId="77777777" w:rsidR="00F50AC2" w:rsidRPr="00697DD9" w:rsidRDefault="00F50AC2" w:rsidP="004D3221">
            <w:pPr>
              <w:rPr>
                <w:rFonts w:ascii="Arial" w:hAnsi="Arial" w:cs="Arial"/>
                <w:sz w:val="20"/>
                <w:szCs w:val="20"/>
              </w:rPr>
            </w:pPr>
            <w:r w:rsidRPr="00697DD9">
              <w:rPr>
                <w:rFonts w:ascii="Arial" w:hAnsi="Arial" w:cs="Arial"/>
                <w:sz w:val="20"/>
                <w:szCs w:val="20"/>
              </w:rPr>
              <w:t>BP</w:t>
            </w:r>
          </w:p>
        </w:tc>
        <w:tc>
          <w:tcPr>
            <w:tcW w:w="2476" w:type="pct"/>
            <w:vAlign w:val="center"/>
          </w:tcPr>
          <w:p w14:paraId="421BD96C" w14:textId="77777777" w:rsidR="00F50AC2" w:rsidRPr="00697DD9" w:rsidRDefault="00F50AC2" w:rsidP="004D3221">
            <w:pPr>
              <w:rPr>
                <w:rFonts w:ascii="Arial" w:hAnsi="Arial" w:cs="Arial"/>
                <w:sz w:val="20"/>
                <w:szCs w:val="20"/>
              </w:rPr>
            </w:pPr>
            <w:r w:rsidRPr="00697DD9">
              <w:rPr>
                <w:rFonts w:ascii="Arial" w:hAnsi="Arial" w:cs="Arial"/>
                <w:sz w:val="20"/>
                <w:szCs w:val="20"/>
              </w:rPr>
              <w:t>Давление, вакуум</w:t>
            </w:r>
          </w:p>
        </w:tc>
        <w:tc>
          <w:tcPr>
            <w:tcW w:w="2162" w:type="pct"/>
            <w:vAlign w:val="center"/>
          </w:tcPr>
          <w:p w14:paraId="4170CDF7" w14:textId="77777777" w:rsidR="00F50AC2" w:rsidRPr="00697DD9" w:rsidRDefault="00F50AC2" w:rsidP="004D3221">
            <w:pPr>
              <w:rPr>
                <w:rFonts w:ascii="Arial" w:hAnsi="Arial" w:cs="Arial"/>
                <w:sz w:val="20"/>
                <w:szCs w:val="20"/>
              </w:rPr>
            </w:pPr>
            <w:r w:rsidRPr="00697DD9">
              <w:rPr>
                <w:rFonts w:ascii="Arial" w:hAnsi="Arial" w:cs="Arial"/>
                <w:sz w:val="20"/>
                <w:szCs w:val="20"/>
              </w:rPr>
              <w:t>Манометр, датчик давления</w:t>
            </w:r>
          </w:p>
        </w:tc>
      </w:tr>
      <w:tr w:rsidR="00F50AC2" w:rsidRPr="00697DD9" w14:paraId="4BFA2FA8" w14:textId="77777777" w:rsidTr="004D3221">
        <w:trPr>
          <w:trHeight w:val="20"/>
          <w:jc w:val="center"/>
        </w:trPr>
        <w:tc>
          <w:tcPr>
            <w:tcW w:w="362" w:type="pct"/>
            <w:vAlign w:val="center"/>
          </w:tcPr>
          <w:p w14:paraId="7D71024C" w14:textId="77777777" w:rsidR="00F50AC2" w:rsidRPr="00697DD9" w:rsidRDefault="00F50AC2" w:rsidP="004D3221">
            <w:pPr>
              <w:rPr>
                <w:rFonts w:ascii="Arial" w:hAnsi="Arial" w:cs="Arial"/>
                <w:sz w:val="20"/>
                <w:szCs w:val="20"/>
              </w:rPr>
            </w:pPr>
            <w:r w:rsidRPr="00697DD9">
              <w:rPr>
                <w:rFonts w:ascii="Arial" w:hAnsi="Arial" w:cs="Arial"/>
                <w:sz w:val="20"/>
                <w:szCs w:val="20"/>
              </w:rPr>
              <w:t>BQ</w:t>
            </w:r>
          </w:p>
        </w:tc>
        <w:tc>
          <w:tcPr>
            <w:tcW w:w="2476" w:type="pct"/>
            <w:vAlign w:val="center"/>
          </w:tcPr>
          <w:p w14:paraId="73720E60" w14:textId="77777777" w:rsidR="00F50AC2" w:rsidRPr="00697DD9" w:rsidRDefault="00F50AC2" w:rsidP="004D3221">
            <w:pPr>
              <w:rPr>
                <w:rFonts w:ascii="Arial" w:hAnsi="Arial" w:cs="Arial"/>
                <w:sz w:val="20"/>
                <w:szCs w:val="20"/>
              </w:rPr>
            </w:pPr>
            <w:r w:rsidRPr="00697DD9">
              <w:rPr>
                <w:rFonts w:ascii="Arial" w:hAnsi="Arial" w:cs="Arial"/>
                <w:sz w:val="20"/>
                <w:szCs w:val="20"/>
              </w:rPr>
              <w:t>Качество (состав, концентрация, чистота, материальное свойство)</w:t>
            </w:r>
          </w:p>
        </w:tc>
        <w:tc>
          <w:tcPr>
            <w:tcW w:w="2162" w:type="pct"/>
            <w:vAlign w:val="center"/>
          </w:tcPr>
          <w:p w14:paraId="799E60F2" w14:textId="77777777" w:rsidR="00F50AC2" w:rsidRPr="00697DD9" w:rsidRDefault="00F50AC2" w:rsidP="004D3221">
            <w:pPr>
              <w:rPr>
                <w:rFonts w:ascii="Arial" w:hAnsi="Arial" w:cs="Arial"/>
                <w:sz w:val="20"/>
                <w:szCs w:val="20"/>
              </w:rPr>
            </w:pPr>
            <w:r w:rsidRPr="00697DD9">
              <w:rPr>
                <w:rFonts w:ascii="Arial" w:hAnsi="Arial" w:cs="Arial"/>
                <w:sz w:val="20"/>
                <w:szCs w:val="20"/>
              </w:rPr>
              <w:t>Газовый анализатор, устройство неразрушающего контроля, ph-электрод</w:t>
            </w:r>
          </w:p>
        </w:tc>
      </w:tr>
      <w:tr w:rsidR="00F50AC2" w:rsidRPr="00697DD9" w14:paraId="2EE1BC38" w14:textId="77777777" w:rsidTr="004D3221">
        <w:trPr>
          <w:trHeight w:val="20"/>
          <w:jc w:val="center"/>
        </w:trPr>
        <w:tc>
          <w:tcPr>
            <w:tcW w:w="362" w:type="pct"/>
            <w:vAlign w:val="center"/>
          </w:tcPr>
          <w:p w14:paraId="580310BA" w14:textId="77777777" w:rsidR="00F50AC2" w:rsidRPr="00697DD9" w:rsidRDefault="00F50AC2" w:rsidP="004D3221">
            <w:pPr>
              <w:rPr>
                <w:rFonts w:ascii="Arial" w:hAnsi="Arial" w:cs="Arial"/>
                <w:sz w:val="20"/>
                <w:szCs w:val="20"/>
              </w:rPr>
            </w:pPr>
            <w:r w:rsidRPr="00697DD9">
              <w:rPr>
                <w:rFonts w:ascii="Arial" w:hAnsi="Arial" w:cs="Arial"/>
                <w:sz w:val="20"/>
                <w:szCs w:val="20"/>
              </w:rPr>
              <w:t>BR</w:t>
            </w:r>
          </w:p>
        </w:tc>
        <w:tc>
          <w:tcPr>
            <w:tcW w:w="2476" w:type="pct"/>
            <w:vAlign w:val="center"/>
          </w:tcPr>
          <w:p w14:paraId="08A5A177" w14:textId="77777777" w:rsidR="00F50AC2" w:rsidRPr="00697DD9" w:rsidRDefault="00F50AC2" w:rsidP="004D3221">
            <w:pPr>
              <w:rPr>
                <w:rFonts w:ascii="Arial" w:hAnsi="Arial" w:cs="Arial"/>
                <w:sz w:val="20"/>
                <w:szCs w:val="20"/>
              </w:rPr>
            </w:pPr>
            <w:r w:rsidRPr="00697DD9">
              <w:rPr>
                <w:rFonts w:ascii="Arial" w:hAnsi="Arial" w:cs="Arial"/>
                <w:sz w:val="20"/>
                <w:szCs w:val="20"/>
              </w:rPr>
              <w:t>Излучение</w:t>
            </w:r>
          </w:p>
        </w:tc>
        <w:tc>
          <w:tcPr>
            <w:tcW w:w="2162" w:type="pct"/>
            <w:vAlign w:val="center"/>
          </w:tcPr>
          <w:p w14:paraId="5530094D" w14:textId="77777777" w:rsidR="00F50AC2" w:rsidRPr="00697DD9" w:rsidRDefault="00F50AC2" w:rsidP="004D3221">
            <w:pPr>
              <w:rPr>
                <w:rFonts w:ascii="Arial" w:hAnsi="Arial" w:cs="Arial"/>
                <w:sz w:val="20"/>
                <w:szCs w:val="20"/>
              </w:rPr>
            </w:pPr>
            <w:r w:rsidRPr="00697DD9">
              <w:rPr>
                <w:rFonts w:ascii="Arial" w:hAnsi="Arial" w:cs="Arial"/>
                <w:sz w:val="20"/>
                <w:szCs w:val="20"/>
              </w:rPr>
              <w:t>Детектор пламени, фотоэлемент, детектор дыма</w:t>
            </w:r>
          </w:p>
        </w:tc>
      </w:tr>
      <w:tr w:rsidR="00F50AC2" w:rsidRPr="00697DD9" w14:paraId="6834B514" w14:textId="77777777" w:rsidTr="004D3221">
        <w:trPr>
          <w:trHeight w:val="20"/>
          <w:jc w:val="center"/>
        </w:trPr>
        <w:tc>
          <w:tcPr>
            <w:tcW w:w="362" w:type="pct"/>
            <w:vAlign w:val="center"/>
          </w:tcPr>
          <w:p w14:paraId="24FE83BE" w14:textId="77777777" w:rsidR="00F50AC2" w:rsidRPr="00697DD9" w:rsidRDefault="00F50AC2" w:rsidP="004D3221">
            <w:pPr>
              <w:rPr>
                <w:rFonts w:ascii="Arial" w:hAnsi="Arial" w:cs="Arial"/>
                <w:sz w:val="20"/>
                <w:szCs w:val="20"/>
              </w:rPr>
            </w:pPr>
            <w:r w:rsidRPr="00697DD9">
              <w:rPr>
                <w:rFonts w:ascii="Arial" w:hAnsi="Arial" w:cs="Arial"/>
                <w:sz w:val="20"/>
                <w:szCs w:val="20"/>
              </w:rPr>
              <w:t>BS</w:t>
            </w:r>
          </w:p>
        </w:tc>
        <w:tc>
          <w:tcPr>
            <w:tcW w:w="2476" w:type="pct"/>
            <w:vAlign w:val="center"/>
          </w:tcPr>
          <w:p w14:paraId="5310C9DE" w14:textId="77777777" w:rsidR="00F50AC2" w:rsidRPr="00697DD9" w:rsidRDefault="00F50AC2" w:rsidP="004D3221">
            <w:pPr>
              <w:rPr>
                <w:rFonts w:ascii="Arial" w:hAnsi="Arial" w:cs="Arial"/>
                <w:sz w:val="20"/>
                <w:szCs w:val="20"/>
              </w:rPr>
            </w:pPr>
            <w:r w:rsidRPr="00697DD9">
              <w:rPr>
                <w:rFonts w:ascii="Arial" w:hAnsi="Arial" w:cs="Arial"/>
                <w:sz w:val="20"/>
                <w:szCs w:val="20"/>
              </w:rPr>
              <w:t>Скорость, частота (включая ускорение)</w:t>
            </w:r>
          </w:p>
        </w:tc>
        <w:tc>
          <w:tcPr>
            <w:tcW w:w="2162" w:type="pct"/>
            <w:vAlign w:val="center"/>
          </w:tcPr>
          <w:p w14:paraId="461D2C2E" w14:textId="77777777" w:rsidR="00F50AC2" w:rsidRPr="00697DD9" w:rsidRDefault="00F50AC2" w:rsidP="004D3221">
            <w:pPr>
              <w:rPr>
                <w:rFonts w:ascii="Arial" w:hAnsi="Arial" w:cs="Arial"/>
                <w:sz w:val="20"/>
                <w:szCs w:val="20"/>
              </w:rPr>
            </w:pPr>
            <w:r w:rsidRPr="00697DD9">
              <w:rPr>
                <w:rFonts w:ascii="Arial" w:hAnsi="Arial" w:cs="Arial"/>
                <w:sz w:val="20"/>
                <w:szCs w:val="20"/>
              </w:rPr>
              <w:t>Акселерометр, спидометр, тахометр, вибрационный датчик</w:t>
            </w:r>
          </w:p>
        </w:tc>
      </w:tr>
      <w:tr w:rsidR="00F50AC2" w:rsidRPr="00697DD9" w14:paraId="56B1ECE0" w14:textId="77777777" w:rsidTr="004D3221">
        <w:trPr>
          <w:trHeight w:val="20"/>
          <w:jc w:val="center"/>
        </w:trPr>
        <w:tc>
          <w:tcPr>
            <w:tcW w:w="362" w:type="pct"/>
            <w:vAlign w:val="center"/>
          </w:tcPr>
          <w:p w14:paraId="4913AE56" w14:textId="77777777" w:rsidR="00F50AC2" w:rsidRPr="00697DD9" w:rsidRDefault="00F50AC2" w:rsidP="004D3221">
            <w:pPr>
              <w:rPr>
                <w:rFonts w:ascii="Arial" w:hAnsi="Arial" w:cs="Arial"/>
                <w:sz w:val="20"/>
                <w:szCs w:val="20"/>
              </w:rPr>
            </w:pPr>
            <w:r w:rsidRPr="00697DD9">
              <w:rPr>
                <w:rFonts w:ascii="Arial" w:hAnsi="Arial" w:cs="Arial"/>
                <w:sz w:val="20"/>
                <w:szCs w:val="20"/>
              </w:rPr>
              <w:t>BT</w:t>
            </w:r>
          </w:p>
        </w:tc>
        <w:tc>
          <w:tcPr>
            <w:tcW w:w="2476" w:type="pct"/>
            <w:vAlign w:val="center"/>
          </w:tcPr>
          <w:p w14:paraId="1313EC91" w14:textId="77777777" w:rsidR="00F50AC2" w:rsidRPr="00697DD9" w:rsidRDefault="00F50AC2" w:rsidP="004D3221">
            <w:pPr>
              <w:rPr>
                <w:rFonts w:ascii="Arial" w:hAnsi="Arial" w:cs="Arial"/>
                <w:sz w:val="20"/>
                <w:szCs w:val="20"/>
              </w:rPr>
            </w:pPr>
            <w:r w:rsidRPr="00697DD9">
              <w:rPr>
                <w:rFonts w:ascii="Arial" w:hAnsi="Arial" w:cs="Arial"/>
                <w:sz w:val="20"/>
                <w:szCs w:val="20"/>
              </w:rPr>
              <w:t>Температура</w:t>
            </w:r>
          </w:p>
        </w:tc>
        <w:tc>
          <w:tcPr>
            <w:tcW w:w="2162" w:type="pct"/>
            <w:vAlign w:val="center"/>
          </w:tcPr>
          <w:p w14:paraId="7E67298C" w14:textId="77777777" w:rsidR="00F50AC2" w:rsidRPr="00697DD9" w:rsidRDefault="00F50AC2" w:rsidP="004D3221">
            <w:pPr>
              <w:rPr>
                <w:rFonts w:ascii="Arial" w:hAnsi="Arial" w:cs="Arial"/>
                <w:sz w:val="20"/>
                <w:szCs w:val="20"/>
              </w:rPr>
            </w:pPr>
            <w:r w:rsidRPr="00697DD9">
              <w:rPr>
                <w:rFonts w:ascii="Arial" w:hAnsi="Arial" w:cs="Arial"/>
                <w:sz w:val="20"/>
                <w:szCs w:val="20"/>
              </w:rPr>
              <w:t>Датчик температуры</w:t>
            </w:r>
          </w:p>
        </w:tc>
      </w:tr>
      <w:tr w:rsidR="00F50AC2" w:rsidRPr="00697DD9" w14:paraId="76BB3F44" w14:textId="77777777" w:rsidTr="004D3221">
        <w:trPr>
          <w:trHeight w:val="20"/>
          <w:jc w:val="center"/>
        </w:trPr>
        <w:tc>
          <w:tcPr>
            <w:tcW w:w="362" w:type="pct"/>
            <w:vAlign w:val="center"/>
          </w:tcPr>
          <w:p w14:paraId="02D92186" w14:textId="77777777" w:rsidR="00F50AC2" w:rsidRPr="00697DD9" w:rsidRDefault="00F50AC2" w:rsidP="004D3221">
            <w:pPr>
              <w:rPr>
                <w:rFonts w:ascii="Arial" w:hAnsi="Arial" w:cs="Arial"/>
                <w:sz w:val="20"/>
                <w:szCs w:val="20"/>
              </w:rPr>
            </w:pPr>
            <w:r w:rsidRPr="00697DD9">
              <w:rPr>
                <w:rFonts w:ascii="Arial" w:hAnsi="Arial" w:cs="Arial"/>
                <w:sz w:val="20"/>
                <w:szCs w:val="20"/>
              </w:rPr>
              <w:t>BU</w:t>
            </w:r>
          </w:p>
        </w:tc>
        <w:tc>
          <w:tcPr>
            <w:tcW w:w="2476" w:type="pct"/>
            <w:vAlign w:val="center"/>
          </w:tcPr>
          <w:p w14:paraId="5EE7C47B" w14:textId="77777777" w:rsidR="00F50AC2" w:rsidRPr="00697DD9" w:rsidRDefault="00F50AC2" w:rsidP="004D3221">
            <w:pPr>
              <w:rPr>
                <w:rFonts w:ascii="Arial" w:hAnsi="Arial" w:cs="Arial"/>
                <w:sz w:val="20"/>
                <w:szCs w:val="20"/>
              </w:rPr>
            </w:pPr>
            <w:r w:rsidRPr="00697DD9">
              <w:rPr>
                <w:rFonts w:ascii="Arial" w:hAnsi="Arial" w:cs="Arial"/>
                <w:sz w:val="20"/>
                <w:szCs w:val="20"/>
              </w:rPr>
              <w:t>Несколько переменных</w:t>
            </w:r>
          </w:p>
        </w:tc>
        <w:tc>
          <w:tcPr>
            <w:tcW w:w="2162" w:type="pct"/>
            <w:vAlign w:val="center"/>
          </w:tcPr>
          <w:p w14:paraId="7C69825E" w14:textId="77777777" w:rsidR="00F50AC2" w:rsidRPr="00697DD9" w:rsidRDefault="00F50AC2" w:rsidP="004D3221">
            <w:pPr>
              <w:rPr>
                <w:rFonts w:ascii="Arial" w:hAnsi="Arial" w:cs="Arial"/>
                <w:sz w:val="20"/>
                <w:szCs w:val="20"/>
              </w:rPr>
            </w:pPr>
            <w:r w:rsidRPr="00697DD9">
              <w:rPr>
                <w:rFonts w:ascii="Arial" w:hAnsi="Arial" w:cs="Arial"/>
                <w:sz w:val="20"/>
                <w:szCs w:val="20"/>
              </w:rPr>
              <w:t>Реле Бухгольца</w:t>
            </w:r>
          </w:p>
        </w:tc>
      </w:tr>
      <w:tr w:rsidR="00F50AC2" w:rsidRPr="00697DD9" w14:paraId="1F280824" w14:textId="77777777" w:rsidTr="004D3221">
        <w:trPr>
          <w:trHeight w:val="20"/>
          <w:jc w:val="center"/>
        </w:trPr>
        <w:tc>
          <w:tcPr>
            <w:tcW w:w="362" w:type="pct"/>
            <w:vAlign w:val="center"/>
          </w:tcPr>
          <w:p w14:paraId="0876FBEF" w14:textId="77777777" w:rsidR="00F50AC2" w:rsidRPr="00697DD9" w:rsidRDefault="00F50AC2" w:rsidP="004D3221">
            <w:pPr>
              <w:rPr>
                <w:rFonts w:ascii="Arial" w:hAnsi="Arial" w:cs="Arial"/>
                <w:sz w:val="20"/>
                <w:szCs w:val="20"/>
              </w:rPr>
            </w:pPr>
            <w:r w:rsidRPr="00697DD9">
              <w:rPr>
                <w:rFonts w:ascii="Arial" w:hAnsi="Arial" w:cs="Arial"/>
                <w:sz w:val="20"/>
                <w:szCs w:val="20"/>
              </w:rPr>
              <w:t>BV</w:t>
            </w:r>
          </w:p>
        </w:tc>
        <w:tc>
          <w:tcPr>
            <w:tcW w:w="2476" w:type="pct"/>
            <w:vAlign w:val="center"/>
          </w:tcPr>
          <w:p w14:paraId="57ABA66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1BF8E3" w14:textId="77777777" w:rsidR="00F50AC2" w:rsidRPr="00697DD9" w:rsidRDefault="00F50AC2" w:rsidP="004D3221">
            <w:pPr>
              <w:rPr>
                <w:rFonts w:ascii="Arial" w:hAnsi="Arial" w:cs="Arial"/>
                <w:sz w:val="20"/>
                <w:szCs w:val="20"/>
              </w:rPr>
            </w:pPr>
          </w:p>
        </w:tc>
      </w:tr>
      <w:tr w:rsidR="00F50AC2" w:rsidRPr="00697DD9" w14:paraId="11A25068" w14:textId="77777777" w:rsidTr="004D3221">
        <w:trPr>
          <w:trHeight w:val="20"/>
          <w:jc w:val="center"/>
        </w:trPr>
        <w:tc>
          <w:tcPr>
            <w:tcW w:w="362" w:type="pct"/>
            <w:vAlign w:val="center"/>
          </w:tcPr>
          <w:p w14:paraId="5DCD014D" w14:textId="77777777" w:rsidR="00F50AC2" w:rsidRPr="00697DD9" w:rsidRDefault="00F50AC2" w:rsidP="004D3221">
            <w:pPr>
              <w:rPr>
                <w:rFonts w:ascii="Arial" w:hAnsi="Arial" w:cs="Arial"/>
                <w:sz w:val="20"/>
                <w:szCs w:val="20"/>
              </w:rPr>
            </w:pPr>
            <w:r w:rsidRPr="00697DD9">
              <w:rPr>
                <w:rFonts w:ascii="Arial" w:hAnsi="Arial" w:cs="Arial"/>
                <w:sz w:val="20"/>
                <w:szCs w:val="20"/>
              </w:rPr>
              <w:t>BW</w:t>
            </w:r>
          </w:p>
        </w:tc>
        <w:tc>
          <w:tcPr>
            <w:tcW w:w="2476" w:type="pct"/>
            <w:vAlign w:val="center"/>
          </w:tcPr>
          <w:p w14:paraId="1CB7D7F8" w14:textId="77777777" w:rsidR="00F50AC2" w:rsidRPr="00697DD9" w:rsidRDefault="00F50AC2" w:rsidP="004D3221">
            <w:pPr>
              <w:rPr>
                <w:rFonts w:ascii="Arial" w:hAnsi="Arial" w:cs="Arial"/>
                <w:sz w:val="20"/>
                <w:szCs w:val="20"/>
              </w:rPr>
            </w:pPr>
            <w:r w:rsidRPr="00697DD9">
              <w:rPr>
                <w:rFonts w:ascii="Arial" w:hAnsi="Arial" w:cs="Arial"/>
                <w:sz w:val="20"/>
                <w:szCs w:val="20"/>
              </w:rPr>
              <w:t>Вес, сила</w:t>
            </w:r>
          </w:p>
        </w:tc>
        <w:tc>
          <w:tcPr>
            <w:tcW w:w="2162" w:type="pct"/>
            <w:vAlign w:val="center"/>
          </w:tcPr>
          <w:p w14:paraId="53E4F546" w14:textId="77777777" w:rsidR="00F50AC2" w:rsidRPr="00697DD9" w:rsidRDefault="00F50AC2" w:rsidP="004D3221">
            <w:pPr>
              <w:rPr>
                <w:rFonts w:ascii="Arial" w:hAnsi="Arial" w:cs="Arial"/>
                <w:sz w:val="20"/>
                <w:szCs w:val="20"/>
              </w:rPr>
            </w:pPr>
            <w:r w:rsidRPr="00697DD9">
              <w:rPr>
                <w:rFonts w:ascii="Arial" w:hAnsi="Arial" w:cs="Arial"/>
                <w:sz w:val="20"/>
                <w:szCs w:val="20"/>
              </w:rPr>
              <w:t>Нагрузка</w:t>
            </w:r>
          </w:p>
        </w:tc>
      </w:tr>
      <w:tr w:rsidR="00F50AC2" w:rsidRPr="00697DD9" w14:paraId="4289CC4A" w14:textId="77777777" w:rsidTr="004D3221">
        <w:trPr>
          <w:trHeight w:val="20"/>
          <w:jc w:val="center"/>
        </w:trPr>
        <w:tc>
          <w:tcPr>
            <w:tcW w:w="362" w:type="pct"/>
            <w:vAlign w:val="center"/>
          </w:tcPr>
          <w:p w14:paraId="1AF34E52" w14:textId="77777777" w:rsidR="00F50AC2" w:rsidRPr="00697DD9" w:rsidRDefault="00F50AC2" w:rsidP="004D3221">
            <w:pPr>
              <w:rPr>
                <w:rFonts w:ascii="Arial" w:hAnsi="Arial" w:cs="Arial"/>
                <w:sz w:val="20"/>
                <w:szCs w:val="20"/>
              </w:rPr>
            </w:pPr>
            <w:r w:rsidRPr="00697DD9">
              <w:rPr>
                <w:rFonts w:ascii="Arial" w:hAnsi="Arial" w:cs="Arial"/>
                <w:sz w:val="20"/>
                <w:szCs w:val="20"/>
              </w:rPr>
              <w:t>BX</w:t>
            </w:r>
          </w:p>
        </w:tc>
        <w:tc>
          <w:tcPr>
            <w:tcW w:w="2476" w:type="pct"/>
            <w:vAlign w:val="center"/>
          </w:tcPr>
          <w:p w14:paraId="03105D89" w14:textId="77777777" w:rsidR="00F50AC2" w:rsidRPr="00697DD9" w:rsidRDefault="00F50AC2" w:rsidP="004D3221">
            <w:pPr>
              <w:rPr>
                <w:rFonts w:ascii="Arial" w:hAnsi="Arial" w:cs="Arial"/>
                <w:sz w:val="20"/>
                <w:szCs w:val="20"/>
              </w:rPr>
            </w:pPr>
            <w:r w:rsidRPr="00697DD9">
              <w:rPr>
                <w:rFonts w:ascii="Arial" w:hAnsi="Arial" w:cs="Arial"/>
                <w:sz w:val="20"/>
                <w:szCs w:val="20"/>
              </w:rPr>
              <w:t>Другие величины</w:t>
            </w:r>
          </w:p>
        </w:tc>
        <w:tc>
          <w:tcPr>
            <w:tcW w:w="2162" w:type="pct"/>
            <w:vAlign w:val="center"/>
          </w:tcPr>
          <w:p w14:paraId="25E0F7A9" w14:textId="77777777" w:rsidR="00F50AC2" w:rsidRPr="00697DD9" w:rsidRDefault="00F50AC2" w:rsidP="004D3221">
            <w:pPr>
              <w:rPr>
                <w:rFonts w:ascii="Arial" w:hAnsi="Arial" w:cs="Arial"/>
                <w:sz w:val="20"/>
                <w:szCs w:val="20"/>
              </w:rPr>
            </w:pPr>
            <w:r w:rsidRPr="00697DD9">
              <w:rPr>
                <w:rFonts w:ascii="Arial" w:hAnsi="Arial" w:cs="Arial"/>
                <w:sz w:val="20"/>
                <w:szCs w:val="20"/>
              </w:rPr>
              <w:t>Микрофон, видеокамера</w:t>
            </w:r>
          </w:p>
        </w:tc>
      </w:tr>
      <w:tr w:rsidR="00F50AC2" w:rsidRPr="00697DD9" w14:paraId="01056D4D" w14:textId="77777777" w:rsidTr="004D3221">
        <w:trPr>
          <w:trHeight w:val="20"/>
          <w:jc w:val="center"/>
        </w:trPr>
        <w:tc>
          <w:tcPr>
            <w:tcW w:w="362" w:type="pct"/>
            <w:vAlign w:val="center"/>
          </w:tcPr>
          <w:p w14:paraId="3B6EFEB6" w14:textId="77777777" w:rsidR="00F50AC2" w:rsidRPr="00697DD9" w:rsidRDefault="00F50AC2" w:rsidP="004D3221">
            <w:pPr>
              <w:rPr>
                <w:rFonts w:ascii="Arial" w:hAnsi="Arial" w:cs="Arial"/>
                <w:sz w:val="20"/>
                <w:szCs w:val="20"/>
              </w:rPr>
            </w:pPr>
            <w:r w:rsidRPr="00697DD9">
              <w:rPr>
                <w:rFonts w:ascii="Arial" w:hAnsi="Arial" w:cs="Arial"/>
                <w:sz w:val="20"/>
                <w:szCs w:val="20"/>
              </w:rPr>
              <w:t>BY</w:t>
            </w:r>
          </w:p>
        </w:tc>
        <w:tc>
          <w:tcPr>
            <w:tcW w:w="2476" w:type="pct"/>
            <w:vAlign w:val="center"/>
          </w:tcPr>
          <w:p w14:paraId="2C2E5F1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01C594" w14:textId="77777777" w:rsidR="00F50AC2" w:rsidRPr="00697DD9" w:rsidRDefault="00F50AC2" w:rsidP="004D3221">
            <w:pPr>
              <w:rPr>
                <w:rFonts w:ascii="Arial" w:hAnsi="Arial" w:cs="Arial"/>
                <w:sz w:val="20"/>
                <w:szCs w:val="20"/>
              </w:rPr>
            </w:pPr>
          </w:p>
        </w:tc>
      </w:tr>
      <w:tr w:rsidR="00F50AC2" w:rsidRPr="00697DD9" w14:paraId="29BDCB2D" w14:textId="77777777" w:rsidTr="004D3221">
        <w:trPr>
          <w:trHeight w:val="20"/>
          <w:jc w:val="center"/>
        </w:trPr>
        <w:tc>
          <w:tcPr>
            <w:tcW w:w="362" w:type="pct"/>
            <w:vAlign w:val="center"/>
          </w:tcPr>
          <w:p w14:paraId="483ECEBB" w14:textId="77777777" w:rsidR="00F50AC2" w:rsidRPr="00697DD9" w:rsidRDefault="00F50AC2" w:rsidP="004D3221">
            <w:pPr>
              <w:rPr>
                <w:rFonts w:ascii="Arial" w:hAnsi="Arial" w:cs="Arial"/>
                <w:sz w:val="20"/>
                <w:szCs w:val="20"/>
              </w:rPr>
            </w:pPr>
            <w:r w:rsidRPr="00697DD9">
              <w:rPr>
                <w:rFonts w:ascii="Arial" w:hAnsi="Arial" w:cs="Arial"/>
                <w:sz w:val="20"/>
                <w:szCs w:val="20"/>
              </w:rPr>
              <w:t>BZ</w:t>
            </w:r>
          </w:p>
        </w:tc>
        <w:tc>
          <w:tcPr>
            <w:tcW w:w="2476" w:type="pct"/>
            <w:vAlign w:val="center"/>
          </w:tcPr>
          <w:p w14:paraId="2C8DB8C6" w14:textId="77777777" w:rsidR="00F50AC2" w:rsidRPr="00697DD9" w:rsidRDefault="00F50AC2" w:rsidP="004D3221">
            <w:pPr>
              <w:rPr>
                <w:rFonts w:ascii="Arial" w:hAnsi="Arial" w:cs="Arial"/>
                <w:sz w:val="20"/>
                <w:szCs w:val="20"/>
              </w:rPr>
            </w:pPr>
            <w:r w:rsidRPr="00697DD9">
              <w:rPr>
                <w:rFonts w:ascii="Arial" w:hAnsi="Arial" w:cs="Arial"/>
                <w:sz w:val="20"/>
                <w:szCs w:val="20"/>
              </w:rPr>
              <w:t>Несколько событий, счетчиков, комбинированных задач</w:t>
            </w:r>
          </w:p>
        </w:tc>
        <w:tc>
          <w:tcPr>
            <w:tcW w:w="2162" w:type="pct"/>
            <w:vAlign w:val="center"/>
          </w:tcPr>
          <w:p w14:paraId="53F644E4" w14:textId="77777777" w:rsidR="00F50AC2" w:rsidRPr="00697DD9" w:rsidRDefault="00F50AC2" w:rsidP="004D3221">
            <w:pPr>
              <w:rPr>
                <w:rFonts w:ascii="Arial" w:hAnsi="Arial" w:cs="Arial"/>
                <w:sz w:val="20"/>
                <w:szCs w:val="20"/>
              </w:rPr>
            </w:pPr>
            <w:r w:rsidRPr="00697DD9">
              <w:rPr>
                <w:rFonts w:ascii="Arial" w:hAnsi="Arial" w:cs="Arial"/>
                <w:sz w:val="20"/>
                <w:szCs w:val="20"/>
              </w:rPr>
              <w:t>Детектор переключения</w:t>
            </w:r>
          </w:p>
        </w:tc>
      </w:tr>
      <w:tr w:rsidR="00F50AC2" w:rsidRPr="00697DD9" w14:paraId="31A5F521" w14:textId="77777777" w:rsidTr="004D3221">
        <w:trPr>
          <w:trHeight w:val="20"/>
          <w:jc w:val="center"/>
        </w:trPr>
        <w:tc>
          <w:tcPr>
            <w:tcW w:w="5000" w:type="pct"/>
            <w:gridSpan w:val="3"/>
            <w:vAlign w:val="center"/>
          </w:tcPr>
          <w:p w14:paraId="712849D9" w14:textId="77777777" w:rsidR="00F50AC2" w:rsidRPr="00697DD9" w:rsidRDefault="00F50AC2" w:rsidP="004D3221">
            <w:pPr>
              <w:rPr>
                <w:sz w:val="20"/>
                <w:szCs w:val="20"/>
              </w:rPr>
            </w:pPr>
            <w:r w:rsidRPr="00697DD9">
              <w:rPr>
                <w:rFonts w:ascii="Arial" w:hAnsi="Arial" w:cs="Arial"/>
                <w:sz w:val="20"/>
                <w:szCs w:val="20"/>
              </w:rPr>
              <w:t>ПРИМЕЧАНИЕ Буквенные коды в соответствии с 7.3.1 стандарта ISO 14617-6: 2002 используются для подклассов вместе с некоторыми дополнениями, требуемыми для этого стандарта. Добавлены описания буквенных кодов BA, BC, BV и BX. Буквенный код BZ дополнительно доступен для «комбинированных задач», который позволяет ему соответствовать другим основным классам.</w:t>
            </w:r>
          </w:p>
        </w:tc>
      </w:tr>
      <w:tr w:rsidR="00F50AC2" w:rsidRPr="00697DD9" w14:paraId="5B416718" w14:textId="77777777" w:rsidTr="004D3221">
        <w:trPr>
          <w:trHeight w:val="20"/>
          <w:jc w:val="center"/>
        </w:trPr>
        <w:tc>
          <w:tcPr>
            <w:tcW w:w="362" w:type="pct"/>
            <w:vAlign w:val="center"/>
          </w:tcPr>
          <w:p w14:paraId="46B9D106" w14:textId="77777777" w:rsidR="00F50AC2" w:rsidRPr="00697DD9" w:rsidRDefault="00F50AC2" w:rsidP="004D3221">
            <w:pPr>
              <w:rPr>
                <w:sz w:val="20"/>
                <w:szCs w:val="20"/>
              </w:rPr>
            </w:pPr>
          </w:p>
        </w:tc>
        <w:tc>
          <w:tcPr>
            <w:tcW w:w="2476" w:type="pct"/>
            <w:vAlign w:val="center"/>
          </w:tcPr>
          <w:p w14:paraId="6194AB72" w14:textId="77777777" w:rsidR="00F50AC2" w:rsidRPr="00697DD9" w:rsidRDefault="00F50AC2" w:rsidP="004D3221">
            <w:pPr>
              <w:rPr>
                <w:sz w:val="20"/>
                <w:szCs w:val="20"/>
              </w:rPr>
            </w:pPr>
          </w:p>
        </w:tc>
        <w:tc>
          <w:tcPr>
            <w:tcW w:w="2162" w:type="pct"/>
            <w:vAlign w:val="center"/>
          </w:tcPr>
          <w:p w14:paraId="1F820D35" w14:textId="77777777" w:rsidR="00F50AC2" w:rsidRPr="00697DD9" w:rsidRDefault="00F50AC2" w:rsidP="004D3221">
            <w:pPr>
              <w:rPr>
                <w:sz w:val="20"/>
                <w:szCs w:val="20"/>
              </w:rPr>
            </w:pPr>
          </w:p>
        </w:tc>
      </w:tr>
      <w:tr w:rsidR="00F50AC2" w:rsidRPr="00697DD9" w14:paraId="511251BF" w14:textId="77777777" w:rsidTr="004D3221">
        <w:trPr>
          <w:trHeight w:val="20"/>
          <w:jc w:val="center"/>
        </w:trPr>
        <w:tc>
          <w:tcPr>
            <w:tcW w:w="5000" w:type="pct"/>
            <w:gridSpan w:val="3"/>
            <w:vAlign w:val="center"/>
          </w:tcPr>
          <w:p w14:paraId="771CF070" w14:textId="77777777" w:rsidR="00F50AC2" w:rsidRPr="007536D2" w:rsidRDefault="00F50AC2" w:rsidP="004D3221">
            <w:pPr>
              <w:rPr>
                <w:b/>
                <w:sz w:val="20"/>
                <w:szCs w:val="20"/>
              </w:rPr>
            </w:pPr>
            <w:r w:rsidRPr="007536D2">
              <w:rPr>
                <w:rFonts w:ascii="Arial" w:hAnsi="Arial" w:cs="Arial"/>
                <w:b/>
                <w:sz w:val="20"/>
                <w:szCs w:val="20"/>
              </w:rPr>
              <w:t>Основной класс C</w:t>
            </w:r>
          </w:p>
          <w:p w14:paraId="2C40E808" w14:textId="77777777" w:rsidR="00F50AC2" w:rsidRPr="00697DD9" w:rsidRDefault="00F50AC2" w:rsidP="004D3221">
            <w:pPr>
              <w:rPr>
                <w:sz w:val="20"/>
                <w:szCs w:val="20"/>
              </w:rPr>
            </w:pPr>
            <w:r w:rsidRPr="007536D2">
              <w:rPr>
                <w:rFonts w:ascii="Arial" w:hAnsi="Arial" w:cs="Arial"/>
                <w:b/>
                <w:sz w:val="20"/>
                <w:szCs w:val="20"/>
              </w:rPr>
              <w:t>Хранение энергии, информации или материалов</w:t>
            </w:r>
          </w:p>
        </w:tc>
      </w:tr>
      <w:tr w:rsidR="00F50AC2" w:rsidRPr="00697DD9" w14:paraId="06A2B0E0" w14:textId="77777777" w:rsidTr="004D3221">
        <w:trPr>
          <w:trHeight w:val="20"/>
          <w:jc w:val="center"/>
        </w:trPr>
        <w:tc>
          <w:tcPr>
            <w:tcW w:w="362" w:type="pct"/>
            <w:vAlign w:val="center"/>
          </w:tcPr>
          <w:p w14:paraId="46D6FA3B"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404A8E36"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073E9339"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2AF650A2" w14:textId="77777777" w:rsidTr="004D3221">
        <w:trPr>
          <w:trHeight w:val="20"/>
          <w:jc w:val="center"/>
        </w:trPr>
        <w:tc>
          <w:tcPr>
            <w:tcW w:w="362" w:type="pct"/>
            <w:vAlign w:val="center"/>
          </w:tcPr>
          <w:p w14:paraId="2A683993" w14:textId="77777777" w:rsidR="00F50AC2" w:rsidRPr="00697DD9" w:rsidRDefault="00F50AC2" w:rsidP="004D3221">
            <w:pPr>
              <w:rPr>
                <w:rFonts w:ascii="Arial" w:hAnsi="Arial" w:cs="Arial"/>
                <w:sz w:val="20"/>
                <w:szCs w:val="20"/>
              </w:rPr>
            </w:pPr>
            <w:r w:rsidRPr="00697DD9">
              <w:rPr>
                <w:rFonts w:ascii="Arial" w:hAnsi="Arial" w:cs="Arial"/>
                <w:sz w:val="20"/>
                <w:szCs w:val="20"/>
              </w:rPr>
              <w:t>CA</w:t>
            </w:r>
          </w:p>
        </w:tc>
        <w:tc>
          <w:tcPr>
            <w:tcW w:w="2476" w:type="pct"/>
            <w:vAlign w:val="center"/>
          </w:tcPr>
          <w:p w14:paraId="7B7578B7" w14:textId="77777777" w:rsidR="00F50AC2" w:rsidRPr="00697DD9" w:rsidRDefault="00F50AC2" w:rsidP="004D3221">
            <w:pPr>
              <w:rPr>
                <w:rFonts w:ascii="Arial" w:hAnsi="Arial" w:cs="Arial"/>
                <w:sz w:val="20"/>
                <w:szCs w:val="20"/>
              </w:rPr>
            </w:pPr>
            <w:r w:rsidRPr="00697DD9">
              <w:rPr>
                <w:rFonts w:ascii="Arial" w:hAnsi="Arial" w:cs="Arial"/>
                <w:sz w:val="20"/>
                <w:szCs w:val="20"/>
              </w:rPr>
              <w:t>Емкостное хранение электрической энергии</w:t>
            </w:r>
          </w:p>
        </w:tc>
        <w:tc>
          <w:tcPr>
            <w:tcW w:w="2162" w:type="pct"/>
            <w:vAlign w:val="center"/>
          </w:tcPr>
          <w:p w14:paraId="64A50D26" w14:textId="77777777" w:rsidR="00F50AC2" w:rsidRPr="00697DD9" w:rsidRDefault="00F50AC2" w:rsidP="004D3221">
            <w:pPr>
              <w:rPr>
                <w:rFonts w:ascii="Arial" w:hAnsi="Arial" w:cs="Arial"/>
                <w:sz w:val="20"/>
                <w:szCs w:val="20"/>
              </w:rPr>
            </w:pPr>
            <w:r w:rsidRPr="00697DD9">
              <w:rPr>
                <w:rFonts w:ascii="Arial" w:hAnsi="Arial" w:cs="Arial"/>
                <w:sz w:val="20"/>
                <w:szCs w:val="20"/>
              </w:rPr>
              <w:t>Конденсатор</w:t>
            </w:r>
          </w:p>
        </w:tc>
      </w:tr>
      <w:tr w:rsidR="00F50AC2" w:rsidRPr="00697DD9" w14:paraId="4CA75772" w14:textId="77777777" w:rsidTr="004D3221">
        <w:trPr>
          <w:trHeight w:val="20"/>
          <w:jc w:val="center"/>
        </w:trPr>
        <w:tc>
          <w:tcPr>
            <w:tcW w:w="362" w:type="pct"/>
            <w:vAlign w:val="center"/>
          </w:tcPr>
          <w:p w14:paraId="46802AEC" w14:textId="77777777" w:rsidR="00F50AC2" w:rsidRPr="00697DD9" w:rsidRDefault="00F50AC2" w:rsidP="004D3221">
            <w:pPr>
              <w:rPr>
                <w:rFonts w:ascii="Arial" w:hAnsi="Arial" w:cs="Arial"/>
                <w:sz w:val="20"/>
                <w:szCs w:val="20"/>
              </w:rPr>
            </w:pPr>
            <w:r w:rsidRPr="00697DD9">
              <w:rPr>
                <w:rFonts w:ascii="Arial" w:hAnsi="Arial" w:cs="Arial"/>
                <w:sz w:val="20"/>
                <w:szCs w:val="20"/>
              </w:rPr>
              <w:t>CB</w:t>
            </w:r>
          </w:p>
        </w:tc>
        <w:tc>
          <w:tcPr>
            <w:tcW w:w="2476" w:type="pct"/>
            <w:vAlign w:val="center"/>
          </w:tcPr>
          <w:p w14:paraId="3DFB71EE" w14:textId="77777777" w:rsidR="00F50AC2" w:rsidRPr="00697DD9" w:rsidRDefault="00F50AC2" w:rsidP="004D3221">
            <w:pPr>
              <w:rPr>
                <w:rFonts w:ascii="Arial" w:hAnsi="Arial" w:cs="Arial"/>
                <w:sz w:val="20"/>
                <w:szCs w:val="20"/>
              </w:rPr>
            </w:pPr>
            <w:r w:rsidRPr="00697DD9">
              <w:rPr>
                <w:rFonts w:ascii="Arial" w:hAnsi="Arial" w:cs="Arial"/>
                <w:sz w:val="20"/>
                <w:szCs w:val="20"/>
              </w:rPr>
              <w:t>Индуктивное хранение электрической энергии</w:t>
            </w:r>
          </w:p>
        </w:tc>
        <w:tc>
          <w:tcPr>
            <w:tcW w:w="2162" w:type="pct"/>
            <w:vAlign w:val="center"/>
          </w:tcPr>
          <w:p w14:paraId="724E9B43" w14:textId="77777777" w:rsidR="00F50AC2" w:rsidRPr="00697DD9" w:rsidRDefault="00F50AC2" w:rsidP="004D3221">
            <w:pPr>
              <w:rPr>
                <w:rFonts w:ascii="Arial" w:hAnsi="Arial" w:cs="Arial"/>
                <w:sz w:val="20"/>
                <w:szCs w:val="20"/>
              </w:rPr>
            </w:pPr>
            <w:r w:rsidRPr="00697DD9">
              <w:rPr>
                <w:rFonts w:ascii="Arial" w:hAnsi="Arial" w:cs="Arial"/>
                <w:sz w:val="20"/>
                <w:szCs w:val="20"/>
              </w:rPr>
              <w:t>Катушка, сверхпроводник</w:t>
            </w:r>
          </w:p>
        </w:tc>
      </w:tr>
      <w:tr w:rsidR="00F50AC2" w:rsidRPr="00697DD9" w14:paraId="7CF774AC" w14:textId="77777777" w:rsidTr="004D3221">
        <w:trPr>
          <w:trHeight w:val="20"/>
          <w:jc w:val="center"/>
        </w:trPr>
        <w:tc>
          <w:tcPr>
            <w:tcW w:w="362" w:type="pct"/>
            <w:vAlign w:val="center"/>
          </w:tcPr>
          <w:p w14:paraId="4AD27EDD" w14:textId="77777777" w:rsidR="00F50AC2" w:rsidRPr="00697DD9" w:rsidRDefault="00F50AC2" w:rsidP="004D3221">
            <w:pPr>
              <w:rPr>
                <w:rFonts w:ascii="Arial" w:hAnsi="Arial" w:cs="Arial"/>
                <w:sz w:val="20"/>
                <w:szCs w:val="20"/>
              </w:rPr>
            </w:pPr>
            <w:r w:rsidRPr="00697DD9">
              <w:rPr>
                <w:rFonts w:ascii="Arial" w:hAnsi="Arial" w:cs="Arial"/>
                <w:sz w:val="20"/>
                <w:szCs w:val="20"/>
              </w:rPr>
              <w:t>CC</w:t>
            </w:r>
          </w:p>
        </w:tc>
        <w:tc>
          <w:tcPr>
            <w:tcW w:w="2476" w:type="pct"/>
            <w:vAlign w:val="center"/>
          </w:tcPr>
          <w:p w14:paraId="0859C4F2" w14:textId="77777777" w:rsidR="00F50AC2" w:rsidRPr="00697DD9" w:rsidRDefault="00F50AC2" w:rsidP="004D3221">
            <w:pPr>
              <w:rPr>
                <w:rFonts w:ascii="Arial" w:hAnsi="Arial" w:cs="Arial"/>
                <w:sz w:val="20"/>
                <w:szCs w:val="20"/>
              </w:rPr>
            </w:pPr>
            <w:r w:rsidRPr="00697DD9">
              <w:rPr>
                <w:rFonts w:ascii="Arial" w:hAnsi="Arial" w:cs="Arial"/>
                <w:sz w:val="20"/>
                <w:szCs w:val="20"/>
              </w:rPr>
              <w:t>Химическое хранение электрической энергии</w:t>
            </w:r>
          </w:p>
        </w:tc>
        <w:tc>
          <w:tcPr>
            <w:tcW w:w="2162" w:type="pct"/>
            <w:vAlign w:val="center"/>
          </w:tcPr>
          <w:p w14:paraId="76E53786" w14:textId="77777777" w:rsidR="00F50AC2" w:rsidRPr="00697DD9" w:rsidRDefault="00F50AC2" w:rsidP="004D3221">
            <w:pPr>
              <w:rPr>
                <w:rFonts w:ascii="Arial" w:hAnsi="Arial" w:cs="Arial"/>
                <w:sz w:val="20"/>
                <w:szCs w:val="20"/>
              </w:rPr>
            </w:pPr>
            <w:r w:rsidRPr="00697DD9">
              <w:rPr>
                <w:rFonts w:ascii="Arial" w:hAnsi="Arial" w:cs="Arial"/>
                <w:sz w:val="20"/>
                <w:szCs w:val="20"/>
              </w:rPr>
              <w:t>Базовая батарея</w:t>
            </w:r>
          </w:p>
          <w:p w14:paraId="5290180C"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ПРИМЕЧАНИЕ. Батареи, рассматриваемые как источники энергии, относятся к основному классу G.</w:t>
            </w:r>
          </w:p>
        </w:tc>
      </w:tr>
      <w:tr w:rsidR="00F50AC2" w:rsidRPr="00697DD9" w14:paraId="7617F1D0" w14:textId="77777777" w:rsidTr="004D3221">
        <w:trPr>
          <w:trHeight w:val="20"/>
          <w:jc w:val="center"/>
        </w:trPr>
        <w:tc>
          <w:tcPr>
            <w:tcW w:w="362" w:type="pct"/>
            <w:vAlign w:val="center"/>
          </w:tcPr>
          <w:p w14:paraId="3C43F567" w14:textId="77777777" w:rsidR="00F50AC2" w:rsidRPr="00697DD9" w:rsidRDefault="00F50AC2" w:rsidP="004D3221">
            <w:pPr>
              <w:rPr>
                <w:rFonts w:ascii="Arial" w:hAnsi="Arial" w:cs="Arial"/>
                <w:sz w:val="20"/>
                <w:szCs w:val="20"/>
              </w:rPr>
            </w:pPr>
            <w:r w:rsidRPr="00697DD9">
              <w:rPr>
                <w:rFonts w:ascii="Arial" w:hAnsi="Arial" w:cs="Arial"/>
                <w:sz w:val="20"/>
                <w:szCs w:val="20"/>
              </w:rPr>
              <w:t>CD</w:t>
            </w:r>
          </w:p>
        </w:tc>
        <w:tc>
          <w:tcPr>
            <w:tcW w:w="2476" w:type="pct"/>
            <w:vAlign w:val="center"/>
          </w:tcPr>
          <w:p w14:paraId="162A414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E16A72A" w14:textId="77777777" w:rsidR="00F50AC2" w:rsidRPr="00697DD9" w:rsidRDefault="00F50AC2" w:rsidP="004D3221">
            <w:pPr>
              <w:rPr>
                <w:rFonts w:ascii="Arial" w:hAnsi="Arial" w:cs="Arial"/>
                <w:sz w:val="20"/>
                <w:szCs w:val="20"/>
              </w:rPr>
            </w:pPr>
          </w:p>
        </w:tc>
      </w:tr>
      <w:tr w:rsidR="00F50AC2" w:rsidRPr="00697DD9" w14:paraId="1E6C9040" w14:textId="77777777" w:rsidTr="004D3221">
        <w:trPr>
          <w:trHeight w:val="20"/>
          <w:jc w:val="center"/>
        </w:trPr>
        <w:tc>
          <w:tcPr>
            <w:tcW w:w="362" w:type="pct"/>
            <w:vAlign w:val="center"/>
          </w:tcPr>
          <w:p w14:paraId="0FA4A6A3" w14:textId="77777777" w:rsidR="00F50AC2" w:rsidRPr="00697DD9" w:rsidRDefault="00F50AC2" w:rsidP="004D3221">
            <w:pPr>
              <w:rPr>
                <w:rFonts w:ascii="Arial" w:hAnsi="Arial" w:cs="Arial"/>
                <w:sz w:val="20"/>
                <w:szCs w:val="20"/>
              </w:rPr>
            </w:pPr>
            <w:r w:rsidRPr="00697DD9">
              <w:rPr>
                <w:rFonts w:ascii="Arial" w:hAnsi="Arial" w:cs="Arial"/>
                <w:sz w:val="20"/>
                <w:szCs w:val="20"/>
              </w:rPr>
              <w:t>CE</w:t>
            </w:r>
          </w:p>
        </w:tc>
        <w:tc>
          <w:tcPr>
            <w:tcW w:w="2476" w:type="pct"/>
            <w:vAlign w:val="center"/>
          </w:tcPr>
          <w:p w14:paraId="3A99683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411919" w14:textId="77777777" w:rsidR="00F50AC2" w:rsidRPr="00697DD9" w:rsidRDefault="00F50AC2" w:rsidP="004D3221">
            <w:pPr>
              <w:rPr>
                <w:rFonts w:ascii="Arial" w:hAnsi="Arial" w:cs="Arial"/>
                <w:sz w:val="20"/>
                <w:szCs w:val="20"/>
              </w:rPr>
            </w:pPr>
          </w:p>
        </w:tc>
      </w:tr>
      <w:tr w:rsidR="00F50AC2" w:rsidRPr="00697DD9" w14:paraId="7BEAC989" w14:textId="77777777" w:rsidTr="004D3221">
        <w:trPr>
          <w:trHeight w:val="20"/>
          <w:jc w:val="center"/>
        </w:trPr>
        <w:tc>
          <w:tcPr>
            <w:tcW w:w="362" w:type="pct"/>
            <w:vAlign w:val="center"/>
          </w:tcPr>
          <w:p w14:paraId="45E6BB9F" w14:textId="77777777" w:rsidR="00F50AC2" w:rsidRPr="00697DD9" w:rsidRDefault="00F50AC2" w:rsidP="004D3221">
            <w:pPr>
              <w:rPr>
                <w:rFonts w:ascii="Arial" w:hAnsi="Arial" w:cs="Arial"/>
                <w:sz w:val="20"/>
                <w:szCs w:val="20"/>
              </w:rPr>
            </w:pPr>
            <w:r w:rsidRPr="00697DD9">
              <w:rPr>
                <w:rFonts w:ascii="Arial" w:hAnsi="Arial" w:cs="Arial"/>
                <w:sz w:val="20"/>
                <w:szCs w:val="20"/>
              </w:rPr>
              <w:t>CF</w:t>
            </w:r>
          </w:p>
        </w:tc>
        <w:tc>
          <w:tcPr>
            <w:tcW w:w="2476" w:type="pct"/>
            <w:vAlign w:val="center"/>
          </w:tcPr>
          <w:p w14:paraId="3FB88A78" w14:textId="77777777" w:rsidR="00F50AC2" w:rsidRPr="00697DD9" w:rsidRDefault="00F50AC2" w:rsidP="004D3221">
            <w:pPr>
              <w:rPr>
                <w:rFonts w:ascii="Arial" w:hAnsi="Arial" w:cs="Arial"/>
                <w:sz w:val="20"/>
                <w:szCs w:val="20"/>
              </w:rPr>
            </w:pPr>
            <w:r w:rsidRPr="00697DD9">
              <w:rPr>
                <w:rFonts w:ascii="Arial" w:hAnsi="Arial" w:cs="Arial"/>
                <w:sz w:val="20"/>
                <w:szCs w:val="20"/>
              </w:rPr>
              <w:t>Хранение информации</w:t>
            </w:r>
          </w:p>
        </w:tc>
        <w:tc>
          <w:tcPr>
            <w:tcW w:w="2162" w:type="pct"/>
            <w:vAlign w:val="center"/>
          </w:tcPr>
          <w:p w14:paraId="25A4F0EA" w14:textId="77777777" w:rsidR="00F50AC2" w:rsidRPr="00697DD9" w:rsidRDefault="00F50AC2" w:rsidP="004D3221">
            <w:pPr>
              <w:rPr>
                <w:rFonts w:ascii="Arial" w:hAnsi="Arial" w:cs="Arial"/>
                <w:sz w:val="20"/>
                <w:szCs w:val="20"/>
              </w:rPr>
            </w:pPr>
            <w:r w:rsidRPr="00697DD9">
              <w:rPr>
                <w:rFonts w:ascii="Arial" w:hAnsi="Arial" w:cs="Arial"/>
                <w:sz w:val="20"/>
                <w:szCs w:val="20"/>
              </w:rPr>
              <w:t>CD-ROM, EPROM, регистратор событий, жесткий диск, магнитофон, память, оперативная память, видеомагнитофон,</w:t>
            </w:r>
          </w:p>
          <w:p w14:paraId="43BB1A3F" w14:textId="77777777" w:rsidR="00F50AC2" w:rsidRPr="00697DD9" w:rsidRDefault="00F50AC2" w:rsidP="004D3221">
            <w:pPr>
              <w:rPr>
                <w:rFonts w:ascii="Arial" w:hAnsi="Arial" w:cs="Arial"/>
                <w:sz w:val="20"/>
                <w:szCs w:val="20"/>
              </w:rPr>
            </w:pPr>
            <w:r w:rsidRPr="00697DD9">
              <w:rPr>
                <w:rFonts w:ascii="Arial" w:hAnsi="Arial" w:cs="Arial"/>
                <w:sz w:val="20"/>
                <w:szCs w:val="20"/>
              </w:rPr>
              <w:t>магнитофон</w:t>
            </w:r>
          </w:p>
        </w:tc>
      </w:tr>
      <w:tr w:rsidR="00F50AC2" w:rsidRPr="00697DD9" w14:paraId="7CE05E68" w14:textId="77777777" w:rsidTr="004D3221">
        <w:trPr>
          <w:trHeight w:val="20"/>
          <w:jc w:val="center"/>
        </w:trPr>
        <w:tc>
          <w:tcPr>
            <w:tcW w:w="362" w:type="pct"/>
            <w:vAlign w:val="center"/>
          </w:tcPr>
          <w:p w14:paraId="79428720" w14:textId="77777777" w:rsidR="00F50AC2" w:rsidRPr="00697DD9" w:rsidRDefault="00F50AC2" w:rsidP="004D3221">
            <w:pPr>
              <w:rPr>
                <w:rFonts w:ascii="Arial" w:hAnsi="Arial" w:cs="Arial"/>
                <w:sz w:val="20"/>
                <w:szCs w:val="20"/>
              </w:rPr>
            </w:pPr>
            <w:r w:rsidRPr="00697DD9">
              <w:rPr>
                <w:rFonts w:ascii="Arial" w:hAnsi="Arial" w:cs="Arial"/>
                <w:sz w:val="20"/>
                <w:szCs w:val="20"/>
              </w:rPr>
              <w:t>CG</w:t>
            </w:r>
          </w:p>
        </w:tc>
        <w:tc>
          <w:tcPr>
            <w:tcW w:w="2476" w:type="pct"/>
            <w:vAlign w:val="center"/>
          </w:tcPr>
          <w:p w14:paraId="0846C84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7EADDB" w14:textId="77777777" w:rsidR="00F50AC2" w:rsidRPr="00697DD9" w:rsidRDefault="00F50AC2" w:rsidP="004D3221">
            <w:pPr>
              <w:rPr>
                <w:rFonts w:ascii="Arial" w:hAnsi="Arial" w:cs="Arial"/>
                <w:sz w:val="20"/>
                <w:szCs w:val="20"/>
              </w:rPr>
            </w:pPr>
          </w:p>
        </w:tc>
      </w:tr>
      <w:tr w:rsidR="00F50AC2" w:rsidRPr="00697DD9" w14:paraId="066151C9" w14:textId="77777777" w:rsidTr="004D3221">
        <w:trPr>
          <w:trHeight w:val="20"/>
          <w:jc w:val="center"/>
        </w:trPr>
        <w:tc>
          <w:tcPr>
            <w:tcW w:w="362" w:type="pct"/>
            <w:vAlign w:val="center"/>
          </w:tcPr>
          <w:p w14:paraId="4692B04B" w14:textId="77777777" w:rsidR="00F50AC2" w:rsidRPr="00697DD9" w:rsidRDefault="00F50AC2" w:rsidP="004D3221">
            <w:pPr>
              <w:rPr>
                <w:rFonts w:ascii="Arial" w:hAnsi="Arial" w:cs="Arial"/>
                <w:sz w:val="20"/>
                <w:szCs w:val="20"/>
              </w:rPr>
            </w:pPr>
            <w:r w:rsidRPr="00697DD9">
              <w:rPr>
                <w:rFonts w:ascii="Arial" w:hAnsi="Arial" w:cs="Arial"/>
                <w:sz w:val="20"/>
                <w:szCs w:val="20"/>
              </w:rPr>
              <w:t>CH</w:t>
            </w:r>
          </w:p>
        </w:tc>
        <w:tc>
          <w:tcPr>
            <w:tcW w:w="2476" w:type="pct"/>
            <w:vAlign w:val="center"/>
          </w:tcPr>
          <w:p w14:paraId="0482187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DF18AAA" w14:textId="77777777" w:rsidR="00F50AC2" w:rsidRPr="00697DD9" w:rsidRDefault="00F50AC2" w:rsidP="004D3221">
            <w:pPr>
              <w:rPr>
                <w:rFonts w:ascii="Arial" w:hAnsi="Arial" w:cs="Arial"/>
                <w:sz w:val="20"/>
                <w:szCs w:val="20"/>
              </w:rPr>
            </w:pPr>
          </w:p>
        </w:tc>
      </w:tr>
      <w:tr w:rsidR="00F50AC2" w:rsidRPr="00697DD9" w14:paraId="0383BD3B" w14:textId="77777777" w:rsidTr="004D3221">
        <w:trPr>
          <w:trHeight w:val="20"/>
          <w:jc w:val="center"/>
        </w:trPr>
        <w:tc>
          <w:tcPr>
            <w:tcW w:w="362" w:type="pct"/>
            <w:vAlign w:val="center"/>
          </w:tcPr>
          <w:p w14:paraId="5E8B3E12" w14:textId="77777777" w:rsidR="00F50AC2" w:rsidRPr="00697DD9" w:rsidRDefault="00F50AC2" w:rsidP="004D3221">
            <w:pPr>
              <w:rPr>
                <w:rFonts w:ascii="Arial" w:hAnsi="Arial" w:cs="Arial"/>
                <w:sz w:val="20"/>
                <w:szCs w:val="20"/>
              </w:rPr>
            </w:pPr>
            <w:r w:rsidRPr="00697DD9">
              <w:rPr>
                <w:rFonts w:ascii="Arial" w:hAnsi="Arial" w:cs="Arial"/>
                <w:sz w:val="20"/>
                <w:szCs w:val="20"/>
              </w:rPr>
              <w:t>CJ</w:t>
            </w:r>
          </w:p>
        </w:tc>
        <w:tc>
          <w:tcPr>
            <w:tcW w:w="2476" w:type="pct"/>
            <w:vAlign w:val="center"/>
          </w:tcPr>
          <w:p w14:paraId="1ED91F4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914EAB" w14:textId="77777777" w:rsidR="00F50AC2" w:rsidRPr="00697DD9" w:rsidRDefault="00F50AC2" w:rsidP="004D3221">
            <w:pPr>
              <w:rPr>
                <w:rFonts w:ascii="Arial" w:hAnsi="Arial" w:cs="Arial"/>
                <w:sz w:val="20"/>
                <w:szCs w:val="20"/>
              </w:rPr>
            </w:pPr>
          </w:p>
        </w:tc>
      </w:tr>
      <w:tr w:rsidR="00F50AC2" w:rsidRPr="00697DD9" w14:paraId="184D9E29" w14:textId="77777777" w:rsidTr="004D3221">
        <w:trPr>
          <w:trHeight w:val="20"/>
          <w:jc w:val="center"/>
        </w:trPr>
        <w:tc>
          <w:tcPr>
            <w:tcW w:w="362" w:type="pct"/>
            <w:vAlign w:val="center"/>
          </w:tcPr>
          <w:p w14:paraId="6FFF425E" w14:textId="77777777" w:rsidR="00F50AC2" w:rsidRPr="00697DD9" w:rsidRDefault="00F50AC2" w:rsidP="004D3221">
            <w:pPr>
              <w:rPr>
                <w:rFonts w:ascii="Arial" w:hAnsi="Arial" w:cs="Arial"/>
                <w:sz w:val="20"/>
                <w:szCs w:val="20"/>
              </w:rPr>
            </w:pPr>
            <w:r w:rsidRPr="00697DD9">
              <w:rPr>
                <w:rFonts w:ascii="Arial" w:hAnsi="Arial" w:cs="Arial"/>
                <w:sz w:val="20"/>
                <w:szCs w:val="20"/>
              </w:rPr>
              <w:t>CK</w:t>
            </w:r>
          </w:p>
        </w:tc>
        <w:tc>
          <w:tcPr>
            <w:tcW w:w="2476" w:type="pct"/>
            <w:vAlign w:val="center"/>
          </w:tcPr>
          <w:p w14:paraId="2EA20A5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97428CA" w14:textId="77777777" w:rsidR="00F50AC2" w:rsidRPr="00697DD9" w:rsidRDefault="00F50AC2" w:rsidP="004D3221">
            <w:pPr>
              <w:rPr>
                <w:rFonts w:ascii="Arial" w:hAnsi="Arial" w:cs="Arial"/>
                <w:sz w:val="20"/>
                <w:szCs w:val="20"/>
              </w:rPr>
            </w:pPr>
          </w:p>
        </w:tc>
      </w:tr>
      <w:tr w:rsidR="00F50AC2" w:rsidRPr="00697DD9" w14:paraId="6F9BF795" w14:textId="77777777" w:rsidTr="004D3221">
        <w:trPr>
          <w:trHeight w:val="20"/>
          <w:jc w:val="center"/>
        </w:trPr>
        <w:tc>
          <w:tcPr>
            <w:tcW w:w="362" w:type="pct"/>
            <w:vAlign w:val="center"/>
          </w:tcPr>
          <w:p w14:paraId="74B93706" w14:textId="77777777" w:rsidR="00F50AC2" w:rsidRPr="00697DD9" w:rsidRDefault="00F50AC2" w:rsidP="004D3221">
            <w:pPr>
              <w:rPr>
                <w:rFonts w:ascii="Arial" w:hAnsi="Arial" w:cs="Arial"/>
                <w:sz w:val="20"/>
                <w:szCs w:val="20"/>
              </w:rPr>
            </w:pPr>
            <w:r w:rsidRPr="00697DD9">
              <w:rPr>
                <w:rFonts w:ascii="Arial" w:hAnsi="Arial" w:cs="Arial"/>
                <w:sz w:val="20"/>
                <w:szCs w:val="20"/>
              </w:rPr>
              <w:t>CL</w:t>
            </w:r>
          </w:p>
        </w:tc>
        <w:tc>
          <w:tcPr>
            <w:tcW w:w="2476" w:type="pct"/>
            <w:vAlign w:val="center"/>
          </w:tcPr>
          <w:p w14:paraId="0080E0DD" w14:textId="77777777" w:rsidR="00F50AC2" w:rsidRPr="00697DD9" w:rsidRDefault="00F50AC2" w:rsidP="004D3221">
            <w:pPr>
              <w:rPr>
                <w:rFonts w:ascii="Arial" w:hAnsi="Arial" w:cs="Arial"/>
                <w:sz w:val="20"/>
                <w:szCs w:val="20"/>
              </w:rPr>
            </w:pPr>
            <w:r w:rsidRPr="00697DD9">
              <w:rPr>
                <w:rFonts w:ascii="Arial" w:hAnsi="Arial" w:cs="Arial"/>
                <w:sz w:val="20"/>
                <w:szCs w:val="20"/>
              </w:rPr>
              <w:t>Открытое хранение материала в фиксированном месте (сбор, жилье)</w:t>
            </w:r>
          </w:p>
        </w:tc>
        <w:tc>
          <w:tcPr>
            <w:tcW w:w="2162" w:type="pct"/>
            <w:vAlign w:val="center"/>
          </w:tcPr>
          <w:p w14:paraId="6B3F1F2D" w14:textId="77777777" w:rsidR="00F50AC2" w:rsidRPr="00697DD9" w:rsidRDefault="00F50AC2" w:rsidP="004D3221">
            <w:pPr>
              <w:rPr>
                <w:rFonts w:ascii="Arial" w:hAnsi="Arial" w:cs="Arial"/>
                <w:sz w:val="20"/>
                <w:szCs w:val="20"/>
              </w:rPr>
            </w:pPr>
            <w:r w:rsidRPr="00697DD9">
              <w:rPr>
                <w:rFonts w:ascii="Arial" w:hAnsi="Arial" w:cs="Arial"/>
                <w:sz w:val="20"/>
                <w:szCs w:val="20"/>
              </w:rPr>
              <w:t>Бункер, цистерна, подставка для бумаги, яма, бассейн</w:t>
            </w:r>
          </w:p>
        </w:tc>
      </w:tr>
      <w:tr w:rsidR="00F50AC2" w:rsidRPr="00697DD9" w14:paraId="2C1012DA" w14:textId="77777777" w:rsidTr="004D3221">
        <w:trPr>
          <w:trHeight w:val="20"/>
          <w:jc w:val="center"/>
        </w:trPr>
        <w:tc>
          <w:tcPr>
            <w:tcW w:w="362" w:type="pct"/>
            <w:vAlign w:val="center"/>
          </w:tcPr>
          <w:p w14:paraId="4D760CA2" w14:textId="77777777" w:rsidR="00F50AC2" w:rsidRPr="00697DD9" w:rsidRDefault="00F50AC2" w:rsidP="004D3221">
            <w:pPr>
              <w:rPr>
                <w:rFonts w:ascii="Arial" w:hAnsi="Arial" w:cs="Arial"/>
                <w:sz w:val="20"/>
                <w:szCs w:val="20"/>
              </w:rPr>
            </w:pPr>
            <w:r w:rsidRPr="00697DD9">
              <w:rPr>
                <w:rFonts w:ascii="Arial" w:hAnsi="Arial" w:cs="Arial"/>
                <w:sz w:val="20"/>
                <w:szCs w:val="20"/>
              </w:rPr>
              <w:t>CM</w:t>
            </w:r>
          </w:p>
        </w:tc>
        <w:tc>
          <w:tcPr>
            <w:tcW w:w="2476" w:type="pct"/>
            <w:vAlign w:val="center"/>
          </w:tcPr>
          <w:p w14:paraId="44CF8648" w14:textId="77777777" w:rsidR="00F50AC2" w:rsidRPr="00697DD9" w:rsidRDefault="00F50AC2" w:rsidP="004D3221">
            <w:pPr>
              <w:rPr>
                <w:rFonts w:ascii="Arial" w:hAnsi="Arial" w:cs="Arial"/>
                <w:sz w:val="20"/>
                <w:szCs w:val="20"/>
              </w:rPr>
            </w:pPr>
            <w:r w:rsidRPr="00697DD9">
              <w:rPr>
                <w:rFonts w:ascii="Arial" w:hAnsi="Arial" w:cs="Arial"/>
                <w:sz w:val="20"/>
                <w:szCs w:val="20"/>
              </w:rPr>
              <w:t>Закрытое хранение материала в фиксированном месте (сбор, жилье)</w:t>
            </w:r>
          </w:p>
        </w:tc>
        <w:tc>
          <w:tcPr>
            <w:tcW w:w="2162" w:type="pct"/>
            <w:vAlign w:val="center"/>
          </w:tcPr>
          <w:p w14:paraId="685F536B" w14:textId="77777777" w:rsidR="00F50AC2" w:rsidRPr="00697DD9" w:rsidRDefault="00F50AC2" w:rsidP="004D3221">
            <w:pPr>
              <w:rPr>
                <w:rFonts w:ascii="Arial" w:hAnsi="Arial" w:cs="Arial"/>
                <w:sz w:val="20"/>
                <w:szCs w:val="20"/>
              </w:rPr>
            </w:pPr>
            <w:r w:rsidRPr="00697DD9">
              <w:rPr>
                <w:rFonts w:ascii="Arial" w:hAnsi="Arial" w:cs="Arial"/>
                <w:sz w:val="20"/>
                <w:szCs w:val="20"/>
              </w:rPr>
              <w:t>Аккумулятор, бочка, бойлер, буфер, контейнер, хранилище, испарительный бак, газовый держатель, сейф, силос, бак</w:t>
            </w:r>
          </w:p>
        </w:tc>
      </w:tr>
      <w:tr w:rsidR="00F50AC2" w:rsidRPr="00697DD9" w14:paraId="57BDF92C" w14:textId="77777777" w:rsidTr="004D3221">
        <w:trPr>
          <w:trHeight w:val="20"/>
          <w:jc w:val="center"/>
        </w:trPr>
        <w:tc>
          <w:tcPr>
            <w:tcW w:w="362" w:type="pct"/>
            <w:vAlign w:val="center"/>
          </w:tcPr>
          <w:p w14:paraId="7FB00D02" w14:textId="77777777" w:rsidR="00F50AC2" w:rsidRPr="00697DD9" w:rsidRDefault="00F50AC2" w:rsidP="004D3221">
            <w:pPr>
              <w:rPr>
                <w:rFonts w:ascii="Arial" w:hAnsi="Arial" w:cs="Arial"/>
                <w:sz w:val="20"/>
                <w:szCs w:val="20"/>
              </w:rPr>
            </w:pPr>
            <w:r w:rsidRPr="00697DD9">
              <w:rPr>
                <w:rFonts w:ascii="Arial" w:hAnsi="Arial" w:cs="Arial"/>
                <w:sz w:val="20"/>
                <w:szCs w:val="20"/>
              </w:rPr>
              <w:t>CN</w:t>
            </w:r>
          </w:p>
        </w:tc>
        <w:tc>
          <w:tcPr>
            <w:tcW w:w="2476" w:type="pct"/>
            <w:vAlign w:val="center"/>
          </w:tcPr>
          <w:p w14:paraId="1FF0016F" w14:textId="77777777" w:rsidR="00F50AC2" w:rsidRPr="00697DD9" w:rsidRDefault="00F50AC2" w:rsidP="004D3221">
            <w:pPr>
              <w:rPr>
                <w:rFonts w:ascii="Arial" w:hAnsi="Arial" w:cs="Arial"/>
                <w:sz w:val="20"/>
                <w:szCs w:val="20"/>
              </w:rPr>
            </w:pPr>
            <w:r w:rsidRPr="00697DD9">
              <w:rPr>
                <w:rFonts w:ascii="Arial" w:hAnsi="Arial" w:cs="Arial"/>
                <w:sz w:val="20"/>
                <w:szCs w:val="20"/>
              </w:rPr>
              <w:t>Подвижное хранение материала (сбор, жилье)</w:t>
            </w:r>
          </w:p>
        </w:tc>
        <w:tc>
          <w:tcPr>
            <w:tcW w:w="2162" w:type="pct"/>
            <w:vAlign w:val="center"/>
          </w:tcPr>
          <w:p w14:paraId="5573D4F7" w14:textId="77777777" w:rsidR="00F50AC2" w:rsidRPr="00697DD9" w:rsidRDefault="00F50AC2" w:rsidP="004D3221">
            <w:pPr>
              <w:rPr>
                <w:rFonts w:ascii="Arial" w:hAnsi="Arial" w:cs="Arial"/>
                <w:sz w:val="20"/>
                <w:szCs w:val="20"/>
              </w:rPr>
            </w:pPr>
            <w:r w:rsidRPr="00697DD9">
              <w:rPr>
                <w:rFonts w:ascii="Arial" w:hAnsi="Arial" w:cs="Arial"/>
                <w:sz w:val="20"/>
                <w:szCs w:val="20"/>
              </w:rPr>
              <w:t>Контейнер, барабан, газовый баллон, транспортировочный контейнер</w:t>
            </w:r>
          </w:p>
        </w:tc>
      </w:tr>
      <w:tr w:rsidR="00F50AC2" w:rsidRPr="00697DD9" w14:paraId="7B443620" w14:textId="77777777" w:rsidTr="004D3221">
        <w:trPr>
          <w:trHeight w:val="20"/>
          <w:jc w:val="center"/>
        </w:trPr>
        <w:tc>
          <w:tcPr>
            <w:tcW w:w="362" w:type="pct"/>
            <w:vAlign w:val="center"/>
          </w:tcPr>
          <w:p w14:paraId="2E0CE6FA" w14:textId="77777777" w:rsidR="00F50AC2" w:rsidRPr="00697DD9" w:rsidRDefault="00F50AC2" w:rsidP="004D3221">
            <w:pPr>
              <w:rPr>
                <w:rFonts w:ascii="Arial" w:hAnsi="Arial" w:cs="Arial"/>
                <w:sz w:val="20"/>
                <w:szCs w:val="20"/>
              </w:rPr>
            </w:pPr>
            <w:r w:rsidRPr="00697DD9">
              <w:rPr>
                <w:rFonts w:ascii="Arial" w:hAnsi="Arial" w:cs="Arial"/>
                <w:sz w:val="20"/>
                <w:szCs w:val="20"/>
              </w:rPr>
              <w:t>CP</w:t>
            </w:r>
          </w:p>
        </w:tc>
        <w:tc>
          <w:tcPr>
            <w:tcW w:w="2476" w:type="pct"/>
            <w:vAlign w:val="center"/>
          </w:tcPr>
          <w:p w14:paraId="4005BE11" w14:textId="77777777" w:rsidR="00F50AC2" w:rsidRPr="00697DD9" w:rsidRDefault="00F50AC2" w:rsidP="004D3221">
            <w:pPr>
              <w:rPr>
                <w:rFonts w:ascii="Arial" w:hAnsi="Arial" w:cs="Arial"/>
                <w:sz w:val="20"/>
                <w:szCs w:val="20"/>
              </w:rPr>
            </w:pPr>
            <w:r w:rsidRPr="00697DD9">
              <w:rPr>
                <w:rFonts w:ascii="Arial" w:hAnsi="Arial" w:cs="Arial"/>
                <w:sz w:val="20"/>
                <w:szCs w:val="20"/>
              </w:rPr>
              <w:t>Хранение тепловой энергии</w:t>
            </w:r>
          </w:p>
        </w:tc>
        <w:tc>
          <w:tcPr>
            <w:tcW w:w="2162" w:type="pct"/>
            <w:vAlign w:val="center"/>
          </w:tcPr>
          <w:p w14:paraId="37596353" w14:textId="77777777" w:rsidR="00F50AC2" w:rsidRPr="00697DD9" w:rsidRDefault="00F50AC2" w:rsidP="004D3221">
            <w:pPr>
              <w:rPr>
                <w:rFonts w:ascii="Arial" w:hAnsi="Arial" w:cs="Arial"/>
                <w:sz w:val="20"/>
                <w:szCs w:val="20"/>
              </w:rPr>
            </w:pPr>
            <w:r w:rsidRPr="00697DD9">
              <w:rPr>
                <w:rFonts w:ascii="Arial" w:hAnsi="Arial" w:cs="Arial"/>
                <w:sz w:val="20"/>
                <w:szCs w:val="20"/>
              </w:rPr>
              <w:t>Аккумулятор горячей воды, гибридное хранилище тепла, резервуар для льда, хранение пара, хранение тепловой энергии, хранение подземной тепловой энергии</w:t>
            </w:r>
          </w:p>
        </w:tc>
      </w:tr>
      <w:tr w:rsidR="00F50AC2" w:rsidRPr="00697DD9" w14:paraId="55201473" w14:textId="77777777" w:rsidTr="004D3221">
        <w:trPr>
          <w:trHeight w:val="20"/>
          <w:jc w:val="center"/>
        </w:trPr>
        <w:tc>
          <w:tcPr>
            <w:tcW w:w="362" w:type="pct"/>
            <w:vAlign w:val="center"/>
          </w:tcPr>
          <w:p w14:paraId="02DD54B4" w14:textId="77777777" w:rsidR="00F50AC2" w:rsidRPr="00697DD9" w:rsidRDefault="00F50AC2" w:rsidP="004D3221">
            <w:pPr>
              <w:rPr>
                <w:rFonts w:ascii="Arial" w:hAnsi="Arial" w:cs="Arial"/>
                <w:sz w:val="20"/>
                <w:szCs w:val="20"/>
              </w:rPr>
            </w:pPr>
            <w:r w:rsidRPr="00697DD9">
              <w:rPr>
                <w:rFonts w:ascii="Arial" w:hAnsi="Arial" w:cs="Arial"/>
                <w:sz w:val="20"/>
                <w:szCs w:val="20"/>
              </w:rPr>
              <w:t>CQ</w:t>
            </w:r>
          </w:p>
        </w:tc>
        <w:tc>
          <w:tcPr>
            <w:tcW w:w="2476" w:type="pct"/>
            <w:vAlign w:val="center"/>
          </w:tcPr>
          <w:p w14:paraId="0007203D" w14:textId="77777777" w:rsidR="00F50AC2" w:rsidRPr="00697DD9" w:rsidRDefault="00F50AC2" w:rsidP="004D3221">
            <w:pPr>
              <w:rPr>
                <w:rFonts w:ascii="Arial" w:hAnsi="Arial" w:cs="Arial"/>
                <w:sz w:val="20"/>
                <w:szCs w:val="20"/>
              </w:rPr>
            </w:pPr>
            <w:r w:rsidRPr="00697DD9">
              <w:rPr>
                <w:rFonts w:ascii="Arial" w:hAnsi="Arial" w:cs="Arial"/>
                <w:sz w:val="20"/>
                <w:szCs w:val="20"/>
              </w:rPr>
              <w:t>Хранение механической энергии</w:t>
            </w:r>
          </w:p>
        </w:tc>
        <w:tc>
          <w:tcPr>
            <w:tcW w:w="2162" w:type="pct"/>
            <w:vAlign w:val="center"/>
          </w:tcPr>
          <w:p w14:paraId="2C6C6309" w14:textId="77777777" w:rsidR="00F50AC2" w:rsidRPr="00697DD9" w:rsidRDefault="00F50AC2" w:rsidP="004D3221">
            <w:pPr>
              <w:rPr>
                <w:rFonts w:ascii="Arial" w:hAnsi="Arial" w:cs="Arial"/>
                <w:sz w:val="20"/>
                <w:szCs w:val="20"/>
              </w:rPr>
            </w:pPr>
            <w:r w:rsidRPr="00697DD9">
              <w:rPr>
                <w:rFonts w:ascii="Arial" w:hAnsi="Arial" w:cs="Arial"/>
                <w:sz w:val="20"/>
                <w:szCs w:val="20"/>
              </w:rPr>
              <w:t>Маховик, резиновая лента</w:t>
            </w:r>
          </w:p>
        </w:tc>
      </w:tr>
      <w:tr w:rsidR="00F50AC2" w:rsidRPr="00697DD9" w14:paraId="79F2A91E" w14:textId="77777777" w:rsidTr="004D3221">
        <w:trPr>
          <w:trHeight w:val="20"/>
          <w:jc w:val="center"/>
        </w:trPr>
        <w:tc>
          <w:tcPr>
            <w:tcW w:w="362" w:type="pct"/>
            <w:vAlign w:val="center"/>
          </w:tcPr>
          <w:p w14:paraId="4ABD53E2" w14:textId="77777777" w:rsidR="00F50AC2" w:rsidRPr="00697DD9" w:rsidRDefault="00F50AC2" w:rsidP="004D3221">
            <w:pPr>
              <w:rPr>
                <w:rFonts w:ascii="Arial" w:hAnsi="Arial" w:cs="Arial"/>
                <w:sz w:val="20"/>
                <w:szCs w:val="20"/>
              </w:rPr>
            </w:pPr>
            <w:r w:rsidRPr="00697DD9">
              <w:rPr>
                <w:rFonts w:ascii="Arial" w:hAnsi="Arial" w:cs="Arial"/>
                <w:sz w:val="20"/>
                <w:szCs w:val="20"/>
              </w:rPr>
              <w:t>CR</w:t>
            </w:r>
          </w:p>
        </w:tc>
        <w:tc>
          <w:tcPr>
            <w:tcW w:w="2476" w:type="pct"/>
            <w:vAlign w:val="center"/>
          </w:tcPr>
          <w:p w14:paraId="5C47EE0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E825B3A" w14:textId="77777777" w:rsidR="00F50AC2" w:rsidRPr="00697DD9" w:rsidRDefault="00F50AC2" w:rsidP="004D3221">
            <w:pPr>
              <w:rPr>
                <w:rFonts w:ascii="Arial" w:hAnsi="Arial" w:cs="Arial"/>
                <w:sz w:val="20"/>
                <w:szCs w:val="20"/>
              </w:rPr>
            </w:pPr>
          </w:p>
        </w:tc>
      </w:tr>
      <w:tr w:rsidR="00F50AC2" w:rsidRPr="00697DD9" w14:paraId="04C4C698" w14:textId="77777777" w:rsidTr="004D3221">
        <w:trPr>
          <w:trHeight w:val="20"/>
          <w:jc w:val="center"/>
        </w:trPr>
        <w:tc>
          <w:tcPr>
            <w:tcW w:w="362" w:type="pct"/>
            <w:vAlign w:val="center"/>
          </w:tcPr>
          <w:p w14:paraId="6D4ED710"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CS</w:t>
            </w:r>
          </w:p>
        </w:tc>
        <w:tc>
          <w:tcPr>
            <w:tcW w:w="2476" w:type="pct"/>
            <w:vAlign w:val="center"/>
          </w:tcPr>
          <w:p w14:paraId="049D61B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4B9BE43" w14:textId="77777777" w:rsidR="00F50AC2" w:rsidRPr="00697DD9" w:rsidRDefault="00F50AC2" w:rsidP="004D3221">
            <w:pPr>
              <w:rPr>
                <w:rFonts w:ascii="Arial" w:hAnsi="Arial" w:cs="Arial"/>
                <w:sz w:val="20"/>
                <w:szCs w:val="20"/>
              </w:rPr>
            </w:pPr>
          </w:p>
        </w:tc>
      </w:tr>
      <w:tr w:rsidR="00F50AC2" w:rsidRPr="00697DD9" w14:paraId="1FA0640F" w14:textId="77777777" w:rsidTr="004D3221">
        <w:trPr>
          <w:trHeight w:val="20"/>
          <w:jc w:val="center"/>
        </w:trPr>
        <w:tc>
          <w:tcPr>
            <w:tcW w:w="362" w:type="pct"/>
            <w:vAlign w:val="center"/>
          </w:tcPr>
          <w:p w14:paraId="0C0355D1" w14:textId="77777777" w:rsidR="00F50AC2" w:rsidRPr="00697DD9" w:rsidRDefault="00F50AC2" w:rsidP="004D3221">
            <w:pPr>
              <w:rPr>
                <w:rFonts w:ascii="Arial" w:hAnsi="Arial" w:cs="Arial"/>
                <w:sz w:val="20"/>
                <w:szCs w:val="20"/>
              </w:rPr>
            </w:pPr>
            <w:r w:rsidRPr="00697DD9">
              <w:rPr>
                <w:rFonts w:ascii="Arial" w:hAnsi="Arial" w:cs="Arial"/>
                <w:sz w:val="20"/>
                <w:szCs w:val="20"/>
              </w:rPr>
              <w:t>CT</w:t>
            </w:r>
          </w:p>
        </w:tc>
        <w:tc>
          <w:tcPr>
            <w:tcW w:w="2476" w:type="pct"/>
            <w:vAlign w:val="center"/>
          </w:tcPr>
          <w:p w14:paraId="76FFE6E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24AEE2F" w14:textId="77777777" w:rsidR="00F50AC2" w:rsidRPr="00697DD9" w:rsidRDefault="00F50AC2" w:rsidP="004D3221">
            <w:pPr>
              <w:rPr>
                <w:rFonts w:ascii="Arial" w:hAnsi="Arial" w:cs="Arial"/>
                <w:sz w:val="20"/>
                <w:szCs w:val="20"/>
              </w:rPr>
            </w:pPr>
          </w:p>
        </w:tc>
      </w:tr>
      <w:tr w:rsidR="00F50AC2" w:rsidRPr="00697DD9" w14:paraId="61B950C1" w14:textId="77777777" w:rsidTr="004D3221">
        <w:trPr>
          <w:trHeight w:val="20"/>
          <w:jc w:val="center"/>
        </w:trPr>
        <w:tc>
          <w:tcPr>
            <w:tcW w:w="362" w:type="pct"/>
            <w:vAlign w:val="center"/>
          </w:tcPr>
          <w:p w14:paraId="672B44E6" w14:textId="77777777" w:rsidR="00F50AC2" w:rsidRPr="00697DD9" w:rsidRDefault="00F50AC2" w:rsidP="004D3221">
            <w:pPr>
              <w:rPr>
                <w:rFonts w:ascii="Arial" w:hAnsi="Arial" w:cs="Arial"/>
                <w:sz w:val="20"/>
                <w:szCs w:val="20"/>
              </w:rPr>
            </w:pPr>
            <w:r w:rsidRPr="00697DD9">
              <w:rPr>
                <w:rFonts w:ascii="Arial" w:hAnsi="Arial" w:cs="Arial"/>
                <w:sz w:val="20"/>
                <w:szCs w:val="20"/>
              </w:rPr>
              <w:t>CU</w:t>
            </w:r>
          </w:p>
        </w:tc>
        <w:tc>
          <w:tcPr>
            <w:tcW w:w="2476" w:type="pct"/>
            <w:vAlign w:val="center"/>
          </w:tcPr>
          <w:p w14:paraId="01FF274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4920AE9" w14:textId="77777777" w:rsidR="00F50AC2" w:rsidRPr="00697DD9" w:rsidRDefault="00F50AC2" w:rsidP="004D3221">
            <w:pPr>
              <w:rPr>
                <w:rFonts w:ascii="Arial" w:hAnsi="Arial" w:cs="Arial"/>
                <w:sz w:val="20"/>
                <w:szCs w:val="20"/>
              </w:rPr>
            </w:pPr>
          </w:p>
        </w:tc>
      </w:tr>
      <w:tr w:rsidR="00F50AC2" w:rsidRPr="00697DD9" w14:paraId="20BD1340" w14:textId="77777777" w:rsidTr="004D3221">
        <w:trPr>
          <w:trHeight w:val="20"/>
          <w:jc w:val="center"/>
        </w:trPr>
        <w:tc>
          <w:tcPr>
            <w:tcW w:w="362" w:type="pct"/>
            <w:vAlign w:val="center"/>
          </w:tcPr>
          <w:p w14:paraId="1D5BF13B" w14:textId="77777777" w:rsidR="00F50AC2" w:rsidRPr="00697DD9" w:rsidRDefault="00F50AC2" w:rsidP="004D3221">
            <w:pPr>
              <w:rPr>
                <w:rFonts w:ascii="Arial" w:hAnsi="Arial" w:cs="Arial"/>
                <w:sz w:val="20"/>
                <w:szCs w:val="20"/>
              </w:rPr>
            </w:pPr>
            <w:r w:rsidRPr="00697DD9">
              <w:rPr>
                <w:rFonts w:ascii="Arial" w:hAnsi="Arial" w:cs="Arial"/>
                <w:sz w:val="20"/>
                <w:szCs w:val="20"/>
              </w:rPr>
              <w:t>CV</w:t>
            </w:r>
          </w:p>
        </w:tc>
        <w:tc>
          <w:tcPr>
            <w:tcW w:w="2476" w:type="pct"/>
            <w:vAlign w:val="center"/>
          </w:tcPr>
          <w:p w14:paraId="6B42143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10F3DA7" w14:textId="77777777" w:rsidR="00F50AC2" w:rsidRPr="00697DD9" w:rsidRDefault="00F50AC2" w:rsidP="004D3221">
            <w:pPr>
              <w:rPr>
                <w:rFonts w:ascii="Arial" w:hAnsi="Arial" w:cs="Arial"/>
                <w:sz w:val="20"/>
                <w:szCs w:val="20"/>
              </w:rPr>
            </w:pPr>
          </w:p>
        </w:tc>
      </w:tr>
      <w:tr w:rsidR="00F50AC2" w:rsidRPr="00697DD9" w14:paraId="6869BDCC" w14:textId="77777777" w:rsidTr="004D3221">
        <w:trPr>
          <w:trHeight w:val="20"/>
          <w:jc w:val="center"/>
        </w:trPr>
        <w:tc>
          <w:tcPr>
            <w:tcW w:w="362" w:type="pct"/>
            <w:vAlign w:val="center"/>
          </w:tcPr>
          <w:p w14:paraId="10984117" w14:textId="77777777" w:rsidR="00F50AC2" w:rsidRPr="00697DD9" w:rsidRDefault="00F50AC2" w:rsidP="004D3221">
            <w:pPr>
              <w:rPr>
                <w:rFonts w:ascii="Arial" w:hAnsi="Arial" w:cs="Arial"/>
                <w:sz w:val="20"/>
                <w:szCs w:val="20"/>
              </w:rPr>
            </w:pPr>
            <w:r w:rsidRPr="00697DD9">
              <w:rPr>
                <w:rFonts w:ascii="Arial" w:hAnsi="Arial" w:cs="Arial"/>
                <w:sz w:val="20"/>
                <w:szCs w:val="20"/>
              </w:rPr>
              <w:t>CW</w:t>
            </w:r>
          </w:p>
        </w:tc>
        <w:tc>
          <w:tcPr>
            <w:tcW w:w="2476" w:type="pct"/>
            <w:vAlign w:val="center"/>
          </w:tcPr>
          <w:p w14:paraId="3C05C3B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432B580" w14:textId="77777777" w:rsidR="00F50AC2" w:rsidRPr="00697DD9" w:rsidRDefault="00F50AC2" w:rsidP="004D3221">
            <w:pPr>
              <w:rPr>
                <w:rFonts w:ascii="Arial" w:hAnsi="Arial" w:cs="Arial"/>
                <w:sz w:val="20"/>
                <w:szCs w:val="20"/>
              </w:rPr>
            </w:pPr>
          </w:p>
        </w:tc>
      </w:tr>
      <w:tr w:rsidR="00F50AC2" w:rsidRPr="00697DD9" w14:paraId="7052210C" w14:textId="77777777" w:rsidTr="004D3221">
        <w:trPr>
          <w:trHeight w:val="20"/>
          <w:jc w:val="center"/>
        </w:trPr>
        <w:tc>
          <w:tcPr>
            <w:tcW w:w="362" w:type="pct"/>
            <w:vAlign w:val="center"/>
          </w:tcPr>
          <w:p w14:paraId="3BA33432" w14:textId="77777777" w:rsidR="00F50AC2" w:rsidRPr="00697DD9" w:rsidRDefault="00F50AC2" w:rsidP="004D3221">
            <w:pPr>
              <w:rPr>
                <w:rFonts w:ascii="Arial" w:hAnsi="Arial" w:cs="Arial"/>
                <w:sz w:val="20"/>
                <w:szCs w:val="20"/>
              </w:rPr>
            </w:pPr>
            <w:r w:rsidRPr="00697DD9">
              <w:rPr>
                <w:rFonts w:ascii="Arial" w:hAnsi="Arial" w:cs="Arial"/>
                <w:sz w:val="20"/>
                <w:szCs w:val="20"/>
              </w:rPr>
              <w:t>CX</w:t>
            </w:r>
          </w:p>
        </w:tc>
        <w:tc>
          <w:tcPr>
            <w:tcW w:w="2476" w:type="pct"/>
            <w:vAlign w:val="center"/>
          </w:tcPr>
          <w:p w14:paraId="7F162A0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056E314" w14:textId="77777777" w:rsidR="00F50AC2" w:rsidRPr="00697DD9" w:rsidRDefault="00F50AC2" w:rsidP="004D3221">
            <w:pPr>
              <w:rPr>
                <w:rFonts w:ascii="Arial" w:hAnsi="Arial" w:cs="Arial"/>
                <w:sz w:val="20"/>
                <w:szCs w:val="20"/>
              </w:rPr>
            </w:pPr>
          </w:p>
        </w:tc>
      </w:tr>
      <w:tr w:rsidR="00F50AC2" w:rsidRPr="00697DD9" w14:paraId="249F11CB" w14:textId="77777777" w:rsidTr="004D3221">
        <w:trPr>
          <w:trHeight w:val="20"/>
          <w:jc w:val="center"/>
        </w:trPr>
        <w:tc>
          <w:tcPr>
            <w:tcW w:w="362" w:type="pct"/>
            <w:vAlign w:val="center"/>
          </w:tcPr>
          <w:p w14:paraId="19CABEB3" w14:textId="77777777" w:rsidR="00F50AC2" w:rsidRPr="00697DD9" w:rsidRDefault="00F50AC2" w:rsidP="004D3221">
            <w:pPr>
              <w:rPr>
                <w:rFonts w:ascii="Arial" w:hAnsi="Arial" w:cs="Arial"/>
                <w:sz w:val="20"/>
                <w:szCs w:val="20"/>
              </w:rPr>
            </w:pPr>
            <w:r w:rsidRPr="00697DD9">
              <w:rPr>
                <w:rFonts w:ascii="Arial" w:hAnsi="Arial" w:cs="Arial"/>
                <w:sz w:val="20"/>
                <w:szCs w:val="20"/>
              </w:rPr>
              <w:t>CY</w:t>
            </w:r>
          </w:p>
        </w:tc>
        <w:tc>
          <w:tcPr>
            <w:tcW w:w="2476" w:type="pct"/>
            <w:vAlign w:val="center"/>
          </w:tcPr>
          <w:p w14:paraId="12029DE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96FE489" w14:textId="77777777" w:rsidR="00F50AC2" w:rsidRPr="00697DD9" w:rsidRDefault="00F50AC2" w:rsidP="004D3221">
            <w:pPr>
              <w:rPr>
                <w:rFonts w:ascii="Arial" w:hAnsi="Arial" w:cs="Arial"/>
                <w:sz w:val="20"/>
                <w:szCs w:val="20"/>
              </w:rPr>
            </w:pPr>
          </w:p>
        </w:tc>
      </w:tr>
      <w:tr w:rsidR="00F50AC2" w:rsidRPr="00697DD9" w14:paraId="560EB4AD" w14:textId="77777777" w:rsidTr="004D3221">
        <w:trPr>
          <w:trHeight w:val="20"/>
          <w:jc w:val="center"/>
        </w:trPr>
        <w:tc>
          <w:tcPr>
            <w:tcW w:w="362" w:type="pct"/>
            <w:vAlign w:val="center"/>
          </w:tcPr>
          <w:p w14:paraId="057A712A" w14:textId="77777777" w:rsidR="00F50AC2" w:rsidRPr="00697DD9" w:rsidRDefault="00F50AC2" w:rsidP="004D3221">
            <w:pPr>
              <w:rPr>
                <w:rFonts w:ascii="Arial" w:hAnsi="Arial" w:cs="Arial"/>
                <w:sz w:val="20"/>
                <w:szCs w:val="20"/>
              </w:rPr>
            </w:pPr>
            <w:r w:rsidRPr="00697DD9">
              <w:rPr>
                <w:rFonts w:ascii="Arial" w:hAnsi="Arial" w:cs="Arial"/>
                <w:sz w:val="20"/>
                <w:szCs w:val="20"/>
              </w:rPr>
              <w:t>CZ</w:t>
            </w:r>
          </w:p>
        </w:tc>
        <w:tc>
          <w:tcPr>
            <w:tcW w:w="2476" w:type="pct"/>
            <w:vAlign w:val="center"/>
          </w:tcPr>
          <w:p w14:paraId="4554189F" w14:textId="77777777" w:rsidR="00F50AC2" w:rsidRPr="00697DD9" w:rsidRDefault="00F50AC2"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464166B9" w14:textId="77777777" w:rsidR="00F50AC2" w:rsidRPr="00697DD9" w:rsidRDefault="00F50AC2" w:rsidP="004D3221">
            <w:pPr>
              <w:rPr>
                <w:rFonts w:ascii="Arial" w:hAnsi="Arial" w:cs="Arial"/>
                <w:sz w:val="20"/>
                <w:szCs w:val="20"/>
              </w:rPr>
            </w:pPr>
          </w:p>
        </w:tc>
      </w:tr>
      <w:tr w:rsidR="00F50AC2" w:rsidRPr="00697DD9" w14:paraId="552E0852" w14:textId="77777777" w:rsidTr="004D3221">
        <w:trPr>
          <w:trHeight w:val="20"/>
          <w:jc w:val="center"/>
        </w:trPr>
        <w:tc>
          <w:tcPr>
            <w:tcW w:w="362" w:type="pct"/>
            <w:vAlign w:val="center"/>
          </w:tcPr>
          <w:p w14:paraId="0D363927" w14:textId="77777777" w:rsidR="00F50AC2" w:rsidRPr="00697DD9" w:rsidRDefault="00F50AC2" w:rsidP="004D3221">
            <w:pPr>
              <w:rPr>
                <w:sz w:val="20"/>
                <w:szCs w:val="20"/>
              </w:rPr>
            </w:pPr>
          </w:p>
        </w:tc>
        <w:tc>
          <w:tcPr>
            <w:tcW w:w="2476" w:type="pct"/>
            <w:vAlign w:val="center"/>
          </w:tcPr>
          <w:p w14:paraId="743B3AA6" w14:textId="77777777" w:rsidR="00F50AC2" w:rsidRPr="00697DD9" w:rsidRDefault="00F50AC2" w:rsidP="004D3221">
            <w:pPr>
              <w:rPr>
                <w:sz w:val="20"/>
                <w:szCs w:val="20"/>
              </w:rPr>
            </w:pPr>
          </w:p>
        </w:tc>
        <w:tc>
          <w:tcPr>
            <w:tcW w:w="2162" w:type="pct"/>
            <w:vAlign w:val="center"/>
          </w:tcPr>
          <w:p w14:paraId="1F45D5F6" w14:textId="77777777" w:rsidR="00F50AC2" w:rsidRPr="00697DD9" w:rsidRDefault="00F50AC2" w:rsidP="004D3221">
            <w:pPr>
              <w:rPr>
                <w:sz w:val="20"/>
                <w:szCs w:val="20"/>
              </w:rPr>
            </w:pPr>
          </w:p>
        </w:tc>
      </w:tr>
      <w:tr w:rsidR="00F50AC2" w:rsidRPr="00697DD9" w14:paraId="3779B1A6" w14:textId="77777777" w:rsidTr="004D3221">
        <w:trPr>
          <w:trHeight w:val="20"/>
          <w:jc w:val="center"/>
        </w:trPr>
        <w:tc>
          <w:tcPr>
            <w:tcW w:w="5000" w:type="pct"/>
            <w:gridSpan w:val="3"/>
            <w:vAlign w:val="center"/>
          </w:tcPr>
          <w:p w14:paraId="62021657" w14:textId="77777777" w:rsidR="00F50AC2" w:rsidRPr="007536D2" w:rsidRDefault="00F50AC2" w:rsidP="004D3221">
            <w:pPr>
              <w:rPr>
                <w:b/>
                <w:sz w:val="20"/>
                <w:szCs w:val="20"/>
              </w:rPr>
            </w:pPr>
            <w:r w:rsidRPr="007536D2">
              <w:rPr>
                <w:rFonts w:ascii="Arial" w:hAnsi="Arial" w:cs="Arial"/>
                <w:b/>
                <w:sz w:val="20"/>
                <w:szCs w:val="20"/>
              </w:rPr>
              <w:t>Основной класс E</w:t>
            </w:r>
          </w:p>
          <w:p w14:paraId="051FFEAC" w14:textId="77777777" w:rsidR="00F50AC2" w:rsidRPr="00697DD9" w:rsidRDefault="00F50AC2" w:rsidP="004D3221">
            <w:pPr>
              <w:rPr>
                <w:sz w:val="20"/>
                <w:szCs w:val="20"/>
              </w:rPr>
            </w:pPr>
            <w:r w:rsidRPr="007536D2">
              <w:rPr>
                <w:rFonts w:ascii="Arial" w:hAnsi="Arial" w:cs="Arial"/>
                <w:b/>
                <w:sz w:val="20"/>
                <w:szCs w:val="20"/>
              </w:rPr>
              <w:t>Обеспечение лучистой или тепловой энергии</w:t>
            </w:r>
          </w:p>
        </w:tc>
      </w:tr>
      <w:tr w:rsidR="00F50AC2" w:rsidRPr="00697DD9" w14:paraId="7EB5510D" w14:textId="77777777" w:rsidTr="004D3221">
        <w:trPr>
          <w:trHeight w:val="20"/>
          <w:jc w:val="center"/>
        </w:trPr>
        <w:tc>
          <w:tcPr>
            <w:tcW w:w="362" w:type="pct"/>
            <w:vAlign w:val="center"/>
          </w:tcPr>
          <w:p w14:paraId="52A10ABD"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0725E1E9"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535854AD"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531104CA" w14:textId="77777777" w:rsidTr="004D3221">
        <w:trPr>
          <w:trHeight w:val="20"/>
          <w:jc w:val="center"/>
        </w:trPr>
        <w:tc>
          <w:tcPr>
            <w:tcW w:w="362" w:type="pct"/>
            <w:vAlign w:val="center"/>
          </w:tcPr>
          <w:p w14:paraId="0CF3689F" w14:textId="77777777" w:rsidR="00F50AC2" w:rsidRPr="00697DD9" w:rsidRDefault="00F50AC2" w:rsidP="004D3221">
            <w:pPr>
              <w:rPr>
                <w:rFonts w:ascii="Arial" w:hAnsi="Arial" w:cs="Arial"/>
                <w:sz w:val="20"/>
                <w:szCs w:val="20"/>
              </w:rPr>
            </w:pPr>
            <w:r w:rsidRPr="00697DD9">
              <w:rPr>
                <w:rFonts w:ascii="Arial" w:hAnsi="Arial" w:cs="Arial"/>
                <w:sz w:val="20"/>
                <w:szCs w:val="20"/>
              </w:rPr>
              <w:t>EA</w:t>
            </w:r>
          </w:p>
        </w:tc>
        <w:tc>
          <w:tcPr>
            <w:tcW w:w="2476" w:type="pct"/>
            <w:vAlign w:val="center"/>
          </w:tcPr>
          <w:p w14:paraId="710149D7"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электромагнитного излучения для целей освещения с использованием электрической энергии</w:t>
            </w:r>
          </w:p>
        </w:tc>
        <w:tc>
          <w:tcPr>
            <w:tcW w:w="2162" w:type="pct"/>
            <w:vAlign w:val="center"/>
          </w:tcPr>
          <w:p w14:paraId="597AB224" w14:textId="77777777" w:rsidR="00F50AC2" w:rsidRPr="00697DD9" w:rsidRDefault="00F50AC2" w:rsidP="004D3221">
            <w:pPr>
              <w:rPr>
                <w:rFonts w:ascii="Arial" w:hAnsi="Arial" w:cs="Arial"/>
                <w:sz w:val="20"/>
                <w:szCs w:val="20"/>
              </w:rPr>
            </w:pPr>
            <w:r w:rsidRPr="00697DD9">
              <w:rPr>
                <w:rFonts w:ascii="Arial" w:hAnsi="Arial" w:cs="Arial"/>
                <w:sz w:val="20"/>
                <w:szCs w:val="20"/>
              </w:rPr>
              <w:t>Люминесцентная лампа, люминесцентная лампа, лампа накаливания, лампа, лампочка, лазер, светодиодная лампа, мазер, ультрафиолетовый радиатор</w:t>
            </w:r>
          </w:p>
        </w:tc>
      </w:tr>
      <w:tr w:rsidR="00F50AC2" w:rsidRPr="00697DD9" w14:paraId="7B71F8D1" w14:textId="77777777" w:rsidTr="004D3221">
        <w:trPr>
          <w:trHeight w:val="20"/>
          <w:jc w:val="center"/>
        </w:trPr>
        <w:tc>
          <w:tcPr>
            <w:tcW w:w="362" w:type="pct"/>
            <w:vAlign w:val="center"/>
          </w:tcPr>
          <w:p w14:paraId="4EF1A0EF" w14:textId="77777777" w:rsidR="00F50AC2" w:rsidRPr="00697DD9" w:rsidRDefault="00F50AC2" w:rsidP="004D3221">
            <w:pPr>
              <w:rPr>
                <w:rFonts w:ascii="Arial" w:hAnsi="Arial" w:cs="Arial"/>
                <w:sz w:val="20"/>
                <w:szCs w:val="20"/>
              </w:rPr>
            </w:pPr>
            <w:r w:rsidRPr="00697DD9">
              <w:rPr>
                <w:rFonts w:ascii="Arial" w:hAnsi="Arial" w:cs="Arial"/>
                <w:sz w:val="20"/>
                <w:szCs w:val="20"/>
              </w:rPr>
              <w:t>EB</w:t>
            </w:r>
          </w:p>
        </w:tc>
        <w:tc>
          <w:tcPr>
            <w:tcW w:w="2476" w:type="pct"/>
            <w:vAlign w:val="center"/>
          </w:tcPr>
          <w:p w14:paraId="26B7CBB7"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путем преобразования электрической энергии</w:t>
            </w:r>
          </w:p>
        </w:tc>
        <w:tc>
          <w:tcPr>
            <w:tcW w:w="2162" w:type="pct"/>
            <w:vAlign w:val="center"/>
          </w:tcPr>
          <w:p w14:paraId="740EEB9E" w14:textId="77777777" w:rsidR="00F50AC2" w:rsidRPr="00697DD9" w:rsidRDefault="00F50AC2" w:rsidP="004D3221">
            <w:pPr>
              <w:rPr>
                <w:rFonts w:ascii="Arial" w:hAnsi="Arial" w:cs="Arial"/>
                <w:sz w:val="20"/>
                <w:szCs w:val="20"/>
              </w:rPr>
            </w:pPr>
            <w:r w:rsidRPr="00697DD9">
              <w:rPr>
                <w:rFonts w:ascii="Arial" w:hAnsi="Arial" w:cs="Arial"/>
                <w:sz w:val="20"/>
                <w:szCs w:val="20"/>
              </w:rPr>
              <w:t>Электрический котел, электрическая печь, электрический нагреватель, электрический радиатор, электродный паровой котел, нагревательный стержень, нагревательная проволока, инфракрасный нагревательный элемент</w:t>
            </w:r>
          </w:p>
        </w:tc>
      </w:tr>
      <w:tr w:rsidR="00F50AC2" w:rsidRPr="00697DD9" w14:paraId="37772F1B" w14:textId="77777777" w:rsidTr="004D3221">
        <w:trPr>
          <w:trHeight w:val="20"/>
          <w:jc w:val="center"/>
        </w:trPr>
        <w:tc>
          <w:tcPr>
            <w:tcW w:w="362" w:type="pct"/>
            <w:vAlign w:val="center"/>
          </w:tcPr>
          <w:p w14:paraId="5E6363D5" w14:textId="77777777" w:rsidR="00F50AC2" w:rsidRPr="00697DD9" w:rsidRDefault="00F50AC2" w:rsidP="004D3221">
            <w:pPr>
              <w:rPr>
                <w:rFonts w:ascii="Arial" w:hAnsi="Arial" w:cs="Arial"/>
                <w:sz w:val="20"/>
                <w:szCs w:val="20"/>
              </w:rPr>
            </w:pPr>
            <w:r w:rsidRPr="00697DD9">
              <w:rPr>
                <w:rFonts w:ascii="Arial" w:hAnsi="Arial" w:cs="Arial"/>
                <w:sz w:val="20"/>
                <w:szCs w:val="20"/>
              </w:rPr>
              <w:t>EC</w:t>
            </w:r>
          </w:p>
        </w:tc>
        <w:tc>
          <w:tcPr>
            <w:tcW w:w="2476" w:type="pct"/>
            <w:vAlign w:val="center"/>
          </w:tcPr>
          <w:p w14:paraId="25F9D09A"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энергии охлаждения путем преобразования электрической энергии</w:t>
            </w:r>
          </w:p>
        </w:tc>
        <w:tc>
          <w:tcPr>
            <w:tcW w:w="2162" w:type="pct"/>
            <w:vAlign w:val="center"/>
          </w:tcPr>
          <w:p w14:paraId="7BC45ED6" w14:textId="77777777" w:rsidR="00F50AC2" w:rsidRPr="00697DD9" w:rsidRDefault="00F50AC2" w:rsidP="004D3221">
            <w:pPr>
              <w:rPr>
                <w:rFonts w:ascii="Arial" w:hAnsi="Arial" w:cs="Arial"/>
                <w:sz w:val="20"/>
                <w:szCs w:val="20"/>
              </w:rPr>
            </w:pPr>
            <w:r w:rsidRPr="00697DD9">
              <w:rPr>
                <w:rFonts w:ascii="Arial" w:hAnsi="Arial" w:cs="Arial"/>
                <w:sz w:val="20"/>
                <w:szCs w:val="20"/>
              </w:rPr>
              <w:t>Холодильный агрегат, охлаждающий блок, морозильная камера, морозильная камера, элемент Пельтье, холодильник, охладитель с турбинным приводом</w:t>
            </w:r>
          </w:p>
        </w:tc>
      </w:tr>
      <w:tr w:rsidR="00F50AC2" w:rsidRPr="00697DD9" w14:paraId="7C9463ED" w14:textId="77777777" w:rsidTr="004D3221">
        <w:trPr>
          <w:trHeight w:val="20"/>
          <w:jc w:val="center"/>
        </w:trPr>
        <w:tc>
          <w:tcPr>
            <w:tcW w:w="362" w:type="pct"/>
            <w:vAlign w:val="center"/>
          </w:tcPr>
          <w:p w14:paraId="7256DFEB" w14:textId="77777777" w:rsidR="00F50AC2" w:rsidRPr="00697DD9" w:rsidRDefault="00F50AC2" w:rsidP="004D3221">
            <w:pPr>
              <w:rPr>
                <w:rFonts w:ascii="Arial" w:hAnsi="Arial" w:cs="Arial"/>
                <w:sz w:val="20"/>
                <w:szCs w:val="20"/>
              </w:rPr>
            </w:pPr>
            <w:r w:rsidRPr="00697DD9">
              <w:rPr>
                <w:rFonts w:ascii="Arial" w:hAnsi="Arial" w:cs="Arial"/>
                <w:sz w:val="20"/>
                <w:szCs w:val="20"/>
              </w:rPr>
              <w:t>ED</w:t>
            </w:r>
          </w:p>
        </w:tc>
        <w:tc>
          <w:tcPr>
            <w:tcW w:w="2476" w:type="pct"/>
            <w:vAlign w:val="center"/>
          </w:tcPr>
          <w:p w14:paraId="09D934A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CC5D54A" w14:textId="77777777" w:rsidR="00F50AC2" w:rsidRPr="00697DD9" w:rsidRDefault="00F50AC2" w:rsidP="004D3221">
            <w:pPr>
              <w:rPr>
                <w:rFonts w:ascii="Arial" w:hAnsi="Arial" w:cs="Arial"/>
                <w:sz w:val="20"/>
                <w:szCs w:val="20"/>
              </w:rPr>
            </w:pPr>
          </w:p>
        </w:tc>
      </w:tr>
      <w:tr w:rsidR="00F50AC2" w:rsidRPr="00697DD9" w14:paraId="2D77EEB2" w14:textId="77777777" w:rsidTr="004D3221">
        <w:trPr>
          <w:trHeight w:val="20"/>
          <w:jc w:val="center"/>
        </w:trPr>
        <w:tc>
          <w:tcPr>
            <w:tcW w:w="362" w:type="pct"/>
            <w:vAlign w:val="center"/>
          </w:tcPr>
          <w:p w14:paraId="63CA789A" w14:textId="77777777" w:rsidR="00F50AC2" w:rsidRPr="00697DD9" w:rsidRDefault="00F50AC2" w:rsidP="004D3221">
            <w:pPr>
              <w:rPr>
                <w:rFonts w:ascii="Arial" w:hAnsi="Arial" w:cs="Arial"/>
                <w:sz w:val="20"/>
                <w:szCs w:val="20"/>
              </w:rPr>
            </w:pPr>
            <w:r w:rsidRPr="00697DD9">
              <w:rPr>
                <w:rFonts w:ascii="Arial" w:hAnsi="Arial" w:cs="Arial"/>
                <w:sz w:val="20"/>
                <w:szCs w:val="20"/>
              </w:rPr>
              <w:t>EE</w:t>
            </w:r>
          </w:p>
        </w:tc>
        <w:tc>
          <w:tcPr>
            <w:tcW w:w="2476" w:type="pct"/>
            <w:vAlign w:val="center"/>
          </w:tcPr>
          <w:p w14:paraId="69818F5F"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другого электромагнитного излучения с помощью электрической энергии</w:t>
            </w:r>
          </w:p>
        </w:tc>
        <w:tc>
          <w:tcPr>
            <w:tcW w:w="2162" w:type="pct"/>
            <w:vAlign w:val="center"/>
          </w:tcPr>
          <w:p w14:paraId="2A663124" w14:textId="77777777" w:rsidR="00F50AC2" w:rsidRPr="00697DD9" w:rsidRDefault="00F50AC2" w:rsidP="004D3221">
            <w:pPr>
              <w:rPr>
                <w:rFonts w:ascii="Arial" w:hAnsi="Arial" w:cs="Arial"/>
                <w:sz w:val="20"/>
                <w:szCs w:val="20"/>
              </w:rPr>
            </w:pPr>
          </w:p>
        </w:tc>
      </w:tr>
      <w:tr w:rsidR="00F50AC2" w:rsidRPr="00697DD9" w14:paraId="6DFC5C83" w14:textId="77777777" w:rsidTr="004D3221">
        <w:trPr>
          <w:trHeight w:val="20"/>
          <w:jc w:val="center"/>
        </w:trPr>
        <w:tc>
          <w:tcPr>
            <w:tcW w:w="362" w:type="pct"/>
            <w:vAlign w:val="center"/>
          </w:tcPr>
          <w:p w14:paraId="6D0CFA7A" w14:textId="77777777" w:rsidR="00F50AC2" w:rsidRPr="00697DD9" w:rsidRDefault="00F50AC2" w:rsidP="004D3221">
            <w:pPr>
              <w:rPr>
                <w:rFonts w:ascii="Arial" w:hAnsi="Arial" w:cs="Arial"/>
                <w:sz w:val="20"/>
                <w:szCs w:val="20"/>
              </w:rPr>
            </w:pPr>
            <w:r w:rsidRPr="00697DD9">
              <w:rPr>
                <w:rFonts w:ascii="Arial" w:hAnsi="Arial" w:cs="Arial"/>
                <w:sz w:val="20"/>
                <w:szCs w:val="20"/>
              </w:rPr>
              <w:t>EF</w:t>
            </w:r>
          </w:p>
        </w:tc>
        <w:tc>
          <w:tcPr>
            <w:tcW w:w="2476" w:type="pct"/>
            <w:vAlign w:val="center"/>
          </w:tcPr>
          <w:p w14:paraId="25F21607"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электромагнитного излучения для целей сигнализации</w:t>
            </w:r>
          </w:p>
        </w:tc>
        <w:tc>
          <w:tcPr>
            <w:tcW w:w="2162" w:type="pct"/>
            <w:vAlign w:val="center"/>
          </w:tcPr>
          <w:p w14:paraId="5343E02F" w14:textId="77777777" w:rsidR="00F50AC2" w:rsidRPr="00697DD9" w:rsidRDefault="00F50AC2" w:rsidP="004D3221">
            <w:pPr>
              <w:rPr>
                <w:rFonts w:ascii="Arial" w:hAnsi="Arial" w:cs="Arial"/>
                <w:sz w:val="20"/>
                <w:szCs w:val="20"/>
              </w:rPr>
            </w:pPr>
          </w:p>
        </w:tc>
      </w:tr>
      <w:tr w:rsidR="00F50AC2" w:rsidRPr="00697DD9" w14:paraId="037222DD" w14:textId="77777777" w:rsidTr="004D3221">
        <w:trPr>
          <w:trHeight w:val="20"/>
          <w:jc w:val="center"/>
        </w:trPr>
        <w:tc>
          <w:tcPr>
            <w:tcW w:w="362" w:type="pct"/>
            <w:vAlign w:val="center"/>
          </w:tcPr>
          <w:p w14:paraId="05760DF2" w14:textId="77777777" w:rsidR="00F50AC2" w:rsidRPr="00697DD9" w:rsidRDefault="00F50AC2" w:rsidP="004D3221">
            <w:pPr>
              <w:rPr>
                <w:rFonts w:ascii="Arial" w:hAnsi="Arial" w:cs="Arial"/>
                <w:sz w:val="20"/>
                <w:szCs w:val="20"/>
              </w:rPr>
            </w:pPr>
            <w:r w:rsidRPr="00697DD9">
              <w:rPr>
                <w:rFonts w:ascii="Arial" w:hAnsi="Arial" w:cs="Arial"/>
                <w:sz w:val="20"/>
                <w:szCs w:val="20"/>
              </w:rPr>
              <w:t>EG</w:t>
            </w:r>
          </w:p>
        </w:tc>
        <w:tc>
          <w:tcPr>
            <w:tcW w:w="2476" w:type="pct"/>
            <w:vAlign w:val="center"/>
          </w:tcPr>
          <w:p w14:paraId="1D01B63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5B8F3E9" w14:textId="77777777" w:rsidR="00F50AC2" w:rsidRPr="00697DD9" w:rsidRDefault="00F50AC2" w:rsidP="004D3221">
            <w:pPr>
              <w:rPr>
                <w:rFonts w:ascii="Arial" w:hAnsi="Arial" w:cs="Arial"/>
                <w:sz w:val="20"/>
                <w:szCs w:val="20"/>
              </w:rPr>
            </w:pPr>
          </w:p>
        </w:tc>
      </w:tr>
      <w:tr w:rsidR="00F50AC2" w:rsidRPr="00697DD9" w14:paraId="34950E0F" w14:textId="77777777" w:rsidTr="004D3221">
        <w:trPr>
          <w:trHeight w:val="20"/>
          <w:jc w:val="center"/>
        </w:trPr>
        <w:tc>
          <w:tcPr>
            <w:tcW w:w="362" w:type="pct"/>
            <w:vAlign w:val="center"/>
          </w:tcPr>
          <w:p w14:paraId="4CB03D5E" w14:textId="77777777" w:rsidR="00F50AC2" w:rsidRPr="00697DD9" w:rsidRDefault="00F50AC2" w:rsidP="004D3221">
            <w:pPr>
              <w:rPr>
                <w:rFonts w:ascii="Arial" w:hAnsi="Arial" w:cs="Arial"/>
                <w:sz w:val="20"/>
                <w:szCs w:val="20"/>
              </w:rPr>
            </w:pPr>
            <w:r w:rsidRPr="00697DD9">
              <w:rPr>
                <w:rFonts w:ascii="Arial" w:hAnsi="Arial" w:cs="Arial"/>
                <w:sz w:val="20"/>
                <w:szCs w:val="20"/>
              </w:rPr>
              <w:t>EH</w:t>
            </w:r>
          </w:p>
        </w:tc>
        <w:tc>
          <w:tcPr>
            <w:tcW w:w="2476" w:type="pct"/>
            <w:vAlign w:val="center"/>
          </w:tcPr>
          <w:p w14:paraId="202F2B1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C961449" w14:textId="77777777" w:rsidR="00F50AC2" w:rsidRPr="00697DD9" w:rsidRDefault="00F50AC2" w:rsidP="004D3221">
            <w:pPr>
              <w:rPr>
                <w:rFonts w:ascii="Arial" w:hAnsi="Arial" w:cs="Arial"/>
                <w:sz w:val="20"/>
                <w:szCs w:val="20"/>
              </w:rPr>
            </w:pPr>
          </w:p>
        </w:tc>
      </w:tr>
      <w:tr w:rsidR="00F50AC2" w:rsidRPr="00697DD9" w14:paraId="05C8AE56" w14:textId="77777777" w:rsidTr="004D3221">
        <w:trPr>
          <w:trHeight w:val="20"/>
          <w:jc w:val="center"/>
        </w:trPr>
        <w:tc>
          <w:tcPr>
            <w:tcW w:w="362" w:type="pct"/>
            <w:vAlign w:val="center"/>
          </w:tcPr>
          <w:p w14:paraId="5549319C" w14:textId="77777777" w:rsidR="00F50AC2" w:rsidRPr="00697DD9" w:rsidRDefault="00F50AC2" w:rsidP="004D3221">
            <w:pPr>
              <w:rPr>
                <w:rFonts w:ascii="Arial" w:hAnsi="Arial" w:cs="Arial"/>
                <w:sz w:val="20"/>
                <w:szCs w:val="20"/>
              </w:rPr>
            </w:pPr>
            <w:r w:rsidRPr="00697DD9">
              <w:rPr>
                <w:rFonts w:ascii="Arial" w:hAnsi="Arial" w:cs="Arial"/>
                <w:sz w:val="20"/>
                <w:szCs w:val="20"/>
              </w:rPr>
              <w:t>EJ</w:t>
            </w:r>
          </w:p>
        </w:tc>
        <w:tc>
          <w:tcPr>
            <w:tcW w:w="2476" w:type="pct"/>
            <w:vAlign w:val="center"/>
          </w:tcPr>
          <w:p w14:paraId="7401178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8F12295" w14:textId="77777777" w:rsidR="00F50AC2" w:rsidRPr="00697DD9" w:rsidRDefault="00F50AC2" w:rsidP="004D3221">
            <w:pPr>
              <w:rPr>
                <w:rFonts w:ascii="Arial" w:hAnsi="Arial" w:cs="Arial"/>
                <w:sz w:val="20"/>
                <w:szCs w:val="20"/>
              </w:rPr>
            </w:pPr>
          </w:p>
        </w:tc>
      </w:tr>
      <w:tr w:rsidR="00F50AC2" w:rsidRPr="00697DD9" w14:paraId="0471B4F8" w14:textId="77777777" w:rsidTr="004D3221">
        <w:trPr>
          <w:trHeight w:val="20"/>
          <w:jc w:val="center"/>
        </w:trPr>
        <w:tc>
          <w:tcPr>
            <w:tcW w:w="362" w:type="pct"/>
            <w:vAlign w:val="center"/>
          </w:tcPr>
          <w:p w14:paraId="7ED4C48C" w14:textId="77777777" w:rsidR="00F50AC2" w:rsidRPr="00697DD9" w:rsidRDefault="00F50AC2" w:rsidP="004D3221">
            <w:pPr>
              <w:rPr>
                <w:rFonts w:ascii="Arial" w:hAnsi="Arial" w:cs="Arial"/>
                <w:sz w:val="20"/>
                <w:szCs w:val="20"/>
              </w:rPr>
            </w:pPr>
            <w:r w:rsidRPr="00697DD9">
              <w:rPr>
                <w:rFonts w:ascii="Arial" w:hAnsi="Arial" w:cs="Arial"/>
                <w:sz w:val="20"/>
                <w:szCs w:val="20"/>
              </w:rPr>
              <w:t>EK</w:t>
            </w:r>
          </w:p>
        </w:tc>
        <w:tc>
          <w:tcPr>
            <w:tcW w:w="2476" w:type="pct"/>
            <w:vAlign w:val="center"/>
          </w:tcPr>
          <w:p w14:paraId="43852E9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75A0B55" w14:textId="77777777" w:rsidR="00F50AC2" w:rsidRPr="00697DD9" w:rsidRDefault="00F50AC2" w:rsidP="004D3221">
            <w:pPr>
              <w:rPr>
                <w:rFonts w:ascii="Arial" w:hAnsi="Arial" w:cs="Arial"/>
                <w:sz w:val="20"/>
                <w:szCs w:val="20"/>
              </w:rPr>
            </w:pPr>
          </w:p>
        </w:tc>
      </w:tr>
      <w:tr w:rsidR="00F50AC2" w:rsidRPr="00697DD9" w14:paraId="134B62CA" w14:textId="77777777" w:rsidTr="004D3221">
        <w:trPr>
          <w:trHeight w:val="20"/>
          <w:jc w:val="center"/>
        </w:trPr>
        <w:tc>
          <w:tcPr>
            <w:tcW w:w="362" w:type="pct"/>
            <w:vAlign w:val="center"/>
          </w:tcPr>
          <w:p w14:paraId="19382F97" w14:textId="77777777" w:rsidR="00F50AC2" w:rsidRPr="00697DD9" w:rsidRDefault="00F50AC2" w:rsidP="004D3221">
            <w:pPr>
              <w:rPr>
                <w:rFonts w:ascii="Arial" w:hAnsi="Arial" w:cs="Arial"/>
                <w:sz w:val="20"/>
                <w:szCs w:val="20"/>
              </w:rPr>
            </w:pPr>
            <w:r w:rsidRPr="00697DD9">
              <w:rPr>
                <w:rFonts w:ascii="Arial" w:hAnsi="Arial" w:cs="Arial"/>
                <w:sz w:val="20"/>
                <w:szCs w:val="20"/>
              </w:rPr>
              <w:t>EL</w:t>
            </w:r>
          </w:p>
        </w:tc>
        <w:tc>
          <w:tcPr>
            <w:tcW w:w="2476" w:type="pct"/>
            <w:vAlign w:val="center"/>
          </w:tcPr>
          <w:p w14:paraId="1B866EC0"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электромагнитного излучения для целей освещения путем сжигания ископаемого топлива</w:t>
            </w:r>
          </w:p>
        </w:tc>
        <w:tc>
          <w:tcPr>
            <w:tcW w:w="2162" w:type="pct"/>
            <w:vAlign w:val="center"/>
          </w:tcPr>
          <w:p w14:paraId="0F538CC0" w14:textId="77777777" w:rsidR="00F50AC2" w:rsidRPr="00697DD9" w:rsidRDefault="00F50AC2" w:rsidP="004D3221">
            <w:pPr>
              <w:rPr>
                <w:rFonts w:ascii="Arial" w:hAnsi="Arial" w:cs="Arial"/>
                <w:sz w:val="20"/>
                <w:szCs w:val="20"/>
              </w:rPr>
            </w:pPr>
            <w:r w:rsidRPr="00697DD9">
              <w:rPr>
                <w:rFonts w:ascii="Arial" w:hAnsi="Arial" w:cs="Arial"/>
                <w:sz w:val="20"/>
                <w:szCs w:val="20"/>
              </w:rPr>
              <w:t>Газовая лампа, парафиновая лампа</w:t>
            </w:r>
          </w:p>
        </w:tc>
      </w:tr>
      <w:tr w:rsidR="00F50AC2" w:rsidRPr="00697DD9" w14:paraId="14177ED7" w14:textId="77777777" w:rsidTr="004D3221">
        <w:trPr>
          <w:trHeight w:val="20"/>
          <w:jc w:val="center"/>
        </w:trPr>
        <w:tc>
          <w:tcPr>
            <w:tcW w:w="362" w:type="pct"/>
            <w:vAlign w:val="center"/>
          </w:tcPr>
          <w:p w14:paraId="4E19AC55" w14:textId="77777777" w:rsidR="00F50AC2" w:rsidRPr="00697DD9" w:rsidRDefault="00F50AC2" w:rsidP="004D3221">
            <w:pPr>
              <w:rPr>
                <w:rFonts w:ascii="Arial" w:hAnsi="Arial" w:cs="Arial"/>
                <w:sz w:val="20"/>
                <w:szCs w:val="20"/>
              </w:rPr>
            </w:pPr>
            <w:r w:rsidRPr="00697DD9">
              <w:rPr>
                <w:rFonts w:ascii="Arial" w:hAnsi="Arial" w:cs="Arial"/>
                <w:sz w:val="20"/>
                <w:szCs w:val="20"/>
              </w:rPr>
              <w:t>EM</w:t>
            </w:r>
          </w:p>
        </w:tc>
        <w:tc>
          <w:tcPr>
            <w:tcW w:w="2476" w:type="pct"/>
            <w:vAlign w:val="center"/>
          </w:tcPr>
          <w:p w14:paraId="49F5279F"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путем конверсии химической энергии</w:t>
            </w:r>
          </w:p>
        </w:tc>
        <w:tc>
          <w:tcPr>
            <w:tcW w:w="2162" w:type="pct"/>
            <w:vAlign w:val="center"/>
          </w:tcPr>
          <w:p w14:paraId="5CFDEA6F" w14:textId="77777777" w:rsidR="00F50AC2" w:rsidRPr="00697DD9" w:rsidRDefault="00F50AC2" w:rsidP="004D3221">
            <w:pPr>
              <w:rPr>
                <w:rFonts w:ascii="Arial" w:hAnsi="Arial" w:cs="Arial"/>
                <w:sz w:val="20"/>
                <w:szCs w:val="20"/>
              </w:rPr>
            </w:pPr>
            <w:r w:rsidRPr="00697DD9">
              <w:rPr>
                <w:rFonts w:ascii="Arial" w:hAnsi="Arial" w:cs="Arial"/>
                <w:sz w:val="20"/>
                <w:szCs w:val="20"/>
              </w:rPr>
              <w:t>Бойлер, горелка, решетка для горения, печь</w:t>
            </w:r>
          </w:p>
        </w:tc>
      </w:tr>
      <w:tr w:rsidR="00F50AC2" w:rsidRPr="00697DD9" w14:paraId="012CC750" w14:textId="77777777" w:rsidTr="004D3221">
        <w:trPr>
          <w:trHeight w:val="20"/>
          <w:jc w:val="center"/>
        </w:trPr>
        <w:tc>
          <w:tcPr>
            <w:tcW w:w="362" w:type="pct"/>
            <w:vAlign w:val="center"/>
          </w:tcPr>
          <w:p w14:paraId="6469C1C4" w14:textId="77777777" w:rsidR="00F50AC2" w:rsidRPr="00697DD9" w:rsidRDefault="00F50AC2" w:rsidP="004D3221">
            <w:pPr>
              <w:rPr>
                <w:rFonts w:ascii="Arial" w:hAnsi="Arial" w:cs="Arial"/>
                <w:sz w:val="20"/>
                <w:szCs w:val="20"/>
              </w:rPr>
            </w:pPr>
            <w:r w:rsidRPr="00697DD9">
              <w:rPr>
                <w:rFonts w:ascii="Arial" w:hAnsi="Arial" w:cs="Arial"/>
                <w:sz w:val="20"/>
                <w:szCs w:val="20"/>
              </w:rPr>
              <w:t>EN</w:t>
            </w:r>
          </w:p>
        </w:tc>
        <w:tc>
          <w:tcPr>
            <w:tcW w:w="2476" w:type="pct"/>
            <w:vAlign w:val="center"/>
          </w:tcPr>
          <w:p w14:paraId="483B56DE"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энергии охлаждения путем преобразования химической энергии</w:t>
            </w:r>
          </w:p>
        </w:tc>
        <w:tc>
          <w:tcPr>
            <w:tcW w:w="2162" w:type="pct"/>
            <w:vAlign w:val="center"/>
          </w:tcPr>
          <w:p w14:paraId="2780543F" w14:textId="77777777" w:rsidR="00F50AC2" w:rsidRPr="00697DD9" w:rsidRDefault="00F50AC2" w:rsidP="004D3221">
            <w:pPr>
              <w:rPr>
                <w:rFonts w:ascii="Arial" w:hAnsi="Arial" w:cs="Arial"/>
                <w:sz w:val="20"/>
                <w:szCs w:val="20"/>
              </w:rPr>
            </w:pPr>
            <w:r w:rsidRPr="00697DD9">
              <w:rPr>
                <w:rFonts w:ascii="Arial" w:hAnsi="Arial" w:cs="Arial"/>
                <w:sz w:val="20"/>
                <w:szCs w:val="20"/>
              </w:rPr>
              <w:t>Холодильный насос, холодильник</w:t>
            </w:r>
          </w:p>
        </w:tc>
      </w:tr>
      <w:tr w:rsidR="00F50AC2" w:rsidRPr="00697DD9" w14:paraId="32DBDD2B" w14:textId="77777777" w:rsidTr="004D3221">
        <w:trPr>
          <w:trHeight w:val="20"/>
          <w:jc w:val="center"/>
        </w:trPr>
        <w:tc>
          <w:tcPr>
            <w:tcW w:w="362" w:type="pct"/>
            <w:vAlign w:val="center"/>
          </w:tcPr>
          <w:p w14:paraId="2DE6F40C" w14:textId="77777777" w:rsidR="00F50AC2" w:rsidRPr="00697DD9" w:rsidRDefault="00F50AC2" w:rsidP="004D3221">
            <w:pPr>
              <w:rPr>
                <w:rFonts w:ascii="Arial" w:hAnsi="Arial" w:cs="Arial"/>
                <w:sz w:val="20"/>
                <w:szCs w:val="20"/>
              </w:rPr>
            </w:pPr>
            <w:r w:rsidRPr="00697DD9">
              <w:rPr>
                <w:rFonts w:ascii="Arial" w:hAnsi="Arial" w:cs="Arial"/>
                <w:sz w:val="20"/>
                <w:szCs w:val="20"/>
              </w:rPr>
              <w:t>EP</w:t>
            </w:r>
          </w:p>
        </w:tc>
        <w:tc>
          <w:tcPr>
            <w:tcW w:w="2476" w:type="pct"/>
            <w:vAlign w:val="center"/>
          </w:tcPr>
          <w:p w14:paraId="102D3BBE"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конвекцией</w:t>
            </w:r>
          </w:p>
        </w:tc>
        <w:tc>
          <w:tcPr>
            <w:tcW w:w="2162" w:type="pct"/>
            <w:vAlign w:val="center"/>
          </w:tcPr>
          <w:p w14:paraId="32599CA9" w14:textId="77777777" w:rsidR="00F50AC2" w:rsidRPr="00697DD9" w:rsidRDefault="00F50AC2" w:rsidP="004D3221">
            <w:pPr>
              <w:rPr>
                <w:rFonts w:ascii="Arial" w:hAnsi="Arial" w:cs="Arial"/>
                <w:sz w:val="20"/>
                <w:szCs w:val="20"/>
              </w:rPr>
            </w:pPr>
            <w:r w:rsidRPr="00697DD9">
              <w:rPr>
                <w:rFonts w:ascii="Arial" w:hAnsi="Arial" w:cs="Arial"/>
                <w:sz w:val="20"/>
                <w:szCs w:val="20"/>
              </w:rPr>
              <w:t>Котел, конденсатор, испаритель, экономайзер, нагреватель питающей воды, теплообменник, теплогенерирующий парогенератор, радиатор, парогенератор</w:t>
            </w:r>
          </w:p>
        </w:tc>
      </w:tr>
      <w:tr w:rsidR="00F50AC2" w:rsidRPr="00697DD9" w14:paraId="5BB287C5" w14:textId="77777777" w:rsidTr="004D3221">
        <w:trPr>
          <w:trHeight w:val="20"/>
          <w:jc w:val="center"/>
        </w:trPr>
        <w:tc>
          <w:tcPr>
            <w:tcW w:w="362" w:type="pct"/>
            <w:vAlign w:val="center"/>
          </w:tcPr>
          <w:p w14:paraId="37C08DAE" w14:textId="77777777" w:rsidR="00F50AC2" w:rsidRPr="00697DD9" w:rsidRDefault="00F50AC2" w:rsidP="004D3221">
            <w:pPr>
              <w:rPr>
                <w:rFonts w:ascii="Arial" w:hAnsi="Arial" w:cs="Arial"/>
                <w:sz w:val="20"/>
                <w:szCs w:val="20"/>
              </w:rPr>
            </w:pPr>
            <w:r w:rsidRPr="00697DD9">
              <w:rPr>
                <w:rFonts w:ascii="Arial" w:hAnsi="Arial" w:cs="Arial"/>
                <w:sz w:val="20"/>
                <w:szCs w:val="20"/>
              </w:rPr>
              <w:t>EQ</w:t>
            </w:r>
          </w:p>
        </w:tc>
        <w:tc>
          <w:tcPr>
            <w:tcW w:w="2476" w:type="pct"/>
            <w:vAlign w:val="center"/>
          </w:tcPr>
          <w:p w14:paraId="7108203E"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энергии охлаждения конвекцией</w:t>
            </w:r>
          </w:p>
        </w:tc>
        <w:tc>
          <w:tcPr>
            <w:tcW w:w="2162" w:type="pct"/>
            <w:vAlign w:val="center"/>
          </w:tcPr>
          <w:p w14:paraId="5FC9CC61" w14:textId="77777777" w:rsidR="00F50AC2" w:rsidRPr="00697DD9" w:rsidRDefault="00F50AC2" w:rsidP="004D3221">
            <w:pPr>
              <w:rPr>
                <w:rFonts w:ascii="Arial" w:hAnsi="Arial" w:cs="Arial"/>
                <w:sz w:val="20"/>
                <w:szCs w:val="20"/>
              </w:rPr>
            </w:pPr>
            <w:r w:rsidRPr="00697DD9">
              <w:rPr>
                <w:rFonts w:ascii="Arial" w:hAnsi="Arial" w:cs="Arial"/>
                <w:sz w:val="20"/>
                <w:szCs w:val="20"/>
              </w:rPr>
              <w:t>Холодный насос, морозильник, холодильник</w:t>
            </w:r>
          </w:p>
        </w:tc>
      </w:tr>
      <w:tr w:rsidR="00F50AC2" w:rsidRPr="00697DD9" w14:paraId="1B9390B4" w14:textId="77777777" w:rsidTr="004D3221">
        <w:trPr>
          <w:trHeight w:val="20"/>
          <w:jc w:val="center"/>
        </w:trPr>
        <w:tc>
          <w:tcPr>
            <w:tcW w:w="362" w:type="pct"/>
            <w:vAlign w:val="center"/>
          </w:tcPr>
          <w:p w14:paraId="6B0F64EF" w14:textId="77777777" w:rsidR="00F50AC2" w:rsidRPr="00697DD9" w:rsidRDefault="00F50AC2" w:rsidP="004D3221">
            <w:pPr>
              <w:rPr>
                <w:rFonts w:ascii="Arial" w:hAnsi="Arial" w:cs="Arial"/>
                <w:sz w:val="20"/>
                <w:szCs w:val="20"/>
              </w:rPr>
            </w:pPr>
            <w:r w:rsidRPr="00697DD9">
              <w:rPr>
                <w:rFonts w:ascii="Arial" w:hAnsi="Arial" w:cs="Arial"/>
                <w:sz w:val="20"/>
                <w:szCs w:val="20"/>
              </w:rPr>
              <w:t>ER</w:t>
            </w:r>
          </w:p>
        </w:tc>
        <w:tc>
          <w:tcPr>
            <w:tcW w:w="2476" w:type="pct"/>
            <w:vAlign w:val="center"/>
          </w:tcPr>
          <w:p w14:paraId="48A012E5"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путем преобразования механической энергии</w:t>
            </w:r>
          </w:p>
        </w:tc>
        <w:tc>
          <w:tcPr>
            <w:tcW w:w="2162" w:type="pct"/>
            <w:vAlign w:val="center"/>
          </w:tcPr>
          <w:p w14:paraId="4001AE96" w14:textId="77777777" w:rsidR="00F50AC2" w:rsidRPr="00697DD9" w:rsidRDefault="00F50AC2" w:rsidP="004D3221">
            <w:pPr>
              <w:rPr>
                <w:rFonts w:ascii="Arial" w:hAnsi="Arial" w:cs="Arial"/>
                <w:sz w:val="20"/>
                <w:szCs w:val="20"/>
              </w:rPr>
            </w:pPr>
          </w:p>
        </w:tc>
      </w:tr>
      <w:tr w:rsidR="00F50AC2" w:rsidRPr="00697DD9" w14:paraId="20F7F376" w14:textId="77777777" w:rsidTr="004D3221">
        <w:trPr>
          <w:trHeight w:val="20"/>
          <w:jc w:val="center"/>
        </w:trPr>
        <w:tc>
          <w:tcPr>
            <w:tcW w:w="362" w:type="pct"/>
            <w:vAlign w:val="center"/>
          </w:tcPr>
          <w:p w14:paraId="07230590" w14:textId="77777777" w:rsidR="00F50AC2" w:rsidRPr="00697DD9" w:rsidRDefault="00F50AC2" w:rsidP="004D3221">
            <w:pPr>
              <w:rPr>
                <w:rFonts w:ascii="Arial" w:hAnsi="Arial" w:cs="Arial"/>
                <w:sz w:val="20"/>
                <w:szCs w:val="20"/>
              </w:rPr>
            </w:pPr>
            <w:r w:rsidRPr="00697DD9">
              <w:rPr>
                <w:rFonts w:ascii="Arial" w:hAnsi="Arial" w:cs="Arial"/>
                <w:sz w:val="20"/>
                <w:szCs w:val="20"/>
              </w:rPr>
              <w:t>ES</w:t>
            </w:r>
          </w:p>
        </w:tc>
        <w:tc>
          <w:tcPr>
            <w:tcW w:w="2476" w:type="pct"/>
            <w:vAlign w:val="center"/>
          </w:tcPr>
          <w:p w14:paraId="65991351"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энергии охлаждения путем преобразования механической энергии</w:t>
            </w:r>
          </w:p>
        </w:tc>
        <w:tc>
          <w:tcPr>
            <w:tcW w:w="2162" w:type="pct"/>
            <w:vAlign w:val="center"/>
          </w:tcPr>
          <w:p w14:paraId="3C86F87F" w14:textId="77777777" w:rsidR="00F50AC2" w:rsidRPr="00697DD9" w:rsidRDefault="00F50AC2" w:rsidP="004D3221">
            <w:pPr>
              <w:rPr>
                <w:rFonts w:ascii="Arial" w:hAnsi="Arial" w:cs="Arial"/>
                <w:sz w:val="20"/>
                <w:szCs w:val="20"/>
              </w:rPr>
            </w:pPr>
            <w:r w:rsidRPr="00697DD9">
              <w:rPr>
                <w:rFonts w:ascii="Arial" w:hAnsi="Arial" w:cs="Arial"/>
                <w:sz w:val="20"/>
                <w:szCs w:val="20"/>
              </w:rPr>
              <w:t>Механический холодильник</w:t>
            </w:r>
          </w:p>
        </w:tc>
      </w:tr>
      <w:tr w:rsidR="00F50AC2" w:rsidRPr="00697DD9" w14:paraId="3BF1C8B3" w14:textId="77777777" w:rsidTr="004D3221">
        <w:trPr>
          <w:trHeight w:val="20"/>
          <w:jc w:val="center"/>
        </w:trPr>
        <w:tc>
          <w:tcPr>
            <w:tcW w:w="362" w:type="pct"/>
            <w:vAlign w:val="center"/>
          </w:tcPr>
          <w:p w14:paraId="6343A8BE" w14:textId="77777777" w:rsidR="00F50AC2" w:rsidRPr="00697DD9" w:rsidRDefault="00F50AC2" w:rsidP="004D3221">
            <w:pPr>
              <w:rPr>
                <w:rFonts w:ascii="Arial" w:hAnsi="Arial" w:cs="Arial"/>
                <w:sz w:val="20"/>
                <w:szCs w:val="20"/>
              </w:rPr>
            </w:pPr>
            <w:r w:rsidRPr="00697DD9">
              <w:rPr>
                <w:rFonts w:ascii="Arial" w:hAnsi="Arial" w:cs="Arial"/>
                <w:sz w:val="20"/>
                <w:szCs w:val="20"/>
              </w:rPr>
              <w:t>ET</w:t>
            </w:r>
          </w:p>
        </w:tc>
        <w:tc>
          <w:tcPr>
            <w:tcW w:w="2476" w:type="pct"/>
            <w:vAlign w:val="center"/>
          </w:tcPr>
          <w:p w14:paraId="35AD67AD"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ядерным делением</w:t>
            </w:r>
          </w:p>
        </w:tc>
        <w:tc>
          <w:tcPr>
            <w:tcW w:w="2162" w:type="pct"/>
            <w:vAlign w:val="center"/>
          </w:tcPr>
          <w:p w14:paraId="586F2BD7" w14:textId="77777777" w:rsidR="00F50AC2" w:rsidRPr="00697DD9" w:rsidRDefault="00F50AC2" w:rsidP="004D3221">
            <w:pPr>
              <w:rPr>
                <w:rFonts w:ascii="Arial" w:hAnsi="Arial" w:cs="Arial"/>
                <w:sz w:val="20"/>
                <w:szCs w:val="20"/>
              </w:rPr>
            </w:pPr>
            <w:r w:rsidRPr="00697DD9">
              <w:rPr>
                <w:rFonts w:ascii="Arial" w:hAnsi="Arial" w:cs="Arial"/>
                <w:sz w:val="20"/>
                <w:szCs w:val="20"/>
              </w:rPr>
              <w:t>Ядерный реактор</w:t>
            </w:r>
          </w:p>
        </w:tc>
      </w:tr>
      <w:tr w:rsidR="00F50AC2" w:rsidRPr="00697DD9" w14:paraId="4B41D23D" w14:textId="77777777" w:rsidTr="004D3221">
        <w:trPr>
          <w:trHeight w:val="20"/>
          <w:jc w:val="center"/>
        </w:trPr>
        <w:tc>
          <w:tcPr>
            <w:tcW w:w="362" w:type="pct"/>
            <w:vAlign w:val="center"/>
          </w:tcPr>
          <w:p w14:paraId="45AD3C97" w14:textId="77777777" w:rsidR="00F50AC2" w:rsidRPr="00697DD9" w:rsidRDefault="00F50AC2" w:rsidP="004D3221">
            <w:pPr>
              <w:rPr>
                <w:rFonts w:ascii="Arial" w:hAnsi="Arial" w:cs="Arial"/>
                <w:sz w:val="20"/>
                <w:szCs w:val="20"/>
              </w:rPr>
            </w:pPr>
            <w:r w:rsidRPr="00697DD9">
              <w:rPr>
                <w:rFonts w:ascii="Arial" w:hAnsi="Arial" w:cs="Arial"/>
                <w:sz w:val="20"/>
                <w:szCs w:val="20"/>
              </w:rPr>
              <w:t>EU</w:t>
            </w:r>
          </w:p>
        </w:tc>
        <w:tc>
          <w:tcPr>
            <w:tcW w:w="2476" w:type="pct"/>
            <w:vAlign w:val="center"/>
          </w:tcPr>
          <w:p w14:paraId="21FA4439"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излучения частиц</w:t>
            </w:r>
          </w:p>
        </w:tc>
        <w:tc>
          <w:tcPr>
            <w:tcW w:w="2162" w:type="pct"/>
            <w:vAlign w:val="center"/>
          </w:tcPr>
          <w:p w14:paraId="1918109B" w14:textId="77777777" w:rsidR="00F50AC2" w:rsidRPr="00697DD9" w:rsidRDefault="00F50AC2" w:rsidP="004D3221">
            <w:pPr>
              <w:rPr>
                <w:rFonts w:ascii="Arial" w:hAnsi="Arial" w:cs="Arial"/>
                <w:sz w:val="20"/>
                <w:szCs w:val="20"/>
              </w:rPr>
            </w:pPr>
            <w:r w:rsidRPr="00697DD9">
              <w:rPr>
                <w:rFonts w:ascii="Arial" w:hAnsi="Arial" w:cs="Arial"/>
                <w:sz w:val="20"/>
                <w:szCs w:val="20"/>
              </w:rPr>
              <w:t>Магнетронный распылитель, нейтронный генератор</w:t>
            </w:r>
          </w:p>
        </w:tc>
      </w:tr>
      <w:tr w:rsidR="00F50AC2" w:rsidRPr="00697DD9" w14:paraId="0B81CA89" w14:textId="77777777" w:rsidTr="004D3221">
        <w:trPr>
          <w:trHeight w:val="20"/>
          <w:jc w:val="center"/>
        </w:trPr>
        <w:tc>
          <w:tcPr>
            <w:tcW w:w="362" w:type="pct"/>
            <w:vAlign w:val="center"/>
          </w:tcPr>
          <w:p w14:paraId="372B5663" w14:textId="77777777" w:rsidR="00F50AC2" w:rsidRPr="00697DD9" w:rsidRDefault="00F50AC2" w:rsidP="004D3221">
            <w:pPr>
              <w:rPr>
                <w:rFonts w:ascii="Arial" w:hAnsi="Arial" w:cs="Arial"/>
                <w:sz w:val="20"/>
                <w:szCs w:val="20"/>
              </w:rPr>
            </w:pPr>
            <w:r w:rsidRPr="00697DD9">
              <w:rPr>
                <w:rFonts w:ascii="Arial" w:hAnsi="Arial" w:cs="Arial"/>
                <w:sz w:val="20"/>
                <w:szCs w:val="20"/>
              </w:rPr>
              <w:t>EV</w:t>
            </w:r>
          </w:p>
        </w:tc>
        <w:tc>
          <w:tcPr>
            <w:tcW w:w="2476" w:type="pct"/>
            <w:vAlign w:val="center"/>
          </w:tcPr>
          <w:p w14:paraId="149DE0D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7C77FE3" w14:textId="77777777" w:rsidR="00F50AC2" w:rsidRPr="00697DD9" w:rsidRDefault="00F50AC2" w:rsidP="004D3221">
            <w:pPr>
              <w:rPr>
                <w:rFonts w:ascii="Arial" w:hAnsi="Arial" w:cs="Arial"/>
                <w:sz w:val="20"/>
                <w:szCs w:val="20"/>
              </w:rPr>
            </w:pPr>
          </w:p>
        </w:tc>
      </w:tr>
      <w:tr w:rsidR="00F50AC2" w:rsidRPr="00697DD9" w14:paraId="0776C6B8" w14:textId="77777777" w:rsidTr="004D3221">
        <w:trPr>
          <w:trHeight w:val="20"/>
          <w:jc w:val="center"/>
        </w:trPr>
        <w:tc>
          <w:tcPr>
            <w:tcW w:w="362" w:type="pct"/>
            <w:vAlign w:val="center"/>
          </w:tcPr>
          <w:p w14:paraId="0D439D8C" w14:textId="77777777" w:rsidR="00F50AC2" w:rsidRPr="00697DD9" w:rsidRDefault="00F50AC2" w:rsidP="004D3221">
            <w:pPr>
              <w:rPr>
                <w:rFonts w:ascii="Arial" w:hAnsi="Arial" w:cs="Arial"/>
                <w:sz w:val="20"/>
                <w:szCs w:val="20"/>
              </w:rPr>
            </w:pPr>
            <w:r w:rsidRPr="00697DD9">
              <w:rPr>
                <w:rFonts w:ascii="Arial" w:hAnsi="Arial" w:cs="Arial"/>
                <w:sz w:val="20"/>
                <w:szCs w:val="20"/>
              </w:rPr>
              <w:t>EW</w:t>
            </w:r>
          </w:p>
        </w:tc>
        <w:tc>
          <w:tcPr>
            <w:tcW w:w="2476" w:type="pct"/>
            <w:vAlign w:val="center"/>
          </w:tcPr>
          <w:p w14:paraId="75FFCB0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11D2DE6" w14:textId="77777777" w:rsidR="00F50AC2" w:rsidRPr="00697DD9" w:rsidRDefault="00F50AC2" w:rsidP="004D3221">
            <w:pPr>
              <w:rPr>
                <w:rFonts w:ascii="Arial" w:hAnsi="Arial" w:cs="Arial"/>
                <w:sz w:val="20"/>
                <w:szCs w:val="20"/>
              </w:rPr>
            </w:pPr>
          </w:p>
        </w:tc>
      </w:tr>
      <w:tr w:rsidR="00F50AC2" w:rsidRPr="00697DD9" w14:paraId="3AAE5FD7" w14:textId="77777777" w:rsidTr="004D3221">
        <w:trPr>
          <w:trHeight w:val="20"/>
          <w:jc w:val="center"/>
        </w:trPr>
        <w:tc>
          <w:tcPr>
            <w:tcW w:w="362" w:type="pct"/>
            <w:vAlign w:val="center"/>
          </w:tcPr>
          <w:p w14:paraId="72B2458D" w14:textId="77777777" w:rsidR="00F50AC2" w:rsidRPr="00697DD9" w:rsidRDefault="00F50AC2" w:rsidP="004D3221">
            <w:pPr>
              <w:rPr>
                <w:rFonts w:ascii="Arial" w:hAnsi="Arial" w:cs="Arial"/>
                <w:sz w:val="20"/>
                <w:szCs w:val="20"/>
              </w:rPr>
            </w:pPr>
            <w:r w:rsidRPr="00697DD9">
              <w:rPr>
                <w:rFonts w:ascii="Arial" w:hAnsi="Arial" w:cs="Arial"/>
                <w:sz w:val="20"/>
                <w:szCs w:val="20"/>
              </w:rPr>
              <w:t>EX</w:t>
            </w:r>
          </w:p>
        </w:tc>
        <w:tc>
          <w:tcPr>
            <w:tcW w:w="2476" w:type="pct"/>
            <w:vAlign w:val="center"/>
          </w:tcPr>
          <w:p w14:paraId="3C2321B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D14E1C" w14:textId="77777777" w:rsidR="00F50AC2" w:rsidRPr="00697DD9" w:rsidRDefault="00F50AC2" w:rsidP="004D3221">
            <w:pPr>
              <w:rPr>
                <w:rFonts w:ascii="Arial" w:hAnsi="Arial" w:cs="Arial"/>
                <w:sz w:val="20"/>
                <w:szCs w:val="20"/>
              </w:rPr>
            </w:pPr>
          </w:p>
        </w:tc>
      </w:tr>
      <w:tr w:rsidR="00F50AC2" w:rsidRPr="00697DD9" w14:paraId="7BC92271" w14:textId="77777777" w:rsidTr="004D3221">
        <w:trPr>
          <w:trHeight w:val="20"/>
          <w:jc w:val="center"/>
        </w:trPr>
        <w:tc>
          <w:tcPr>
            <w:tcW w:w="362" w:type="pct"/>
            <w:vAlign w:val="center"/>
          </w:tcPr>
          <w:p w14:paraId="4E9F8283"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EY</w:t>
            </w:r>
          </w:p>
        </w:tc>
        <w:tc>
          <w:tcPr>
            <w:tcW w:w="2476" w:type="pct"/>
            <w:vAlign w:val="center"/>
          </w:tcPr>
          <w:p w14:paraId="585EB96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4FB67C7" w14:textId="77777777" w:rsidR="00F50AC2" w:rsidRPr="00697DD9" w:rsidRDefault="00F50AC2" w:rsidP="004D3221">
            <w:pPr>
              <w:rPr>
                <w:rFonts w:ascii="Arial" w:hAnsi="Arial" w:cs="Arial"/>
                <w:sz w:val="20"/>
                <w:szCs w:val="20"/>
              </w:rPr>
            </w:pPr>
          </w:p>
        </w:tc>
      </w:tr>
      <w:tr w:rsidR="00F50AC2" w:rsidRPr="00697DD9" w14:paraId="14373203" w14:textId="77777777" w:rsidTr="004D3221">
        <w:trPr>
          <w:trHeight w:val="20"/>
          <w:jc w:val="center"/>
        </w:trPr>
        <w:tc>
          <w:tcPr>
            <w:tcW w:w="362" w:type="pct"/>
            <w:vAlign w:val="center"/>
          </w:tcPr>
          <w:p w14:paraId="6E3B517E" w14:textId="77777777" w:rsidR="00F50AC2" w:rsidRPr="00697DD9" w:rsidRDefault="00F50AC2" w:rsidP="004D3221">
            <w:pPr>
              <w:rPr>
                <w:rFonts w:ascii="Arial" w:hAnsi="Arial" w:cs="Arial"/>
                <w:sz w:val="20"/>
                <w:szCs w:val="20"/>
              </w:rPr>
            </w:pPr>
            <w:r w:rsidRPr="00697DD9">
              <w:rPr>
                <w:rFonts w:ascii="Arial" w:hAnsi="Arial" w:cs="Arial"/>
                <w:sz w:val="20"/>
                <w:szCs w:val="20"/>
              </w:rPr>
              <w:t>EZ</w:t>
            </w:r>
          </w:p>
        </w:tc>
        <w:tc>
          <w:tcPr>
            <w:tcW w:w="2476" w:type="pct"/>
            <w:vAlign w:val="center"/>
          </w:tcPr>
          <w:p w14:paraId="74B24622" w14:textId="77777777" w:rsidR="00F50AC2" w:rsidRPr="00697DD9" w:rsidRDefault="00F50AC2"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76396DD3" w14:textId="77777777" w:rsidR="00F50AC2" w:rsidRPr="00697DD9" w:rsidRDefault="00F50AC2" w:rsidP="004D3221">
            <w:pPr>
              <w:rPr>
                <w:rFonts w:ascii="Arial" w:hAnsi="Arial" w:cs="Arial"/>
                <w:sz w:val="20"/>
                <w:szCs w:val="20"/>
              </w:rPr>
            </w:pPr>
          </w:p>
        </w:tc>
      </w:tr>
      <w:tr w:rsidR="00F50AC2" w:rsidRPr="00697DD9" w14:paraId="480CB6E9" w14:textId="77777777" w:rsidTr="004D3221">
        <w:trPr>
          <w:trHeight w:val="20"/>
          <w:jc w:val="center"/>
        </w:trPr>
        <w:tc>
          <w:tcPr>
            <w:tcW w:w="362" w:type="pct"/>
            <w:vAlign w:val="center"/>
          </w:tcPr>
          <w:p w14:paraId="24866865" w14:textId="77777777" w:rsidR="00F50AC2" w:rsidRPr="00697DD9" w:rsidRDefault="00F50AC2" w:rsidP="004D3221">
            <w:pPr>
              <w:rPr>
                <w:sz w:val="20"/>
                <w:szCs w:val="20"/>
              </w:rPr>
            </w:pPr>
          </w:p>
        </w:tc>
        <w:tc>
          <w:tcPr>
            <w:tcW w:w="2476" w:type="pct"/>
            <w:vAlign w:val="center"/>
          </w:tcPr>
          <w:p w14:paraId="535FB339" w14:textId="77777777" w:rsidR="00F50AC2" w:rsidRPr="00697DD9" w:rsidRDefault="00F50AC2" w:rsidP="004D3221">
            <w:pPr>
              <w:rPr>
                <w:sz w:val="20"/>
                <w:szCs w:val="20"/>
              </w:rPr>
            </w:pPr>
          </w:p>
        </w:tc>
        <w:tc>
          <w:tcPr>
            <w:tcW w:w="2162" w:type="pct"/>
            <w:vAlign w:val="center"/>
          </w:tcPr>
          <w:p w14:paraId="196B64F4" w14:textId="77777777" w:rsidR="00F50AC2" w:rsidRPr="00697DD9" w:rsidRDefault="00F50AC2" w:rsidP="004D3221">
            <w:pPr>
              <w:rPr>
                <w:sz w:val="20"/>
                <w:szCs w:val="20"/>
              </w:rPr>
            </w:pPr>
          </w:p>
        </w:tc>
      </w:tr>
      <w:tr w:rsidR="00F50AC2" w:rsidRPr="00DE6E76" w14:paraId="29826786" w14:textId="77777777" w:rsidTr="004D3221">
        <w:trPr>
          <w:trHeight w:val="20"/>
          <w:jc w:val="center"/>
        </w:trPr>
        <w:tc>
          <w:tcPr>
            <w:tcW w:w="5000" w:type="pct"/>
            <w:gridSpan w:val="3"/>
            <w:vAlign w:val="center"/>
          </w:tcPr>
          <w:p w14:paraId="2AD1F36B" w14:textId="77777777" w:rsidR="00F50AC2" w:rsidRPr="00F50AC2" w:rsidRDefault="00F50AC2" w:rsidP="004D3221">
            <w:pPr>
              <w:rPr>
                <w:b/>
                <w:sz w:val="20"/>
                <w:szCs w:val="20"/>
                <w:lang w:val="en-US"/>
              </w:rPr>
            </w:pPr>
            <w:r w:rsidRPr="00F50AC2">
              <w:rPr>
                <w:rFonts w:ascii="Arial" w:hAnsi="Arial" w:cs="Arial"/>
                <w:b/>
                <w:sz w:val="20"/>
                <w:szCs w:val="20"/>
                <w:lang w:val="en-US"/>
              </w:rPr>
              <w:t>Main class F</w:t>
            </w:r>
          </w:p>
          <w:p w14:paraId="5374237D" w14:textId="77777777" w:rsidR="00F50AC2" w:rsidRPr="00F50AC2" w:rsidRDefault="00F50AC2" w:rsidP="004D3221">
            <w:pPr>
              <w:rPr>
                <w:sz w:val="20"/>
                <w:szCs w:val="20"/>
                <w:lang w:val="en-US"/>
              </w:rPr>
            </w:pPr>
            <w:r w:rsidRPr="00F50AC2">
              <w:rPr>
                <w:rFonts w:ascii="Arial" w:hAnsi="Arial" w:cs="Arial"/>
                <w:b/>
                <w:sz w:val="20"/>
                <w:szCs w:val="20"/>
                <w:lang w:val="en-US"/>
              </w:rPr>
              <w:t>Direct protection (self-acting) of a flow of energy, signals, personnel or equipment from dangerous or unwanted conditions, including systems and equipment for protective purposes</w:t>
            </w:r>
          </w:p>
        </w:tc>
      </w:tr>
      <w:tr w:rsidR="00F50AC2" w:rsidRPr="00697DD9" w14:paraId="05148944" w14:textId="77777777" w:rsidTr="004D3221">
        <w:trPr>
          <w:trHeight w:val="20"/>
          <w:jc w:val="center"/>
        </w:trPr>
        <w:tc>
          <w:tcPr>
            <w:tcW w:w="362" w:type="pct"/>
            <w:vAlign w:val="center"/>
          </w:tcPr>
          <w:p w14:paraId="0ACA55DA"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0F4C3B54"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7A8CC2A7"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62FB8707" w14:textId="77777777" w:rsidTr="004D3221">
        <w:trPr>
          <w:trHeight w:val="20"/>
          <w:jc w:val="center"/>
        </w:trPr>
        <w:tc>
          <w:tcPr>
            <w:tcW w:w="362" w:type="pct"/>
            <w:vAlign w:val="center"/>
          </w:tcPr>
          <w:p w14:paraId="7FE2AE45" w14:textId="77777777" w:rsidR="00F50AC2" w:rsidRPr="00697DD9" w:rsidRDefault="00F50AC2" w:rsidP="004D3221">
            <w:pPr>
              <w:rPr>
                <w:rFonts w:ascii="Arial" w:hAnsi="Arial" w:cs="Arial"/>
                <w:sz w:val="20"/>
                <w:szCs w:val="20"/>
              </w:rPr>
            </w:pPr>
            <w:r w:rsidRPr="00697DD9">
              <w:rPr>
                <w:rFonts w:ascii="Arial" w:hAnsi="Arial" w:cs="Arial"/>
                <w:sz w:val="20"/>
                <w:szCs w:val="20"/>
              </w:rPr>
              <w:t>FA</w:t>
            </w:r>
          </w:p>
        </w:tc>
        <w:tc>
          <w:tcPr>
            <w:tcW w:w="2476" w:type="pct"/>
            <w:vAlign w:val="center"/>
          </w:tcPr>
          <w:p w14:paraId="36449297"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перенапряжения</w:t>
            </w:r>
          </w:p>
        </w:tc>
        <w:tc>
          <w:tcPr>
            <w:tcW w:w="2162" w:type="pct"/>
            <w:vAlign w:val="center"/>
          </w:tcPr>
          <w:p w14:paraId="7FB878B4" w14:textId="77777777" w:rsidR="00F50AC2" w:rsidRPr="00697DD9" w:rsidRDefault="00F50AC2" w:rsidP="004D3221">
            <w:pPr>
              <w:rPr>
                <w:rFonts w:ascii="Arial" w:hAnsi="Arial" w:cs="Arial"/>
                <w:sz w:val="20"/>
                <w:szCs w:val="20"/>
              </w:rPr>
            </w:pPr>
            <w:r w:rsidRPr="00697DD9">
              <w:rPr>
                <w:rFonts w:ascii="Arial" w:hAnsi="Arial" w:cs="Arial"/>
                <w:sz w:val="20"/>
                <w:szCs w:val="20"/>
              </w:rPr>
              <w:t>Разрядник, ограничитель перенапряжений</w:t>
            </w:r>
          </w:p>
        </w:tc>
      </w:tr>
      <w:tr w:rsidR="00F50AC2" w:rsidRPr="00697DD9" w14:paraId="464C552B" w14:textId="77777777" w:rsidTr="004D3221">
        <w:trPr>
          <w:trHeight w:val="20"/>
          <w:jc w:val="center"/>
        </w:trPr>
        <w:tc>
          <w:tcPr>
            <w:tcW w:w="362" w:type="pct"/>
            <w:vAlign w:val="center"/>
          </w:tcPr>
          <w:p w14:paraId="6677F846" w14:textId="77777777" w:rsidR="00F50AC2" w:rsidRPr="00697DD9" w:rsidRDefault="00F50AC2" w:rsidP="004D3221">
            <w:pPr>
              <w:rPr>
                <w:rFonts w:ascii="Arial" w:hAnsi="Arial" w:cs="Arial"/>
                <w:sz w:val="20"/>
                <w:szCs w:val="20"/>
              </w:rPr>
            </w:pPr>
            <w:r w:rsidRPr="00697DD9">
              <w:rPr>
                <w:rFonts w:ascii="Arial" w:hAnsi="Arial" w:cs="Arial"/>
                <w:sz w:val="20"/>
                <w:szCs w:val="20"/>
              </w:rPr>
              <w:t>FB</w:t>
            </w:r>
          </w:p>
        </w:tc>
        <w:tc>
          <w:tcPr>
            <w:tcW w:w="2476" w:type="pct"/>
            <w:vAlign w:val="center"/>
          </w:tcPr>
          <w:p w14:paraId="237C8261"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остаточного тока</w:t>
            </w:r>
          </w:p>
        </w:tc>
        <w:tc>
          <w:tcPr>
            <w:tcW w:w="2162" w:type="pct"/>
            <w:vAlign w:val="center"/>
          </w:tcPr>
          <w:p w14:paraId="7AA27AC2" w14:textId="77777777" w:rsidR="00F50AC2" w:rsidRPr="00697DD9" w:rsidRDefault="00F50AC2" w:rsidP="004D3221">
            <w:pPr>
              <w:rPr>
                <w:rFonts w:ascii="Arial" w:hAnsi="Arial" w:cs="Arial"/>
                <w:sz w:val="20"/>
                <w:szCs w:val="20"/>
              </w:rPr>
            </w:pPr>
            <w:r w:rsidRPr="00697DD9">
              <w:rPr>
                <w:rFonts w:ascii="Arial" w:hAnsi="Arial" w:cs="Arial"/>
                <w:sz w:val="20"/>
                <w:szCs w:val="20"/>
              </w:rPr>
              <w:t>Устройство остаточного тока</w:t>
            </w:r>
          </w:p>
        </w:tc>
      </w:tr>
      <w:tr w:rsidR="00F50AC2" w:rsidRPr="00697DD9" w14:paraId="21EC1D1D" w14:textId="77777777" w:rsidTr="004D3221">
        <w:trPr>
          <w:trHeight w:val="20"/>
          <w:jc w:val="center"/>
        </w:trPr>
        <w:tc>
          <w:tcPr>
            <w:tcW w:w="362" w:type="pct"/>
            <w:vAlign w:val="center"/>
          </w:tcPr>
          <w:p w14:paraId="796C33A6" w14:textId="77777777" w:rsidR="00F50AC2" w:rsidRPr="00697DD9" w:rsidRDefault="00F50AC2" w:rsidP="004D3221">
            <w:pPr>
              <w:rPr>
                <w:rFonts w:ascii="Arial" w:hAnsi="Arial" w:cs="Arial"/>
                <w:sz w:val="20"/>
                <w:szCs w:val="20"/>
              </w:rPr>
            </w:pPr>
            <w:r w:rsidRPr="00697DD9">
              <w:rPr>
                <w:rFonts w:ascii="Arial" w:hAnsi="Arial" w:cs="Arial"/>
                <w:sz w:val="20"/>
                <w:szCs w:val="20"/>
              </w:rPr>
              <w:t>FC</w:t>
            </w:r>
          </w:p>
        </w:tc>
        <w:tc>
          <w:tcPr>
            <w:tcW w:w="2476" w:type="pct"/>
            <w:vAlign w:val="center"/>
          </w:tcPr>
          <w:p w14:paraId="47067020"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перегрузки по току</w:t>
            </w:r>
          </w:p>
        </w:tc>
        <w:tc>
          <w:tcPr>
            <w:tcW w:w="2162" w:type="pct"/>
            <w:vAlign w:val="center"/>
          </w:tcPr>
          <w:p w14:paraId="5D08492D" w14:textId="77777777" w:rsidR="00F50AC2" w:rsidRPr="00697DD9" w:rsidRDefault="00F50AC2" w:rsidP="004D3221">
            <w:pPr>
              <w:rPr>
                <w:rFonts w:ascii="Arial" w:hAnsi="Arial" w:cs="Arial"/>
                <w:sz w:val="20"/>
                <w:szCs w:val="20"/>
              </w:rPr>
            </w:pPr>
            <w:r w:rsidRPr="00697DD9">
              <w:rPr>
                <w:rFonts w:ascii="Arial" w:hAnsi="Arial" w:cs="Arial"/>
                <w:sz w:val="20"/>
                <w:szCs w:val="20"/>
              </w:rPr>
              <w:t>Предохранитель, блок предохранителей, миниатюрный автоматический выключатель, тепловая перегрузка</w:t>
            </w:r>
          </w:p>
        </w:tc>
      </w:tr>
      <w:tr w:rsidR="00F50AC2" w:rsidRPr="00697DD9" w14:paraId="09359B85" w14:textId="77777777" w:rsidTr="004D3221">
        <w:trPr>
          <w:trHeight w:val="20"/>
          <w:jc w:val="center"/>
        </w:trPr>
        <w:tc>
          <w:tcPr>
            <w:tcW w:w="362" w:type="pct"/>
            <w:vAlign w:val="center"/>
          </w:tcPr>
          <w:p w14:paraId="7A25AC3C" w14:textId="77777777" w:rsidR="00F50AC2" w:rsidRPr="00697DD9" w:rsidRDefault="00F50AC2" w:rsidP="004D3221">
            <w:pPr>
              <w:rPr>
                <w:rFonts w:ascii="Arial" w:hAnsi="Arial" w:cs="Arial"/>
                <w:sz w:val="20"/>
                <w:szCs w:val="20"/>
              </w:rPr>
            </w:pPr>
            <w:r w:rsidRPr="00697DD9">
              <w:rPr>
                <w:rFonts w:ascii="Arial" w:hAnsi="Arial" w:cs="Arial"/>
                <w:sz w:val="20"/>
                <w:szCs w:val="20"/>
              </w:rPr>
              <w:t>FD</w:t>
            </w:r>
          </w:p>
        </w:tc>
        <w:tc>
          <w:tcPr>
            <w:tcW w:w="2476" w:type="pct"/>
            <w:vAlign w:val="center"/>
          </w:tcPr>
          <w:p w14:paraId="124D7DA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1DAFD56" w14:textId="77777777" w:rsidR="00F50AC2" w:rsidRPr="00697DD9" w:rsidRDefault="00F50AC2" w:rsidP="004D3221">
            <w:pPr>
              <w:rPr>
                <w:rFonts w:ascii="Arial" w:hAnsi="Arial" w:cs="Arial"/>
                <w:sz w:val="20"/>
                <w:szCs w:val="20"/>
              </w:rPr>
            </w:pPr>
          </w:p>
        </w:tc>
      </w:tr>
      <w:tr w:rsidR="00F50AC2" w:rsidRPr="00697DD9" w14:paraId="597CB9D0" w14:textId="77777777" w:rsidTr="004D3221">
        <w:trPr>
          <w:trHeight w:val="20"/>
          <w:jc w:val="center"/>
        </w:trPr>
        <w:tc>
          <w:tcPr>
            <w:tcW w:w="362" w:type="pct"/>
            <w:vAlign w:val="center"/>
          </w:tcPr>
          <w:p w14:paraId="689BF789" w14:textId="77777777" w:rsidR="00F50AC2" w:rsidRPr="00697DD9" w:rsidRDefault="00F50AC2" w:rsidP="004D3221">
            <w:pPr>
              <w:rPr>
                <w:rFonts w:ascii="Arial" w:hAnsi="Arial" w:cs="Arial"/>
                <w:sz w:val="20"/>
                <w:szCs w:val="20"/>
              </w:rPr>
            </w:pPr>
            <w:r w:rsidRPr="00697DD9">
              <w:rPr>
                <w:rFonts w:ascii="Arial" w:hAnsi="Arial" w:cs="Arial"/>
                <w:sz w:val="20"/>
                <w:szCs w:val="20"/>
              </w:rPr>
              <w:t>FE</w:t>
            </w:r>
          </w:p>
        </w:tc>
        <w:tc>
          <w:tcPr>
            <w:tcW w:w="2476" w:type="pct"/>
            <w:vAlign w:val="center"/>
          </w:tcPr>
          <w:p w14:paraId="427421C7"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других электрических опасностей</w:t>
            </w:r>
          </w:p>
        </w:tc>
        <w:tc>
          <w:tcPr>
            <w:tcW w:w="2162" w:type="pct"/>
            <w:vAlign w:val="center"/>
          </w:tcPr>
          <w:p w14:paraId="7C40B56B" w14:textId="77777777" w:rsidR="00F50AC2" w:rsidRPr="00697DD9" w:rsidRDefault="00F50AC2" w:rsidP="004D3221">
            <w:pPr>
              <w:rPr>
                <w:rFonts w:ascii="Arial" w:hAnsi="Arial" w:cs="Arial"/>
                <w:sz w:val="20"/>
                <w:szCs w:val="20"/>
              </w:rPr>
            </w:pPr>
            <w:r w:rsidRPr="00697DD9">
              <w:rPr>
                <w:rFonts w:ascii="Arial" w:hAnsi="Arial" w:cs="Arial"/>
                <w:sz w:val="20"/>
                <w:szCs w:val="20"/>
              </w:rPr>
              <w:t>Корпус для электромагнитного экранирования, клетка Фарадея</w:t>
            </w:r>
          </w:p>
        </w:tc>
      </w:tr>
      <w:tr w:rsidR="00F50AC2" w:rsidRPr="00697DD9" w14:paraId="60A4FE8B" w14:textId="77777777" w:rsidTr="004D3221">
        <w:trPr>
          <w:trHeight w:val="20"/>
          <w:jc w:val="center"/>
        </w:trPr>
        <w:tc>
          <w:tcPr>
            <w:tcW w:w="362" w:type="pct"/>
            <w:vAlign w:val="center"/>
          </w:tcPr>
          <w:p w14:paraId="20F148CA" w14:textId="77777777" w:rsidR="00F50AC2" w:rsidRPr="00697DD9" w:rsidRDefault="00F50AC2" w:rsidP="004D3221">
            <w:pPr>
              <w:rPr>
                <w:rFonts w:ascii="Arial" w:hAnsi="Arial" w:cs="Arial"/>
                <w:sz w:val="20"/>
                <w:szCs w:val="20"/>
              </w:rPr>
            </w:pPr>
            <w:r w:rsidRPr="00697DD9">
              <w:rPr>
                <w:rFonts w:ascii="Arial" w:hAnsi="Arial" w:cs="Arial"/>
                <w:sz w:val="20"/>
                <w:szCs w:val="20"/>
              </w:rPr>
              <w:t>FF</w:t>
            </w:r>
          </w:p>
        </w:tc>
        <w:tc>
          <w:tcPr>
            <w:tcW w:w="2476" w:type="pct"/>
            <w:vMerge w:val="restart"/>
            <w:vAlign w:val="center"/>
          </w:tcPr>
          <w:p w14:paraId="63823A4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601DDC1" w14:textId="77777777" w:rsidR="00F50AC2" w:rsidRPr="00697DD9" w:rsidRDefault="00F50AC2" w:rsidP="004D3221">
            <w:pPr>
              <w:rPr>
                <w:rFonts w:ascii="Arial" w:hAnsi="Arial" w:cs="Arial"/>
                <w:sz w:val="20"/>
                <w:szCs w:val="20"/>
              </w:rPr>
            </w:pPr>
          </w:p>
        </w:tc>
      </w:tr>
      <w:tr w:rsidR="00F50AC2" w:rsidRPr="00697DD9" w14:paraId="7D017216" w14:textId="77777777" w:rsidTr="004D3221">
        <w:trPr>
          <w:trHeight w:val="20"/>
          <w:jc w:val="center"/>
        </w:trPr>
        <w:tc>
          <w:tcPr>
            <w:tcW w:w="362" w:type="pct"/>
            <w:vAlign w:val="center"/>
          </w:tcPr>
          <w:p w14:paraId="34C5F4A3" w14:textId="77777777" w:rsidR="00F50AC2" w:rsidRPr="00697DD9" w:rsidRDefault="00F50AC2" w:rsidP="004D3221">
            <w:pPr>
              <w:rPr>
                <w:rFonts w:ascii="Arial" w:hAnsi="Arial" w:cs="Arial"/>
                <w:sz w:val="20"/>
                <w:szCs w:val="20"/>
              </w:rPr>
            </w:pPr>
            <w:r w:rsidRPr="00697DD9">
              <w:rPr>
                <w:rFonts w:ascii="Arial" w:hAnsi="Arial" w:cs="Arial"/>
                <w:sz w:val="20"/>
                <w:szCs w:val="20"/>
              </w:rPr>
              <w:t>FG</w:t>
            </w:r>
          </w:p>
        </w:tc>
        <w:tc>
          <w:tcPr>
            <w:tcW w:w="2476" w:type="pct"/>
            <w:vMerge/>
            <w:vAlign w:val="center"/>
          </w:tcPr>
          <w:p w14:paraId="2946D866" w14:textId="77777777" w:rsidR="00F50AC2" w:rsidRPr="00697DD9" w:rsidRDefault="00F50AC2" w:rsidP="004D3221">
            <w:pPr>
              <w:rPr>
                <w:rFonts w:ascii="Arial" w:hAnsi="Arial" w:cs="Arial"/>
                <w:sz w:val="20"/>
                <w:szCs w:val="20"/>
              </w:rPr>
            </w:pPr>
          </w:p>
        </w:tc>
        <w:tc>
          <w:tcPr>
            <w:tcW w:w="2162" w:type="pct"/>
            <w:vAlign w:val="center"/>
          </w:tcPr>
          <w:p w14:paraId="1DE889F6" w14:textId="77777777" w:rsidR="00F50AC2" w:rsidRPr="00697DD9" w:rsidRDefault="00F50AC2" w:rsidP="004D3221">
            <w:pPr>
              <w:rPr>
                <w:rFonts w:ascii="Arial" w:hAnsi="Arial" w:cs="Arial"/>
                <w:sz w:val="20"/>
                <w:szCs w:val="20"/>
              </w:rPr>
            </w:pPr>
          </w:p>
        </w:tc>
      </w:tr>
      <w:tr w:rsidR="00F50AC2" w:rsidRPr="00697DD9" w14:paraId="5018E00B" w14:textId="77777777" w:rsidTr="004D3221">
        <w:trPr>
          <w:trHeight w:val="20"/>
          <w:jc w:val="center"/>
        </w:trPr>
        <w:tc>
          <w:tcPr>
            <w:tcW w:w="362" w:type="pct"/>
            <w:vAlign w:val="center"/>
          </w:tcPr>
          <w:p w14:paraId="3B82C063" w14:textId="77777777" w:rsidR="00F50AC2" w:rsidRPr="00697DD9" w:rsidRDefault="00F50AC2" w:rsidP="004D3221">
            <w:pPr>
              <w:rPr>
                <w:rFonts w:ascii="Arial" w:hAnsi="Arial" w:cs="Arial"/>
                <w:sz w:val="20"/>
                <w:szCs w:val="20"/>
              </w:rPr>
            </w:pPr>
            <w:r w:rsidRPr="00697DD9">
              <w:rPr>
                <w:rFonts w:ascii="Arial" w:hAnsi="Arial" w:cs="Arial"/>
                <w:sz w:val="20"/>
                <w:szCs w:val="20"/>
              </w:rPr>
              <w:t>FH</w:t>
            </w:r>
          </w:p>
        </w:tc>
        <w:tc>
          <w:tcPr>
            <w:tcW w:w="2476" w:type="pct"/>
            <w:vMerge/>
            <w:vAlign w:val="center"/>
          </w:tcPr>
          <w:p w14:paraId="221B5C53" w14:textId="77777777" w:rsidR="00F50AC2" w:rsidRPr="00697DD9" w:rsidRDefault="00F50AC2" w:rsidP="004D3221">
            <w:pPr>
              <w:rPr>
                <w:rFonts w:ascii="Arial" w:hAnsi="Arial" w:cs="Arial"/>
                <w:sz w:val="20"/>
                <w:szCs w:val="20"/>
              </w:rPr>
            </w:pPr>
          </w:p>
        </w:tc>
        <w:tc>
          <w:tcPr>
            <w:tcW w:w="2162" w:type="pct"/>
            <w:vAlign w:val="center"/>
          </w:tcPr>
          <w:p w14:paraId="0EB1A523" w14:textId="77777777" w:rsidR="00F50AC2" w:rsidRPr="00697DD9" w:rsidRDefault="00F50AC2" w:rsidP="004D3221">
            <w:pPr>
              <w:rPr>
                <w:rFonts w:ascii="Arial" w:hAnsi="Arial" w:cs="Arial"/>
                <w:sz w:val="20"/>
                <w:szCs w:val="20"/>
              </w:rPr>
            </w:pPr>
          </w:p>
        </w:tc>
      </w:tr>
      <w:tr w:rsidR="00F50AC2" w:rsidRPr="00697DD9" w14:paraId="084B2B5C" w14:textId="77777777" w:rsidTr="004D3221">
        <w:trPr>
          <w:trHeight w:val="20"/>
          <w:jc w:val="center"/>
        </w:trPr>
        <w:tc>
          <w:tcPr>
            <w:tcW w:w="362" w:type="pct"/>
            <w:vAlign w:val="center"/>
          </w:tcPr>
          <w:p w14:paraId="6557E5E7" w14:textId="77777777" w:rsidR="00F50AC2" w:rsidRPr="00697DD9" w:rsidRDefault="00F50AC2" w:rsidP="004D3221">
            <w:pPr>
              <w:rPr>
                <w:rFonts w:ascii="Arial" w:hAnsi="Arial" w:cs="Arial"/>
                <w:sz w:val="20"/>
                <w:szCs w:val="20"/>
              </w:rPr>
            </w:pPr>
            <w:r w:rsidRPr="00697DD9">
              <w:rPr>
                <w:rFonts w:ascii="Arial" w:hAnsi="Arial" w:cs="Arial"/>
                <w:sz w:val="20"/>
                <w:szCs w:val="20"/>
              </w:rPr>
              <w:t>FJ</w:t>
            </w:r>
          </w:p>
        </w:tc>
        <w:tc>
          <w:tcPr>
            <w:tcW w:w="2476" w:type="pct"/>
            <w:vMerge/>
            <w:vAlign w:val="center"/>
          </w:tcPr>
          <w:p w14:paraId="781BBBEF" w14:textId="77777777" w:rsidR="00F50AC2" w:rsidRPr="00697DD9" w:rsidRDefault="00F50AC2" w:rsidP="004D3221">
            <w:pPr>
              <w:rPr>
                <w:rFonts w:ascii="Arial" w:hAnsi="Arial" w:cs="Arial"/>
                <w:sz w:val="20"/>
                <w:szCs w:val="20"/>
              </w:rPr>
            </w:pPr>
          </w:p>
        </w:tc>
        <w:tc>
          <w:tcPr>
            <w:tcW w:w="2162" w:type="pct"/>
            <w:vAlign w:val="center"/>
          </w:tcPr>
          <w:p w14:paraId="5B05CB0A" w14:textId="77777777" w:rsidR="00F50AC2" w:rsidRPr="00697DD9" w:rsidRDefault="00F50AC2" w:rsidP="004D3221">
            <w:pPr>
              <w:rPr>
                <w:rFonts w:ascii="Arial" w:hAnsi="Arial" w:cs="Arial"/>
                <w:sz w:val="20"/>
                <w:szCs w:val="20"/>
              </w:rPr>
            </w:pPr>
          </w:p>
        </w:tc>
      </w:tr>
      <w:tr w:rsidR="00F50AC2" w:rsidRPr="00697DD9" w14:paraId="466FF978" w14:textId="77777777" w:rsidTr="004D3221">
        <w:trPr>
          <w:trHeight w:val="20"/>
          <w:jc w:val="center"/>
        </w:trPr>
        <w:tc>
          <w:tcPr>
            <w:tcW w:w="362" w:type="pct"/>
            <w:vAlign w:val="center"/>
          </w:tcPr>
          <w:p w14:paraId="46CB0B0A" w14:textId="77777777" w:rsidR="00F50AC2" w:rsidRPr="00697DD9" w:rsidRDefault="00F50AC2" w:rsidP="004D3221">
            <w:pPr>
              <w:rPr>
                <w:rFonts w:ascii="Arial" w:hAnsi="Arial" w:cs="Arial"/>
                <w:sz w:val="20"/>
                <w:szCs w:val="20"/>
              </w:rPr>
            </w:pPr>
            <w:r w:rsidRPr="00697DD9">
              <w:rPr>
                <w:rFonts w:ascii="Arial" w:hAnsi="Arial" w:cs="Arial"/>
                <w:sz w:val="20"/>
                <w:szCs w:val="20"/>
              </w:rPr>
              <w:t>FK</w:t>
            </w:r>
          </w:p>
        </w:tc>
        <w:tc>
          <w:tcPr>
            <w:tcW w:w="2476" w:type="pct"/>
            <w:vMerge/>
            <w:vAlign w:val="center"/>
          </w:tcPr>
          <w:p w14:paraId="76735552" w14:textId="77777777" w:rsidR="00F50AC2" w:rsidRPr="00697DD9" w:rsidRDefault="00F50AC2" w:rsidP="004D3221">
            <w:pPr>
              <w:rPr>
                <w:rFonts w:ascii="Arial" w:hAnsi="Arial" w:cs="Arial"/>
                <w:sz w:val="20"/>
                <w:szCs w:val="20"/>
              </w:rPr>
            </w:pPr>
          </w:p>
        </w:tc>
        <w:tc>
          <w:tcPr>
            <w:tcW w:w="2162" w:type="pct"/>
            <w:vAlign w:val="center"/>
          </w:tcPr>
          <w:p w14:paraId="419D3110" w14:textId="77777777" w:rsidR="00F50AC2" w:rsidRPr="00697DD9" w:rsidRDefault="00F50AC2" w:rsidP="004D3221">
            <w:pPr>
              <w:rPr>
                <w:rFonts w:ascii="Arial" w:hAnsi="Arial" w:cs="Arial"/>
                <w:sz w:val="20"/>
                <w:szCs w:val="20"/>
              </w:rPr>
            </w:pPr>
          </w:p>
        </w:tc>
      </w:tr>
      <w:tr w:rsidR="00F50AC2" w:rsidRPr="00697DD9" w14:paraId="266E7594" w14:textId="77777777" w:rsidTr="004D3221">
        <w:trPr>
          <w:trHeight w:val="20"/>
          <w:jc w:val="center"/>
        </w:trPr>
        <w:tc>
          <w:tcPr>
            <w:tcW w:w="362" w:type="pct"/>
            <w:vAlign w:val="center"/>
          </w:tcPr>
          <w:p w14:paraId="50C25572" w14:textId="77777777" w:rsidR="00F50AC2" w:rsidRPr="00697DD9" w:rsidRDefault="00F50AC2" w:rsidP="004D3221">
            <w:pPr>
              <w:rPr>
                <w:rFonts w:ascii="Arial" w:hAnsi="Arial" w:cs="Arial"/>
                <w:sz w:val="20"/>
                <w:szCs w:val="20"/>
              </w:rPr>
            </w:pPr>
            <w:r w:rsidRPr="00697DD9">
              <w:rPr>
                <w:rFonts w:ascii="Arial" w:hAnsi="Arial" w:cs="Arial"/>
                <w:sz w:val="20"/>
                <w:szCs w:val="20"/>
              </w:rPr>
              <w:t>FL</w:t>
            </w:r>
          </w:p>
        </w:tc>
        <w:tc>
          <w:tcPr>
            <w:tcW w:w="2476" w:type="pct"/>
            <w:vAlign w:val="center"/>
          </w:tcPr>
          <w:p w14:paraId="4A54E2FC"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опасного давления</w:t>
            </w:r>
          </w:p>
        </w:tc>
        <w:tc>
          <w:tcPr>
            <w:tcW w:w="2162" w:type="pct"/>
            <w:vAlign w:val="center"/>
          </w:tcPr>
          <w:p w14:paraId="3594BEF4" w14:textId="77777777" w:rsidR="00F50AC2" w:rsidRPr="00697DD9" w:rsidRDefault="00F50AC2" w:rsidP="004D3221">
            <w:pPr>
              <w:rPr>
                <w:rFonts w:ascii="Arial" w:hAnsi="Arial" w:cs="Arial"/>
                <w:sz w:val="20"/>
                <w:szCs w:val="20"/>
              </w:rPr>
            </w:pPr>
            <w:r w:rsidRPr="00697DD9">
              <w:rPr>
                <w:rFonts w:ascii="Arial" w:hAnsi="Arial" w:cs="Arial"/>
                <w:sz w:val="20"/>
                <w:szCs w:val="20"/>
              </w:rPr>
              <w:t>Автоматическая дренажная ловушка, разрывной диск, предохранительный клапан, вакуумный выключатель</w:t>
            </w:r>
          </w:p>
        </w:tc>
      </w:tr>
      <w:tr w:rsidR="00F50AC2" w:rsidRPr="00697DD9" w14:paraId="075BB515" w14:textId="77777777" w:rsidTr="004D3221">
        <w:trPr>
          <w:trHeight w:val="20"/>
          <w:jc w:val="center"/>
        </w:trPr>
        <w:tc>
          <w:tcPr>
            <w:tcW w:w="362" w:type="pct"/>
            <w:vAlign w:val="center"/>
          </w:tcPr>
          <w:p w14:paraId="76A1678F" w14:textId="77777777" w:rsidR="00F50AC2" w:rsidRPr="00697DD9" w:rsidRDefault="00F50AC2" w:rsidP="004D3221">
            <w:pPr>
              <w:rPr>
                <w:rFonts w:ascii="Arial" w:hAnsi="Arial" w:cs="Arial"/>
                <w:sz w:val="20"/>
                <w:szCs w:val="20"/>
              </w:rPr>
            </w:pPr>
            <w:r w:rsidRPr="00697DD9">
              <w:rPr>
                <w:rFonts w:ascii="Arial" w:hAnsi="Arial" w:cs="Arial"/>
                <w:sz w:val="20"/>
                <w:szCs w:val="20"/>
              </w:rPr>
              <w:t>FM</w:t>
            </w:r>
          </w:p>
        </w:tc>
        <w:tc>
          <w:tcPr>
            <w:tcW w:w="2476" w:type="pct"/>
            <w:vAlign w:val="center"/>
          </w:tcPr>
          <w:p w14:paraId="290ECD04"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воздействия огня</w:t>
            </w:r>
          </w:p>
        </w:tc>
        <w:tc>
          <w:tcPr>
            <w:tcW w:w="2162" w:type="pct"/>
            <w:vAlign w:val="center"/>
          </w:tcPr>
          <w:p w14:paraId="37DBD3DE" w14:textId="77777777" w:rsidR="00F50AC2" w:rsidRPr="00697DD9" w:rsidRDefault="00F50AC2" w:rsidP="004D3221">
            <w:pPr>
              <w:rPr>
                <w:rFonts w:ascii="Arial" w:hAnsi="Arial" w:cs="Arial"/>
                <w:sz w:val="20"/>
                <w:szCs w:val="20"/>
              </w:rPr>
            </w:pPr>
            <w:r w:rsidRPr="00697DD9">
              <w:rPr>
                <w:rFonts w:ascii="Arial" w:hAnsi="Arial" w:cs="Arial"/>
                <w:sz w:val="20"/>
                <w:szCs w:val="20"/>
              </w:rPr>
              <w:t>Огнетушитель, противопожарная дверь, противопожарная защита, замок</w:t>
            </w:r>
          </w:p>
        </w:tc>
      </w:tr>
      <w:tr w:rsidR="00F50AC2" w:rsidRPr="00697DD9" w14:paraId="093D96F1" w14:textId="77777777" w:rsidTr="004D3221">
        <w:trPr>
          <w:trHeight w:val="20"/>
          <w:jc w:val="center"/>
        </w:trPr>
        <w:tc>
          <w:tcPr>
            <w:tcW w:w="362" w:type="pct"/>
            <w:vAlign w:val="center"/>
          </w:tcPr>
          <w:p w14:paraId="643E9A67" w14:textId="77777777" w:rsidR="00F50AC2" w:rsidRPr="00697DD9" w:rsidRDefault="00F50AC2" w:rsidP="004D3221">
            <w:pPr>
              <w:rPr>
                <w:rFonts w:ascii="Arial" w:hAnsi="Arial" w:cs="Arial"/>
                <w:sz w:val="20"/>
                <w:szCs w:val="20"/>
              </w:rPr>
            </w:pPr>
            <w:r w:rsidRPr="00697DD9">
              <w:rPr>
                <w:rFonts w:ascii="Arial" w:hAnsi="Arial" w:cs="Arial"/>
                <w:sz w:val="20"/>
                <w:szCs w:val="20"/>
              </w:rPr>
              <w:t>FN</w:t>
            </w:r>
          </w:p>
        </w:tc>
        <w:tc>
          <w:tcPr>
            <w:tcW w:w="2476" w:type="pct"/>
            <w:vAlign w:val="center"/>
          </w:tcPr>
          <w:p w14:paraId="50B64EF6"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опасного рабочего состояния или повреждения</w:t>
            </w:r>
          </w:p>
        </w:tc>
        <w:tc>
          <w:tcPr>
            <w:tcW w:w="2162" w:type="pct"/>
            <w:vAlign w:val="center"/>
          </w:tcPr>
          <w:p w14:paraId="7D0022A2" w14:textId="77777777" w:rsidR="00F50AC2" w:rsidRPr="00697DD9" w:rsidRDefault="00F50AC2" w:rsidP="004D3221">
            <w:pPr>
              <w:rPr>
                <w:rFonts w:ascii="Arial" w:hAnsi="Arial" w:cs="Arial"/>
                <w:sz w:val="20"/>
                <w:szCs w:val="20"/>
              </w:rPr>
            </w:pPr>
            <w:r w:rsidRPr="00697DD9">
              <w:rPr>
                <w:rFonts w:ascii="Arial" w:hAnsi="Arial" w:cs="Arial"/>
                <w:sz w:val="20"/>
                <w:szCs w:val="20"/>
              </w:rPr>
              <w:t>Ударная защита, защитное устройство, защитный экран, защитная гильза для термопары, предохранительная муфта</w:t>
            </w:r>
          </w:p>
        </w:tc>
      </w:tr>
      <w:tr w:rsidR="00F50AC2" w:rsidRPr="00697DD9" w14:paraId="715FDA4F" w14:textId="77777777" w:rsidTr="004D3221">
        <w:trPr>
          <w:trHeight w:val="20"/>
          <w:jc w:val="center"/>
        </w:trPr>
        <w:tc>
          <w:tcPr>
            <w:tcW w:w="362" w:type="pct"/>
            <w:vAlign w:val="center"/>
          </w:tcPr>
          <w:p w14:paraId="1AD45938" w14:textId="77777777" w:rsidR="00F50AC2" w:rsidRPr="00697DD9" w:rsidRDefault="00F50AC2" w:rsidP="004D3221">
            <w:pPr>
              <w:rPr>
                <w:rFonts w:ascii="Arial" w:hAnsi="Arial" w:cs="Arial"/>
                <w:sz w:val="20"/>
                <w:szCs w:val="20"/>
              </w:rPr>
            </w:pPr>
            <w:r w:rsidRPr="00697DD9">
              <w:rPr>
                <w:rFonts w:ascii="Arial" w:hAnsi="Arial" w:cs="Arial"/>
                <w:sz w:val="20"/>
                <w:szCs w:val="20"/>
              </w:rPr>
              <w:t>FP</w:t>
            </w:r>
          </w:p>
        </w:tc>
        <w:tc>
          <w:tcPr>
            <w:tcW w:w="2476" w:type="pct"/>
            <w:vAlign w:val="center"/>
          </w:tcPr>
          <w:p w14:paraId="5F6F7FA0"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опасных выбросов (например, радиация, химические выбросы, шум)</w:t>
            </w:r>
          </w:p>
        </w:tc>
        <w:tc>
          <w:tcPr>
            <w:tcW w:w="2162" w:type="pct"/>
            <w:vAlign w:val="center"/>
          </w:tcPr>
          <w:p w14:paraId="53800580" w14:textId="77777777" w:rsidR="00F50AC2" w:rsidRPr="00697DD9" w:rsidRDefault="00F50AC2" w:rsidP="004D3221">
            <w:pPr>
              <w:rPr>
                <w:rFonts w:ascii="Arial" w:hAnsi="Arial" w:cs="Arial"/>
                <w:sz w:val="20"/>
                <w:szCs w:val="20"/>
              </w:rPr>
            </w:pPr>
            <w:r w:rsidRPr="00697DD9">
              <w:rPr>
                <w:rFonts w:ascii="Arial" w:hAnsi="Arial" w:cs="Arial"/>
                <w:sz w:val="20"/>
                <w:szCs w:val="20"/>
              </w:rPr>
              <w:t>Оборудование для защиты реактора</w:t>
            </w:r>
          </w:p>
        </w:tc>
      </w:tr>
      <w:tr w:rsidR="00F50AC2" w:rsidRPr="00697DD9" w14:paraId="02D8196B" w14:textId="77777777" w:rsidTr="004D3221">
        <w:trPr>
          <w:trHeight w:val="20"/>
          <w:jc w:val="center"/>
        </w:trPr>
        <w:tc>
          <w:tcPr>
            <w:tcW w:w="362" w:type="pct"/>
            <w:vAlign w:val="center"/>
          </w:tcPr>
          <w:p w14:paraId="05470E9A" w14:textId="77777777" w:rsidR="00F50AC2" w:rsidRPr="00697DD9" w:rsidRDefault="00F50AC2" w:rsidP="004D3221">
            <w:pPr>
              <w:rPr>
                <w:rFonts w:ascii="Arial" w:hAnsi="Arial" w:cs="Arial"/>
                <w:sz w:val="20"/>
                <w:szCs w:val="20"/>
              </w:rPr>
            </w:pPr>
            <w:r w:rsidRPr="00697DD9">
              <w:rPr>
                <w:rFonts w:ascii="Arial" w:hAnsi="Arial" w:cs="Arial"/>
                <w:sz w:val="20"/>
                <w:szCs w:val="20"/>
              </w:rPr>
              <w:t>FQ</w:t>
            </w:r>
          </w:p>
        </w:tc>
        <w:tc>
          <w:tcPr>
            <w:tcW w:w="2476" w:type="pct"/>
            <w:vAlign w:val="center"/>
          </w:tcPr>
          <w:p w14:paraId="1207CDD7"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опасностей или нежелательных ситуаций для человека или животных (например, защита)</w:t>
            </w:r>
          </w:p>
        </w:tc>
        <w:tc>
          <w:tcPr>
            <w:tcW w:w="2162" w:type="pct"/>
            <w:vAlign w:val="center"/>
          </w:tcPr>
          <w:p w14:paraId="507064CE" w14:textId="77777777" w:rsidR="00F50AC2" w:rsidRPr="00697DD9" w:rsidRDefault="00F50AC2" w:rsidP="004D3221">
            <w:pPr>
              <w:rPr>
                <w:rFonts w:ascii="Arial" w:hAnsi="Arial" w:cs="Arial"/>
                <w:sz w:val="20"/>
                <w:szCs w:val="20"/>
              </w:rPr>
            </w:pPr>
            <w:r w:rsidRPr="00697DD9">
              <w:rPr>
                <w:rFonts w:ascii="Arial" w:hAnsi="Arial" w:cs="Arial"/>
                <w:sz w:val="20"/>
                <w:szCs w:val="20"/>
              </w:rPr>
              <w:t>Подушка безопасности, барьеры, защита контактов, выходная дверь, эвакуум, забор, ворота, защита от бликов, защита, защита зрения, перила, ремень безопасности</w:t>
            </w:r>
          </w:p>
        </w:tc>
      </w:tr>
      <w:tr w:rsidR="00F50AC2" w:rsidRPr="00697DD9" w14:paraId="6E31BFF6" w14:textId="77777777" w:rsidTr="004D3221">
        <w:trPr>
          <w:trHeight w:val="20"/>
          <w:jc w:val="center"/>
        </w:trPr>
        <w:tc>
          <w:tcPr>
            <w:tcW w:w="362" w:type="pct"/>
            <w:vAlign w:val="center"/>
          </w:tcPr>
          <w:p w14:paraId="3753C489" w14:textId="77777777" w:rsidR="00F50AC2" w:rsidRPr="00697DD9" w:rsidRDefault="00F50AC2" w:rsidP="004D3221">
            <w:pPr>
              <w:rPr>
                <w:rFonts w:ascii="Arial" w:hAnsi="Arial" w:cs="Arial"/>
                <w:sz w:val="20"/>
                <w:szCs w:val="20"/>
              </w:rPr>
            </w:pPr>
            <w:r w:rsidRPr="00697DD9">
              <w:rPr>
                <w:rFonts w:ascii="Arial" w:hAnsi="Arial" w:cs="Arial"/>
                <w:sz w:val="20"/>
                <w:szCs w:val="20"/>
              </w:rPr>
              <w:t>FR</w:t>
            </w:r>
          </w:p>
        </w:tc>
        <w:tc>
          <w:tcPr>
            <w:tcW w:w="2476" w:type="pct"/>
            <w:vAlign w:val="center"/>
          </w:tcPr>
          <w:p w14:paraId="23A78B1F"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износа (например, коррозия)</w:t>
            </w:r>
          </w:p>
        </w:tc>
        <w:tc>
          <w:tcPr>
            <w:tcW w:w="2162" w:type="pct"/>
            <w:vAlign w:val="center"/>
          </w:tcPr>
          <w:p w14:paraId="6D90FC73" w14:textId="77777777" w:rsidR="00F50AC2" w:rsidRPr="00697DD9" w:rsidRDefault="00F50AC2" w:rsidP="004D3221">
            <w:pPr>
              <w:rPr>
                <w:rFonts w:ascii="Arial" w:hAnsi="Arial" w:cs="Arial"/>
                <w:sz w:val="20"/>
                <w:szCs w:val="20"/>
              </w:rPr>
            </w:pPr>
            <w:r w:rsidRPr="00697DD9">
              <w:rPr>
                <w:rFonts w:ascii="Arial" w:hAnsi="Arial" w:cs="Arial"/>
                <w:sz w:val="20"/>
                <w:szCs w:val="20"/>
              </w:rPr>
              <w:t>Анода катодной защиты</w:t>
            </w:r>
          </w:p>
        </w:tc>
      </w:tr>
      <w:tr w:rsidR="00F50AC2" w:rsidRPr="00697DD9" w14:paraId="4C5AF506" w14:textId="77777777" w:rsidTr="004D3221">
        <w:trPr>
          <w:trHeight w:val="20"/>
          <w:jc w:val="center"/>
        </w:trPr>
        <w:tc>
          <w:tcPr>
            <w:tcW w:w="362" w:type="pct"/>
            <w:vAlign w:val="center"/>
          </w:tcPr>
          <w:p w14:paraId="059E27B2" w14:textId="77777777" w:rsidR="00F50AC2" w:rsidRPr="00697DD9" w:rsidRDefault="00F50AC2" w:rsidP="004D3221">
            <w:pPr>
              <w:rPr>
                <w:rFonts w:ascii="Arial" w:hAnsi="Arial" w:cs="Arial"/>
                <w:sz w:val="20"/>
                <w:szCs w:val="20"/>
              </w:rPr>
            </w:pPr>
            <w:r w:rsidRPr="00697DD9">
              <w:rPr>
                <w:rFonts w:ascii="Arial" w:hAnsi="Arial" w:cs="Arial"/>
                <w:sz w:val="20"/>
                <w:szCs w:val="20"/>
              </w:rPr>
              <w:t>FS</w:t>
            </w:r>
          </w:p>
        </w:tc>
        <w:tc>
          <w:tcPr>
            <w:tcW w:w="2476" w:type="pct"/>
            <w:vAlign w:val="center"/>
          </w:tcPr>
          <w:p w14:paraId="1F659DB9"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воздействия окружающей среды (например, погода, геофизические эффекты)</w:t>
            </w:r>
          </w:p>
        </w:tc>
        <w:tc>
          <w:tcPr>
            <w:tcW w:w="2162" w:type="pct"/>
            <w:vAlign w:val="center"/>
          </w:tcPr>
          <w:p w14:paraId="186095AE" w14:textId="77777777" w:rsidR="00F50AC2" w:rsidRPr="00697DD9" w:rsidRDefault="00F50AC2" w:rsidP="004D3221">
            <w:pPr>
              <w:rPr>
                <w:rFonts w:ascii="Arial" w:hAnsi="Arial" w:cs="Arial"/>
                <w:sz w:val="20"/>
                <w:szCs w:val="20"/>
              </w:rPr>
            </w:pPr>
            <w:r w:rsidRPr="00697DD9">
              <w:rPr>
                <w:rFonts w:ascii="Arial" w:hAnsi="Arial" w:cs="Arial"/>
                <w:sz w:val="20"/>
                <w:szCs w:val="20"/>
              </w:rPr>
              <w:t>Лавиноохранное устройство, устройство геофизической защиты, устройство защиты от атмосферных воздействий</w:t>
            </w:r>
          </w:p>
        </w:tc>
      </w:tr>
      <w:tr w:rsidR="00F50AC2" w:rsidRPr="00697DD9" w14:paraId="73990510" w14:textId="77777777" w:rsidTr="004D3221">
        <w:trPr>
          <w:trHeight w:val="20"/>
          <w:jc w:val="center"/>
        </w:trPr>
        <w:tc>
          <w:tcPr>
            <w:tcW w:w="362" w:type="pct"/>
            <w:vAlign w:val="center"/>
          </w:tcPr>
          <w:p w14:paraId="5876C597" w14:textId="77777777" w:rsidR="00F50AC2" w:rsidRPr="00697DD9" w:rsidRDefault="00F50AC2" w:rsidP="004D3221">
            <w:pPr>
              <w:rPr>
                <w:rFonts w:ascii="Arial" w:hAnsi="Arial" w:cs="Arial"/>
                <w:sz w:val="20"/>
                <w:szCs w:val="20"/>
              </w:rPr>
            </w:pPr>
            <w:r w:rsidRPr="00697DD9">
              <w:rPr>
                <w:rFonts w:ascii="Arial" w:hAnsi="Arial" w:cs="Arial"/>
                <w:sz w:val="20"/>
                <w:szCs w:val="20"/>
              </w:rPr>
              <w:t>FT</w:t>
            </w:r>
          </w:p>
        </w:tc>
        <w:tc>
          <w:tcPr>
            <w:tcW w:w="2476" w:type="pct"/>
            <w:vAlign w:val="center"/>
          </w:tcPr>
          <w:p w14:paraId="5F87069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A150621" w14:textId="77777777" w:rsidR="00F50AC2" w:rsidRPr="00697DD9" w:rsidRDefault="00F50AC2" w:rsidP="004D3221">
            <w:pPr>
              <w:rPr>
                <w:rFonts w:ascii="Arial" w:hAnsi="Arial" w:cs="Arial"/>
                <w:sz w:val="20"/>
                <w:szCs w:val="20"/>
              </w:rPr>
            </w:pPr>
          </w:p>
        </w:tc>
      </w:tr>
      <w:tr w:rsidR="00F50AC2" w:rsidRPr="00697DD9" w14:paraId="737AC21F" w14:textId="77777777" w:rsidTr="004D3221">
        <w:trPr>
          <w:trHeight w:val="20"/>
          <w:jc w:val="center"/>
        </w:trPr>
        <w:tc>
          <w:tcPr>
            <w:tcW w:w="362" w:type="pct"/>
            <w:vAlign w:val="center"/>
          </w:tcPr>
          <w:p w14:paraId="5064384A" w14:textId="77777777" w:rsidR="00F50AC2" w:rsidRPr="00697DD9" w:rsidRDefault="00F50AC2" w:rsidP="004D3221">
            <w:pPr>
              <w:rPr>
                <w:rFonts w:ascii="Arial" w:hAnsi="Arial" w:cs="Arial"/>
                <w:sz w:val="20"/>
                <w:szCs w:val="20"/>
              </w:rPr>
            </w:pPr>
            <w:r w:rsidRPr="00697DD9">
              <w:rPr>
                <w:rFonts w:ascii="Arial" w:hAnsi="Arial" w:cs="Arial"/>
                <w:sz w:val="20"/>
                <w:szCs w:val="20"/>
              </w:rPr>
              <w:t>FU</w:t>
            </w:r>
          </w:p>
        </w:tc>
        <w:tc>
          <w:tcPr>
            <w:tcW w:w="2476" w:type="pct"/>
            <w:vAlign w:val="center"/>
          </w:tcPr>
          <w:p w14:paraId="2FD043E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3CABB27" w14:textId="77777777" w:rsidR="00F50AC2" w:rsidRPr="00697DD9" w:rsidRDefault="00F50AC2" w:rsidP="004D3221">
            <w:pPr>
              <w:rPr>
                <w:rFonts w:ascii="Arial" w:hAnsi="Arial" w:cs="Arial"/>
                <w:sz w:val="20"/>
                <w:szCs w:val="20"/>
              </w:rPr>
            </w:pPr>
          </w:p>
        </w:tc>
      </w:tr>
      <w:tr w:rsidR="00F50AC2" w:rsidRPr="00697DD9" w14:paraId="012D686E" w14:textId="77777777" w:rsidTr="004D3221">
        <w:trPr>
          <w:trHeight w:val="20"/>
          <w:jc w:val="center"/>
        </w:trPr>
        <w:tc>
          <w:tcPr>
            <w:tcW w:w="362" w:type="pct"/>
            <w:vAlign w:val="center"/>
          </w:tcPr>
          <w:p w14:paraId="4776223C" w14:textId="77777777" w:rsidR="00F50AC2" w:rsidRPr="00697DD9" w:rsidRDefault="00F50AC2" w:rsidP="004D3221">
            <w:pPr>
              <w:rPr>
                <w:rFonts w:ascii="Arial" w:hAnsi="Arial" w:cs="Arial"/>
                <w:sz w:val="20"/>
                <w:szCs w:val="20"/>
              </w:rPr>
            </w:pPr>
            <w:r w:rsidRPr="00697DD9">
              <w:rPr>
                <w:rFonts w:ascii="Arial" w:hAnsi="Arial" w:cs="Arial"/>
                <w:sz w:val="20"/>
                <w:szCs w:val="20"/>
              </w:rPr>
              <w:t>FV</w:t>
            </w:r>
          </w:p>
        </w:tc>
        <w:tc>
          <w:tcPr>
            <w:tcW w:w="2476" w:type="pct"/>
            <w:vAlign w:val="center"/>
          </w:tcPr>
          <w:p w14:paraId="1A0C451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3C46A43" w14:textId="77777777" w:rsidR="00F50AC2" w:rsidRPr="00697DD9" w:rsidRDefault="00F50AC2" w:rsidP="004D3221">
            <w:pPr>
              <w:rPr>
                <w:rFonts w:ascii="Arial" w:hAnsi="Arial" w:cs="Arial"/>
                <w:sz w:val="20"/>
                <w:szCs w:val="20"/>
              </w:rPr>
            </w:pPr>
          </w:p>
        </w:tc>
      </w:tr>
      <w:tr w:rsidR="00F50AC2" w:rsidRPr="00697DD9" w14:paraId="4FD24589" w14:textId="77777777" w:rsidTr="004D3221">
        <w:trPr>
          <w:trHeight w:val="20"/>
          <w:jc w:val="center"/>
        </w:trPr>
        <w:tc>
          <w:tcPr>
            <w:tcW w:w="362" w:type="pct"/>
            <w:vAlign w:val="center"/>
          </w:tcPr>
          <w:p w14:paraId="460C0081" w14:textId="77777777" w:rsidR="00F50AC2" w:rsidRPr="00697DD9" w:rsidRDefault="00F50AC2" w:rsidP="004D3221">
            <w:pPr>
              <w:rPr>
                <w:rFonts w:ascii="Arial" w:hAnsi="Arial" w:cs="Arial"/>
                <w:sz w:val="20"/>
                <w:szCs w:val="20"/>
              </w:rPr>
            </w:pPr>
            <w:r w:rsidRPr="00697DD9">
              <w:rPr>
                <w:rFonts w:ascii="Arial" w:hAnsi="Arial" w:cs="Arial"/>
                <w:sz w:val="20"/>
                <w:szCs w:val="20"/>
              </w:rPr>
              <w:t>FW</w:t>
            </w:r>
          </w:p>
        </w:tc>
        <w:tc>
          <w:tcPr>
            <w:tcW w:w="2476" w:type="pct"/>
            <w:vAlign w:val="center"/>
          </w:tcPr>
          <w:p w14:paraId="557C25B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6BF9C0C" w14:textId="77777777" w:rsidR="00F50AC2" w:rsidRPr="00697DD9" w:rsidRDefault="00F50AC2" w:rsidP="004D3221">
            <w:pPr>
              <w:rPr>
                <w:rFonts w:ascii="Arial" w:hAnsi="Arial" w:cs="Arial"/>
                <w:sz w:val="20"/>
                <w:szCs w:val="20"/>
              </w:rPr>
            </w:pPr>
          </w:p>
        </w:tc>
      </w:tr>
      <w:tr w:rsidR="00F50AC2" w:rsidRPr="00697DD9" w14:paraId="31CDC1FA" w14:textId="77777777" w:rsidTr="004D3221">
        <w:trPr>
          <w:trHeight w:val="20"/>
          <w:jc w:val="center"/>
        </w:trPr>
        <w:tc>
          <w:tcPr>
            <w:tcW w:w="362" w:type="pct"/>
            <w:vAlign w:val="center"/>
          </w:tcPr>
          <w:p w14:paraId="50C2760E" w14:textId="77777777" w:rsidR="00F50AC2" w:rsidRPr="00697DD9" w:rsidRDefault="00F50AC2" w:rsidP="004D3221">
            <w:pPr>
              <w:rPr>
                <w:rFonts w:ascii="Arial" w:hAnsi="Arial" w:cs="Arial"/>
                <w:sz w:val="20"/>
                <w:szCs w:val="20"/>
              </w:rPr>
            </w:pPr>
            <w:r w:rsidRPr="00697DD9">
              <w:rPr>
                <w:rFonts w:ascii="Arial" w:hAnsi="Arial" w:cs="Arial"/>
                <w:sz w:val="20"/>
                <w:szCs w:val="20"/>
              </w:rPr>
              <w:t>FX</w:t>
            </w:r>
          </w:p>
        </w:tc>
        <w:tc>
          <w:tcPr>
            <w:tcW w:w="2476" w:type="pct"/>
            <w:vAlign w:val="center"/>
          </w:tcPr>
          <w:p w14:paraId="4F37D66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C28BC55" w14:textId="77777777" w:rsidR="00F50AC2" w:rsidRPr="00697DD9" w:rsidRDefault="00F50AC2" w:rsidP="004D3221">
            <w:pPr>
              <w:rPr>
                <w:rFonts w:ascii="Arial" w:hAnsi="Arial" w:cs="Arial"/>
                <w:sz w:val="20"/>
                <w:szCs w:val="20"/>
              </w:rPr>
            </w:pPr>
          </w:p>
        </w:tc>
      </w:tr>
      <w:tr w:rsidR="00F50AC2" w:rsidRPr="00697DD9" w14:paraId="4212CABE" w14:textId="77777777" w:rsidTr="004D3221">
        <w:trPr>
          <w:trHeight w:val="20"/>
          <w:jc w:val="center"/>
        </w:trPr>
        <w:tc>
          <w:tcPr>
            <w:tcW w:w="362" w:type="pct"/>
            <w:vAlign w:val="center"/>
          </w:tcPr>
          <w:p w14:paraId="3D975708" w14:textId="77777777" w:rsidR="00F50AC2" w:rsidRPr="00697DD9" w:rsidRDefault="00F50AC2" w:rsidP="004D3221">
            <w:pPr>
              <w:rPr>
                <w:rFonts w:ascii="Arial" w:hAnsi="Arial" w:cs="Arial"/>
                <w:sz w:val="20"/>
                <w:szCs w:val="20"/>
              </w:rPr>
            </w:pPr>
            <w:r w:rsidRPr="00697DD9">
              <w:rPr>
                <w:rFonts w:ascii="Arial" w:hAnsi="Arial" w:cs="Arial"/>
                <w:sz w:val="20"/>
                <w:szCs w:val="20"/>
              </w:rPr>
              <w:t>FY</w:t>
            </w:r>
          </w:p>
        </w:tc>
        <w:tc>
          <w:tcPr>
            <w:tcW w:w="2476" w:type="pct"/>
            <w:vAlign w:val="center"/>
          </w:tcPr>
          <w:p w14:paraId="71F2A51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4B58097" w14:textId="77777777" w:rsidR="00F50AC2" w:rsidRPr="00697DD9" w:rsidRDefault="00F50AC2" w:rsidP="004D3221">
            <w:pPr>
              <w:rPr>
                <w:rFonts w:ascii="Arial" w:hAnsi="Arial" w:cs="Arial"/>
                <w:sz w:val="20"/>
                <w:szCs w:val="20"/>
              </w:rPr>
            </w:pPr>
          </w:p>
        </w:tc>
      </w:tr>
      <w:tr w:rsidR="00F50AC2" w:rsidRPr="00697DD9" w14:paraId="01D62BDD" w14:textId="77777777" w:rsidTr="004D3221">
        <w:trPr>
          <w:trHeight w:val="20"/>
          <w:jc w:val="center"/>
        </w:trPr>
        <w:tc>
          <w:tcPr>
            <w:tcW w:w="362" w:type="pct"/>
            <w:vAlign w:val="center"/>
          </w:tcPr>
          <w:p w14:paraId="65F8A31A" w14:textId="77777777" w:rsidR="00F50AC2" w:rsidRPr="00697DD9" w:rsidRDefault="00F50AC2" w:rsidP="004D3221">
            <w:pPr>
              <w:rPr>
                <w:rFonts w:ascii="Arial" w:hAnsi="Arial" w:cs="Arial"/>
                <w:sz w:val="20"/>
                <w:szCs w:val="20"/>
              </w:rPr>
            </w:pPr>
            <w:r w:rsidRPr="00697DD9">
              <w:rPr>
                <w:rFonts w:ascii="Arial" w:hAnsi="Arial" w:cs="Arial"/>
                <w:sz w:val="20"/>
                <w:szCs w:val="20"/>
              </w:rPr>
              <w:t>FZ</w:t>
            </w:r>
          </w:p>
        </w:tc>
        <w:tc>
          <w:tcPr>
            <w:tcW w:w="2476" w:type="pct"/>
            <w:vAlign w:val="center"/>
          </w:tcPr>
          <w:p w14:paraId="0E96129C" w14:textId="77777777" w:rsidR="00F50AC2" w:rsidRPr="00697DD9" w:rsidRDefault="00F50AC2"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2E54AF4F" w14:textId="77777777" w:rsidR="00F50AC2" w:rsidRPr="00697DD9" w:rsidRDefault="00F50AC2" w:rsidP="004D3221">
            <w:pPr>
              <w:rPr>
                <w:rFonts w:ascii="Arial" w:hAnsi="Arial" w:cs="Arial"/>
                <w:sz w:val="20"/>
                <w:szCs w:val="20"/>
              </w:rPr>
            </w:pPr>
          </w:p>
        </w:tc>
      </w:tr>
      <w:tr w:rsidR="00F50AC2" w:rsidRPr="00697DD9" w14:paraId="6DF7C0C7" w14:textId="77777777" w:rsidTr="004D3221">
        <w:trPr>
          <w:trHeight w:val="20"/>
          <w:jc w:val="center"/>
        </w:trPr>
        <w:tc>
          <w:tcPr>
            <w:tcW w:w="5000" w:type="pct"/>
            <w:gridSpan w:val="3"/>
            <w:vAlign w:val="center"/>
          </w:tcPr>
          <w:p w14:paraId="105D7FAD" w14:textId="77777777" w:rsidR="00F50AC2" w:rsidRPr="007536D2" w:rsidRDefault="00F50AC2" w:rsidP="004D3221">
            <w:pPr>
              <w:rPr>
                <w:b/>
                <w:sz w:val="20"/>
                <w:szCs w:val="20"/>
              </w:rPr>
            </w:pPr>
          </w:p>
        </w:tc>
      </w:tr>
      <w:tr w:rsidR="00F50AC2" w:rsidRPr="00697DD9" w14:paraId="747F280D" w14:textId="77777777" w:rsidTr="004D3221">
        <w:trPr>
          <w:trHeight w:val="20"/>
          <w:jc w:val="center"/>
        </w:trPr>
        <w:tc>
          <w:tcPr>
            <w:tcW w:w="5000" w:type="pct"/>
            <w:gridSpan w:val="3"/>
            <w:vAlign w:val="center"/>
          </w:tcPr>
          <w:p w14:paraId="54AB7439" w14:textId="77777777" w:rsidR="00F50AC2" w:rsidRPr="007536D2" w:rsidRDefault="00F50AC2" w:rsidP="004D3221">
            <w:pPr>
              <w:rPr>
                <w:rFonts w:ascii="Arial" w:hAnsi="Arial" w:cs="Arial"/>
                <w:b/>
                <w:sz w:val="20"/>
                <w:szCs w:val="20"/>
              </w:rPr>
            </w:pPr>
            <w:r w:rsidRPr="007536D2">
              <w:rPr>
                <w:rFonts w:ascii="Arial" w:hAnsi="Arial" w:cs="Arial"/>
                <w:b/>
                <w:sz w:val="20"/>
                <w:szCs w:val="20"/>
              </w:rPr>
              <w:t>Основной класс G</w:t>
            </w:r>
          </w:p>
          <w:p w14:paraId="50969821" w14:textId="77777777" w:rsidR="00F50AC2" w:rsidRPr="007536D2" w:rsidRDefault="00F50AC2" w:rsidP="004D3221">
            <w:pPr>
              <w:rPr>
                <w:rFonts w:ascii="Arial" w:hAnsi="Arial" w:cs="Arial"/>
                <w:b/>
                <w:sz w:val="20"/>
                <w:szCs w:val="20"/>
              </w:rPr>
            </w:pPr>
            <w:r w:rsidRPr="007536D2">
              <w:rPr>
                <w:rFonts w:ascii="Arial" w:hAnsi="Arial" w:cs="Arial"/>
                <w:b/>
                <w:sz w:val="20"/>
                <w:szCs w:val="20"/>
              </w:rPr>
              <w:t>Инициирование потока энергии или материала</w:t>
            </w:r>
          </w:p>
          <w:p w14:paraId="3C5719A2" w14:textId="77777777" w:rsidR="00F50AC2" w:rsidRPr="00697DD9" w:rsidRDefault="00F50AC2" w:rsidP="004D3221">
            <w:pPr>
              <w:rPr>
                <w:sz w:val="20"/>
                <w:szCs w:val="20"/>
              </w:rPr>
            </w:pPr>
            <w:r w:rsidRPr="007536D2">
              <w:rPr>
                <w:rFonts w:ascii="Arial" w:hAnsi="Arial" w:cs="Arial"/>
                <w:b/>
                <w:sz w:val="20"/>
                <w:szCs w:val="20"/>
              </w:rPr>
              <w:t>Генерирующие сигналы, используемые в качестве носителей информации или эталонного источника</w:t>
            </w:r>
          </w:p>
        </w:tc>
      </w:tr>
      <w:tr w:rsidR="00F50AC2" w:rsidRPr="00697DD9" w14:paraId="5B103E0B" w14:textId="77777777" w:rsidTr="004D3221">
        <w:trPr>
          <w:trHeight w:val="20"/>
          <w:jc w:val="center"/>
        </w:trPr>
        <w:tc>
          <w:tcPr>
            <w:tcW w:w="362" w:type="pct"/>
            <w:vAlign w:val="center"/>
          </w:tcPr>
          <w:p w14:paraId="4D307082"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565919BF"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333D8B28"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4ED68189" w14:textId="77777777" w:rsidTr="004D3221">
        <w:trPr>
          <w:trHeight w:val="20"/>
          <w:jc w:val="center"/>
        </w:trPr>
        <w:tc>
          <w:tcPr>
            <w:tcW w:w="362" w:type="pct"/>
            <w:vAlign w:val="center"/>
          </w:tcPr>
          <w:p w14:paraId="192914E6" w14:textId="77777777" w:rsidR="00F50AC2" w:rsidRPr="00697DD9" w:rsidRDefault="00F50AC2" w:rsidP="004D3221">
            <w:pPr>
              <w:rPr>
                <w:rFonts w:ascii="Arial" w:hAnsi="Arial" w:cs="Arial"/>
                <w:sz w:val="20"/>
                <w:szCs w:val="20"/>
              </w:rPr>
            </w:pPr>
            <w:r w:rsidRPr="00697DD9">
              <w:rPr>
                <w:rFonts w:ascii="Arial" w:hAnsi="Arial" w:cs="Arial"/>
                <w:sz w:val="20"/>
                <w:szCs w:val="20"/>
              </w:rPr>
              <w:t>GA</w:t>
            </w:r>
          </w:p>
        </w:tc>
        <w:tc>
          <w:tcPr>
            <w:tcW w:w="2476" w:type="pct"/>
            <w:vAlign w:val="center"/>
          </w:tcPr>
          <w:p w14:paraId="58137A6B"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электрической энергии с использованием механической энергии</w:t>
            </w:r>
          </w:p>
        </w:tc>
        <w:tc>
          <w:tcPr>
            <w:tcW w:w="2162" w:type="pct"/>
            <w:vAlign w:val="center"/>
          </w:tcPr>
          <w:p w14:paraId="7E4C43EB" w14:textId="77777777" w:rsidR="00F50AC2" w:rsidRPr="00697DD9" w:rsidRDefault="00F50AC2" w:rsidP="004D3221">
            <w:pPr>
              <w:rPr>
                <w:rFonts w:ascii="Arial" w:hAnsi="Arial" w:cs="Arial"/>
                <w:sz w:val="20"/>
                <w:szCs w:val="20"/>
              </w:rPr>
            </w:pPr>
            <w:r w:rsidRPr="00697DD9">
              <w:rPr>
                <w:rFonts w:ascii="Arial" w:hAnsi="Arial" w:cs="Arial"/>
                <w:sz w:val="20"/>
                <w:szCs w:val="20"/>
              </w:rPr>
              <w:t>Динамо, генератор, мотор-генератор</w:t>
            </w:r>
          </w:p>
        </w:tc>
      </w:tr>
      <w:tr w:rsidR="00F50AC2" w:rsidRPr="00697DD9" w14:paraId="36B5C7C8" w14:textId="77777777" w:rsidTr="004D3221">
        <w:trPr>
          <w:trHeight w:val="20"/>
          <w:jc w:val="center"/>
        </w:trPr>
        <w:tc>
          <w:tcPr>
            <w:tcW w:w="362" w:type="pct"/>
            <w:vAlign w:val="center"/>
          </w:tcPr>
          <w:p w14:paraId="163445A8" w14:textId="77777777" w:rsidR="00F50AC2" w:rsidRPr="00697DD9" w:rsidRDefault="00F50AC2" w:rsidP="004D3221">
            <w:pPr>
              <w:rPr>
                <w:rFonts w:ascii="Arial" w:hAnsi="Arial" w:cs="Arial"/>
                <w:sz w:val="20"/>
                <w:szCs w:val="20"/>
              </w:rPr>
            </w:pPr>
            <w:r w:rsidRPr="00697DD9">
              <w:rPr>
                <w:rFonts w:ascii="Arial" w:hAnsi="Arial" w:cs="Arial"/>
                <w:sz w:val="20"/>
                <w:szCs w:val="20"/>
              </w:rPr>
              <w:t>GB</w:t>
            </w:r>
          </w:p>
        </w:tc>
        <w:tc>
          <w:tcPr>
            <w:tcW w:w="2476" w:type="pct"/>
            <w:vAlign w:val="center"/>
          </w:tcPr>
          <w:p w14:paraId="6E60EC2F"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электрической энергии путем химической конверсии</w:t>
            </w:r>
          </w:p>
        </w:tc>
        <w:tc>
          <w:tcPr>
            <w:tcW w:w="2162" w:type="pct"/>
            <w:vAlign w:val="center"/>
          </w:tcPr>
          <w:p w14:paraId="1751C315" w14:textId="77777777" w:rsidR="00F50AC2" w:rsidRPr="00697DD9" w:rsidRDefault="00F50AC2" w:rsidP="004D3221">
            <w:pPr>
              <w:rPr>
                <w:rFonts w:ascii="Arial" w:hAnsi="Arial" w:cs="Arial"/>
                <w:sz w:val="20"/>
                <w:szCs w:val="20"/>
              </w:rPr>
            </w:pPr>
            <w:r w:rsidRPr="00697DD9">
              <w:rPr>
                <w:rFonts w:ascii="Arial" w:hAnsi="Arial" w:cs="Arial"/>
                <w:sz w:val="20"/>
                <w:szCs w:val="20"/>
              </w:rPr>
              <w:t>Аккумулятор, сухая батарея, топливный элемент</w:t>
            </w:r>
          </w:p>
        </w:tc>
      </w:tr>
      <w:tr w:rsidR="00F50AC2" w:rsidRPr="00697DD9" w14:paraId="2BF0AA4A" w14:textId="77777777" w:rsidTr="004D3221">
        <w:trPr>
          <w:trHeight w:val="20"/>
          <w:jc w:val="center"/>
        </w:trPr>
        <w:tc>
          <w:tcPr>
            <w:tcW w:w="362" w:type="pct"/>
            <w:vAlign w:val="center"/>
          </w:tcPr>
          <w:p w14:paraId="76BE249C" w14:textId="77777777" w:rsidR="00F50AC2" w:rsidRPr="00697DD9" w:rsidRDefault="00F50AC2" w:rsidP="004D3221">
            <w:pPr>
              <w:rPr>
                <w:rFonts w:ascii="Arial" w:hAnsi="Arial" w:cs="Arial"/>
                <w:sz w:val="20"/>
                <w:szCs w:val="20"/>
              </w:rPr>
            </w:pPr>
            <w:r w:rsidRPr="00697DD9">
              <w:rPr>
                <w:rFonts w:ascii="Arial" w:hAnsi="Arial" w:cs="Arial"/>
                <w:sz w:val="20"/>
                <w:szCs w:val="20"/>
              </w:rPr>
              <w:t>GC</w:t>
            </w:r>
          </w:p>
        </w:tc>
        <w:tc>
          <w:tcPr>
            <w:tcW w:w="2476" w:type="pct"/>
            <w:vAlign w:val="center"/>
          </w:tcPr>
          <w:p w14:paraId="778F7685"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электрической энергии с использованием света</w:t>
            </w:r>
          </w:p>
        </w:tc>
        <w:tc>
          <w:tcPr>
            <w:tcW w:w="2162" w:type="pct"/>
            <w:vAlign w:val="center"/>
          </w:tcPr>
          <w:p w14:paraId="55C2C447" w14:textId="77777777" w:rsidR="00F50AC2" w:rsidRPr="00697DD9" w:rsidRDefault="00F50AC2" w:rsidP="004D3221">
            <w:pPr>
              <w:rPr>
                <w:rFonts w:ascii="Arial" w:hAnsi="Arial" w:cs="Arial"/>
                <w:sz w:val="20"/>
                <w:szCs w:val="20"/>
              </w:rPr>
            </w:pPr>
            <w:r w:rsidRPr="00697DD9">
              <w:rPr>
                <w:rFonts w:ascii="Arial" w:hAnsi="Arial" w:cs="Arial"/>
                <w:sz w:val="20"/>
                <w:szCs w:val="20"/>
              </w:rPr>
              <w:t>Солнечная батарея</w:t>
            </w:r>
          </w:p>
        </w:tc>
      </w:tr>
      <w:tr w:rsidR="00F50AC2" w:rsidRPr="00697DD9" w14:paraId="02FB0FCC" w14:textId="77777777" w:rsidTr="004D3221">
        <w:trPr>
          <w:trHeight w:val="20"/>
          <w:jc w:val="center"/>
        </w:trPr>
        <w:tc>
          <w:tcPr>
            <w:tcW w:w="362" w:type="pct"/>
            <w:vAlign w:val="center"/>
          </w:tcPr>
          <w:p w14:paraId="4AC1B232" w14:textId="77777777" w:rsidR="00F50AC2" w:rsidRPr="00697DD9" w:rsidRDefault="00F50AC2" w:rsidP="004D3221">
            <w:pPr>
              <w:rPr>
                <w:rFonts w:ascii="Arial" w:hAnsi="Arial" w:cs="Arial"/>
                <w:sz w:val="20"/>
                <w:szCs w:val="20"/>
              </w:rPr>
            </w:pPr>
            <w:r w:rsidRPr="00697DD9">
              <w:rPr>
                <w:rFonts w:ascii="Arial" w:hAnsi="Arial" w:cs="Arial"/>
                <w:sz w:val="20"/>
                <w:szCs w:val="20"/>
              </w:rPr>
              <w:t>GD</w:t>
            </w:r>
          </w:p>
        </w:tc>
        <w:tc>
          <w:tcPr>
            <w:tcW w:w="2476" w:type="pct"/>
            <w:vAlign w:val="center"/>
          </w:tcPr>
          <w:p w14:paraId="03DE15C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9F68FE4" w14:textId="77777777" w:rsidR="00F50AC2" w:rsidRPr="00697DD9" w:rsidRDefault="00F50AC2" w:rsidP="004D3221">
            <w:pPr>
              <w:rPr>
                <w:rFonts w:ascii="Arial" w:hAnsi="Arial" w:cs="Arial"/>
                <w:sz w:val="20"/>
                <w:szCs w:val="20"/>
              </w:rPr>
            </w:pPr>
          </w:p>
        </w:tc>
      </w:tr>
      <w:tr w:rsidR="00F50AC2" w:rsidRPr="00697DD9" w14:paraId="38CEDB7E" w14:textId="77777777" w:rsidTr="004D3221">
        <w:trPr>
          <w:trHeight w:val="20"/>
          <w:jc w:val="center"/>
        </w:trPr>
        <w:tc>
          <w:tcPr>
            <w:tcW w:w="362" w:type="pct"/>
            <w:vAlign w:val="center"/>
          </w:tcPr>
          <w:p w14:paraId="7499C339"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GE</w:t>
            </w:r>
          </w:p>
        </w:tc>
        <w:tc>
          <w:tcPr>
            <w:tcW w:w="2476" w:type="pct"/>
            <w:vAlign w:val="center"/>
          </w:tcPr>
          <w:p w14:paraId="49E351C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0C60C33" w14:textId="77777777" w:rsidR="00F50AC2" w:rsidRPr="00697DD9" w:rsidRDefault="00F50AC2" w:rsidP="004D3221">
            <w:pPr>
              <w:rPr>
                <w:rFonts w:ascii="Arial" w:hAnsi="Arial" w:cs="Arial"/>
                <w:sz w:val="20"/>
                <w:szCs w:val="20"/>
              </w:rPr>
            </w:pPr>
          </w:p>
        </w:tc>
      </w:tr>
      <w:tr w:rsidR="00F50AC2" w:rsidRPr="00697DD9" w14:paraId="693D05F9" w14:textId="77777777" w:rsidTr="004D3221">
        <w:trPr>
          <w:trHeight w:val="20"/>
          <w:jc w:val="center"/>
        </w:trPr>
        <w:tc>
          <w:tcPr>
            <w:tcW w:w="362" w:type="pct"/>
            <w:vAlign w:val="center"/>
          </w:tcPr>
          <w:p w14:paraId="72C737E1" w14:textId="77777777" w:rsidR="00F50AC2" w:rsidRPr="00697DD9" w:rsidRDefault="00F50AC2" w:rsidP="004D3221">
            <w:pPr>
              <w:rPr>
                <w:rFonts w:ascii="Arial" w:hAnsi="Arial" w:cs="Arial"/>
                <w:sz w:val="20"/>
                <w:szCs w:val="20"/>
              </w:rPr>
            </w:pPr>
            <w:r w:rsidRPr="00697DD9">
              <w:rPr>
                <w:rFonts w:ascii="Arial" w:hAnsi="Arial" w:cs="Arial"/>
                <w:sz w:val="20"/>
                <w:szCs w:val="20"/>
              </w:rPr>
              <w:t>GF</w:t>
            </w:r>
          </w:p>
        </w:tc>
        <w:tc>
          <w:tcPr>
            <w:tcW w:w="2476" w:type="pct"/>
            <w:vAlign w:val="center"/>
          </w:tcPr>
          <w:p w14:paraId="5FB79B09"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сигналов как носителя информации</w:t>
            </w:r>
          </w:p>
        </w:tc>
        <w:tc>
          <w:tcPr>
            <w:tcW w:w="2162" w:type="pct"/>
            <w:vAlign w:val="center"/>
          </w:tcPr>
          <w:p w14:paraId="21C3A27B"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Генератор сигналов, преобразователь, генератор волн</w:t>
            </w:r>
          </w:p>
        </w:tc>
      </w:tr>
      <w:tr w:rsidR="00F50AC2" w:rsidRPr="00697DD9" w14:paraId="6A80E082" w14:textId="77777777" w:rsidTr="004D3221">
        <w:trPr>
          <w:trHeight w:val="20"/>
          <w:jc w:val="center"/>
        </w:trPr>
        <w:tc>
          <w:tcPr>
            <w:tcW w:w="362" w:type="pct"/>
            <w:vAlign w:val="center"/>
          </w:tcPr>
          <w:p w14:paraId="651B119F" w14:textId="77777777" w:rsidR="00F50AC2" w:rsidRPr="00697DD9" w:rsidRDefault="00F50AC2" w:rsidP="004D3221">
            <w:pPr>
              <w:rPr>
                <w:rFonts w:ascii="Arial" w:hAnsi="Arial" w:cs="Arial"/>
                <w:sz w:val="20"/>
                <w:szCs w:val="20"/>
              </w:rPr>
            </w:pPr>
            <w:r w:rsidRPr="00697DD9">
              <w:rPr>
                <w:rFonts w:ascii="Arial" w:hAnsi="Arial" w:cs="Arial"/>
                <w:sz w:val="20"/>
                <w:szCs w:val="20"/>
              </w:rPr>
              <w:t>GG</w:t>
            </w:r>
          </w:p>
        </w:tc>
        <w:tc>
          <w:tcPr>
            <w:tcW w:w="2476" w:type="pct"/>
            <w:vAlign w:val="center"/>
          </w:tcPr>
          <w:p w14:paraId="5A7FFDB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B363AF6" w14:textId="77777777" w:rsidR="00F50AC2" w:rsidRPr="00697DD9" w:rsidRDefault="00F50AC2" w:rsidP="004D3221">
            <w:pPr>
              <w:rPr>
                <w:rFonts w:ascii="Arial" w:hAnsi="Arial" w:cs="Arial"/>
                <w:sz w:val="20"/>
                <w:szCs w:val="20"/>
              </w:rPr>
            </w:pPr>
          </w:p>
        </w:tc>
      </w:tr>
      <w:tr w:rsidR="00F50AC2" w:rsidRPr="00697DD9" w14:paraId="3190E9E0" w14:textId="77777777" w:rsidTr="004D3221">
        <w:trPr>
          <w:trHeight w:val="20"/>
          <w:jc w:val="center"/>
        </w:trPr>
        <w:tc>
          <w:tcPr>
            <w:tcW w:w="362" w:type="pct"/>
            <w:vAlign w:val="center"/>
          </w:tcPr>
          <w:p w14:paraId="6D31BFDA" w14:textId="77777777" w:rsidR="00F50AC2" w:rsidRPr="00697DD9" w:rsidRDefault="00F50AC2" w:rsidP="004D3221">
            <w:pPr>
              <w:rPr>
                <w:rFonts w:ascii="Arial" w:hAnsi="Arial" w:cs="Arial"/>
                <w:sz w:val="20"/>
                <w:szCs w:val="20"/>
              </w:rPr>
            </w:pPr>
            <w:r w:rsidRPr="00697DD9">
              <w:rPr>
                <w:rFonts w:ascii="Arial" w:hAnsi="Arial" w:cs="Arial"/>
                <w:sz w:val="20"/>
                <w:szCs w:val="20"/>
              </w:rPr>
              <w:t>GH</w:t>
            </w:r>
          </w:p>
        </w:tc>
        <w:tc>
          <w:tcPr>
            <w:tcW w:w="2476" w:type="pct"/>
            <w:vAlign w:val="center"/>
          </w:tcPr>
          <w:p w14:paraId="289A0C3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8D3D4A1" w14:textId="77777777" w:rsidR="00F50AC2" w:rsidRPr="00697DD9" w:rsidRDefault="00F50AC2" w:rsidP="004D3221">
            <w:pPr>
              <w:rPr>
                <w:rFonts w:ascii="Arial" w:hAnsi="Arial" w:cs="Arial"/>
                <w:sz w:val="20"/>
                <w:szCs w:val="20"/>
              </w:rPr>
            </w:pPr>
          </w:p>
        </w:tc>
      </w:tr>
      <w:tr w:rsidR="00F50AC2" w:rsidRPr="00697DD9" w14:paraId="3102118B" w14:textId="77777777" w:rsidTr="004D3221">
        <w:trPr>
          <w:trHeight w:val="20"/>
          <w:jc w:val="center"/>
        </w:trPr>
        <w:tc>
          <w:tcPr>
            <w:tcW w:w="362" w:type="pct"/>
            <w:vAlign w:val="center"/>
          </w:tcPr>
          <w:p w14:paraId="1F68F17F" w14:textId="77777777" w:rsidR="00F50AC2" w:rsidRPr="00697DD9" w:rsidRDefault="00F50AC2" w:rsidP="004D3221">
            <w:pPr>
              <w:rPr>
                <w:rFonts w:ascii="Arial" w:hAnsi="Arial" w:cs="Arial"/>
                <w:sz w:val="20"/>
                <w:szCs w:val="20"/>
              </w:rPr>
            </w:pPr>
            <w:r w:rsidRPr="00697DD9">
              <w:rPr>
                <w:rFonts w:ascii="Arial" w:hAnsi="Arial" w:cs="Arial"/>
                <w:sz w:val="20"/>
                <w:szCs w:val="20"/>
              </w:rPr>
              <w:t>GJ</w:t>
            </w:r>
          </w:p>
        </w:tc>
        <w:tc>
          <w:tcPr>
            <w:tcW w:w="2476" w:type="pct"/>
            <w:vAlign w:val="center"/>
          </w:tcPr>
          <w:p w14:paraId="180554A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F8E4BE3" w14:textId="77777777" w:rsidR="00F50AC2" w:rsidRPr="00697DD9" w:rsidRDefault="00F50AC2" w:rsidP="004D3221">
            <w:pPr>
              <w:rPr>
                <w:rFonts w:ascii="Arial" w:hAnsi="Arial" w:cs="Arial"/>
                <w:sz w:val="20"/>
                <w:szCs w:val="20"/>
              </w:rPr>
            </w:pPr>
          </w:p>
        </w:tc>
      </w:tr>
      <w:tr w:rsidR="00F50AC2" w:rsidRPr="00697DD9" w14:paraId="0CF48873" w14:textId="77777777" w:rsidTr="004D3221">
        <w:trPr>
          <w:trHeight w:val="20"/>
          <w:jc w:val="center"/>
        </w:trPr>
        <w:tc>
          <w:tcPr>
            <w:tcW w:w="362" w:type="pct"/>
            <w:vAlign w:val="center"/>
          </w:tcPr>
          <w:p w14:paraId="3767BF50" w14:textId="77777777" w:rsidR="00F50AC2" w:rsidRPr="00697DD9" w:rsidRDefault="00F50AC2" w:rsidP="004D3221">
            <w:pPr>
              <w:rPr>
                <w:rFonts w:ascii="Arial" w:hAnsi="Arial" w:cs="Arial"/>
                <w:sz w:val="20"/>
                <w:szCs w:val="20"/>
              </w:rPr>
            </w:pPr>
            <w:r w:rsidRPr="00697DD9">
              <w:rPr>
                <w:rFonts w:ascii="Arial" w:hAnsi="Arial" w:cs="Arial"/>
                <w:sz w:val="20"/>
                <w:szCs w:val="20"/>
              </w:rPr>
              <w:t>GK</w:t>
            </w:r>
          </w:p>
        </w:tc>
        <w:tc>
          <w:tcPr>
            <w:tcW w:w="2476" w:type="pct"/>
            <w:vAlign w:val="center"/>
          </w:tcPr>
          <w:p w14:paraId="2223344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B998E4A" w14:textId="77777777" w:rsidR="00F50AC2" w:rsidRPr="00697DD9" w:rsidRDefault="00F50AC2" w:rsidP="004D3221">
            <w:pPr>
              <w:rPr>
                <w:rFonts w:ascii="Arial" w:hAnsi="Arial" w:cs="Arial"/>
                <w:sz w:val="20"/>
                <w:szCs w:val="20"/>
              </w:rPr>
            </w:pPr>
          </w:p>
        </w:tc>
      </w:tr>
      <w:tr w:rsidR="00F50AC2" w:rsidRPr="00697DD9" w14:paraId="3A3E1438" w14:textId="77777777" w:rsidTr="004D3221">
        <w:trPr>
          <w:trHeight w:val="20"/>
          <w:jc w:val="center"/>
        </w:trPr>
        <w:tc>
          <w:tcPr>
            <w:tcW w:w="362" w:type="pct"/>
            <w:vAlign w:val="center"/>
          </w:tcPr>
          <w:p w14:paraId="1C2355E8" w14:textId="77777777" w:rsidR="00F50AC2" w:rsidRPr="00697DD9" w:rsidRDefault="00F50AC2" w:rsidP="004D3221">
            <w:pPr>
              <w:rPr>
                <w:rFonts w:ascii="Arial" w:hAnsi="Arial" w:cs="Arial"/>
                <w:sz w:val="20"/>
                <w:szCs w:val="20"/>
              </w:rPr>
            </w:pPr>
            <w:r w:rsidRPr="00697DD9">
              <w:rPr>
                <w:rFonts w:ascii="Arial" w:hAnsi="Arial" w:cs="Arial"/>
                <w:sz w:val="20"/>
                <w:szCs w:val="20"/>
              </w:rPr>
              <w:t>GL</w:t>
            </w:r>
          </w:p>
        </w:tc>
        <w:tc>
          <w:tcPr>
            <w:tcW w:w="2476" w:type="pct"/>
            <w:vAlign w:val="center"/>
          </w:tcPr>
          <w:p w14:paraId="12A36C9E"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непрерывного потока твердого вещества</w:t>
            </w:r>
          </w:p>
        </w:tc>
        <w:tc>
          <w:tcPr>
            <w:tcW w:w="2162" w:type="pct"/>
            <w:vAlign w:val="center"/>
          </w:tcPr>
          <w:p w14:paraId="228A99E1" w14:textId="77777777" w:rsidR="00F50AC2" w:rsidRPr="00697DD9" w:rsidRDefault="00F50AC2" w:rsidP="004D3221">
            <w:pPr>
              <w:rPr>
                <w:rFonts w:ascii="Arial" w:hAnsi="Arial" w:cs="Arial"/>
                <w:sz w:val="20"/>
                <w:szCs w:val="20"/>
              </w:rPr>
            </w:pPr>
            <w:r w:rsidRPr="00697DD9">
              <w:rPr>
                <w:rFonts w:ascii="Arial" w:hAnsi="Arial" w:cs="Arial"/>
                <w:sz w:val="20"/>
                <w:szCs w:val="20"/>
              </w:rPr>
              <w:t>Пояс, цепной конвейер, распределитель</w:t>
            </w:r>
          </w:p>
        </w:tc>
      </w:tr>
      <w:tr w:rsidR="00F50AC2" w:rsidRPr="00697DD9" w14:paraId="53293C1F" w14:textId="77777777" w:rsidTr="004D3221">
        <w:trPr>
          <w:trHeight w:val="20"/>
          <w:jc w:val="center"/>
        </w:trPr>
        <w:tc>
          <w:tcPr>
            <w:tcW w:w="362" w:type="pct"/>
            <w:vAlign w:val="center"/>
          </w:tcPr>
          <w:p w14:paraId="7A9A8D1E" w14:textId="77777777" w:rsidR="00F50AC2" w:rsidRPr="00697DD9" w:rsidRDefault="00F50AC2" w:rsidP="004D3221">
            <w:pPr>
              <w:rPr>
                <w:rFonts w:ascii="Arial" w:hAnsi="Arial" w:cs="Arial"/>
                <w:sz w:val="20"/>
                <w:szCs w:val="20"/>
              </w:rPr>
            </w:pPr>
            <w:r w:rsidRPr="00697DD9">
              <w:rPr>
                <w:rFonts w:ascii="Arial" w:hAnsi="Arial" w:cs="Arial"/>
                <w:sz w:val="20"/>
                <w:szCs w:val="20"/>
              </w:rPr>
              <w:t>GM</w:t>
            </w:r>
          </w:p>
        </w:tc>
        <w:tc>
          <w:tcPr>
            <w:tcW w:w="2476" w:type="pct"/>
            <w:vAlign w:val="center"/>
          </w:tcPr>
          <w:p w14:paraId="1624C3DE"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прерывистого потока твердого вещества</w:t>
            </w:r>
          </w:p>
        </w:tc>
        <w:tc>
          <w:tcPr>
            <w:tcW w:w="2162" w:type="pct"/>
            <w:vAlign w:val="center"/>
          </w:tcPr>
          <w:p w14:paraId="1B7ADAD1" w14:textId="77777777" w:rsidR="00F50AC2" w:rsidRPr="00697DD9" w:rsidRDefault="00F50AC2" w:rsidP="004D3221">
            <w:pPr>
              <w:rPr>
                <w:rFonts w:ascii="Arial" w:hAnsi="Arial" w:cs="Arial"/>
                <w:sz w:val="20"/>
                <w:szCs w:val="20"/>
              </w:rPr>
            </w:pPr>
            <w:r w:rsidRPr="00697DD9">
              <w:rPr>
                <w:rFonts w:ascii="Arial" w:hAnsi="Arial" w:cs="Arial"/>
                <w:sz w:val="20"/>
                <w:szCs w:val="20"/>
              </w:rPr>
              <w:t>Кран, лифты, автопогрузчик, подъемное устройство, манипулятор, подъемное устройство</w:t>
            </w:r>
          </w:p>
        </w:tc>
      </w:tr>
      <w:tr w:rsidR="00F50AC2" w:rsidRPr="00697DD9" w14:paraId="0439FB0A" w14:textId="77777777" w:rsidTr="004D3221">
        <w:trPr>
          <w:trHeight w:val="20"/>
          <w:jc w:val="center"/>
        </w:trPr>
        <w:tc>
          <w:tcPr>
            <w:tcW w:w="362" w:type="pct"/>
            <w:vAlign w:val="center"/>
          </w:tcPr>
          <w:p w14:paraId="6FF453F1" w14:textId="77777777" w:rsidR="00F50AC2" w:rsidRPr="00697DD9" w:rsidRDefault="00F50AC2" w:rsidP="004D3221">
            <w:pPr>
              <w:rPr>
                <w:rFonts w:ascii="Arial" w:hAnsi="Arial" w:cs="Arial"/>
                <w:sz w:val="20"/>
                <w:szCs w:val="20"/>
              </w:rPr>
            </w:pPr>
            <w:r w:rsidRPr="00697DD9">
              <w:rPr>
                <w:rFonts w:ascii="Arial" w:hAnsi="Arial" w:cs="Arial"/>
                <w:sz w:val="20"/>
                <w:szCs w:val="20"/>
              </w:rPr>
              <w:t>GN</w:t>
            </w:r>
          </w:p>
        </w:tc>
        <w:tc>
          <w:tcPr>
            <w:tcW w:w="2476" w:type="pct"/>
            <w:vAlign w:val="center"/>
          </w:tcPr>
          <w:p w14:paraId="0B4526D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6F08562" w14:textId="77777777" w:rsidR="00F50AC2" w:rsidRPr="00697DD9" w:rsidRDefault="00F50AC2" w:rsidP="004D3221">
            <w:pPr>
              <w:rPr>
                <w:rFonts w:ascii="Arial" w:hAnsi="Arial" w:cs="Arial"/>
                <w:sz w:val="20"/>
                <w:szCs w:val="20"/>
              </w:rPr>
            </w:pPr>
          </w:p>
        </w:tc>
      </w:tr>
      <w:tr w:rsidR="00F50AC2" w:rsidRPr="00697DD9" w14:paraId="42F9B1F2" w14:textId="77777777" w:rsidTr="004D3221">
        <w:trPr>
          <w:trHeight w:val="20"/>
          <w:jc w:val="center"/>
        </w:trPr>
        <w:tc>
          <w:tcPr>
            <w:tcW w:w="362" w:type="pct"/>
            <w:vAlign w:val="center"/>
          </w:tcPr>
          <w:p w14:paraId="3F605A9E" w14:textId="77777777" w:rsidR="00F50AC2" w:rsidRPr="00697DD9" w:rsidRDefault="00F50AC2" w:rsidP="004D3221">
            <w:pPr>
              <w:rPr>
                <w:rFonts w:ascii="Arial" w:hAnsi="Arial" w:cs="Arial"/>
                <w:sz w:val="20"/>
                <w:szCs w:val="20"/>
              </w:rPr>
            </w:pPr>
            <w:r w:rsidRPr="00697DD9">
              <w:rPr>
                <w:rFonts w:ascii="Arial" w:hAnsi="Arial" w:cs="Arial"/>
                <w:sz w:val="20"/>
                <w:szCs w:val="20"/>
              </w:rPr>
              <w:t>GP</w:t>
            </w:r>
          </w:p>
        </w:tc>
        <w:tc>
          <w:tcPr>
            <w:tcW w:w="2476" w:type="pct"/>
            <w:vAlign w:val="center"/>
          </w:tcPr>
          <w:p w14:paraId="6E812AC6"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жидких или текучих веществ, приводимых в движение энергоснабжением</w:t>
            </w:r>
          </w:p>
        </w:tc>
        <w:tc>
          <w:tcPr>
            <w:tcW w:w="2162" w:type="pct"/>
            <w:vAlign w:val="center"/>
          </w:tcPr>
          <w:p w14:paraId="6C52E3CA" w14:textId="77777777" w:rsidR="00F50AC2" w:rsidRPr="00697DD9" w:rsidRDefault="00F50AC2" w:rsidP="004D3221">
            <w:pPr>
              <w:rPr>
                <w:rFonts w:ascii="Arial" w:hAnsi="Arial" w:cs="Arial"/>
                <w:sz w:val="20"/>
                <w:szCs w:val="20"/>
              </w:rPr>
            </w:pPr>
            <w:r w:rsidRPr="00697DD9">
              <w:rPr>
                <w:rFonts w:ascii="Arial" w:hAnsi="Arial" w:cs="Arial"/>
                <w:sz w:val="20"/>
                <w:szCs w:val="20"/>
              </w:rPr>
              <w:t>Насос, винтовой конвейер</w:t>
            </w:r>
          </w:p>
        </w:tc>
      </w:tr>
      <w:tr w:rsidR="00F50AC2" w:rsidRPr="00697DD9" w14:paraId="0CEC875B" w14:textId="77777777" w:rsidTr="004D3221">
        <w:trPr>
          <w:trHeight w:val="20"/>
          <w:jc w:val="center"/>
        </w:trPr>
        <w:tc>
          <w:tcPr>
            <w:tcW w:w="362" w:type="pct"/>
            <w:vAlign w:val="center"/>
          </w:tcPr>
          <w:p w14:paraId="002C6A9C" w14:textId="77777777" w:rsidR="00F50AC2" w:rsidRPr="00697DD9" w:rsidRDefault="00F50AC2" w:rsidP="004D3221">
            <w:pPr>
              <w:rPr>
                <w:rFonts w:ascii="Arial" w:hAnsi="Arial" w:cs="Arial"/>
                <w:sz w:val="20"/>
                <w:szCs w:val="20"/>
              </w:rPr>
            </w:pPr>
            <w:r w:rsidRPr="00697DD9">
              <w:rPr>
                <w:rFonts w:ascii="Arial" w:hAnsi="Arial" w:cs="Arial"/>
                <w:sz w:val="20"/>
                <w:szCs w:val="20"/>
              </w:rPr>
              <w:t>GQ</w:t>
            </w:r>
          </w:p>
        </w:tc>
        <w:tc>
          <w:tcPr>
            <w:tcW w:w="2476" w:type="pct"/>
            <w:vAlign w:val="center"/>
          </w:tcPr>
          <w:p w14:paraId="4302800B"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газообразных веществ механическим водителем</w:t>
            </w:r>
          </w:p>
        </w:tc>
        <w:tc>
          <w:tcPr>
            <w:tcW w:w="2162" w:type="pct"/>
            <w:vAlign w:val="center"/>
          </w:tcPr>
          <w:p w14:paraId="51F707A1" w14:textId="77777777" w:rsidR="00F50AC2" w:rsidRPr="00697DD9" w:rsidRDefault="00F50AC2" w:rsidP="004D3221">
            <w:pPr>
              <w:rPr>
                <w:rFonts w:ascii="Arial" w:hAnsi="Arial" w:cs="Arial"/>
                <w:sz w:val="20"/>
                <w:szCs w:val="20"/>
              </w:rPr>
            </w:pPr>
            <w:r w:rsidRPr="00697DD9">
              <w:rPr>
                <w:rFonts w:ascii="Arial" w:hAnsi="Arial" w:cs="Arial"/>
                <w:sz w:val="20"/>
                <w:szCs w:val="20"/>
              </w:rPr>
              <w:t>Аспиратор, воздуходувка, компрессор, вентилятор, вакуумный насос, вентилятор</w:t>
            </w:r>
          </w:p>
        </w:tc>
      </w:tr>
      <w:tr w:rsidR="00F50AC2" w:rsidRPr="00697DD9" w14:paraId="3E88AB3D" w14:textId="77777777" w:rsidTr="004D3221">
        <w:trPr>
          <w:trHeight w:val="20"/>
          <w:jc w:val="center"/>
        </w:trPr>
        <w:tc>
          <w:tcPr>
            <w:tcW w:w="362" w:type="pct"/>
            <w:vAlign w:val="center"/>
          </w:tcPr>
          <w:p w14:paraId="691155B2" w14:textId="77777777" w:rsidR="00F50AC2" w:rsidRPr="00697DD9" w:rsidRDefault="00F50AC2" w:rsidP="004D3221">
            <w:pPr>
              <w:rPr>
                <w:rFonts w:ascii="Arial" w:hAnsi="Arial" w:cs="Arial"/>
                <w:sz w:val="20"/>
                <w:szCs w:val="20"/>
              </w:rPr>
            </w:pPr>
            <w:r w:rsidRPr="00697DD9">
              <w:rPr>
                <w:rFonts w:ascii="Arial" w:hAnsi="Arial" w:cs="Arial"/>
                <w:sz w:val="20"/>
                <w:szCs w:val="20"/>
              </w:rPr>
              <w:t>GR</w:t>
            </w:r>
          </w:p>
        </w:tc>
        <w:tc>
          <w:tcPr>
            <w:tcW w:w="2476" w:type="pct"/>
            <w:vAlign w:val="center"/>
          </w:tcPr>
          <w:p w14:paraId="59116AE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C3DEBB8" w14:textId="77777777" w:rsidR="00F50AC2" w:rsidRPr="00697DD9" w:rsidRDefault="00F50AC2" w:rsidP="004D3221">
            <w:pPr>
              <w:rPr>
                <w:rFonts w:ascii="Arial" w:hAnsi="Arial" w:cs="Arial"/>
                <w:sz w:val="20"/>
                <w:szCs w:val="20"/>
              </w:rPr>
            </w:pPr>
          </w:p>
        </w:tc>
      </w:tr>
      <w:tr w:rsidR="00F50AC2" w:rsidRPr="00697DD9" w14:paraId="3749BACB" w14:textId="77777777" w:rsidTr="004D3221">
        <w:trPr>
          <w:trHeight w:val="20"/>
          <w:jc w:val="center"/>
        </w:trPr>
        <w:tc>
          <w:tcPr>
            <w:tcW w:w="362" w:type="pct"/>
            <w:vAlign w:val="center"/>
          </w:tcPr>
          <w:p w14:paraId="1C1E223F" w14:textId="77777777" w:rsidR="00F50AC2" w:rsidRPr="00697DD9" w:rsidRDefault="00F50AC2" w:rsidP="004D3221">
            <w:pPr>
              <w:rPr>
                <w:rFonts w:ascii="Arial" w:hAnsi="Arial" w:cs="Arial"/>
                <w:sz w:val="20"/>
                <w:szCs w:val="20"/>
              </w:rPr>
            </w:pPr>
            <w:r w:rsidRPr="00697DD9">
              <w:rPr>
                <w:rFonts w:ascii="Arial" w:hAnsi="Arial" w:cs="Arial"/>
                <w:sz w:val="20"/>
                <w:szCs w:val="20"/>
              </w:rPr>
              <w:t>GS</w:t>
            </w:r>
          </w:p>
        </w:tc>
        <w:tc>
          <w:tcPr>
            <w:tcW w:w="2476" w:type="pct"/>
            <w:vAlign w:val="center"/>
          </w:tcPr>
          <w:p w14:paraId="4B14919E"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жидких или газообразных веществ с помощью движущей среды</w:t>
            </w:r>
          </w:p>
        </w:tc>
        <w:tc>
          <w:tcPr>
            <w:tcW w:w="2162" w:type="pct"/>
            <w:vAlign w:val="center"/>
          </w:tcPr>
          <w:p w14:paraId="6F234638" w14:textId="77777777" w:rsidR="00F50AC2" w:rsidRPr="00697DD9" w:rsidRDefault="00F50AC2" w:rsidP="004D3221">
            <w:pPr>
              <w:rPr>
                <w:rFonts w:ascii="Arial" w:hAnsi="Arial" w:cs="Arial"/>
                <w:sz w:val="20"/>
                <w:szCs w:val="20"/>
              </w:rPr>
            </w:pPr>
            <w:r w:rsidRPr="00697DD9">
              <w:rPr>
                <w:rFonts w:ascii="Arial" w:hAnsi="Arial" w:cs="Arial"/>
                <w:sz w:val="20"/>
                <w:szCs w:val="20"/>
              </w:rPr>
              <w:t>Эжектор, инжектор, струйный</w:t>
            </w:r>
          </w:p>
        </w:tc>
      </w:tr>
      <w:tr w:rsidR="00F50AC2" w:rsidRPr="00697DD9" w14:paraId="003D776F" w14:textId="77777777" w:rsidTr="004D3221">
        <w:trPr>
          <w:trHeight w:val="20"/>
          <w:jc w:val="center"/>
        </w:trPr>
        <w:tc>
          <w:tcPr>
            <w:tcW w:w="362" w:type="pct"/>
            <w:vAlign w:val="center"/>
          </w:tcPr>
          <w:p w14:paraId="228FDFAE" w14:textId="77777777" w:rsidR="00F50AC2" w:rsidRPr="00697DD9" w:rsidRDefault="00F50AC2" w:rsidP="004D3221">
            <w:pPr>
              <w:rPr>
                <w:rFonts w:ascii="Arial" w:hAnsi="Arial" w:cs="Arial"/>
                <w:sz w:val="20"/>
                <w:szCs w:val="20"/>
              </w:rPr>
            </w:pPr>
            <w:r w:rsidRPr="00697DD9">
              <w:rPr>
                <w:rFonts w:ascii="Arial" w:hAnsi="Arial" w:cs="Arial"/>
                <w:sz w:val="20"/>
                <w:szCs w:val="20"/>
              </w:rPr>
              <w:t>GT</w:t>
            </w:r>
          </w:p>
        </w:tc>
        <w:tc>
          <w:tcPr>
            <w:tcW w:w="2476" w:type="pct"/>
            <w:vAlign w:val="center"/>
          </w:tcPr>
          <w:p w14:paraId="0484D933"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жидких или газообразных веществ под действием силы тяжести</w:t>
            </w:r>
          </w:p>
        </w:tc>
        <w:tc>
          <w:tcPr>
            <w:tcW w:w="2162" w:type="pct"/>
            <w:vAlign w:val="center"/>
          </w:tcPr>
          <w:p w14:paraId="778D3BD6" w14:textId="77777777" w:rsidR="00F50AC2" w:rsidRPr="00697DD9" w:rsidRDefault="00F50AC2" w:rsidP="004D3221">
            <w:pPr>
              <w:rPr>
                <w:rFonts w:ascii="Arial" w:hAnsi="Arial" w:cs="Arial"/>
                <w:sz w:val="20"/>
                <w:szCs w:val="20"/>
              </w:rPr>
            </w:pPr>
            <w:r w:rsidRPr="00697DD9">
              <w:rPr>
                <w:rFonts w:ascii="Arial" w:hAnsi="Arial" w:cs="Arial"/>
                <w:sz w:val="20"/>
                <w:szCs w:val="20"/>
              </w:rPr>
              <w:t>Lubricator, oiler</w:t>
            </w:r>
          </w:p>
        </w:tc>
      </w:tr>
      <w:tr w:rsidR="00F50AC2" w:rsidRPr="00697DD9" w14:paraId="11090194" w14:textId="77777777" w:rsidTr="004D3221">
        <w:trPr>
          <w:trHeight w:val="20"/>
          <w:jc w:val="center"/>
        </w:trPr>
        <w:tc>
          <w:tcPr>
            <w:tcW w:w="362" w:type="pct"/>
            <w:vAlign w:val="center"/>
          </w:tcPr>
          <w:p w14:paraId="511B8602" w14:textId="77777777" w:rsidR="00F50AC2" w:rsidRPr="00697DD9" w:rsidRDefault="00F50AC2" w:rsidP="004D3221">
            <w:pPr>
              <w:rPr>
                <w:rFonts w:ascii="Arial" w:hAnsi="Arial" w:cs="Arial"/>
                <w:sz w:val="20"/>
                <w:szCs w:val="20"/>
              </w:rPr>
            </w:pPr>
            <w:r w:rsidRPr="00697DD9">
              <w:rPr>
                <w:rFonts w:ascii="Arial" w:hAnsi="Arial" w:cs="Arial"/>
                <w:sz w:val="20"/>
                <w:szCs w:val="20"/>
              </w:rPr>
              <w:t>GU</w:t>
            </w:r>
          </w:p>
        </w:tc>
        <w:tc>
          <w:tcPr>
            <w:tcW w:w="2476" w:type="pct"/>
            <w:vAlign w:val="center"/>
          </w:tcPr>
          <w:p w14:paraId="27F0ECC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0B814F6" w14:textId="77777777" w:rsidR="00F50AC2" w:rsidRPr="00697DD9" w:rsidRDefault="00F50AC2" w:rsidP="004D3221">
            <w:pPr>
              <w:rPr>
                <w:sz w:val="20"/>
                <w:szCs w:val="20"/>
              </w:rPr>
            </w:pPr>
          </w:p>
        </w:tc>
      </w:tr>
      <w:tr w:rsidR="00F50AC2" w:rsidRPr="00697DD9" w14:paraId="52433A55" w14:textId="77777777" w:rsidTr="004D3221">
        <w:trPr>
          <w:trHeight w:val="20"/>
          <w:jc w:val="center"/>
        </w:trPr>
        <w:tc>
          <w:tcPr>
            <w:tcW w:w="362" w:type="pct"/>
            <w:vAlign w:val="center"/>
          </w:tcPr>
          <w:p w14:paraId="218E46EF" w14:textId="77777777" w:rsidR="00F50AC2" w:rsidRPr="00697DD9" w:rsidRDefault="00F50AC2" w:rsidP="004D3221">
            <w:pPr>
              <w:rPr>
                <w:rFonts w:ascii="Arial" w:hAnsi="Arial" w:cs="Arial"/>
                <w:sz w:val="20"/>
                <w:szCs w:val="20"/>
              </w:rPr>
            </w:pPr>
            <w:r w:rsidRPr="00697DD9">
              <w:rPr>
                <w:rFonts w:ascii="Arial" w:hAnsi="Arial" w:cs="Arial"/>
                <w:sz w:val="20"/>
                <w:szCs w:val="20"/>
              </w:rPr>
              <w:t>GV</w:t>
            </w:r>
          </w:p>
        </w:tc>
        <w:tc>
          <w:tcPr>
            <w:tcW w:w="2476" w:type="pct"/>
            <w:vAlign w:val="center"/>
          </w:tcPr>
          <w:p w14:paraId="6A44133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0A12CDF" w14:textId="77777777" w:rsidR="00F50AC2" w:rsidRPr="00697DD9" w:rsidRDefault="00F50AC2" w:rsidP="004D3221">
            <w:pPr>
              <w:rPr>
                <w:sz w:val="20"/>
                <w:szCs w:val="20"/>
              </w:rPr>
            </w:pPr>
          </w:p>
        </w:tc>
      </w:tr>
      <w:tr w:rsidR="00F50AC2" w:rsidRPr="00697DD9" w14:paraId="0FF08551" w14:textId="77777777" w:rsidTr="004D3221">
        <w:trPr>
          <w:trHeight w:val="20"/>
          <w:jc w:val="center"/>
        </w:trPr>
        <w:tc>
          <w:tcPr>
            <w:tcW w:w="362" w:type="pct"/>
            <w:vAlign w:val="center"/>
          </w:tcPr>
          <w:p w14:paraId="7821A81E" w14:textId="77777777" w:rsidR="00F50AC2" w:rsidRPr="00697DD9" w:rsidRDefault="00F50AC2" w:rsidP="004D3221">
            <w:pPr>
              <w:rPr>
                <w:rFonts w:ascii="Arial" w:hAnsi="Arial" w:cs="Arial"/>
                <w:sz w:val="20"/>
                <w:szCs w:val="20"/>
              </w:rPr>
            </w:pPr>
            <w:r w:rsidRPr="00697DD9">
              <w:rPr>
                <w:rFonts w:ascii="Arial" w:hAnsi="Arial" w:cs="Arial"/>
                <w:sz w:val="20"/>
                <w:szCs w:val="20"/>
              </w:rPr>
              <w:t>GW</w:t>
            </w:r>
          </w:p>
        </w:tc>
        <w:tc>
          <w:tcPr>
            <w:tcW w:w="2476" w:type="pct"/>
            <w:vAlign w:val="center"/>
          </w:tcPr>
          <w:p w14:paraId="3E3B6D8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8E68E5F" w14:textId="77777777" w:rsidR="00F50AC2" w:rsidRPr="00697DD9" w:rsidRDefault="00F50AC2" w:rsidP="004D3221">
            <w:pPr>
              <w:rPr>
                <w:sz w:val="20"/>
                <w:szCs w:val="20"/>
              </w:rPr>
            </w:pPr>
          </w:p>
        </w:tc>
      </w:tr>
      <w:tr w:rsidR="00F50AC2" w:rsidRPr="00697DD9" w14:paraId="2412EB01" w14:textId="77777777" w:rsidTr="004D3221">
        <w:trPr>
          <w:trHeight w:val="20"/>
          <w:jc w:val="center"/>
        </w:trPr>
        <w:tc>
          <w:tcPr>
            <w:tcW w:w="362" w:type="pct"/>
            <w:vAlign w:val="center"/>
          </w:tcPr>
          <w:p w14:paraId="19372DC0" w14:textId="77777777" w:rsidR="00F50AC2" w:rsidRPr="00697DD9" w:rsidRDefault="00F50AC2" w:rsidP="004D3221">
            <w:pPr>
              <w:rPr>
                <w:rFonts w:ascii="Arial" w:hAnsi="Arial" w:cs="Arial"/>
                <w:sz w:val="20"/>
                <w:szCs w:val="20"/>
              </w:rPr>
            </w:pPr>
            <w:r w:rsidRPr="00697DD9">
              <w:rPr>
                <w:rFonts w:ascii="Arial" w:hAnsi="Arial" w:cs="Arial"/>
                <w:sz w:val="20"/>
                <w:szCs w:val="20"/>
              </w:rPr>
              <w:t>GX</w:t>
            </w:r>
          </w:p>
        </w:tc>
        <w:tc>
          <w:tcPr>
            <w:tcW w:w="2476" w:type="pct"/>
            <w:vAlign w:val="center"/>
          </w:tcPr>
          <w:p w14:paraId="74E2D08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C65AFB8" w14:textId="77777777" w:rsidR="00F50AC2" w:rsidRPr="00697DD9" w:rsidRDefault="00F50AC2" w:rsidP="004D3221">
            <w:pPr>
              <w:rPr>
                <w:sz w:val="20"/>
                <w:szCs w:val="20"/>
              </w:rPr>
            </w:pPr>
          </w:p>
        </w:tc>
      </w:tr>
      <w:tr w:rsidR="00F50AC2" w:rsidRPr="00697DD9" w14:paraId="48AE43BA" w14:textId="77777777" w:rsidTr="004D3221">
        <w:trPr>
          <w:trHeight w:val="20"/>
          <w:jc w:val="center"/>
        </w:trPr>
        <w:tc>
          <w:tcPr>
            <w:tcW w:w="362" w:type="pct"/>
            <w:vAlign w:val="center"/>
          </w:tcPr>
          <w:p w14:paraId="04CE51F2" w14:textId="77777777" w:rsidR="00F50AC2" w:rsidRPr="00697DD9" w:rsidRDefault="00F50AC2" w:rsidP="004D3221">
            <w:pPr>
              <w:rPr>
                <w:rFonts w:ascii="Arial" w:hAnsi="Arial" w:cs="Arial"/>
                <w:sz w:val="20"/>
                <w:szCs w:val="20"/>
              </w:rPr>
            </w:pPr>
            <w:r w:rsidRPr="00697DD9">
              <w:rPr>
                <w:rFonts w:ascii="Arial" w:hAnsi="Arial" w:cs="Arial"/>
                <w:sz w:val="20"/>
                <w:szCs w:val="20"/>
              </w:rPr>
              <w:t>GY</w:t>
            </w:r>
          </w:p>
        </w:tc>
        <w:tc>
          <w:tcPr>
            <w:tcW w:w="2476" w:type="pct"/>
            <w:vAlign w:val="center"/>
          </w:tcPr>
          <w:p w14:paraId="7A2A567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5437A0E" w14:textId="77777777" w:rsidR="00F50AC2" w:rsidRPr="00697DD9" w:rsidRDefault="00F50AC2" w:rsidP="004D3221">
            <w:pPr>
              <w:rPr>
                <w:sz w:val="20"/>
                <w:szCs w:val="20"/>
              </w:rPr>
            </w:pPr>
          </w:p>
        </w:tc>
      </w:tr>
      <w:tr w:rsidR="00F50AC2" w:rsidRPr="00697DD9" w14:paraId="76687947" w14:textId="77777777" w:rsidTr="004D3221">
        <w:trPr>
          <w:trHeight w:val="20"/>
          <w:jc w:val="center"/>
        </w:trPr>
        <w:tc>
          <w:tcPr>
            <w:tcW w:w="362" w:type="pct"/>
            <w:vAlign w:val="center"/>
          </w:tcPr>
          <w:p w14:paraId="60690BD6" w14:textId="77777777" w:rsidR="00F50AC2" w:rsidRPr="00697DD9" w:rsidRDefault="00F50AC2" w:rsidP="004D3221">
            <w:pPr>
              <w:rPr>
                <w:rFonts w:ascii="Arial" w:hAnsi="Arial" w:cs="Arial"/>
                <w:sz w:val="20"/>
                <w:szCs w:val="20"/>
              </w:rPr>
            </w:pPr>
            <w:r w:rsidRPr="00697DD9">
              <w:rPr>
                <w:rFonts w:ascii="Arial" w:hAnsi="Arial" w:cs="Arial"/>
                <w:sz w:val="20"/>
                <w:szCs w:val="20"/>
              </w:rPr>
              <w:t>GZ</w:t>
            </w:r>
          </w:p>
        </w:tc>
        <w:tc>
          <w:tcPr>
            <w:tcW w:w="2476" w:type="pct"/>
            <w:vAlign w:val="center"/>
          </w:tcPr>
          <w:p w14:paraId="38F805B5" w14:textId="77777777" w:rsidR="00F50AC2" w:rsidRPr="00697DD9" w:rsidRDefault="00F50AC2"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1DFFB8FD" w14:textId="77777777" w:rsidR="00F50AC2" w:rsidRPr="00697DD9" w:rsidRDefault="00F50AC2" w:rsidP="004D3221">
            <w:pPr>
              <w:rPr>
                <w:sz w:val="20"/>
                <w:szCs w:val="20"/>
              </w:rPr>
            </w:pPr>
          </w:p>
        </w:tc>
      </w:tr>
      <w:tr w:rsidR="00F50AC2" w:rsidRPr="00697DD9" w14:paraId="2DEF8C7E" w14:textId="77777777" w:rsidTr="004D3221">
        <w:trPr>
          <w:trHeight w:val="20"/>
          <w:jc w:val="center"/>
        </w:trPr>
        <w:tc>
          <w:tcPr>
            <w:tcW w:w="362" w:type="pct"/>
            <w:vAlign w:val="center"/>
          </w:tcPr>
          <w:p w14:paraId="2101A1EA" w14:textId="77777777" w:rsidR="00F50AC2" w:rsidRPr="00697DD9" w:rsidRDefault="00F50AC2" w:rsidP="004D3221">
            <w:pPr>
              <w:rPr>
                <w:sz w:val="20"/>
                <w:szCs w:val="20"/>
              </w:rPr>
            </w:pPr>
          </w:p>
        </w:tc>
        <w:tc>
          <w:tcPr>
            <w:tcW w:w="2476" w:type="pct"/>
            <w:vAlign w:val="center"/>
          </w:tcPr>
          <w:p w14:paraId="56AD5111" w14:textId="77777777" w:rsidR="00F50AC2" w:rsidRPr="00697DD9" w:rsidRDefault="00F50AC2" w:rsidP="004D3221">
            <w:pPr>
              <w:rPr>
                <w:sz w:val="20"/>
                <w:szCs w:val="20"/>
              </w:rPr>
            </w:pPr>
          </w:p>
        </w:tc>
        <w:tc>
          <w:tcPr>
            <w:tcW w:w="2162" w:type="pct"/>
            <w:vAlign w:val="center"/>
          </w:tcPr>
          <w:p w14:paraId="520BE8D1" w14:textId="77777777" w:rsidR="00F50AC2" w:rsidRPr="00697DD9" w:rsidRDefault="00F50AC2" w:rsidP="004D3221">
            <w:pPr>
              <w:rPr>
                <w:sz w:val="20"/>
                <w:szCs w:val="20"/>
              </w:rPr>
            </w:pPr>
          </w:p>
        </w:tc>
      </w:tr>
      <w:tr w:rsidR="00F50AC2" w:rsidRPr="00DE6E76" w14:paraId="29370158" w14:textId="77777777" w:rsidTr="004D3221">
        <w:trPr>
          <w:trHeight w:val="20"/>
          <w:jc w:val="center"/>
        </w:trPr>
        <w:tc>
          <w:tcPr>
            <w:tcW w:w="5000" w:type="pct"/>
            <w:gridSpan w:val="3"/>
            <w:vAlign w:val="center"/>
          </w:tcPr>
          <w:p w14:paraId="59ED8D32" w14:textId="77777777" w:rsidR="00F50AC2" w:rsidRPr="00D342C1" w:rsidRDefault="00F50AC2" w:rsidP="004D3221">
            <w:pPr>
              <w:rPr>
                <w:b/>
                <w:sz w:val="20"/>
                <w:szCs w:val="20"/>
                <w:lang w:val="en-US"/>
              </w:rPr>
            </w:pPr>
            <w:r w:rsidRPr="00D342C1">
              <w:rPr>
                <w:rFonts w:ascii="Arial" w:hAnsi="Arial" w:cs="Arial"/>
                <w:b/>
                <w:sz w:val="20"/>
                <w:szCs w:val="20"/>
                <w:lang w:val="en-US"/>
              </w:rPr>
              <w:t>Main class H</w:t>
            </w:r>
          </w:p>
          <w:p w14:paraId="094EA5B0" w14:textId="77777777" w:rsidR="00F50AC2" w:rsidRPr="00D342C1" w:rsidRDefault="00F50AC2" w:rsidP="004D3221">
            <w:pPr>
              <w:rPr>
                <w:rFonts w:ascii="Arial" w:hAnsi="Arial" w:cs="Arial"/>
                <w:b/>
                <w:sz w:val="20"/>
                <w:szCs w:val="20"/>
                <w:lang w:val="en-US"/>
              </w:rPr>
            </w:pPr>
            <w:r w:rsidRPr="00D342C1">
              <w:rPr>
                <w:rFonts w:ascii="Arial" w:hAnsi="Arial" w:cs="Arial"/>
                <w:b/>
                <w:sz w:val="20"/>
                <w:szCs w:val="20"/>
                <w:lang w:val="en-US"/>
              </w:rPr>
              <w:t>Producing a new kind of material or product</w:t>
            </w:r>
          </w:p>
        </w:tc>
      </w:tr>
      <w:tr w:rsidR="00F50AC2" w:rsidRPr="00697DD9" w14:paraId="0B83111D" w14:textId="77777777" w:rsidTr="004D3221">
        <w:trPr>
          <w:trHeight w:val="20"/>
          <w:jc w:val="center"/>
        </w:trPr>
        <w:tc>
          <w:tcPr>
            <w:tcW w:w="362" w:type="pct"/>
            <w:vAlign w:val="center"/>
          </w:tcPr>
          <w:p w14:paraId="3E3B4D7C"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04185096"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33D8495C"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3D572D74" w14:textId="77777777" w:rsidTr="004D3221">
        <w:trPr>
          <w:trHeight w:val="20"/>
          <w:jc w:val="center"/>
        </w:trPr>
        <w:tc>
          <w:tcPr>
            <w:tcW w:w="362" w:type="pct"/>
            <w:vAlign w:val="center"/>
          </w:tcPr>
          <w:p w14:paraId="3E342BF9" w14:textId="77777777" w:rsidR="00F50AC2" w:rsidRPr="00697DD9" w:rsidRDefault="00F50AC2" w:rsidP="004D3221">
            <w:pPr>
              <w:rPr>
                <w:rFonts w:ascii="Arial" w:hAnsi="Arial" w:cs="Arial"/>
                <w:sz w:val="20"/>
                <w:szCs w:val="20"/>
              </w:rPr>
            </w:pPr>
            <w:r w:rsidRPr="00697DD9">
              <w:rPr>
                <w:rFonts w:ascii="Arial" w:hAnsi="Arial" w:cs="Arial"/>
                <w:sz w:val="20"/>
                <w:szCs w:val="20"/>
              </w:rPr>
              <w:t>HA</w:t>
            </w:r>
          </w:p>
        </w:tc>
        <w:tc>
          <w:tcPr>
            <w:tcW w:w="2476" w:type="pct"/>
            <w:vAlign w:val="center"/>
          </w:tcPr>
          <w:p w14:paraId="7287D04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F4D8E41" w14:textId="77777777" w:rsidR="00F50AC2" w:rsidRPr="00697DD9" w:rsidRDefault="00F50AC2" w:rsidP="004D3221">
            <w:pPr>
              <w:rPr>
                <w:rFonts w:ascii="Arial" w:hAnsi="Arial" w:cs="Arial"/>
                <w:sz w:val="20"/>
                <w:szCs w:val="20"/>
              </w:rPr>
            </w:pPr>
          </w:p>
        </w:tc>
      </w:tr>
      <w:tr w:rsidR="00F50AC2" w:rsidRPr="00697DD9" w14:paraId="104A1667" w14:textId="77777777" w:rsidTr="004D3221">
        <w:trPr>
          <w:trHeight w:val="20"/>
          <w:jc w:val="center"/>
        </w:trPr>
        <w:tc>
          <w:tcPr>
            <w:tcW w:w="362" w:type="pct"/>
            <w:vAlign w:val="center"/>
          </w:tcPr>
          <w:p w14:paraId="54778CD0" w14:textId="77777777" w:rsidR="00F50AC2" w:rsidRPr="00697DD9" w:rsidRDefault="00F50AC2" w:rsidP="004D3221">
            <w:pPr>
              <w:rPr>
                <w:rFonts w:ascii="Arial" w:hAnsi="Arial" w:cs="Arial"/>
                <w:sz w:val="20"/>
                <w:szCs w:val="20"/>
              </w:rPr>
            </w:pPr>
            <w:r w:rsidRPr="00697DD9">
              <w:rPr>
                <w:rFonts w:ascii="Arial" w:hAnsi="Arial" w:cs="Arial"/>
                <w:sz w:val="20"/>
                <w:szCs w:val="20"/>
              </w:rPr>
              <w:t>HB</w:t>
            </w:r>
          </w:p>
        </w:tc>
        <w:tc>
          <w:tcPr>
            <w:tcW w:w="2476" w:type="pct"/>
            <w:vAlign w:val="center"/>
          </w:tcPr>
          <w:p w14:paraId="0961E0F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FFBEDF" w14:textId="77777777" w:rsidR="00F50AC2" w:rsidRPr="00697DD9" w:rsidRDefault="00F50AC2" w:rsidP="004D3221">
            <w:pPr>
              <w:rPr>
                <w:rFonts w:ascii="Arial" w:hAnsi="Arial" w:cs="Arial"/>
                <w:sz w:val="20"/>
                <w:szCs w:val="20"/>
              </w:rPr>
            </w:pPr>
          </w:p>
        </w:tc>
      </w:tr>
      <w:tr w:rsidR="00F50AC2" w:rsidRPr="00697DD9" w14:paraId="698C3A60" w14:textId="77777777" w:rsidTr="004D3221">
        <w:trPr>
          <w:trHeight w:val="20"/>
          <w:jc w:val="center"/>
        </w:trPr>
        <w:tc>
          <w:tcPr>
            <w:tcW w:w="362" w:type="pct"/>
            <w:vAlign w:val="center"/>
          </w:tcPr>
          <w:p w14:paraId="054A3966" w14:textId="77777777" w:rsidR="00F50AC2" w:rsidRPr="00697DD9" w:rsidRDefault="00F50AC2" w:rsidP="004D3221">
            <w:pPr>
              <w:rPr>
                <w:rFonts w:ascii="Arial" w:hAnsi="Arial" w:cs="Arial"/>
                <w:sz w:val="20"/>
                <w:szCs w:val="20"/>
              </w:rPr>
            </w:pPr>
            <w:r w:rsidRPr="00697DD9">
              <w:rPr>
                <w:rFonts w:ascii="Arial" w:hAnsi="Arial" w:cs="Arial"/>
                <w:sz w:val="20"/>
                <w:szCs w:val="20"/>
              </w:rPr>
              <w:t>HC</w:t>
            </w:r>
          </w:p>
        </w:tc>
        <w:tc>
          <w:tcPr>
            <w:tcW w:w="2476" w:type="pct"/>
            <w:vAlign w:val="center"/>
          </w:tcPr>
          <w:p w14:paraId="0B88B89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71DB3ED" w14:textId="77777777" w:rsidR="00F50AC2" w:rsidRPr="00697DD9" w:rsidRDefault="00F50AC2" w:rsidP="004D3221">
            <w:pPr>
              <w:rPr>
                <w:rFonts w:ascii="Arial" w:hAnsi="Arial" w:cs="Arial"/>
                <w:sz w:val="20"/>
                <w:szCs w:val="20"/>
              </w:rPr>
            </w:pPr>
          </w:p>
        </w:tc>
      </w:tr>
      <w:tr w:rsidR="00F50AC2" w:rsidRPr="00697DD9" w14:paraId="29B16D0C" w14:textId="77777777" w:rsidTr="004D3221">
        <w:trPr>
          <w:trHeight w:val="20"/>
          <w:jc w:val="center"/>
        </w:trPr>
        <w:tc>
          <w:tcPr>
            <w:tcW w:w="362" w:type="pct"/>
            <w:vAlign w:val="center"/>
          </w:tcPr>
          <w:p w14:paraId="43A86651" w14:textId="77777777" w:rsidR="00F50AC2" w:rsidRPr="00697DD9" w:rsidRDefault="00F50AC2" w:rsidP="004D3221">
            <w:pPr>
              <w:rPr>
                <w:rFonts w:ascii="Arial" w:hAnsi="Arial" w:cs="Arial"/>
                <w:sz w:val="20"/>
                <w:szCs w:val="20"/>
              </w:rPr>
            </w:pPr>
            <w:r w:rsidRPr="00697DD9">
              <w:rPr>
                <w:rFonts w:ascii="Arial" w:hAnsi="Arial" w:cs="Arial"/>
                <w:sz w:val="20"/>
                <w:szCs w:val="20"/>
              </w:rPr>
              <w:t>HD</w:t>
            </w:r>
          </w:p>
        </w:tc>
        <w:tc>
          <w:tcPr>
            <w:tcW w:w="2476" w:type="pct"/>
            <w:vAlign w:val="center"/>
          </w:tcPr>
          <w:p w14:paraId="2E6A0B6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544C11E" w14:textId="77777777" w:rsidR="00F50AC2" w:rsidRPr="00697DD9" w:rsidRDefault="00F50AC2" w:rsidP="004D3221">
            <w:pPr>
              <w:rPr>
                <w:rFonts w:ascii="Arial" w:hAnsi="Arial" w:cs="Arial"/>
                <w:sz w:val="20"/>
                <w:szCs w:val="20"/>
              </w:rPr>
            </w:pPr>
          </w:p>
        </w:tc>
      </w:tr>
      <w:tr w:rsidR="00F50AC2" w:rsidRPr="00697DD9" w14:paraId="5DD2E232" w14:textId="77777777" w:rsidTr="004D3221">
        <w:trPr>
          <w:trHeight w:val="20"/>
          <w:jc w:val="center"/>
        </w:trPr>
        <w:tc>
          <w:tcPr>
            <w:tcW w:w="362" w:type="pct"/>
            <w:vAlign w:val="center"/>
          </w:tcPr>
          <w:p w14:paraId="16B13456" w14:textId="77777777" w:rsidR="00F50AC2" w:rsidRPr="00697DD9" w:rsidRDefault="00F50AC2" w:rsidP="004D3221">
            <w:pPr>
              <w:rPr>
                <w:rFonts w:ascii="Arial" w:hAnsi="Arial" w:cs="Arial"/>
                <w:sz w:val="20"/>
                <w:szCs w:val="20"/>
              </w:rPr>
            </w:pPr>
            <w:r w:rsidRPr="00697DD9">
              <w:rPr>
                <w:rFonts w:ascii="Arial" w:hAnsi="Arial" w:cs="Arial"/>
                <w:sz w:val="20"/>
                <w:szCs w:val="20"/>
              </w:rPr>
              <w:t>HE</w:t>
            </w:r>
          </w:p>
        </w:tc>
        <w:tc>
          <w:tcPr>
            <w:tcW w:w="2476" w:type="pct"/>
            <w:vAlign w:val="center"/>
          </w:tcPr>
          <w:p w14:paraId="27318BF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2D2D8C6" w14:textId="77777777" w:rsidR="00F50AC2" w:rsidRPr="00697DD9" w:rsidRDefault="00F50AC2" w:rsidP="004D3221">
            <w:pPr>
              <w:rPr>
                <w:rFonts w:ascii="Arial" w:hAnsi="Arial" w:cs="Arial"/>
                <w:sz w:val="20"/>
                <w:szCs w:val="20"/>
              </w:rPr>
            </w:pPr>
          </w:p>
        </w:tc>
      </w:tr>
      <w:tr w:rsidR="00F50AC2" w:rsidRPr="00697DD9" w14:paraId="299D07B0" w14:textId="77777777" w:rsidTr="004D3221">
        <w:trPr>
          <w:trHeight w:val="20"/>
          <w:jc w:val="center"/>
        </w:trPr>
        <w:tc>
          <w:tcPr>
            <w:tcW w:w="362" w:type="pct"/>
            <w:vAlign w:val="center"/>
          </w:tcPr>
          <w:p w14:paraId="7E3C6FD4" w14:textId="77777777" w:rsidR="00F50AC2" w:rsidRPr="00697DD9" w:rsidRDefault="00F50AC2" w:rsidP="004D3221">
            <w:pPr>
              <w:rPr>
                <w:rFonts w:ascii="Arial" w:hAnsi="Arial" w:cs="Arial"/>
                <w:sz w:val="20"/>
                <w:szCs w:val="20"/>
              </w:rPr>
            </w:pPr>
            <w:r w:rsidRPr="00697DD9">
              <w:rPr>
                <w:rFonts w:ascii="Arial" w:hAnsi="Arial" w:cs="Arial"/>
                <w:sz w:val="20"/>
                <w:szCs w:val="20"/>
              </w:rPr>
              <w:t>HF</w:t>
            </w:r>
          </w:p>
        </w:tc>
        <w:tc>
          <w:tcPr>
            <w:tcW w:w="2476" w:type="pct"/>
            <w:vAlign w:val="center"/>
          </w:tcPr>
          <w:p w14:paraId="6F9B05C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939CDE8" w14:textId="77777777" w:rsidR="00F50AC2" w:rsidRPr="00697DD9" w:rsidRDefault="00F50AC2" w:rsidP="004D3221">
            <w:pPr>
              <w:rPr>
                <w:rFonts w:ascii="Arial" w:hAnsi="Arial" w:cs="Arial"/>
                <w:sz w:val="20"/>
                <w:szCs w:val="20"/>
              </w:rPr>
            </w:pPr>
          </w:p>
        </w:tc>
      </w:tr>
      <w:tr w:rsidR="00F50AC2" w:rsidRPr="00697DD9" w14:paraId="53D459FE" w14:textId="77777777" w:rsidTr="004D3221">
        <w:trPr>
          <w:trHeight w:val="20"/>
          <w:jc w:val="center"/>
        </w:trPr>
        <w:tc>
          <w:tcPr>
            <w:tcW w:w="362" w:type="pct"/>
            <w:vAlign w:val="center"/>
          </w:tcPr>
          <w:p w14:paraId="083CAC94" w14:textId="77777777" w:rsidR="00F50AC2" w:rsidRPr="00697DD9" w:rsidRDefault="00F50AC2" w:rsidP="004D3221">
            <w:pPr>
              <w:rPr>
                <w:rFonts w:ascii="Arial" w:hAnsi="Arial" w:cs="Arial"/>
                <w:sz w:val="20"/>
                <w:szCs w:val="20"/>
              </w:rPr>
            </w:pPr>
            <w:r w:rsidRPr="00697DD9">
              <w:rPr>
                <w:rFonts w:ascii="Arial" w:hAnsi="Arial" w:cs="Arial"/>
                <w:sz w:val="20"/>
                <w:szCs w:val="20"/>
              </w:rPr>
              <w:t>HG</w:t>
            </w:r>
          </w:p>
        </w:tc>
        <w:tc>
          <w:tcPr>
            <w:tcW w:w="2476" w:type="pct"/>
            <w:vAlign w:val="center"/>
          </w:tcPr>
          <w:p w14:paraId="1AB561B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B735D70" w14:textId="77777777" w:rsidR="00F50AC2" w:rsidRPr="00697DD9" w:rsidRDefault="00F50AC2" w:rsidP="004D3221">
            <w:pPr>
              <w:rPr>
                <w:rFonts w:ascii="Arial" w:hAnsi="Arial" w:cs="Arial"/>
                <w:sz w:val="20"/>
                <w:szCs w:val="20"/>
              </w:rPr>
            </w:pPr>
          </w:p>
        </w:tc>
      </w:tr>
      <w:tr w:rsidR="00F50AC2" w:rsidRPr="00697DD9" w14:paraId="555E8C91" w14:textId="77777777" w:rsidTr="004D3221">
        <w:trPr>
          <w:trHeight w:val="20"/>
          <w:jc w:val="center"/>
        </w:trPr>
        <w:tc>
          <w:tcPr>
            <w:tcW w:w="362" w:type="pct"/>
            <w:vAlign w:val="center"/>
          </w:tcPr>
          <w:p w14:paraId="148D49FB" w14:textId="77777777" w:rsidR="00F50AC2" w:rsidRPr="00697DD9" w:rsidRDefault="00F50AC2" w:rsidP="004D3221">
            <w:pPr>
              <w:rPr>
                <w:rFonts w:ascii="Arial" w:hAnsi="Arial" w:cs="Arial"/>
                <w:sz w:val="20"/>
                <w:szCs w:val="20"/>
              </w:rPr>
            </w:pPr>
            <w:r w:rsidRPr="00697DD9">
              <w:rPr>
                <w:rFonts w:ascii="Arial" w:hAnsi="Arial" w:cs="Arial"/>
                <w:sz w:val="20"/>
                <w:szCs w:val="20"/>
              </w:rPr>
              <w:t>HH</w:t>
            </w:r>
          </w:p>
        </w:tc>
        <w:tc>
          <w:tcPr>
            <w:tcW w:w="2476" w:type="pct"/>
            <w:vAlign w:val="center"/>
          </w:tcPr>
          <w:p w14:paraId="0B5BDA7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DD87DCA" w14:textId="77777777" w:rsidR="00F50AC2" w:rsidRPr="00697DD9" w:rsidRDefault="00F50AC2" w:rsidP="004D3221">
            <w:pPr>
              <w:rPr>
                <w:rFonts w:ascii="Arial" w:hAnsi="Arial" w:cs="Arial"/>
                <w:sz w:val="20"/>
                <w:szCs w:val="20"/>
              </w:rPr>
            </w:pPr>
          </w:p>
        </w:tc>
      </w:tr>
      <w:tr w:rsidR="00F50AC2" w:rsidRPr="00697DD9" w14:paraId="57613FA2" w14:textId="77777777" w:rsidTr="004D3221">
        <w:trPr>
          <w:trHeight w:val="20"/>
          <w:jc w:val="center"/>
        </w:trPr>
        <w:tc>
          <w:tcPr>
            <w:tcW w:w="362" w:type="pct"/>
            <w:vAlign w:val="center"/>
          </w:tcPr>
          <w:p w14:paraId="27437CE1" w14:textId="77777777" w:rsidR="00F50AC2" w:rsidRPr="00697DD9" w:rsidRDefault="00F50AC2" w:rsidP="004D3221">
            <w:pPr>
              <w:rPr>
                <w:rFonts w:ascii="Arial" w:hAnsi="Arial" w:cs="Arial"/>
                <w:sz w:val="20"/>
                <w:szCs w:val="20"/>
              </w:rPr>
            </w:pPr>
            <w:r w:rsidRPr="00697DD9">
              <w:rPr>
                <w:rFonts w:ascii="Arial" w:hAnsi="Arial" w:cs="Arial"/>
                <w:sz w:val="20"/>
                <w:szCs w:val="20"/>
              </w:rPr>
              <w:t>HJ</w:t>
            </w:r>
          </w:p>
        </w:tc>
        <w:tc>
          <w:tcPr>
            <w:tcW w:w="2476" w:type="pct"/>
            <w:vAlign w:val="center"/>
          </w:tcPr>
          <w:p w14:paraId="631A944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DB7987A" w14:textId="77777777" w:rsidR="00F50AC2" w:rsidRPr="00697DD9" w:rsidRDefault="00F50AC2" w:rsidP="004D3221">
            <w:pPr>
              <w:rPr>
                <w:rFonts w:ascii="Arial" w:hAnsi="Arial" w:cs="Arial"/>
                <w:sz w:val="20"/>
                <w:szCs w:val="20"/>
              </w:rPr>
            </w:pPr>
          </w:p>
        </w:tc>
      </w:tr>
      <w:tr w:rsidR="00F50AC2" w:rsidRPr="00697DD9" w14:paraId="294B988C" w14:textId="77777777" w:rsidTr="004D3221">
        <w:trPr>
          <w:trHeight w:val="20"/>
          <w:jc w:val="center"/>
        </w:trPr>
        <w:tc>
          <w:tcPr>
            <w:tcW w:w="362" w:type="pct"/>
            <w:vAlign w:val="center"/>
          </w:tcPr>
          <w:p w14:paraId="48D31659" w14:textId="77777777" w:rsidR="00F50AC2" w:rsidRPr="00697DD9" w:rsidRDefault="00F50AC2" w:rsidP="004D3221">
            <w:pPr>
              <w:rPr>
                <w:rFonts w:ascii="Arial" w:hAnsi="Arial" w:cs="Arial"/>
                <w:sz w:val="20"/>
                <w:szCs w:val="20"/>
              </w:rPr>
            </w:pPr>
            <w:r w:rsidRPr="00697DD9">
              <w:rPr>
                <w:rFonts w:ascii="Arial" w:hAnsi="Arial" w:cs="Arial"/>
                <w:sz w:val="20"/>
                <w:szCs w:val="20"/>
              </w:rPr>
              <w:t>HK</w:t>
            </w:r>
          </w:p>
        </w:tc>
        <w:tc>
          <w:tcPr>
            <w:tcW w:w="2476" w:type="pct"/>
            <w:vAlign w:val="center"/>
          </w:tcPr>
          <w:p w14:paraId="650D2EC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5C81E9F" w14:textId="77777777" w:rsidR="00F50AC2" w:rsidRPr="00697DD9" w:rsidRDefault="00F50AC2" w:rsidP="004D3221">
            <w:pPr>
              <w:rPr>
                <w:rFonts w:ascii="Arial" w:hAnsi="Arial" w:cs="Arial"/>
                <w:sz w:val="20"/>
                <w:szCs w:val="20"/>
              </w:rPr>
            </w:pPr>
          </w:p>
        </w:tc>
      </w:tr>
      <w:tr w:rsidR="00F50AC2" w:rsidRPr="00DE6E76" w14:paraId="2FC1F267" w14:textId="77777777" w:rsidTr="004D3221">
        <w:trPr>
          <w:trHeight w:val="20"/>
          <w:jc w:val="center"/>
        </w:trPr>
        <w:tc>
          <w:tcPr>
            <w:tcW w:w="362" w:type="pct"/>
            <w:vAlign w:val="center"/>
          </w:tcPr>
          <w:p w14:paraId="54280415" w14:textId="77777777" w:rsidR="00F50AC2" w:rsidRPr="00697DD9" w:rsidRDefault="00F50AC2" w:rsidP="004D3221">
            <w:pPr>
              <w:rPr>
                <w:rFonts w:ascii="Arial" w:hAnsi="Arial" w:cs="Arial"/>
                <w:sz w:val="20"/>
                <w:szCs w:val="20"/>
              </w:rPr>
            </w:pPr>
            <w:r w:rsidRPr="00697DD9">
              <w:rPr>
                <w:rFonts w:ascii="Arial" w:hAnsi="Arial" w:cs="Arial"/>
                <w:sz w:val="20"/>
                <w:szCs w:val="20"/>
              </w:rPr>
              <w:t>HL</w:t>
            </w:r>
          </w:p>
        </w:tc>
        <w:tc>
          <w:tcPr>
            <w:tcW w:w="2476" w:type="pct"/>
            <w:vAlign w:val="center"/>
          </w:tcPr>
          <w:p w14:paraId="1E316F9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Generation of a new product by assembling</w:t>
            </w:r>
          </w:p>
        </w:tc>
        <w:tc>
          <w:tcPr>
            <w:tcW w:w="2162" w:type="pct"/>
            <w:vAlign w:val="center"/>
          </w:tcPr>
          <w:p w14:paraId="69921AFD"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Assembly robot,</w:t>
            </w:r>
          </w:p>
          <w:p w14:paraId="25224BC8"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component insertion machine, hemming equipment</w:t>
            </w:r>
          </w:p>
        </w:tc>
      </w:tr>
      <w:tr w:rsidR="00F50AC2" w:rsidRPr="00697DD9" w14:paraId="4B718E3F" w14:textId="77777777" w:rsidTr="004D3221">
        <w:trPr>
          <w:trHeight w:val="20"/>
          <w:jc w:val="center"/>
        </w:trPr>
        <w:tc>
          <w:tcPr>
            <w:tcW w:w="362" w:type="pct"/>
            <w:vAlign w:val="center"/>
          </w:tcPr>
          <w:p w14:paraId="3E7D1C7B" w14:textId="77777777" w:rsidR="00F50AC2" w:rsidRPr="00697DD9" w:rsidRDefault="00F50AC2" w:rsidP="004D3221">
            <w:pPr>
              <w:rPr>
                <w:rFonts w:ascii="Arial" w:hAnsi="Arial" w:cs="Arial"/>
                <w:sz w:val="20"/>
                <w:szCs w:val="20"/>
              </w:rPr>
            </w:pPr>
            <w:r w:rsidRPr="00697DD9">
              <w:rPr>
                <w:rFonts w:ascii="Arial" w:hAnsi="Arial" w:cs="Arial"/>
                <w:sz w:val="20"/>
                <w:szCs w:val="20"/>
              </w:rPr>
              <w:t>HM</w:t>
            </w:r>
          </w:p>
        </w:tc>
        <w:tc>
          <w:tcPr>
            <w:tcW w:w="2476" w:type="pct"/>
            <w:vAlign w:val="center"/>
          </w:tcPr>
          <w:p w14:paraId="60BA63F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centrifugal force</w:t>
            </w:r>
          </w:p>
        </w:tc>
        <w:tc>
          <w:tcPr>
            <w:tcW w:w="2162" w:type="pct"/>
            <w:vAlign w:val="center"/>
          </w:tcPr>
          <w:p w14:paraId="6999C6EE" w14:textId="77777777" w:rsidR="00F50AC2" w:rsidRPr="00697DD9" w:rsidRDefault="00F50AC2" w:rsidP="004D3221">
            <w:pPr>
              <w:rPr>
                <w:rFonts w:ascii="Arial" w:hAnsi="Arial" w:cs="Arial"/>
                <w:sz w:val="20"/>
                <w:szCs w:val="20"/>
              </w:rPr>
            </w:pPr>
            <w:r w:rsidRPr="00697DD9">
              <w:rPr>
                <w:rFonts w:ascii="Arial" w:hAnsi="Arial" w:cs="Arial"/>
                <w:sz w:val="20"/>
                <w:szCs w:val="20"/>
              </w:rPr>
              <w:t>Centrifuge, cyclone device</w:t>
            </w:r>
          </w:p>
        </w:tc>
      </w:tr>
      <w:tr w:rsidR="00F50AC2" w:rsidRPr="00697DD9" w14:paraId="2D696733" w14:textId="77777777" w:rsidTr="004D3221">
        <w:trPr>
          <w:trHeight w:val="20"/>
          <w:jc w:val="center"/>
        </w:trPr>
        <w:tc>
          <w:tcPr>
            <w:tcW w:w="362" w:type="pct"/>
            <w:vAlign w:val="center"/>
          </w:tcPr>
          <w:p w14:paraId="5E6AF568" w14:textId="77777777" w:rsidR="00F50AC2" w:rsidRPr="00697DD9" w:rsidRDefault="00F50AC2" w:rsidP="004D3221">
            <w:pPr>
              <w:rPr>
                <w:rFonts w:ascii="Arial" w:hAnsi="Arial" w:cs="Arial"/>
                <w:sz w:val="20"/>
                <w:szCs w:val="20"/>
              </w:rPr>
            </w:pPr>
            <w:r w:rsidRPr="00697DD9">
              <w:rPr>
                <w:rFonts w:ascii="Arial" w:hAnsi="Arial" w:cs="Arial"/>
                <w:sz w:val="20"/>
                <w:szCs w:val="20"/>
              </w:rPr>
              <w:t>HN</w:t>
            </w:r>
          </w:p>
        </w:tc>
        <w:tc>
          <w:tcPr>
            <w:tcW w:w="2476" w:type="pct"/>
            <w:vAlign w:val="center"/>
          </w:tcPr>
          <w:p w14:paraId="48556D8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gravity</w:t>
            </w:r>
          </w:p>
        </w:tc>
        <w:tc>
          <w:tcPr>
            <w:tcW w:w="2162" w:type="pct"/>
            <w:vAlign w:val="center"/>
          </w:tcPr>
          <w:p w14:paraId="10587ABD" w14:textId="77777777" w:rsidR="00F50AC2" w:rsidRPr="00697DD9" w:rsidRDefault="00F50AC2" w:rsidP="004D3221">
            <w:pPr>
              <w:rPr>
                <w:rFonts w:ascii="Arial" w:hAnsi="Arial" w:cs="Arial"/>
                <w:sz w:val="20"/>
                <w:szCs w:val="20"/>
              </w:rPr>
            </w:pPr>
            <w:r w:rsidRPr="00697DD9">
              <w:rPr>
                <w:rFonts w:ascii="Arial" w:hAnsi="Arial" w:cs="Arial"/>
                <w:sz w:val="20"/>
                <w:szCs w:val="20"/>
              </w:rPr>
              <w:t>Separator, settling tank, vibrator</w:t>
            </w:r>
          </w:p>
        </w:tc>
      </w:tr>
      <w:tr w:rsidR="00F50AC2" w:rsidRPr="00DE6E76" w14:paraId="67B0C999" w14:textId="77777777" w:rsidTr="004D3221">
        <w:trPr>
          <w:trHeight w:val="20"/>
          <w:jc w:val="center"/>
        </w:trPr>
        <w:tc>
          <w:tcPr>
            <w:tcW w:w="362" w:type="pct"/>
            <w:vAlign w:val="center"/>
          </w:tcPr>
          <w:p w14:paraId="3FA8CE64" w14:textId="77777777" w:rsidR="00F50AC2" w:rsidRPr="00697DD9" w:rsidRDefault="00F50AC2" w:rsidP="004D3221">
            <w:pPr>
              <w:rPr>
                <w:rFonts w:ascii="Arial" w:hAnsi="Arial" w:cs="Arial"/>
                <w:sz w:val="20"/>
                <w:szCs w:val="20"/>
              </w:rPr>
            </w:pPr>
            <w:r w:rsidRPr="00697DD9">
              <w:rPr>
                <w:rFonts w:ascii="Arial" w:hAnsi="Arial" w:cs="Arial"/>
                <w:sz w:val="20"/>
                <w:szCs w:val="20"/>
              </w:rPr>
              <w:t>HP</w:t>
            </w:r>
          </w:p>
        </w:tc>
        <w:tc>
          <w:tcPr>
            <w:tcW w:w="2476" w:type="pct"/>
            <w:vAlign w:val="center"/>
          </w:tcPr>
          <w:p w14:paraId="4A02BB61"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thermal processes</w:t>
            </w:r>
          </w:p>
        </w:tc>
        <w:tc>
          <w:tcPr>
            <w:tcW w:w="2162" w:type="pct"/>
            <w:vAlign w:val="center"/>
          </w:tcPr>
          <w:p w14:paraId="65DB450A"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Distillation column,</w:t>
            </w:r>
          </w:p>
          <w:p w14:paraId="27F47171"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drying (Munters air dryer), extraction system</w:t>
            </w:r>
          </w:p>
        </w:tc>
      </w:tr>
      <w:tr w:rsidR="00F50AC2" w:rsidRPr="00DE6E76" w14:paraId="3D37B153" w14:textId="77777777" w:rsidTr="004D3221">
        <w:trPr>
          <w:trHeight w:val="20"/>
          <w:jc w:val="center"/>
        </w:trPr>
        <w:tc>
          <w:tcPr>
            <w:tcW w:w="362" w:type="pct"/>
            <w:vAlign w:val="center"/>
          </w:tcPr>
          <w:p w14:paraId="0432F2B7" w14:textId="77777777" w:rsidR="00F50AC2" w:rsidRPr="00697DD9" w:rsidRDefault="00F50AC2" w:rsidP="004D3221">
            <w:pPr>
              <w:rPr>
                <w:rFonts w:ascii="Arial" w:hAnsi="Arial" w:cs="Arial"/>
                <w:sz w:val="20"/>
                <w:szCs w:val="20"/>
              </w:rPr>
            </w:pPr>
            <w:r w:rsidRPr="00697DD9">
              <w:rPr>
                <w:rFonts w:ascii="Arial" w:hAnsi="Arial" w:cs="Arial"/>
                <w:sz w:val="20"/>
                <w:szCs w:val="20"/>
              </w:rPr>
              <w:t>HQ</w:t>
            </w:r>
          </w:p>
        </w:tc>
        <w:tc>
          <w:tcPr>
            <w:tcW w:w="2476" w:type="pct"/>
            <w:vAlign w:val="center"/>
          </w:tcPr>
          <w:p w14:paraId="3195FAD2"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filtering or classification</w:t>
            </w:r>
          </w:p>
        </w:tc>
        <w:tc>
          <w:tcPr>
            <w:tcW w:w="2162" w:type="pct"/>
            <w:vAlign w:val="center"/>
          </w:tcPr>
          <w:p w14:paraId="61C427C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Fluid filter, gas filter, grate, rake, screen</w:t>
            </w:r>
          </w:p>
        </w:tc>
      </w:tr>
      <w:tr w:rsidR="00F50AC2" w:rsidRPr="00697DD9" w14:paraId="357A71F9" w14:textId="77777777" w:rsidTr="004D3221">
        <w:trPr>
          <w:trHeight w:val="20"/>
          <w:jc w:val="center"/>
        </w:trPr>
        <w:tc>
          <w:tcPr>
            <w:tcW w:w="362" w:type="pct"/>
            <w:vAlign w:val="center"/>
          </w:tcPr>
          <w:p w14:paraId="1C9A8C6E" w14:textId="77777777" w:rsidR="00F50AC2" w:rsidRPr="00697DD9" w:rsidRDefault="00F50AC2" w:rsidP="004D3221">
            <w:pPr>
              <w:rPr>
                <w:rFonts w:ascii="Arial" w:hAnsi="Arial" w:cs="Arial"/>
                <w:sz w:val="20"/>
                <w:szCs w:val="20"/>
              </w:rPr>
            </w:pPr>
            <w:r w:rsidRPr="00697DD9">
              <w:rPr>
                <w:rFonts w:ascii="Arial" w:hAnsi="Arial" w:cs="Arial"/>
                <w:sz w:val="20"/>
                <w:szCs w:val="20"/>
              </w:rPr>
              <w:t>HR</w:t>
            </w:r>
          </w:p>
        </w:tc>
        <w:tc>
          <w:tcPr>
            <w:tcW w:w="2476" w:type="pct"/>
            <w:vAlign w:val="center"/>
          </w:tcPr>
          <w:p w14:paraId="700A122D"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electrostatic or magnetic forces</w:t>
            </w:r>
          </w:p>
        </w:tc>
        <w:tc>
          <w:tcPr>
            <w:tcW w:w="2162" w:type="pct"/>
            <w:vAlign w:val="center"/>
          </w:tcPr>
          <w:p w14:paraId="4D684DB8" w14:textId="77777777" w:rsidR="00F50AC2" w:rsidRPr="00697DD9" w:rsidRDefault="00F50AC2" w:rsidP="004D3221">
            <w:pPr>
              <w:rPr>
                <w:rFonts w:ascii="Arial" w:hAnsi="Arial" w:cs="Arial"/>
                <w:sz w:val="20"/>
                <w:szCs w:val="20"/>
              </w:rPr>
            </w:pPr>
            <w:r w:rsidRPr="00697DD9">
              <w:rPr>
                <w:rFonts w:ascii="Arial" w:hAnsi="Arial" w:cs="Arial"/>
                <w:sz w:val="20"/>
                <w:szCs w:val="20"/>
              </w:rPr>
              <w:t>Electrostatic precipitator, magnetic separator</w:t>
            </w:r>
          </w:p>
        </w:tc>
      </w:tr>
      <w:tr w:rsidR="00F50AC2" w:rsidRPr="00DE6E76" w14:paraId="2FCD78AD" w14:textId="77777777" w:rsidTr="004D3221">
        <w:trPr>
          <w:trHeight w:val="20"/>
          <w:jc w:val="center"/>
        </w:trPr>
        <w:tc>
          <w:tcPr>
            <w:tcW w:w="362" w:type="pct"/>
            <w:vAlign w:val="center"/>
          </w:tcPr>
          <w:p w14:paraId="3573270A" w14:textId="77777777" w:rsidR="00F50AC2" w:rsidRPr="00697DD9" w:rsidRDefault="00F50AC2" w:rsidP="004D3221">
            <w:pPr>
              <w:rPr>
                <w:rFonts w:ascii="Arial" w:hAnsi="Arial" w:cs="Arial"/>
                <w:sz w:val="20"/>
                <w:szCs w:val="20"/>
              </w:rPr>
            </w:pPr>
            <w:r w:rsidRPr="00697DD9">
              <w:rPr>
                <w:rFonts w:ascii="Arial" w:hAnsi="Arial" w:cs="Arial"/>
                <w:sz w:val="20"/>
                <w:szCs w:val="20"/>
              </w:rPr>
              <w:t>HS</w:t>
            </w:r>
          </w:p>
        </w:tc>
        <w:tc>
          <w:tcPr>
            <w:tcW w:w="2476" w:type="pct"/>
            <w:vAlign w:val="center"/>
          </w:tcPr>
          <w:p w14:paraId="1DAD6C5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physical processes</w:t>
            </w:r>
          </w:p>
        </w:tc>
        <w:tc>
          <w:tcPr>
            <w:tcW w:w="2162" w:type="pct"/>
            <w:vAlign w:val="center"/>
          </w:tcPr>
          <w:p w14:paraId="2122514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Absorption washer,</w:t>
            </w:r>
          </w:p>
          <w:p w14:paraId="3C94B41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lastRenderedPageBreak/>
              <w:t>active charcoal absorber, ion exchanger, wet ash scrubber</w:t>
            </w:r>
          </w:p>
        </w:tc>
      </w:tr>
      <w:tr w:rsidR="00F50AC2" w:rsidRPr="00697DD9" w14:paraId="08D5E12C" w14:textId="77777777" w:rsidTr="004D3221">
        <w:trPr>
          <w:trHeight w:val="20"/>
          <w:jc w:val="center"/>
        </w:trPr>
        <w:tc>
          <w:tcPr>
            <w:tcW w:w="362" w:type="pct"/>
            <w:vAlign w:val="center"/>
          </w:tcPr>
          <w:p w14:paraId="789B3FAA"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HT</w:t>
            </w:r>
          </w:p>
        </w:tc>
        <w:tc>
          <w:tcPr>
            <w:tcW w:w="2476" w:type="pct"/>
            <w:vAlign w:val="center"/>
          </w:tcPr>
          <w:p w14:paraId="76E64D2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Generation of new gaseous substances</w:t>
            </w:r>
          </w:p>
        </w:tc>
        <w:tc>
          <w:tcPr>
            <w:tcW w:w="2162" w:type="pct"/>
            <w:vAlign w:val="center"/>
          </w:tcPr>
          <w:p w14:paraId="7C2A9653" w14:textId="77777777" w:rsidR="00F50AC2" w:rsidRPr="00697DD9" w:rsidRDefault="00F50AC2" w:rsidP="004D3221">
            <w:pPr>
              <w:rPr>
                <w:rFonts w:ascii="Arial" w:hAnsi="Arial" w:cs="Arial"/>
                <w:sz w:val="20"/>
                <w:szCs w:val="20"/>
              </w:rPr>
            </w:pPr>
            <w:r w:rsidRPr="00697DD9">
              <w:rPr>
                <w:rFonts w:ascii="Arial" w:hAnsi="Arial" w:cs="Arial"/>
                <w:sz w:val="20"/>
                <w:szCs w:val="20"/>
              </w:rPr>
              <w:t>Gasifier</w:t>
            </w:r>
          </w:p>
        </w:tc>
      </w:tr>
      <w:tr w:rsidR="00F50AC2" w:rsidRPr="00697DD9" w14:paraId="5F7AC340" w14:textId="77777777" w:rsidTr="004D3221">
        <w:trPr>
          <w:trHeight w:val="20"/>
          <w:jc w:val="center"/>
        </w:trPr>
        <w:tc>
          <w:tcPr>
            <w:tcW w:w="362" w:type="pct"/>
            <w:vAlign w:val="center"/>
          </w:tcPr>
          <w:p w14:paraId="102C0192" w14:textId="77777777" w:rsidR="00F50AC2" w:rsidRPr="00697DD9" w:rsidRDefault="00F50AC2" w:rsidP="004D3221">
            <w:pPr>
              <w:rPr>
                <w:rFonts w:ascii="Arial" w:hAnsi="Arial" w:cs="Arial"/>
                <w:sz w:val="20"/>
                <w:szCs w:val="20"/>
              </w:rPr>
            </w:pPr>
            <w:r w:rsidRPr="00697DD9">
              <w:rPr>
                <w:rFonts w:ascii="Arial" w:hAnsi="Arial" w:cs="Arial"/>
                <w:sz w:val="20"/>
                <w:szCs w:val="20"/>
              </w:rPr>
              <w:t>HU</w:t>
            </w:r>
          </w:p>
        </w:tc>
        <w:tc>
          <w:tcPr>
            <w:tcW w:w="2476" w:type="pct"/>
            <w:vAlign w:val="center"/>
          </w:tcPr>
          <w:p w14:paraId="0344F471"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Generation of new form of solid material by crushing</w:t>
            </w:r>
          </w:p>
        </w:tc>
        <w:tc>
          <w:tcPr>
            <w:tcW w:w="2162" w:type="pct"/>
            <w:vAlign w:val="center"/>
          </w:tcPr>
          <w:p w14:paraId="07624196" w14:textId="77777777" w:rsidR="00F50AC2" w:rsidRPr="00697DD9" w:rsidRDefault="00F50AC2" w:rsidP="004D3221">
            <w:pPr>
              <w:rPr>
                <w:rFonts w:ascii="Arial" w:hAnsi="Arial" w:cs="Arial"/>
                <w:sz w:val="20"/>
                <w:szCs w:val="20"/>
              </w:rPr>
            </w:pPr>
            <w:r w:rsidRPr="00697DD9">
              <w:rPr>
                <w:rFonts w:ascii="Arial" w:hAnsi="Arial" w:cs="Arial"/>
                <w:sz w:val="20"/>
                <w:szCs w:val="20"/>
              </w:rPr>
              <w:t>Crusher, mill</w:t>
            </w:r>
          </w:p>
        </w:tc>
      </w:tr>
      <w:tr w:rsidR="00F50AC2" w:rsidRPr="00DE6E76" w14:paraId="664760AC" w14:textId="77777777" w:rsidTr="004D3221">
        <w:trPr>
          <w:trHeight w:val="20"/>
          <w:jc w:val="center"/>
        </w:trPr>
        <w:tc>
          <w:tcPr>
            <w:tcW w:w="362" w:type="pct"/>
            <w:vAlign w:val="center"/>
          </w:tcPr>
          <w:p w14:paraId="03A16215" w14:textId="77777777" w:rsidR="00F50AC2" w:rsidRPr="00697DD9" w:rsidRDefault="00F50AC2" w:rsidP="004D3221">
            <w:pPr>
              <w:rPr>
                <w:rFonts w:ascii="Arial" w:hAnsi="Arial" w:cs="Arial"/>
                <w:sz w:val="20"/>
                <w:szCs w:val="20"/>
              </w:rPr>
            </w:pPr>
            <w:r w:rsidRPr="00697DD9">
              <w:rPr>
                <w:rFonts w:ascii="Arial" w:hAnsi="Arial" w:cs="Arial"/>
                <w:sz w:val="20"/>
                <w:szCs w:val="20"/>
              </w:rPr>
              <w:t>HV</w:t>
            </w:r>
          </w:p>
        </w:tc>
        <w:tc>
          <w:tcPr>
            <w:tcW w:w="2476" w:type="pct"/>
            <w:vAlign w:val="center"/>
          </w:tcPr>
          <w:p w14:paraId="613C832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Generation of new form of solid material by coarsening</w:t>
            </w:r>
          </w:p>
        </w:tc>
        <w:tc>
          <w:tcPr>
            <w:tcW w:w="2162" w:type="pct"/>
            <w:vAlign w:val="center"/>
          </w:tcPr>
          <w:p w14:paraId="697FC8CD"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Briquette maker, pellet maker, sintering facility, tablet maker</w:t>
            </w:r>
          </w:p>
        </w:tc>
      </w:tr>
      <w:tr w:rsidR="00F50AC2" w:rsidRPr="00DE6E76" w14:paraId="7C9FD6EF" w14:textId="77777777" w:rsidTr="004D3221">
        <w:trPr>
          <w:trHeight w:val="20"/>
          <w:jc w:val="center"/>
        </w:trPr>
        <w:tc>
          <w:tcPr>
            <w:tcW w:w="362" w:type="pct"/>
            <w:vAlign w:val="center"/>
          </w:tcPr>
          <w:p w14:paraId="5B549E85" w14:textId="77777777" w:rsidR="00F50AC2" w:rsidRPr="00697DD9" w:rsidRDefault="00F50AC2" w:rsidP="004D3221">
            <w:pPr>
              <w:rPr>
                <w:rFonts w:ascii="Arial" w:hAnsi="Arial" w:cs="Arial"/>
                <w:sz w:val="20"/>
                <w:szCs w:val="20"/>
              </w:rPr>
            </w:pPr>
            <w:r w:rsidRPr="00697DD9">
              <w:rPr>
                <w:rFonts w:ascii="Arial" w:hAnsi="Arial" w:cs="Arial"/>
                <w:sz w:val="20"/>
                <w:szCs w:val="20"/>
              </w:rPr>
              <w:t>HW</w:t>
            </w:r>
          </w:p>
        </w:tc>
        <w:tc>
          <w:tcPr>
            <w:tcW w:w="2476" w:type="pct"/>
            <w:vAlign w:val="center"/>
          </w:tcPr>
          <w:p w14:paraId="58522DB4"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Generation of new substances by mixing</w:t>
            </w:r>
          </w:p>
        </w:tc>
        <w:tc>
          <w:tcPr>
            <w:tcW w:w="2162" w:type="pct"/>
            <w:vAlign w:val="center"/>
          </w:tcPr>
          <w:p w14:paraId="63B046FA"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Emulsifier, humidifier (steam), kneader, mixer, mixing vessel, static mixer, stirrer</w:t>
            </w:r>
          </w:p>
        </w:tc>
      </w:tr>
      <w:tr w:rsidR="00F50AC2" w:rsidRPr="00697DD9" w14:paraId="66325D01" w14:textId="77777777" w:rsidTr="004D3221">
        <w:trPr>
          <w:trHeight w:val="20"/>
          <w:jc w:val="center"/>
        </w:trPr>
        <w:tc>
          <w:tcPr>
            <w:tcW w:w="362" w:type="pct"/>
            <w:vAlign w:val="center"/>
          </w:tcPr>
          <w:p w14:paraId="1B05812B" w14:textId="77777777" w:rsidR="00F50AC2" w:rsidRPr="00697DD9" w:rsidRDefault="00F50AC2" w:rsidP="004D3221">
            <w:pPr>
              <w:rPr>
                <w:rFonts w:ascii="Arial" w:hAnsi="Arial" w:cs="Arial"/>
                <w:sz w:val="20"/>
                <w:szCs w:val="20"/>
              </w:rPr>
            </w:pPr>
            <w:r w:rsidRPr="00697DD9">
              <w:rPr>
                <w:rFonts w:ascii="Arial" w:hAnsi="Arial" w:cs="Arial"/>
                <w:sz w:val="20"/>
                <w:szCs w:val="20"/>
              </w:rPr>
              <w:t>HX</w:t>
            </w:r>
          </w:p>
        </w:tc>
        <w:tc>
          <w:tcPr>
            <w:tcW w:w="2476" w:type="pct"/>
            <w:vAlign w:val="center"/>
          </w:tcPr>
          <w:p w14:paraId="3D39094A"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Generation of new substances by chemical reaction</w:t>
            </w:r>
          </w:p>
        </w:tc>
        <w:tc>
          <w:tcPr>
            <w:tcW w:w="2162" w:type="pct"/>
            <w:vAlign w:val="center"/>
          </w:tcPr>
          <w:p w14:paraId="50263E57" w14:textId="77777777" w:rsidR="00F50AC2" w:rsidRPr="00697DD9" w:rsidRDefault="00F50AC2" w:rsidP="004D3221">
            <w:pPr>
              <w:rPr>
                <w:rFonts w:ascii="Arial" w:hAnsi="Arial" w:cs="Arial"/>
                <w:sz w:val="20"/>
                <w:szCs w:val="20"/>
              </w:rPr>
            </w:pPr>
            <w:r w:rsidRPr="00697DD9">
              <w:rPr>
                <w:rFonts w:ascii="Arial" w:hAnsi="Arial" w:cs="Arial"/>
                <w:sz w:val="20"/>
                <w:szCs w:val="20"/>
              </w:rPr>
              <w:t>Reaction furnace, reactor</w:t>
            </w:r>
          </w:p>
        </w:tc>
      </w:tr>
      <w:tr w:rsidR="00F50AC2" w:rsidRPr="00697DD9" w14:paraId="22DD9B84" w14:textId="77777777" w:rsidTr="004D3221">
        <w:trPr>
          <w:trHeight w:val="20"/>
          <w:jc w:val="center"/>
        </w:trPr>
        <w:tc>
          <w:tcPr>
            <w:tcW w:w="362" w:type="pct"/>
            <w:vAlign w:val="center"/>
          </w:tcPr>
          <w:p w14:paraId="3526E18E" w14:textId="77777777" w:rsidR="00F50AC2" w:rsidRPr="00697DD9" w:rsidRDefault="00F50AC2" w:rsidP="004D3221">
            <w:pPr>
              <w:rPr>
                <w:rFonts w:ascii="Arial" w:hAnsi="Arial" w:cs="Arial"/>
                <w:sz w:val="20"/>
                <w:szCs w:val="20"/>
              </w:rPr>
            </w:pPr>
            <w:r w:rsidRPr="00697DD9">
              <w:rPr>
                <w:rFonts w:ascii="Arial" w:hAnsi="Arial" w:cs="Arial"/>
                <w:sz w:val="20"/>
                <w:szCs w:val="20"/>
              </w:rPr>
              <w:t>HY</w:t>
            </w:r>
          </w:p>
        </w:tc>
        <w:tc>
          <w:tcPr>
            <w:tcW w:w="2476" w:type="pct"/>
            <w:vAlign w:val="center"/>
          </w:tcPr>
          <w:p w14:paraId="2FA7D788"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Generation of new substances by biological reaction</w:t>
            </w:r>
          </w:p>
        </w:tc>
        <w:tc>
          <w:tcPr>
            <w:tcW w:w="2162" w:type="pct"/>
            <w:vAlign w:val="center"/>
          </w:tcPr>
          <w:p w14:paraId="5504592B" w14:textId="77777777" w:rsidR="00F50AC2" w:rsidRPr="00697DD9" w:rsidRDefault="00F50AC2" w:rsidP="004D3221">
            <w:pPr>
              <w:rPr>
                <w:rFonts w:ascii="Arial" w:hAnsi="Arial" w:cs="Arial"/>
                <w:sz w:val="20"/>
                <w:szCs w:val="20"/>
              </w:rPr>
            </w:pPr>
            <w:r w:rsidRPr="00697DD9">
              <w:rPr>
                <w:rFonts w:ascii="Arial" w:hAnsi="Arial" w:cs="Arial"/>
                <w:sz w:val="20"/>
                <w:szCs w:val="20"/>
              </w:rPr>
              <w:t>Composter, fermenter</w:t>
            </w:r>
          </w:p>
        </w:tc>
      </w:tr>
      <w:tr w:rsidR="00F50AC2" w:rsidRPr="00697DD9" w14:paraId="671C42D4" w14:textId="77777777" w:rsidTr="004D3221">
        <w:trPr>
          <w:trHeight w:val="20"/>
          <w:jc w:val="center"/>
        </w:trPr>
        <w:tc>
          <w:tcPr>
            <w:tcW w:w="362" w:type="pct"/>
            <w:vAlign w:val="center"/>
          </w:tcPr>
          <w:p w14:paraId="2AA3E913" w14:textId="77777777" w:rsidR="00F50AC2" w:rsidRPr="00697DD9" w:rsidRDefault="00F50AC2" w:rsidP="004D3221">
            <w:pPr>
              <w:rPr>
                <w:rFonts w:ascii="Arial" w:hAnsi="Arial" w:cs="Arial"/>
                <w:sz w:val="20"/>
                <w:szCs w:val="20"/>
              </w:rPr>
            </w:pPr>
            <w:r w:rsidRPr="00697DD9">
              <w:rPr>
                <w:rFonts w:ascii="Arial" w:hAnsi="Arial" w:cs="Arial"/>
                <w:sz w:val="20"/>
                <w:szCs w:val="20"/>
              </w:rPr>
              <w:t>HZ</w:t>
            </w:r>
          </w:p>
        </w:tc>
        <w:tc>
          <w:tcPr>
            <w:tcW w:w="2476" w:type="pct"/>
            <w:vAlign w:val="center"/>
          </w:tcPr>
          <w:p w14:paraId="6D315ABC"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1972E086" w14:textId="77777777" w:rsidR="00F50AC2" w:rsidRPr="00697DD9" w:rsidRDefault="00F50AC2" w:rsidP="004D3221">
            <w:pPr>
              <w:rPr>
                <w:rFonts w:ascii="Arial" w:hAnsi="Arial" w:cs="Arial"/>
                <w:sz w:val="20"/>
                <w:szCs w:val="20"/>
              </w:rPr>
            </w:pPr>
          </w:p>
        </w:tc>
      </w:tr>
      <w:tr w:rsidR="00F50AC2" w:rsidRPr="00697DD9" w14:paraId="3324AEB8" w14:textId="77777777" w:rsidTr="004D3221">
        <w:trPr>
          <w:trHeight w:val="20"/>
          <w:jc w:val="center"/>
        </w:trPr>
        <w:tc>
          <w:tcPr>
            <w:tcW w:w="362" w:type="pct"/>
            <w:vAlign w:val="center"/>
          </w:tcPr>
          <w:p w14:paraId="423CAA2A" w14:textId="77777777" w:rsidR="00F50AC2" w:rsidRPr="00697DD9" w:rsidRDefault="00F50AC2" w:rsidP="004D3221">
            <w:pPr>
              <w:rPr>
                <w:sz w:val="20"/>
                <w:szCs w:val="20"/>
              </w:rPr>
            </w:pPr>
          </w:p>
        </w:tc>
        <w:tc>
          <w:tcPr>
            <w:tcW w:w="2476" w:type="pct"/>
            <w:vAlign w:val="center"/>
          </w:tcPr>
          <w:p w14:paraId="2C58DD5C" w14:textId="77777777" w:rsidR="00F50AC2" w:rsidRPr="00697DD9" w:rsidRDefault="00F50AC2" w:rsidP="004D3221">
            <w:pPr>
              <w:rPr>
                <w:sz w:val="20"/>
                <w:szCs w:val="20"/>
              </w:rPr>
            </w:pPr>
          </w:p>
        </w:tc>
        <w:tc>
          <w:tcPr>
            <w:tcW w:w="2162" w:type="pct"/>
            <w:vAlign w:val="center"/>
          </w:tcPr>
          <w:p w14:paraId="6830CC90" w14:textId="77777777" w:rsidR="00F50AC2" w:rsidRPr="00697DD9" w:rsidRDefault="00F50AC2" w:rsidP="004D3221">
            <w:pPr>
              <w:rPr>
                <w:sz w:val="20"/>
                <w:szCs w:val="20"/>
              </w:rPr>
            </w:pPr>
          </w:p>
        </w:tc>
      </w:tr>
      <w:tr w:rsidR="00F50AC2" w:rsidRPr="00DE6E76" w14:paraId="5D70494F" w14:textId="77777777" w:rsidTr="004D3221">
        <w:trPr>
          <w:trHeight w:val="20"/>
          <w:jc w:val="center"/>
        </w:trPr>
        <w:tc>
          <w:tcPr>
            <w:tcW w:w="5000" w:type="pct"/>
            <w:gridSpan w:val="3"/>
            <w:vAlign w:val="center"/>
          </w:tcPr>
          <w:p w14:paraId="214F8CBB"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Main class K</w:t>
            </w:r>
          </w:p>
          <w:p w14:paraId="03D6AB24" w14:textId="77777777" w:rsidR="00F50AC2" w:rsidRPr="007E21CD" w:rsidRDefault="00F50AC2" w:rsidP="004D3221">
            <w:pPr>
              <w:rPr>
                <w:sz w:val="20"/>
                <w:szCs w:val="20"/>
                <w:lang w:val="en-US"/>
              </w:rPr>
            </w:pPr>
            <w:r w:rsidRPr="007E21CD">
              <w:rPr>
                <w:rFonts w:ascii="Arial" w:hAnsi="Arial" w:cs="Arial"/>
                <w:b/>
                <w:sz w:val="20"/>
                <w:szCs w:val="20"/>
                <w:lang w:val="en-US"/>
              </w:rPr>
              <w:t>Processing (receiving, treating and providing) signals or information (excluding objects for protective purposes, see Class F)</w:t>
            </w:r>
          </w:p>
        </w:tc>
      </w:tr>
      <w:tr w:rsidR="00F50AC2" w:rsidRPr="00697DD9" w14:paraId="3AF32E15" w14:textId="77777777" w:rsidTr="004D3221">
        <w:trPr>
          <w:trHeight w:val="20"/>
          <w:jc w:val="center"/>
        </w:trPr>
        <w:tc>
          <w:tcPr>
            <w:tcW w:w="362" w:type="pct"/>
            <w:vAlign w:val="center"/>
          </w:tcPr>
          <w:p w14:paraId="37B9559C"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5C160974"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5475816E"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70DC42E3" w14:textId="77777777" w:rsidTr="004D3221">
        <w:trPr>
          <w:trHeight w:val="20"/>
          <w:jc w:val="center"/>
        </w:trPr>
        <w:tc>
          <w:tcPr>
            <w:tcW w:w="362" w:type="pct"/>
            <w:vAlign w:val="center"/>
          </w:tcPr>
          <w:p w14:paraId="1E3B9C4B" w14:textId="77777777" w:rsidR="00F50AC2" w:rsidRPr="00697DD9" w:rsidRDefault="00F50AC2" w:rsidP="004D3221">
            <w:pPr>
              <w:rPr>
                <w:rFonts w:ascii="Arial" w:hAnsi="Arial" w:cs="Arial"/>
                <w:sz w:val="20"/>
                <w:szCs w:val="20"/>
              </w:rPr>
            </w:pPr>
            <w:r w:rsidRPr="00697DD9">
              <w:rPr>
                <w:rFonts w:ascii="Arial" w:hAnsi="Arial" w:cs="Arial"/>
                <w:sz w:val="20"/>
                <w:szCs w:val="20"/>
              </w:rPr>
              <w:t>KA</w:t>
            </w:r>
          </w:p>
        </w:tc>
        <w:tc>
          <w:tcPr>
            <w:tcW w:w="2476" w:type="pct"/>
            <w:vAlign w:val="center"/>
          </w:tcPr>
          <w:p w14:paraId="6FE7B9B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7CCA4D5" w14:textId="77777777" w:rsidR="00F50AC2" w:rsidRPr="00697DD9" w:rsidRDefault="00F50AC2" w:rsidP="004D3221">
            <w:pPr>
              <w:rPr>
                <w:rFonts w:ascii="Arial" w:hAnsi="Arial" w:cs="Arial"/>
                <w:sz w:val="20"/>
                <w:szCs w:val="20"/>
              </w:rPr>
            </w:pPr>
          </w:p>
        </w:tc>
      </w:tr>
      <w:tr w:rsidR="00F50AC2" w:rsidRPr="00697DD9" w14:paraId="37E3F99B" w14:textId="77777777" w:rsidTr="004D3221">
        <w:trPr>
          <w:trHeight w:val="20"/>
          <w:jc w:val="center"/>
        </w:trPr>
        <w:tc>
          <w:tcPr>
            <w:tcW w:w="362" w:type="pct"/>
            <w:vAlign w:val="center"/>
          </w:tcPr>
          <w:p w14:paraId="4CFEF18E" w14:textId="77777777" w:rsidR="00F50AC2" w:rsidRPr="00697DD9" w:rsidRDefault="00F50AC2" w:rsidP="004D3221">
            <w:pPr>
              <w:rPr>
                <w:rFonts w:ascii="Arial" w:hAnsi="Arial" w:cs="Arial"/>
                <w:sz w:val="20"/>
                <w:szCs w:val="20"/>
              </w:rPr>
            </w:pPr>
            <w:r w:rsidRPr="00697DD9">
              <w:rPr>
                <w:rFonts w:ascii="Arial" w:hAnsi="Arial" w:cs="Arial"/>
                <w:sz w:val="20"/>
                <w:szCs w:val="20"/>
              </w:rPr>
              <w:t>KB</w:t>
            </w:r>
          </w:p>
        </w:tc>
        <w:tc>
          <w:tcPr>
            <w:tcW w:w="2476" w:type="pct"/>
            <w:vAlign w:val="center"/>
          </w:tcPr>
          <w:p w14:paraId="6B85AE6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2815D46" w14:textId="77777777" w:rsidR="00F50AC2" w:rsidRPr="00697DD9" w:rsidRDefault="00F50AC2" w:rsidP="004D3221">
            <w:pPr>
              <w:rPr>
                <w:rFonts w:ascii="Arial" w:hAnsi="Arial" w:cs="Arial"/>
                <w:sz w:val="20"/>
                <w:szCs w:val="20"/>
              </w:rPr>
            </w:pPr>
          </w:p>
        </w:tc>
      </w:tr>
      <w:tr w:rsidR="00F50AC2" w:rsidRPr="00697DD9" w14:paraId="0FED4C11" w14:textId="77777777" w:rsidTr="004D3221">
        <w:trPr>
          <w:trHeight w:val="20"/>
          <w:jc w:val="center"/>
        </w:trPr>
        <w:tc>
          <w:tcPr>
            <w:tcW w:w="362" w:type="pct"/>
            <w:vAlign w:val="center"/>
          </w:tcPr>
          <w:p w14:paraId="3FEB8B79" w14:textId="77777777" w:rsidR="00F50AC2" w:rsidRPr="00697DD9" w:rsidRDefault="00F50AC2" w:rsidP="004D3221">
            <w:pPr>
              <w:rPr>
                <w:rFonts w:ascii="Arial" w:hAnsi="Arial" w:cs="Arial"/>
                <w:sz w:val="20"/>
                <w:szCs w:val="20"/>
              </w:rPr>
            </w:pPr>
            <w:r w:rsidRPr="00697DD9">
              <w:rPr>
                <w:rFonts w:ascii="Arial" w:hAnsi="Arial" w:cs="Arial"/>
                <w:sz w:val="20"/>
                <w:szCs w:val="20"/>
              </w:rPr>
              <w:t>KC</w:t>
            </w:r>
          </w:p>
        </w:tc>
        <w:tc>
          <w:tcPr>
            <w:tcW w:w="2476" w:type="pct"/>
            <w:vAlign w:val="center"/>
          </w:tcPr>
          <w:p w14:paraId="4A527B7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957949E" w14:textId="77777777" w:rsidR="00F50AC2" w:rsidRPr="00697DD9" w:rsidRDefault="00F50AC2" w:rsidP="004D3221">
            <w:pPr>
              <w:rPr>
                <w:rFonts w:ascii="Arial" w:hAnsi="Arial" w:cs="Arial"/>
                <w:sz w:val="20"/>
                <w:szCs w:val="20"/>
              </w:rPr>
            </w:pPr>
          </w:p>
        </w:tc>
      </w:tr>
      <w:tr w:rsidR="00F50AC2" w:rsidRPr="00697DD9" w14:paraId="215D878F" w14:textId="77777777" w:rsidTr="004D3221">
        <w:trPr>
          <w:trHeight w:val="20"/>
          <w:jc w:val="center"/>
        </w:trPr>
        <w:tc>
          <w:tcPr>
            <w:tcW w:w="362" w:type="pct"/>
            <w:vAlign w:val="center"/>
          </w:tcPr>
          <w:p w14:paraId="1D8BD369" w14:textId="77777777" w:rsidR="00F50AC2" w:rsidRPr="00697DD9" w:rsidRDefault="00F50AC2" w:rsidP="004D3221">
            <w:pPr>
              <w:rPr>
                <w:rFonts w:ascii="Arial" w:hAnsi="Arial" w:cs="Arial"/>
                <w:sz w:val="20"/>
                <w:szCs w:val="20"/>
              </w:rPr>
            </w:pPr>
            <w:r w:rsidRPr="00697DD9">
              <w:rPr>
                <w:rFonts w:ascii="Arial" w:hAnsi="Arial" w:cs="Arial"/>
                <w:sz w:val="20"/>
                <w:szCs w:val="20"/>
              </w:rPr>
              <w:t>KD</w:t>
            </w:r>
          </w:p>
        </w:tc>
        <w:tc>
          <w:tcPr>
            <w:tcW w:w="2476" w:type="pct"/>
            <w:vAlign w:val="center"/>
          </w:tcPr>
          <w:p w14:paraId="183A359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C25CE07" w14:textId="77777777" w:rsidR="00F50AC2" w:rsidRPr="00697DD9" w:rsidRDefault="00F50AC2" w:rsidP="004D3221">
            <w:pPr>
              <w:rPr>
                <w:rFonts w:ascii="Arial" w:hAnsi="Arial" w:cs="Arial"/>
                <w:sz w:val="20"/>
                <w:szCs w:val="20"/>
              </w:rPr>
            </w:pPr>
          </w:p>
        </w:tc>
      </w:tr>
      <w:tr w:rsidR="00F50AC2" w:rsidRPr="00697DD9" w14:paraId="40F56D90" w14:textId="77777777" w:rsidTr="004D3221">
        <w:trPr>
          <w:trHeight w:val="20"/>
          <w:jc w:val="center"/>
        </w:trPr>
        <w:tc>
          <w:tcPr>
            <w:tcW w:w="362" w:type="pct"/>
            <w:vAlign w:val="center"/>
          </w:tcPr>
          <w:p w14:paraId="1C264873" w14:textId="77777777" w:rsidR="00F50AC2" w:rsidRPr="00697DD9" w:rsidRDefault="00F50AC2" w:rsidP="004D3221">
            <w:pPr>
              <w:rPr>
                <w:rFonts w:ascii="Arial" w:hAnsi="Arial" w:cs="Arial"/>
                <w:sz w:val="20"/>
                <w:szCs w:val="20"/>
              </w:rPr>
            </w:pPr>
            <w:r w:rsidRPr="00697DD9">
              <w:rPr>
                <w:rFonts w:ascii="Arial" w:hAnsi="Arial" w:cs="Arial"/>
                <w:sz w:val="20"/>
                <w:szCs w:val="20"/>
              </w:rPr>
              <w:t>KE</w:t>
            </w:r>
          </w:p>
        </w:tc>
        <w:tc>
          <w:tcPr>
            <w:tcW w:w="2476" w:type="pct"/>
            <w:vAlign w:val="center"/>
          </w:tcPr>
          <w:p w14:paraId="03B632E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FCB9A8F" w14:textId="77777777" w:rsidR="00F50AC2" w:rsidRPr="00697DD9" w:rsidRDefault="00F50AC2" w:rsidP="004D3221">
            <w:pPr>
              <w:rPr>
                <w:rFonts w:ascii="Arial" w:hAnsi="Arial" w:cs="Arial"/>
                <w:sz w:val="20"/>
                <w:szCs w:val="20"/>
              </w:rPr>
            </w:pPr>
          </w:p>
        </w:tc>
      </w:tr>
      <w:tr w:rsidR="00F50AC2" w:rsidRPr="00DE6E76" w14:paraId="0030DE7C" w14:textId="77777777" w:rsidTr="004D3221">
        <w:trPr>
          <w:trHeight w:val="20"/>
          <w:jc w:val="center"/>
        </w:trPr>
        <w:tc>
          <w:tcPr>
            <w:tcW w:w="362" w:type="pct"/>
            <w:vAlign w:val="center"/>
          </w:tcPr>
          <w:p w14:paraId="227912D8" w14:textId="77777777" w:rsidR="00F50AC2" w:rsidRPr="00697DD9" w:rsidRDefault="00F50AC2" w:rsidP="004D3221">
            <w:pPr>
              <w:rPr>
                <w:rFonts w:ascii="Arial" w:hAnsi="Arial" w:cs="Arial"/>
                <w:sz w:val="20"/>
                <w:szCs w:val="20"/>
              </w:rPr>
            </w:pPr>
            <w:r w:rsidRPr="00697DD9">
              <w:rPr>
                <w:rFonts w:ascii="Arial" w:hAnsi="Arial" w:cs="Arial"/>
                <w:sz w:val="20"/>
                <w:szCs w:val="20"/>
              </w:rPr>
              <w:t>KF</w:t>
            </w:r>
          </w:p>
        </w:tc>
        <w:tc>
          <w:tcPr>
            <w:tcW w:w="2476" w:type="pct"/>
            <w:vAlign w:val="center"/>
          </w:tcPr>
          <w:p w14:paraId="19D4A0AB" w14:textId="77777777" w:rsidR="00F50AC2" w:rsidRPr="00F50AC2" w:rsidRDefault="00F50AC2" w:rsidP="004D3221">
            <w:pPr>
              <w:rPr>
                <w:rFonts w:ascii="Arial" w:hAnsi="Arial" w:cs="Arial"/>
                <w:sz w:val="20"/>
                <w:szCs w:val="20"/>
                <w:lang w:val="en-US"/>
              </w:rPr>
            </w:pPr>
            <w:r w:rsidRPr="00F50AC2">
              <w:rPr>
                <w:rFonts w:ascii="Arial" w:hAnsi="Arial" w:cs="Arial"/>
                <w:sz w:val="20"/>
                <w:szCs w:val="20"/>
                <w:lang w:val="en-US"/>
              </w:rPr>
              <w:t>Processing of electrical and electronic signals</w:t>
            </w:r>
          </w:p>
        </w:tc>
        <w:tc>
          <w:tcPr>
            <w:tcW w:w="2162" w:type="pct"/>
            <w:vAlign w:val="center"/>
          </w:tcPr>
          <w:p w14:paraId="0D247C71" w14:textId="77777777" w:rsidR="00F50AC2" w:rsidRPr="00F50AC2" w:rsidRDefault="00F50AC2" w:rsidP="004D3221">
            <w:pPr>
              <w:rPr>
                <w:rFonts w:ascii="Arial" w:hAnsi="Arial" w:cs="Arial"/>
                <w:sz w:val="20"/>
                <w:szCs w:val="20"/>
                <w:lang w:val="en-US"/>
              </w:rPr>
            </w:pPr>
            <w:r w:rsidRPr="00F50AC2">
              <w:rPr>
                <w:rFonts w:ascii="Arial" w:hAnsi="Arial" w:cs="Arial"/>
                <w:sz w:val="20"/>
                <w:szCs w:val="20"/>
                <w:lang w:val="en-US"/>
              </w:rPr>
              <w:t>All-or-nothing relay,</w:t>
            </w:r>
          </w:p>
          <w:p w14:paraId="4BC6B6FE" w14:textId="77777777" w:rsidR="00F50AC2" w:rsidRPr="00F50AC2" w:rsidRDefault="00F50AC2" w:rsidP="004D3221">
            <w:pPr>
              <w:rPr>
                <w:rFonts w:ascii="Arial" w:hAnsi="Arial" w:cs="Arial"/>
                <w:sz w:val="20"/>
                <w:szCs w:val="20"/>
                <w:lang w:val="en-US"/>
              </w:rPr>
            </w:pPr>
            <w:r w:rsidRPr="00F50AC2">
              <w:rPr>
                <w:rFonts w:ascii="Arial" w:hAnsi="Arial" w:cs="Arial"/>
                <w:sz w:val="20"/>
                <w:szCs w:val="20"/>
                <w:lang w:val="en-US"/>
              </w:rPr>
              <w:t>analogue integrated  circuit, automatic paralleling device,</w:t>
            </w:r>
          </w:p>
          <w:p w14:paraId="2167141A" w14:textId="77777777" w:rsidR="00F50AC2" w:rsidRPr="00F50AC2" w:rsidRDefault="00F50AC2" w:rsidP="004D3221">
            <w:pPr>
              <w:rPr>
                <w:rFonts w:ascii="Arial" w:hAnsi="Arial" w:cs="Arial"/>
                <w:sz w:val="20"/>
                <w:szCs w:val="20"/>
                <w:lang w:val="en-US"/>
              </w:rPr>
            </w:pPr>
            <w:r w:rsidRPr="00F50AC2">
              <w:rPr>
                <w:rFonts w:ascii="Arial" w:hAnsi="Arial" w:cs="Arial"/>
                <w:sz w:val="20"/>
                <w:szCs w:val="20"/>
                <w:lang w:val="en-US"/>
              </w:rPr>
              <w:t>binary elements, binary integrated circuit, contactor relay, CPU,</w:t>
            </w:r>
          </w:p>
          <w:p w14:paraId="0A7AFD8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delay element, delay line,</w:t>
            </w:r>
          </w:p>
          <w:p w14:paraId="2B5C832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electronic valve, electronic tube,</w:t>
            </w:r>
          </w:p>
          <w:p w14:paraId="17202C9D"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feedback controller, filter (a.c. or d.c.), induction stirrer, input/output module, microprocessor, optocoupler,</w:t>
            </w:r>
          </w:p>
          <w:p w14:paraId="485C346A"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process computer,</w:t>
            </w:r>
          </w:p>
          <w:p w14:paraId="145394E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programmable controller, receiver, safety logic module,</w:t>
            </w:r>
          </w:p>
          <w:p w14:paraId="65837BCA"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synchronizing device, time relay, transistor,  transmitter</w:t>
            </w:r>
          </w:p>
        </w:tc>
      </w:tr>
      <w:tr w:rsidR="00F50AC2" w:rsidRPr="00697DD9" w14:paraId="4744108D" w14:textId="77777777" w:rsidTr="004D3221">
        <w:trPr>
          <w:trHeight w:val="20"/>
          <w:jc w:val="center"/>
        </w:trPr>
        <w:tc>
          <w:tcPr>
            <w:tcW w:w="362" w:type="pct"/>
            <w:vAlign w:val="center"/>
          </w:tcPr>
          <w:p w14:paraId="6DD3F650" w14:textId="77777777" w:rsidR="00F50AC2" w:rsidRPr="00697DD9" w:rsidRDefault="00F50AC2" w:rsidP="004D3221">
            <w:pPr>
              <w:rPr>
                <w:rFonts w:ascii="Arial" w:hAnsi="Arial" w:cs="Arial"/>
                <w:sz w:val="20"/>
                <w:szCs w:val="20"/>
              </w:rPr>
            </w:pPr>
            <w:r w:rsidRPr="00697DD9">
              <w:rPr>
                <w:rFonts w:ascii="Arial" w:hAnsi="Arial" w:cs="Arial"/>
                <w:sz w:val="20"/>
                <w:szCs w:val="20"/>
              </w:rPr>
              <w:t>KG</w:t>
            </w:r>
          </w:p>
        </w:tc>
        <w:tc>
          <w:tcPr>
            <w:tcW w:w="2476" w:type="pct"/>
            <w:vAlign w:val="center"/>
          </w:tcPr>
          <w:p w14:paraId="779D4EE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Processing of optical and acoustical signals</w:t>
            </w:r>
          </w:p>
        </w:tc>
        <w:tc>
          <w:tcPr>
            <w:tcW w:w="2162" w:type="pct"/>
            <w:vAlign w:val="center"/>
          </w:tcPr>
          <w:p w14:paraId="68E8D519" w14:textId="77777777" w:rsidR="00F50AC2" w:rsidRPr="00697DD9" w:rsidRDefault="00F50AC2" w:rsidP="004D3221">
            <w:pPr>
              <w:rPr>
                <w:rFonts w:ascii="Arial" w:hAnsi="Arial" w:cs="Arial"/>
                <w:sz w:val="20"/>
                <w:szCs w:val="20"/>
              </w:rPr>
            </w:pPr>
            <w:r w:rsidRPr="00697DD9">
              <w:rPr>
                <w:rFonts w:ascii="Arial" w:hAnsi="Arial" w:cs="Arial"/>
                <w:sz w:val="20"/>
                <w:szCs w:val="20"/>
              </w:rPr>
              <w:t>Mirror, controller, test unit</w:t>
            </w:r>
          </w:p>
        </w:tc>
      </w:tr>
      <w:tr w:rsidR="00F50AC2" w:rsidRPr="00DE6E76" w14:paraId="4D9F5DCE" w14:textId="77777777" w:rsidTr="004D3221">
        <w:trPr>
          <w:trHeight w:val="20"/>
          <w:jc w:val="center"/>
        </w:trPr>
        <w:tc>
          <w:tcPr>
            <w:tcW w:w="362" w:type="pct"/>
            <w:vAlign w:val="center"/>
          </w:tcPr>
          <w:p w14:paraId="193BBD5A" w14:textId="77777777" w:rsidR="00F50AC2" w:rsidRPr="00697DD9" w:rsidRDefault="00F50AC2" w:rsidP="004D3221">
            <w:pPr>
              <w:rPr>
                <w:rFonts w:ascii="Arial" w:hAnsi="Arial" w:cs="Arial"/>
                <w:sz w:val="20"/>
                <w:szCs w:val="20"/>
              </w:rPr>
            </w:pPr>
            <w:r w:rsidRPr="00697DD9">
              <w:rPr>
                <w:rFonts w:ascii="Arial" w:hAnsi="Arial" w:cs="Arial"/>
                <w:sz w:val="20"/>
                <w:szCs w:val="20"/>
              </w:rPr>
              <w:t>KH</w:t>
            </w:r>
          </w:p>
        </w:tc>
        <w:tc>
          <w:tcPr>
            <w:tcW w:w="2476" w:type="pct"/>
            <w:vAlign w:val="center"/>
          </w:tcPr>
          <w:p w14:paraId="23DBEE27"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Processing of fluid and pneumatic signals</w:t>
            </w:r>
          </w:p>
        </w:tc>
        <w:tc>
          <w:tcPr>
            <w:tcW w:w="2162" w:type="pct"/>
            <w:vAlign w:val="center"/>
          </w:tcPr>
          <w:p w14:paraId="474C1A72"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Controller (valve position controller), fluid feedback controller, pilot valve, valve assembly</w:t>
            </w:r>
          </w:p>
        </w:tc>
      </w:tr>
      <w:tr w:rsidR="00F50AC2" w:rsidRPr="00697DD9" w14:paraId="4F5008BC" w14:textId="77777777" w:rsidTr="004D3221">
        <w:trPr>
          <w:trHeight w:val="20"/>
          <w:jc w:val="center"/>
        </w:trPr>
        <w:tc>
          <w:tcPr>
            <w:tcW w:w="362" w:type="pct"/>
            <w:vAlign w:val="center"/>
          </w:tcPr>
          <w:p w14:paraId="75DE923B" w14:textId="77777777" w:rsidR="00F50AC2" w:rsidRPr="00697DD9" w:rsidRDefault="00F50AC2" w:rsidP="004D3221">
            <w:pPr>
              <w:rPr>
                <w:rFonts w:ascii="Arial" w:hAnsi="Arial" w:cs="Arial"/>
                <w:sz w:val="20"/>
                <w:szCs w:val="20"/>
              </w:rPr>
            </w:pPr>
            <w:r w:rsidRPr="00697DD9">
              <w:rPr>
                <w:rFonts w:ascii="Arial" w:hAnsi="Arial" w:cs="Arial"/>
                <w:sz w:val="20"/>
                <w:szCs w:val="20"/>
              </w:rPr>
              <w:t>KJ</w:t>
            </w:r>
          </w:p>
        </w:tc>
        <w:tc>
          <w:tcPr>
            <w:tcW w:w="2476" w:type="pct"/>
            <w:vAlign w:val="center"/>
          </w:tcPr>
          <w:p w14:paraId="769CDEEF" w14:textId="77777777" w:rsidR="00F50AC2" w:rsidRPr="00697DD9" w:rsidRDefault="00F50AC2" w:rsidP="004D3221">
            <w:pPr>
              <w:rPr>
                <w:rFonts w:ascii="Arial" w:hAnsi="Arial" w:cs="Arial"/>
                <w:sz w:val="20"/>
                <w:szCs w:val="20"/>
              </w:rPr>
            </w:pPr>
            <w:r w:rsidRPr="00697DD9">
              <w:rPr>
                <w:rFonts w:ascii="Arial" w:hAnsi="Arial" w:cs="Arial"/>
                <w:sz w:val="20"/>
                <w:szCs w:val="20"/>
              </w:rPr>
              <w:t>Processing of mechanical signals</w:t>
            </w:r>
          </w:p>
        </w:tc>
        <w:tc>
          <w:tcPr>
            <w:tcW w:w="2162" w:type="pct"/>
            <w:vAlign w:val="center"/>
          </w:tcPr>
          <w:p w14:paraId="7B21809D" w14:textId="77777777" w:rsidR="00F50AC2" w:rsidRPr="00697DD9" w:rsidRDefault="00F50AC2" w:rsidP="004D3221">
            <w:pPr>
              <w:rPr>
                <w:rFonts w:ascii="Arial" w:hAnsi="Arial" w:cs="Arial"/>
                <w:sz w:val="20"/>
                <w:szCs w:val="20"/>
              </w:rPr>
            </w:pPr>
            <w:r w:rsidRPr="00697DD9">
              <w:rPr>
                <w:rFonts w:ascii="Arial" w:hAnsi="Arial" w:cs="Arial"/>
                <w:sz w:val="20"/>
                <w:szCs w:val="20"/>
              </w:rPr>
              <w:t>Controller, linkage</w:t>
            </w:r>
          </w:p>
        </w:tc>
      </w:tr>
      <w:tr w:rsidR="00F50AC2" w:rsidRPr="00DE6E76" w14:paraId="5990E614" w14:textId="77777777" w:rsidTr="004D3221">
        <w:trPr>
          <w:trHeight w:val="20"/>
          <w:jc w:val="center"/>
        </w:trPr>
        <w:tc>
          <w:tcPr>
            <w:tcW w:w="362" w:type="pct"/>
            <w:vAlign w:val="center"/>
          </w:tcPr>
          <w:p w14:paraId="4C6BFE52" w14:textId="77777777" w:rsidR="00F50AC2" w:rsidRPr="00697DD9" w:rsidRDefault="00F50AC2" w:rsidP="004D3221">
            <w:pPr>
              <w:rPr>
                <w:rFonts w:ascii="Arial" w:hAnsi="Arial" w:cs="Arial"/>
                <w:sz w:val="20"/>
                <w:szCs w:val="20"/>
              </w:rPr>
            </w:pPr>
            <w:r w:rsidRPr="00697DD9">
              <w:rPr>
                <w:rFonts w:ascii="Arial" w:hAnsi="Arial" w:cs="Arial"/>
                <w:sz w:val="20"/>
                <w:szCs w:val="20"/>
              </w:rPr>
              <w:t>KK</w:t>
            </w:r>
          </w:p>
        </w:tc>
        <w:tc>
          <w:tcPr>
            <w:tcW w:w="2476" w:type="pct"/>
            <w:vAlign w:val="center"/>
          </w:tcPr>
          <w:p w14:paraId="66086A7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Processing of various input/output information carriers (e.g. electrical/pneumatic)</w:t>
            </w:r>
          </w:p>
        </w:tc>
        <w:tc>
          <w:tcPr>
            <w:tcW w:w="2162" w:type="pct"/>
            <w:vAlign w:val="center"/>
          </w:tcPr>
          <w:p w14:paraId="6BE8B5B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Controller, electro-hydraulic converter, electric pilot valve</w:t>
            </w:r>
          </w:p>
        </w:tc>
      </w:tr>
      <w:tr w:rsidR="00F50AC2" w:rsidRPr="00697DD9" w14:paraId="6F016AAA" w14:textId="77777777" w:rsidTr="004D3221">
        <w:trPr>
          <w:trHeight w:val="20"/>
          <w:jc w:val="center"/>
        </w:trPr>
        <w:tc>
          <w:tcPr>
            <w:tcW w:w="362" w:type="pct"/>
            <w:vAlign w:val="center"/>
          </w:tcPr>
          <w:p w14:paraId="26D785FA" w14:textId="77777777" w:rsidR="00F50AC2" w:rsidRPr="00697DD9" w:rsidRDefault="00F50AC2" w:rsidP="004D3221">
            <w:pPr>
              <w:rPr>
                <w:rFonts w:ascii="Arial" w:hAnsi="Arial" w:cs="Arial"/>
                <w:sz w:val="20"/>
                <w:szCs w:val="20"/>
              </w:rPr>
            </w:pPr>
            <w:r w:rsidRPr="00697DD9">
              <w:rPr>
                <w:rFonts w:ascii="Arial" w:hAnsi="Arial" w:cs="Arial"/>
                <w:sz w:val="20"/>
                <w:szCs w:val="20"/>
              </w:rPr>
              <w:t>KL</w:t>
            </w:r>
          </w:p>
        </w:tc>
        <w:tc>
          <w:tcPr>
            <w:tcW w:w="2476" w:type="pct"/>
            <w:vAlign w:val="center"/>
          </w:tcPr>
          <w:p w14:paraId="353B933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98ADB07" w14:textId="77777777" w:rsidR="00F50AC2" w:rsidRPr="00697DD9" w:rsidRDefault="00F50AC2" w:rsidP="004D3221">
            <w:pPr>
              <w:rPr>
                <w:rFonts w:ascii="Arial" w:hAnsi="Arial" w:cs="Arial"/>
                <w:sz w:val="20"/>
                <w:szCs w:val="20"/>
              </w:rPr>
            </w:pPr>
          </w:p>
        </w:tc>
      </w:tr>
      <w:tr w:rsidR="00F50AC2" w:rsidRPr="00697DD9" w14:paraId="1E6DADFB" w14:textId="77777777" w:rsidTr="004D3221">
        <w:trPr>
          <w:trHeight w:val="20"/>
          <w:jc w:val="center"/>
        </w:trPr>
        <w:tc>
          <w:tcPr>
            <w:tcW w:w="362" w:type="pct"/>
            <w:vAlign w:val="center"/>
          </w:tcPr>
          <w:p w14:paraId="2465F4C5" w14:textId="77777777" w:rsidR="00F50AC2" w:rsidRPr="00697DD9" w:rsidRDefault="00F50AC2" w:rsidP="004D3221">
            <w:pPr>
              <w:rPr>
                <w:rFonts w:ascii="Arial" w:hAnsi="Arial" w:cs="Arial"/>
                <w:sz w:val="20"/>
                <w:szCs w:val="20"/>
              </w:rPr>
            </w:pPr>
            <w:r w:rsidRPr="00697DD9">
              <w:rPr>
                <w:rFonts w:ascii="Arial" w:hAnsi="Arial" w:cs="Arial"/>
                <w:sz w:val="20"/>
                <w:szCs w:val="20"/>
              </w:rPr>
              <w:t>KM</w:t>
            </w:r>
          </w:p>
        </w:tc>
        <w:tc>
          <w:tcPr>
            <w:tcW w:w="2476" w:type="pct"/>
            <w:vAlign w:val="center"/>
          </w:tcPr>
          <w:p w14:paraId="766BEA8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5112964" w14:textId="77777777" w:rsidR="00F50AC2" w:rsidRPr="00697DD9" w:rsidRDefault="00F50AC2" w:rsidP="004D3221">
            <w:pPr>
              <w:rPr>
                <w:rFonts w:ascii="Arial" w:hAnsi="Arial" w:cs="Arial"/>
                <w:sz w:val="20"/>
                <w:szCs w:val="20"/>
              </w:rPr>
            </w:pPr>
          </w:p>
        </w:tc>
      </w:tr>
      <w:tr w:rsidR="00F50AC2" w:rsidRPr="00697DD9" w14:paraId="128738BC" w14:textId="77777777" w:rsidTr="004D3221">
        <w:trPr>
          <w:trHeight w:val="20"/>
          <w:jc w:val="center"/>
        </w:trPr>
        <w:tc>
          <w:tcPr>
            <w:tcW w:w="362" w:type="pct"/>
            <w:vAlign w:val="center"/>
          </w:tcPr>
          <w:p w14:paraId="70B8490D" w14:textId="77777777" w:rsidR="00F50AC2" w:rsidRPr="00697DD9" w:rsidRDefault="00F50AC2" w:rsidP="004D3221">
            <w:pPr>
              <w:rPr>
                <w:rFonts w:ascii="Arial" w:hAnsi="Arial" w:cs="Arial"/>
                <w:sz w:val="20"/>
                <w:szCs w:val="20"/>
              </w:rPr>
            </w:pPr>
            <w:r w:rsidRPr="00697DD9">
              <w:rPr>
                <w:rFonts w:ascii="Arial" w:hAnsi="Arial" w:cs="Arial"/>
                <w:sz w:val="20"/>
                <w:szCs w:val="20"/>
              </w:rPr>
              <w:t>KN</w:t>
            </w:r>
          </w:p>
        </w:tc>
        <w:tc>
          <w:tcPr>
            <w:tcW w:w="2476" w:type="pct"/>
            <w:vAlign w:val="center"/>
          </w:tcPr>
          <w:p w14:paraId="68D773E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C8557D4" w14:textId="77777777" w:rsidR="00F50AC2" w:rsidRPr="00697DD9" w:rsidRDefault="00F50AC2" w:rsidP="004D3221">
            <w:pPr>
              <w:rPr>
                <w:rFonts w:ascii="Arial" w:hAnsi="Arial" w:cs="Arial"/>
                <w:sz w:val="20"/>
                <w:szCs w:val="20"/>
              </w:rPr>
            </w:pPr>
          </w:p>
        </w:tc>
      </w:tr>
      <w:tr w:rsidR="00F50AC2" w:rsidRPr="00697DD9" w14:paraId="767508F4" w14:textId="77777777" w:rsidTr="004D3221">
        <w:trPr>
          <w:trHeight w:val="20"/>
          <w:jc w:val="center"/>
        </w:trPr>
        <w:tc>
          <w:tcPr>
            <w:tcW w:w="362" w:type="pct"/>
            <w:vAlign w:val="center"/>
          </w:tcPr>
          <w:p w14:paraId="68983A2B" w14:textId="77777777" w:rsidR="00F50AC2" w:rsidRPr="00697DD9" w:rsidRDefault="00F50AC2" w:rsidP="004D3221">
            <w:pPr>
              <w:rPr>
                <w:rFonts w:ascii="Arial" w:hAnsi="Arial" w:cs="Arial"/>
                <w:sz w:val="20"/>
                <w:szCs w:val="20"/>
              </w:rPr>
            </w:pPr>
            <w:r w:rsidRPr="00697DD9">
              <w:rPr>
                <w:rFonts w:ascii="Arial" w:hAnsi="Arial" w:cs="Arial"/>
                <w:sz w:val="20"/>
                <w:szCs w:val="20"/>
              </w:rPr>
              <w:t>KP</w:t>
            </w:r>
          </w:p>
        </w:tc>
        <w:tc>
          <w:tcPr>
            <w:tcW w:w="2476" w:type="pct"/>
            <w:vAlign w:val="center"/>
          </w:tcPr>
          <w:p w14:paraId="32FC747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A0CC1D7" w14:textId="77777777" w:rsidR="00F50AC2" w:rsidRPr="00697DD9" w:rsidRDefault="00F50AC2" w:rsidP="004D3221">
            <w:pPr>
              <w:rPr>
                <w:rFonts w:ascii="Arial" w:hAnsi="Arial" w:cs="Arial"/>
                <w:sz w:val="20"/>
                <w:szCs w:val="20"/>
              </w:rPr>
            </w:pPr>
          </w:p>
        </w:tc>
      </w:tr>
      <w:tr w:rsidR="00F50AC2" w:rsidRPr="00697DD9" w14:paraId="50DEF915" w14:textId="77777777" w:rsidTr="004D3221">
        <w:trPr>
          <w:trHeight w:val="20"/>
          <w:jc w:val="center"/>
        </w:trPr>
        <w:tc>
          <w:tcPr>
            <w:tcW w:w="362" w:type="pct"/>
            <w:vAlign w:val="center"/>
          </w:tcPr>
          <w:p w14:paraId="02E56D28" w14:textId="77777777" w:rsidR="00F50AC2" w:rsidRPr="00697DD9" w:rsidRDefault="00F50AC2" w:rsidP="004D3221">
            <w:pPr>
              <w:rPr>
                <w:rFonts w:ascii="Arial" w:hAnsi="Arial" w:cs="Arial"/>
                <w:sz w:val="20"/>
                <w:szCs w:val="20"/>
              </w:rPr>
            </w:pPr>
            <w:r w:rsidRPr="00697DD9">
              <w:rPr>
                <w:rFonts w:ascii="Arial" w:hAnsi="Arial" w:cs="Arial"/>
                <w:sz w:val="20"/>
                <w:szCs w:val="20"/>
              </w:rPr>
              <w:t>KQ</w:t>
            </w:r>
          </w:p>
        </w:tc>
        <w:tc>
          <w:tcPr>
            <w:tcW w:w="2476" w:type="pct"/>
            <w:vAlign w:val="center"/>
          </w:tcPr>
          <w:p w14:paraId="36995C6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47A3F66" w14:textId="77777777" w:rsidR="00F50AC2" w:rsidRPr="00697DD9" w:rsidRDefault="00F50AC2" w:rsidP="004D3221">
            <w:pPr>
              <w:rPr>
                <w:rFonts w:ascii="Arial" w:hAnsi="Arial" w:cs="Arial"/>
                <w:sz w:val="20"/>
                <w:szCs w:val="20"/>
              </w:rPr>
            </w:pPr>
          </w:p>
        </w:tc>
      </w:tr>
      <w:tr w:rsidR="00F50AC2" w:rsidRPr="00697DD9" w14:paraId="1B77658F" w14:textId="77777777" w:rsidTr="004D3221">
        <w:trPr>
          <w:trHeight w:val="20"/>
          <w:jc w:val="center"/>
        </w:trPr>
        <w:tc>
          <w:tcPr>
            <w:tcW w:w="362" w:type="pct"/>
            <w:vAlign w:val="center"/>
          </w:tcPr>
          <w:p w14:paraId="150669FB" w14:textId="77777777" w:rsidR="00F50AC2" w:rsidRPr="00697DD9" w:rsidRDefault="00F50AC2" w:rsidP="004D3221">
            <w:pPr>
              <w:rPr>
                <w:rFonts w:ascii="Arial" w:hAnsi="Arial" w:cs="Arial"/>
                <w:sz w:val="20"/>
                <w:szCs w:val="20"/>
              </w:rPr>
            </w:pPr>
            <w:r w:rsidRPr="00697DD9">
              <w:rPr>
                <w:rFonts w:ascii="Arial" w:hAnsi="Arial" w:cs="Arial"/>
                <w:sz w:val="20"/>
                <w:szCs w:val="20"/>
              </w:rPr>
              <w:t>KR</w:t>
            </w:r>
          </w:p>
        </w:tc>
        <w:tc>
          <w:tcPr>
            <w:tcW w:w="2476" w:type="pct"/>
            <w:vAlign w:val="center"/>
          </w:tcPr>
          <w:p w14:paraId="321C835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E8AE67" w14:textId="77777777" w:rsidR="00F50AC2" w:rsidRPr="00697DD9" w:rsidRDefault="00F50AC2" w:rsidP="004D3221">
            <w:pPr>
              <w:rPr>
                <w:rFonts w:ascii="Arial" w:hAnsi="Arial" w:cs="Arial"/>
                <w:sz w:val="20"/>
                <w:szCs w:val="20"/>
              </w:rPr>
            </w:pPr>
          </w:p>
        </w:tc>
      </w:tr>
      <w:tr w:rsidR="00F50AC2" w:rsidRPr="00697DD9" w14:paraId="78D63203" w14:textId="77777777" w:rsidTr="004D3221">
        <w:trPr>
          <w:trHeight w:val="20"/>
          <w:jc w:val="center"/>
        </w:trPr>
        <w:tc>
          <w:tcPr>
            <w:tcW w:w="362" w:type="pct"/>
            <w:vAlign w:val="center"/>
          </w:tcPr>
          <w:p w14:paraId="4E7FE502" w14:textId="77777777" w:rsidR="00F50AC2" w:rsidRPr="00697DD9" w:rsidRDefault="00F50AC2" w:rsidP="004D3221">
            <w:pPr>
              <w:rPr>
                <w:rFonts w:ascii="Arial" w:hAnsi="Arial" w:cs="Arial"/>
                <w:sz w:val="20"/>
                <w:szCs w:val="20"/>
              </w:rPr>
            </w:pPr>
            <w:r w:rsidRPr="00697DD9">
              <w:rPr>
                <w:rFonts w:ascii="Arial" w:hAnsi="Arial" w:cs="Arial"/>
                <w:sz w:val="20"/>
                <w:szCs w:val="20"/>
              </w:rPr>
              <w:t>KS</w:t>
            </w:r>
          </w:p>
        </w:tc>
        <w:tc>
          <w:tcPr>
            <w:tcW w:w="2476" w:type="pct"/>
            <w:vAlign w:val="center"/>
          </w:tcPr>
          <w:p w14:paraId="1B81513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B14D257" w14:textId="77777777" w:rsidR="00F50AC2" w:rsidRPr="00697DD9" w:rsidRDefault="00F50AC2" w:rsidP="004D3221">
            <w:pPr>
              <w:rPr>
                <w:rFonts w:ascii="Arial" w:hAnsi="Arial" w:cs="Arial"/>
                <w:sz w:val="20"/>
                <w:szCs w:val="20"/>
              </w:rPr>
            </w:pPr>
          </w:p>
        </w:tc>
      </w:tr>
      <w:tr w:rsidR="00F50AC2" w:rsidRPr="00697DD9" w14:paraId="0D52022C" w14:textId="77777777" w:rsidTr="004D3221">
        <w:trPr>
          <w:trHeight w:val="20"/>
          <w:jc w:val="center"/>
        </w:trPr>
        <w:tc>
          <w:tcPr>
            <w:tcW w:w="362" w:type="pct"/>
            <w:vAlign w:val="center"/>
          </w:tcPr>
          <w:p w14:paraId="4C499832" w14:textId="77777777" w:rsidR="00F50AC2" w:rsidRPr="00697DD9" w:rsidRDefault="00F50AC2" w:rsidP="004D3221">
            <w:pPr>
              <w:rPr>
                <w:rFonts w:ascii="Arial" w:hAnsi="Arial" w:cs="Arial"/>
                <w:sz w:val="20"/>
                <w:szCs w:val="20"/>
              </w:rPr>
            </w:pPr>
            <w:r w:rsidRPr="00697DD9">
              <w:rPr>
                <w:rFonts w:ascii="Arial" w:hAnsi="Arial" w:cs="Arial"/>
                <w:sz w:val="20"/>
                <w:szCs w:val="20"/>
              </w:rPr>
              <w:t>KT</w:t>
            </w:r>
          </w:p>
        </w:tc>
        <w:tc>
          <w:tcPr>
            <w:tcW w:w="2476" w:type="pct"/>
            <w:vAlign w:val="center"/>
          </w:tcPr>
          <w:p w14:paraId="3E60A0C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C052B12" w14:textId="77777777" w:rsidR="00F50AC2" w:rsidRPr="00697DD9" w:rsidRDefault="00F50AC2" w:rsidP="004D3221">
            <w:pPr>
              <w:rPr>
                <w:rFonts w:ascii="Arial" w:hAnsi="Arial" w:cs="Arial"/>
                <w:sz w:val="20"/>
                <w:szCs w:val="20"/>
              </w:rPr>
            </w:pPr>
          </w:p>
        </w:tc>
      </w:tr>
      <w:tr w:rsidR="00F50AC2" w:rsidRPr="00697DD9" w14:paraId="06EF0AF2" w14:textId="77777777" w:rsidTr="004D3221">
        <w:trPr>
          <w:trHeight w:val="20"/>
          <w:jc w:val="center"/>
        </w:trPr>
        <w:tc>
          <w:tcPr>
            <w:tcW w:w="362" w:type="pct"/>
            <w:vAlign w:val="center"/>
          </w:tcPr>
          <w:p w14:paraId="1E2A010B" w14:textId="77777777" w:rsidR="00F50AC2" w:rsidRPr="00697DD9" w:rsidRDefault="00F50AC2" w:rsidP="004D3221">
            <w:pPr>
              <w:rPr>
                <w:rFonts w:ascii="Arial" w:hAnsi="Arial" w:cs="Arial"/>
                <w:sz w:val="20"/>
                <w:szCs w:val="20"/>
              </w:rPr>
            </w:pPr>
            <w:r w:rsidRPr="00697DD9">
              <w:rPr>
                <w:rFonts w:ascii="Arial" w:hAnsi="Arial" w:cs="Arial"/>
                <w:sz w:val="20"/>
                <w:szCs w:val="20"/>
              </w:rPr>
              <w:t>KU</w:t>
            </w:r>
          </w:p>
        </w:tc>
        <w:tc>
          <w:tcPr>
            <w:tcW w:w="2476" w:type="pct"/>
            <w:vAlign w:val="center"/>
          </w:tcPr>
          <w:p w14:paraId="4C76B92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1AA8CFA" w14:textId="77777777" w:rsidR="00F50AC2" w:rsidRPr="00697DD9" w:rsidRDefault="00F50AC2" w:rsidP="004D3221">
            <w:pPr>
              <w:rPr>
                <w:rFonts w:ascii="Arial" w:hAnsi="Arial" w:cs="Arial"/>
                <w:sz w:val="20"/>
                <w:szCs w:val="20"/>
              </w:rPr>
            </w:pPr>
          </w:p>
        </w:tc>
      </w:tr>
      <w:tr w:rsidR="00F50AC2" w:rsidRPr="00697DD9" w14:paraId="501DBACE" w14:textId="77777777" w:rsidTr="004D3221">
        <w:trPr>
          <w:trHeight w:val="20"/>
          <w:jc w:val="center"/>
        </w:trPr>
        <w:tc>
          <w:tcPr>
            <w:tcW w:w="362" w:type="pct"/>
            <w:vAlign w:val="center"/>
          </w:tcPr>
          <w:p w14:paraId="1B839B45" w14:textId="77777777" w:rsidR="00F50AC2" w:rsidRPr="00697DD9" w:rsidRDefault="00F50AC2" w:rsidP="004D3221">
            <w:pPr>
              <w:rPr>
                <w:rFonts w:ascii="Arial" w:hAnsi="Arial" w:cs="Arial"/>
                <w:sz w:val="20"/>
                <w:szCs w:val="20"/>
              </w:rPr>
            </w:pPr>
            <w:r w:rsidRPr="00697DD9">
              <w:rPr>
                <w:rFonts w:ascii="Arial" w:hAnsi="Arial" w:cs="Arial"/>
                <w:sz w:val="20"/>
                <w:szCs w:val="20"/>
              </w:rPr>
              <w:t>KV</w:t>
            </w:r>
          </w:p>
        </w:tc>
        <w:tc>
          <w:tcPr>
            <w:tcW w:w="2476" w:type="pct"/>
            <w:vAlign w:val="center"/>
          </w:tcPr>
          <w:p w14:paraId="22E856C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65543FA" w14:textId="77777777" w:rsidR="00F50AC2" w:rsidRPr="00697DD9" w:rsidRDefault="00F50AC2" w:rsidP="004D3221">
            <w:pPr>
              <w:rPr>
                <w:rFonts w:ascii="Arial" w:hAnsi="Arial" w:cs="Arial"/>
                <w:sz w:val="20"/>
                <w:szCs w:val="20"/>
              </w:rPr>
            </w:pPr>
          </w:p>
        </w:tc>
      </w:tr>
      <w:tr w:rsidR="00F50AC2" w:rsidRPr="00697DD9" w14:paraId="77CC498C" w14:textId="77777777" w:rsidTr="004D3221">
        <w:trPr>
          <w:trHeight w:val="20"/>
          <w:jc w:val="center"/>
        </w:trPr>
        <w:tc>
          <w:tcPr>
            <w:tcW w:w="362" w:type="pct"/>
            <w:vAlign w:val="center"/>
          </w:tcPr>
          <w:p w14:paraId="1F943F10" w14:textId="77777777" w:rsidR="00F50AC2" w:rsidRPr="00697DD9" w:rsidRDefault="00F50AC2" w:rsidP="004D3221">
            <w:pPr>
              <w:rPr>
                <w:rFonts w:ascii="Arial" w:hAnsi="Arial" w:cs="Arial"/>
                <w:sz w:val="20"/>
                <w:szCs w:val="20"/>
              </w:rPr>
            </w:pPr>
            <w:r w:rsidRPr="00697DD9">
              <w:rPr>
                <w:rFonts w:ascii="Arial" w:hAnsi="Arial" w:cs="Arial"/>
                <w:sz w:val="20"/>
                <w:szCs w:val="20"/>
              </w:rPr>
              <w:t>KW</w:t>
            </w:r>
          </w:p>
        </w:tc>
        <w:tc>
          <w:tcPr>
            <w:tcW w:w="2476" w:type="pct"/>
            <w:vAlign w:val="center"/>
          </w:tcPr>
          <w:p w14:paraId="1544149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D5CAA7" w14:textId="77777777" w:rsidR="00F50AC2" w:rsidRPr="00697DD9" w:rsidRDefault="00F50AC2" w:rsidP="004D3221">
            <w:pPr>
              <w:rPr>
                <w:rFonts w:ascii="Arial" w:hAnsi="Arial" w:cs="Arial"/>
                <w:sz w:val="20"/>
                <w:szCs w:val="20"/>
              </w:rPr>
            </w:pPr>
          </w:p>
        </w:tc>
      </w:tr>
      <w:tr w:rsidR="00F50AC2" w:rsidRPr="00697DD9" w14:paraId="3EBD977B" w14:textId="77777777" w:rsidTr="004D3221">
        <w:trPr>
          <w:trHeight w:val="20"/>
          <w:jc w:val="center"/>
        </w:trPr>
        <w:tc>
          <w:tcPr>
            <w:tcW w:w="362" w:type="pct"/>
            <w:vAlign w:val="center"/>
          </w:tcPr>
          <w:p w14:paraId="732E7AD0" w14:textId="77777777" w:rsidR="00F50AC2" w:rsidRPr="00697DD9" w:rsidRDefault="00F50AC2" w:rsidP="004D3221">
            <w:pPr>
              <w:rPr>
                <w:rFonts w:ascii="Arial" w:hAnsi="Arial" w:cs="Arial"/>
                <w:sz w:val="20"/>
                <w:szCs w:val="20"/>
              </w:rPr>
            </w:pPr>
            <w:r w:rsidRPr="00697DD9">
              <w:rPr>
                <w:rFonts w:ascii="Arial" w:hAnsi="Arial" w:cs="Arial"/>
                <w:sz w:val="20"/>
                <w:szCs w:val="20"/>
              </w:rPr>
              <w:t>KX</w:t>
            </w:r>
          </w:p>
        </w:tc>
        <w:tc>
          <w:tcPr>
            <w:tcW w:w="2476" w:type="pct"/>
            <w:vAlign w:val="center"/>
          </w:tcPr>
          <w:p w14:paraId="592A809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E94D509" w14:textId="77777777" w:rsidR="00F50AC2" w:rsidRPr="00697DD9" w:rsidRDefault="00F50AC2" w:rsidP="004D3221">
            <w:pPr>
              <w:rPr>
                <w:rFonts w:ascii="Arial" w:hAnsi="Arial" w:cs="Arial"/>
                <w:sz w:val="20"/>
                <w:szCs w:val="20"/>
              </w:rPr>
            </w:pPr>
          </w:p>
        </w:tc>
      </w:tr>
      <w:tr w:rsidR="00F50AC2" w:rsidRPr="00697DD9" w14:paraId="7B77593C" w14:textId="77777777" w:rsidTr="004D3221">
        <w:trPr>
          <w:trHeight w:val="20"/>
          <w:jc w:val="center"/>
        </w:trPr>
        <w:tc>
          <w:tcPr>
            <w:tcW w:w="362" w:type="pct"/>
            <w:vAlign w:val="center"/>
          </w:tcPr>
          <w:p w14:paraId="0A692207" w14:textId="77777777" w:rsidR="00F50AC2" w:rsidRPr="00697DD9" w:rsidRDefault="00F50AC2" w:rsidP="004D3221">
            <w:pPr>
              <w:rPr>
                <w:rFonts w:ascii="Arial" w:hAnsi="Arial" w:cs="Arial"/>
                <w:sz w:val="20"/>
                <w:szCs w:val="20"/>
              </w:rPr>
            </w:pPr>
            <w:r w:rsidRPr="00697DD9">
              <w:rPr>
                <w:rFonts w:ascii="Arial" w:hAnsi="Arial" w:cs="Arial"/>
                <w:sz w:val="20"/>
                <w:szCs w:val="20"/>
              </w:rPr>
              <w:t>KY</w:t>
            </w:r>
          </w:p>
        </w:tc>
        <w:tc>
          <w:tcPr>
            <w:tcW w:w="2476" w:type="pct"/>
            <w:vAlign w:val="center"/>
          </w:tcPr>
          <w:p w14:paraId="7E4B1FE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3151946" w14:textId="77777777" w:rsidR="00F50AC2" w:rsidRPr="00697DD9" w:rsidRDefault="00F50AC2" w:rsidP="004D3221">
            <w:pPr>
              <w:rPr>
                <w:rFonts w:ascii="Arial" w:hAnsi="Arial" w:cs="Arial"/>
                <w:sz w:val="20"/>
                <w:szCs w:val="20"/>
              </w:rPr>
            </w:pPr>
          </w:p>
        </w:tc>
      </w:tr>
      <w:tr w:rsidR="00F50AC2" w:rsidRPr="00697DD9" w14:paraId="08EDC64F" w14:textId="77777777" w:rsidTr="004D3221">
        <w:trPr>
          <w:trHeight w:val="20"/>
          <w:jc w:val="center"/>
        </w:trPr>
        <w:tc>
          <w:tcPr>
            <w:tcW w:w="362" w:type="pct"/>
            <w:vAlign w:val="center"/>
          </w:tcPr>
          <w:p w14:paraId="2CA74597" w14:textId="77777777" w:rsidR="00F50AC2" w:rsidRPr="00697DD9" w:rsidRDefault="00F50AC2" w:rsidP="004D3221">
            <w:pPr>
              <w:rPr>
                <w:rFonts w:ascii="Arial" w:hAnsi="Arial" w:cs="Arial"/>
                <w:sz w:val="20"/>
                <w:szCs w:val="20"/>
              </w:rPr>
            </w:pPr>
            <w:r w:rsidRPr="00697DD9">
              <w:rPr>
                <w:rFonts w:ascii="Arial" w:hAnsi="Arial" w:cs="Arial"/>
                <w:sz w:val="20"/>
                <w:szCs w:val="20"/>
              </w:rPr>
              <w:t>KZ</w:t>
            </w:r>
          </w:p>
        </w:tc>
        <w:tc>
          <w:tcPr>
            <w:tcW w:w="2476" w:type="pct"/>
            <w:vAlign w:val="center"/>
          </w:tcPr>
          <w:p w14:paraId="28256FD3"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3F3FAD72" w14:textId="77777777" w:rsidR="00F50AC2" w:rsidRPr="00697DD9" w:rsidRDefault="00F50AC2" w:rsidP="004D3221">
            <w:pPr>
              <w:rPr>
                <w:rFonts w:ascii="Arial" w:hAnsi="Arial" w:cs="Arial"/>
                <w:sz w:val="20"/>
                <w:szCs w:val="20"/>
              </w:rPr>
            </w:pPr>
          </w:p>
        </w:tc>
      </w:tr>
      <w:tr w:rsidR="00F50AC2" w:rsidRPr="007E21CD" w14:paraId="2A51132C" w14:textId="77777777" w:rsidTr="004D3221">
        <w:trPr>
          <w:trHeight w:val="20"/>
          <w:jc w:val="center"/>
        </w:trPr>
        <w:tc>
          <w:tcPr>
            <w:tcW w:w="362" w:type="pct"/>
            <w:vAlign w:val="center"/>
          </w:tcPr>
          <w:p w14:paraId="24DD7AA6" w14:textId="77777777" w:rsidR="00F50AC2" w:rsidRPr="00697DD9" w:rsidRDefault="00F50AC2" w:rsidP="004D3221">
            <w:pPr>
              <w:rPr>
                <w:sz w:val="20"/>
                <w:szCs w:val="20"/>
              </w:rPr>
            </w:pPr>
          </w:p>
        </w:tc>
        <w:tc>
          <w:tcPr>
            <w:tcW w:w="2476" w:type="pct"/>
            <w:vAlign w:val="center"/>
          </w:tcPr>
          <w:p w14:paraId="5FB703C0" w14:textId="77777777" w:rsidR="00F50AC2" w:rsidRPr="00D342C1" w:rsidRDefault="00F50AC2" w:rsidP="004D3221">
            <w:pPr>
              <w:rPr>
                <w:b/>
                <w:sz w:val="20"/>
                <w:szCs w:val="20"/>
                <w:lang w:val="en-US"/>
              </w:rPr>
            </w:pPr>
          </w:p>
        </w:tc>
        <w:tc>
          <w:tcPr>
            <w:tcW w:w="2162" w:type="pct"/>
            <w:vAlign w:val="center"/>
          </w:tcPr>
          <w:p w14:paraId="0B17C79A" w14:textId="77777777" w:rsidR="00F50AC2" w:rsidRPr="007E21CD" w:rsidRDefault="00F50AC2" w:rsidP="004D3221">
            <w:pPr>
              <w:rPr>
                <w:sz w:val="20"/>
                <w:szCs w:val="20"/>
                <w:lang w:val="en-US"/>
              </w:rPr>
            </w:pPr>
          </w:p>
        </w:tc>
      </w:tr>
      <w:tr w:rsidR="00F50AC2" w:rsidRPr="00DE6E76" w14:paraId="602619BC" w14:textId="77777777" w:rsidTr="004D3221">
        <w:trPr>
          <w:trHeight w:val="20"/>
          <w:jc w:val="center"/>
        </w:trPr>
        <w:tc>
          <w:tcPr>
            <w:tcW w:w="5000" w:type="pct"/>
            <w:gridSpan w:val="3"/>
            <w:vAlign w:val="center"/>
          </w:tcPr>
          <w:p w14:paraId="0359499E" w14:textId="77777777" w:rsidR="00F50AC2" w:rsidRDefault="00F50AC2" w:rsidP="004D3221">
            <w:pPr>
              <w:rPr>
                <w:rFonts w:ascii="Arial" w:hAnsi="Arial" w:cs="Arial"/>
                <w:b/>
                <w:sz w:val="20"/>
                <w:szCs w:val="20"/>
                <w:lang w:val="en-US"/>
              </w:rPr>
            </w:pPr>
            <w:r w:rsidRPr="00D342C1">
              <w:rPr>
                <w:rFonts w:ascii="Arial" w:hAnsi="Arial" w:cs="Arial"/>
                <w:b/>
                <w:sz w:val="20"/>
                <w:szCs w:val="20"/>
                <w:lang w:val="en-US"/>
              </w:rPr>
              <w:t>Main class M</w:t>
            </w:r>
          </w:p>
          <w:p w14:paraId="1369E295" w14:textId="77777777" w:rsidR="00F50AC2" w:rsidRPr="007E21CD" w:rsidRDefault="00F50AC2" w:rsidP="004D3221">
            <w:pPr>
              <w:rPr>
                <w:sz w:val="20"/>
                <w:szCs w:val="20"/>
                <w:lang w:val="en-US"/>
              </w:rPr>
            </w:pPr>
            <w:r w:rsidRPr="00D342C1">
              <w:rPr>
                <w:rFonts w:ascii="Arial" w:hAnsi="Arial" w:cs="Arial"/>
                <w:b/>
                <w:sz w:val="20"/>
                <w:szCs w:val="20"/>
                <w:lang w:val="en-US"/>
              </w:rPr>
              <w:t>Providing mechanical energy (rotational or linear mechanical motion) for driving purposes</w:t>
            </w:r>
          </w:p>
        </w:tc>
      </w:tr>
      <w:tr w:rsidR="00F50AC2" w:rsidRPr="007E21CD" w14:paraId="47E2C57F" w14:textId="77777777" w:rsidTr="004D3221">
        <w:trPr>
          <w:trHeight w:val="20"/>
          <w:jc w:val="center"/>
        </w:trPr>
        <w:tc>
          <w:tcPr>
            <w:tcW w:w="362" w:type="pct"/>
            <w:vAlign w:val="center"/>
          </w:tcPr>
          <w:p w14:paraId="30B63690"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5957F00D"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1DA11657"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08296E23" w14:textId="77777777" w:rsidTr="004D3221">
        <w:trPr>
          <w:trHeight w:val="20"/>
          <w:jc w:val="center"/>
        </w:trPr>
        <w:tc>
          <w:tcPr>
            <w:tcW w:w="362" w:type="pct"/>
            <w:vAlign w:val="center"/>
          </w:tcPr>
          <w:p w14:paraId="61BF7453" w14:textId="77777777" w:rsidR="00F50AC2" w:rsidRPr="00697DD9" w:rsidRDefault="00F50AC2" w:rsidP="004D3221">
            <w:pPr>
              <w:rPr>
                <w:rFonts w:ascii="Arial" w:hAnsi="Arial" w:cs="Arial"/>
                <w:sz w:val="20"/>
                <w:szCs w:val="20"/>
              </w:rPr>
            </w:pPr>
            <w:r w:rsidRPr="00697DD9">
              <w:rPr>
                <w:rFonts w:ascii="Arial" w:hAnsi="Arial" w:cs="Arial"/>
                <w:sz w:val="20"/>
                <w:szCs w:val="20"/>
              </w:rPr>
              <w:t>MA</w:t>
            </w:r>
          </w:p>
        </w:tc>
        <w:tc>
          <w:tcPr>
            <w:tcW w:w="2476" w:type="pct"/>
            <w:vAlign w:val="center"/>
          </w:tcPr>
          <w:p w14:paraId="08DE702B" w14:textId="77777777" w:rsidR="00F50AC2" w:rsidRPr="00697DD9" w:rsidRDefault="00F50AC2" w:rsidP="004D3221">
            <w:pPr>
              <w:rPr>
                <w:rFonts w:ascii="Arial" w:hAnsi="Arial" w:cs="Arial"/>
                <w:sz w:val="20"/>
                <w:szCs w:val="20"/>
              </w:rPr>
            </w:pPr>
            <w:r w:rsidRPr="00697DD9">
              <w:rPr>
                <w:rFonts w:ascii="Arial" w:hAnsi="Arial" w:cs="Arial"/>
                <w:sz w:val="20"/>
                <w:szCs w:val="20"/>
              </w:rPr>
              <w:t>Driving by electromagnetic force</w:t>
            </w:r>
          </w:p>
        </w:tc>
        <w:tc>
          <w:tcPr>
            <w:tcW w:w="2162" w:type="pct"/>
            <w:vAlign w:val="center"/>
          </w:tcPr>
          <w:p w14:paraId="5881D732" w14:textId="77777777" w:rsidR="00F50AC2" w:rsidRPr="00697DD9" w:rsidRDefault="00F50AC2" w:rsidP="004D3221">
            <w:pPr>
              <w:rPr>
                <w:rFonts w:ascii="Arial" w:hAnsi="Arial" w:cs="Arial"/>
                <w:sz w:val="20"/>
                <w:szCs w:val="20"/>
              </w:rPr>
            </w:pPr>
            <w:r w:rsidRPr="00697DD9">
              <w:rPr>
                <w:rFonts w:ascii="Arial" w:hAnsi="Arial" w:cs="Arial"/>
                <w:sz w:val="20"/>
                <w:szCs w:val="20"/>
              </w:rPr>
              <w:t>Electric motor, linear motor</w:t>
            </w:r>
          </w:p>
        </w:tc>
      </w:tr>
      <w:tr w:rsidR="00F50AC2" w:rsidRPr="007E21CD" w14:paraId="4139EA88" w14:textId="77777777" w:rsidTr="004D3221">
        <w:trPr>
          <w:trHeight w:val="20"/>
          <w:jc w:val="center"/>
        </w:trPr>
        <w:tc>
          <w:tcPr>
            <w:tcW w:w="362" w:type="pct"/>
            <w:vAlign w:val="center"/>
          </w:tcPr>
          <w:p w14:paraId="3872E771" w14:textId="77777777" w:rsidR="00F50AC2" w:rsidRPr="00697DD9" w:rsidRDefault="00F50AC2" w:rsidP="004D3221">
            <w:pPr>
              <w:rPr>
                <w:rFonts w:ascii="Arial" w:hAnsi="Arial" w:cs="Arial"/>
                <w:sz w:val="20"/>
                <w:szCs w:val="20"/>
              </w:rPr>
            </w:pPr>
            <w:r w:rsidRPr="00697DD9">
              <w:rPr>
                <w:rFonts w:ascii="Arial" w:hAnsi="Arial" w:cs="Arial"/>
                <w:sz w:val="20"/>
                <w:szCs w:val="20"/>
              </w:rPr>
              <w:t>MB</w:t>
            </w:r>
          </w:p>
        </w:tc>
        <w:tc>
          <w:tcPr>
            <w:tcW w:w="2476" w:type="pct"/>
            <w:vAlign w:val="center"/>
          </w:tcPr>
          <w:p w14:paraId="2B25B2C4" w14:textId="77777777" w:rsidR="00F50AC2" w:rsidRPr="00697DD9" w:rsidRDefault="00F50AC2" w:rsidP="004D3221">
            <w:pPr>
              <w:rPr>
                <w:rFonts w:ascii="Arial" w:hAnsi="Arial" w:cs="Arial"/>
                <w:sz w:val="20"/>
                <w:szCs w:val="20"/>
              </w:rPr>
            </w:pPr>
            <w:r w:rsidRPr="00697DD9">
              <w:rPr>
                <w:rFonts w:ascii="Arial" w:hAnsi="Arial" w:cs="Arial"/>
                <w:sz w:val="20"/>
                <w:szCs w:val="20"/>
              </w:rPr>
              <w:t>Driving by magnetic force</w:t>
            </w:r>
          </w:p>
        </w:tc>
        <w:tc>
          <w:tcPr>
            <w:tcW w:w="2162" w:type="pct"/>
            <w:vAlign w:val="center"/>
          </w:tcPr>
          <w:p w14:paraId="6047E570" w14:textId="77777777" w:rsidR="00F50AC2" w:rsidRPr="00697DD9" w:rsidRDefault="00F50AC2" w:rsidP="004D3221">
            <w:pPr>
              <w:rPr>
                <w:rFonts w:ascii="Arial" w:hAnsi="Arial" w:cs="Arial"/>
                <w:sz w:val="20"/>
                <w:szCs w:val="20"/>
              </w:rPr>
            </w:pPr>
            <w:r w:rsidRPr="00697DD9">
              <w:rPr>
                <w:rFonts w:ascii="Arial" w:hAnsi="Arial" w:cs="Arial"/>
                <w:sz w:val="20"/>
                <w:szCs w:val="20"/>
              </w:rPr>
              <w:t>Actuating coil, actuator, electromagnet</w:t>
            </w:r>
          </w:p>
        </w:tc>
      </w:tr>
      <w:tr w:rsidR="00F50AC2" w:rsidRPr="007E21CD" w14:paraId="73E79744" w14:textId="77777777" w:rsidTr="004D3221">
        <w:trPr>
          <w:trHeight w:val="20"/>
          <w:jc w:val="center"/>
        </w:trPr>
        <w:tc>
          <w:tcPr>
            <w:tcW w:w="362" w:type="pct"/>
            <w:vAlign w:val="center"/>
          </w:tcPr>
          <w:p w14:paraId="65E72C03" w14:textId="77777777" w:rsidR="00F50AC2" w:rsidRPr="00697DD9" w:rsidRDefault="00F50AC2" w:rsidP="004D3221">
            <w:pPr>
              <w:rPr>
                <w:rFonts w:ascii="Arial" w:hAnsi="Arial" w:cs="Arial"/>
                <w:sz w:val="20"/>
                <w:szCs w:val="20"/>
              </w:rPr>
            </w:pPr>
            <w:r w:rsidRPr="00697DD9">
              <w:rPr>
                <w:rFonts w:ascii="Arial" w:hAnsi="Arial" w:cs="Arial"/>
                <w:sz w:val="20"/>
                <w:szCs w:val="20"/>
              </w:rPr>
              <w:t>MC</w:t>
            </w:r>
          </w:p>
        </w:tc>
        <w:tc>
          <w:tcPr>
            <w:tcW w:w="2476" w:type="pct"/>
            <w:vAlign w:val="center"/>
          </w:tcPr>
          <w:p w14:paraId="7090494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A59037C" w14:textId="77777777" w:rsidR="00F50AC2" w:rsidRPr="00697DD9" w:rsidRDefault="00F50AC2" w:rsidP="004D3221">
            <w:pPr>
              <w:rPr>
                <w:rFonts w:ascii="Arial" w:hAnsi="Arial" w:cs="Arial"/>
                <w:sz w:val="20"/>
                <w:szCs w:val="20"/>
              </w:rPr>
            </w:pPr>
          </w:p>
        </w:tc>
      </w:tr>
      <w:tr w:rsidR="00F50AC2" w:rsidRPr="007E21CD" w14:paraId="3B66F369" w14:textId="77777777" w:rsidTr="004D3221">
        <w:trPr>
          <w:trHeight w:val="20"/>
          <w:jc w:val="center"/>
        </w:trPr>
        <w:tc>
          <w:tcPr>
            <w:tcW w:w="362" w:type="pct"/>
            <w:vAlign w:val="center"/>
          </w:tcPr>
          <w:p w14:paraId="16A30923" w14:textId="77777777" w:rsidR="00F50AC2" w:rsidRPr="00697DD9" w:rsidRDefault="00F50AC2" w:rsidP="004D3221">
            <w:pPr>
              <w:rPr>
                <w:rFonts w:ascii="Arial" w:hAnsi="Arial" w:cs="Arial"/>
                <w:sz w:val="20"/>
                <w:szCs w:val="20"/>
              </w:rPr>
            </w:pPr>
            <w:r w:rsidRPr="00697DD9">
              <w:rPr>
                <w:rFonts w:ascii="Arial" w:hAnsi="Arial" w:cs="Arial"/>
                <w:sz w:val="20"/>
                <w:szCs w:val="20"/>
              </w:rPr>
              <w:t>MD</w:t>
            </w:r>
          </w:p>
        </w:tc>
        <w:tc>
          <w:tcPr>
            <w:tcW w:w="2476" w:type="pct"/>
            <w:vAlign w:val="center"/>
          </w:tcPr>
          <w:p w14:paraId="07A239E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5939FD0" w14:textId="77777777" w:rsidR="00F50AC2" w:rsidRPr="00697DD9" w:rsidRDefault="00F50AC2" w:rsidP="004D3221">
            <w:pPr>
              <w:rPr>
                <w:rFonts w:ascii="Arial" w:hAnsi="Arial" w:cs="Arial"/>
                <w:sz w:val="20"/>
                <w:szCs w:val="20"/>
              </w:rPr>
            </w:pPr>
          </w:p>
        </w:tc>
      </w:tr>
      <w:tr w:rsidR="00F50AC2" w:rsidRPr="007E21CD" w14:paraId="422E91CB" w14:textId="77777777" w:rsidTr="004D3221">
        <w:trPr>
          <w:trHeight w:val="20"/>
          <w:jc w:val="center"/>
        </w:trPr>
        <w:tc>
          <w:tcPr>
            <w:tcW w:w="362" w:type="pct"/>
            <w:vAlign w:val="center"/>
          </w:tcPr>
          <w:p w14:paraId="7794DEEE" w14:textId="77777777" w:rsidR="00F50AC2" w:rsidRPr="00697DD9" w:rsidRDefault="00F50AC2" w:rsidP="004D3221">
            <w:pPr>
              <w:rPr>
                <w:rFonts w:ascii="Arial" w:hAnsi="Arial" w:cs="Arial"/>
                <w:sz w:val="20"/>
                <w:szCs w:val="20"/>
              </w:rPr>
            </w:pPr>
            <w:r w:rsidRPr="00697DD9">
              <w:rPr>
                <w:rFonts w:ascii="Arial" w:hAnsi="Arial" w:cs="Arial"/>
                <w:sz w:val="20"/>
                <w:szCs w:val="20"/>
              </w:rPr>
              <w:t>ME</w:t>
            </w:r>
          </w:p>
        </w:tc>
        <w:tc>
          <w:tcPr>
            <w:tcW w:w="2476" w:type="pct"/>
            <w:vAlign w:val="center"/>
          </w:tcPr>
          <w:p w14:paraId="25393DD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006DBE5" w14:textId="77777777" w:rsidR="00F50AC2" w:rsidRPr="00697DD9" w:rsidRDefault="00F50AC2" w:rsidP="004D3221">
            <w:pPr>
              <w:rPr>
                <w:rFonts w:ascii="Arial" w:hAnsi="Arial" w:cs="Arial"/>
                <w:sz w:val="20"/>
                <w:szCs w:val="20"/>
              </w:rPr>
            </w:pPr>
          </w:p>
        </w:tc>
      </w:tr>
      <w:tr w:rsidR="00F50AC2" w:rsidRPr="007E21CD" w14:paraId="12EFA228" w14:textId="77777777" w:rsidTr="004D3221">
        <w:trPr>
          <w:trHeight w:val="20"/>
          <w:jc w:val="center"/>
        </w:trPr>
        <w:tc>
          <w:tcPr>
            <w:tcW w:w="362" w:type="pct"/>
            <w:vAlign w:val="center"/>
          </w:tcPr>
          <w:p w14:paraId="0F9BFC08" w14:textId="77777777" w:rsidR="00F50AC2" w:rsidRPr="00697DD9" w:rsidRDefault="00F50AC2" w:rsidP="004D3221">
            <w:pPr>
              <w:rPr>
                <w:rFonts w:ascii="Arial" w:hAnsi="Arial" w:cs="Arial"/>
                <w:sz w:val="20"/>
                <w:szCs w:val="20"/>
              </w:rPr>
            </w:pPr>
            <w:r w:rsidRPr="00697DD9">
              <w:rPr>
                <w:rFonts w:ascii="Arial" w:hAnsi="Arial" w:cs="Arial"/>
                <w:sz w:val="20"/>
                <w:szCs w:val="20"/>
              </w:rPr>
              <w:t>MF</w:t>
            </w:r>
          </w:p>
        </w:tc>
        <w:tc>
          <w:tcPr>
            <w:tcW w:w="2476" w:type="pct"/>
            <w:vAlign w:val="center"/>
          </w:tcPr>
          <w:p w14:paraId="6E2065D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BF0E0DE" w14:textId="77777777" w:rsidR="00F50AC2" w:rsidRPr="00697DD9" w:rsidRDefault="00F50AC2" w:rsidP="004D3221">
            <w:pPr>
              <w:rPr>
                <w:rFonts w:ascii="Arial" w:hAnsi="Arial" w:cs="Arial"/>
                <w:sz w:val="20"/>
                <w:szCs w:val="20"/>
              </w:rPr>
            </w:pPr>
          </w:p>
        </w:tc>
      </w:tr>
      <w:tr w:rsidR="00F50AC2" w:rsidRPr="007E21CD" w14:paraId="0E3BA199" w14:textId="77777777" w:rsidTr="004D3221">
        <w:trPr>
          <w:trHeight w:val="20"/>
          <w:jc w:val="center"/>
        </w:trPr>
        <w:tc>
          <w:tcPr>
            <w:tcW w:w="362" w:type="pct"/>
            <w:vAlign w:val="center"/>
          </w:tcPr>
          <w:p w14:paraId="0E2C959A" w14:textId="77777777" w:rsidR="00F50AC2" w:rsidRPr="00697DD9" w:rsidRDefault="00F50AC2" w:rsidP="004D3221">
            <w:pPr>
              <w:rPr>
                <w:rFonts w:ascii="Arial" w:hAnsi="Arial" w:cs="Arial"/>
                <w:sz w:val="20"/>
                <w:szCs w:val="20"/>
              </w:rPr>
            </w:pPr>
            <w:r w:rsidRPr="00697DD9">
              <w:rPr>
                <w:rFonts w:ascii="Arial" w:hAnsi="Arial" w:cs="Arial"/>
                <w:sz w:val="20"/>
                <w:szCs w:val="20"/>
              </w:rPr>
              <w:t>MG</w:t>
            </w:r>
          </w:p>
        </w:tc>
        <w:tc>
          <w:tcPr>
            <w:tcW w:w="2476" w:type="pct"/>
            <w:vAlign w:val="center"/>
          </w:tcPr>
          <w:p w14:paraId="5F73E9D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CDEE672" w14:textId="77777777" w:rsidR="00F50AC2" w:rsidRPr="00697DD9" w:rsidRDefault="00F50AC2" w:rsidP="004D3221">
            <w:pPr>
              <w:rPr>
                <w:rFonts w:ascii="Arial" w:hAnsi="Arial" w:cs="Arial"/>
                <w:sz w:val="20"/>
                <w:szCs w:val="20"/>
              </w:rPr>
            </w:pPr>
          </w:p>
        </w:tc>
      </w:tr>
      <w:tr w:rsidR="00F50AC2" w:rsidRPr="007E21CD" w14:paraId="1DA2BDBB" w14:textId="77777777" w:rsidTr="004D3221">
        <w:trPr>
          <w:trHeight w:val="20"/>
          <w:jc w:val="center"/>
        </w:trPr>
        <w:tc>
          <w:tcPr>
            <w:tcW w:w="362" w:type="pct"/>
            <w:vAlign w:val="center"/>
          </w:tcPr>
          <w:p w14:paraId="20B31990" w14:textId="77777777" w:rsidR="00F50AC2" w:rsidRPr="00697DD9" w:rsidRDefault="00F50AC2" w:rsidP="004D3221">
            <w:pPr>
              <w:rPr>
                <w:rFonts w:ascii="Arial" w:hAnsi="Arial" w:cs="Arial"/>
                <w:sz w:val="20"/>
                <w:szCs w:val="20"/>
              </w:rPr>
            </w:pPr>
            <w:r w:rsidRPr="00697DD9">
              <w:rPr>
                <w:rFonts w:ascii="Arial" w:hAnsi="Arial" w:cs="Arial"/>
                <w:sz w:val="20"/>
                <w:szCs w:val="20"/>
              </w:rPr>
              <w:t>MH</w:t>
            </w:r>
          </w:p>
        </w:tc>
        <w:tc>
          <w:tcPr>
            <w:tcW w:w="2476" w:type="pct"/>
            <w:vAlign w:val="center"/>
          </w:tcPr>
          <w:p w14:paraId="11E87EE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F586837" w14:textId="77777777" w:rsidR="00F50AC2" w:rsidRPr="00697DD9" w:rsidRDefault="00F50AC2" w:rsidP="004D3221">
            <w:pPr>
              <w:rPr>
                <w:rFonts w:ascii="Arial" w:hAnsi="Arial" w:cs="Arial"/>
                <w:sz w:val="20"/>
                <w:szCs w:val="20"/>
              </w:rPr>
            </w:pPr>
          </w:p>
        </w:tc>
      </w:tr>
      <w:tr w:rsidR="00F50AC2" w:rsidRPr="007E21CD" w14:paraId="25BBBE54" w14:textId="77777777" w:rsidTr="004D3221">
        <w:trPr>
          <w:trHeight w:val="20"/>
          <w:jc w:val="center"/>
        </w:trPr>
        <w:tc>
          <w:tcPr>
            <w:tcW w:w="362" w:type="pct"/>
            <w:vAlign w:val="center"/>
          </w:tcPr>
          <w:p w14:paraId="075567CF" w14:textId="77777777" w:rsidR="00F50AC2" w:rsidRPr="00697DD9" w:rsidRDefault="00F50AC2" w:rsidP="004D3221">
            <w:pPr>
              <w:rPr>
                <w:rFonts w:ascii="Arial" w:hAnsi="Arial" w:cs="Arial"/>
                <w:sz w:val="20"/>
                <w:szCs w:val="20"/>
              </w:rPr>
            </w:pPr>
            <w:r w:rsidRPr="00697DD9">
              <w:rPr>
                <w:rFonts w:ascii="Arial" w:hAnsi="Arial" w:cs="Arial"/>
                <w:sz w:val="20"/>
                <w:szCs w:val="20"/>
              </w:rPr>
              <w:t>MJ</w:t>
            </w:r>
          </w:p>
        </w:tc>
        <w:tc>
          <w:tcPr>
            <w:tcW w:w="2476" w:type="pct"/>
            <w:vAlign w:val="center"/>
          </w:tcPr>
          <w:p w14:paraId="727C1E8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AB1E72" w14:textId="77777777" w:rsidR="00F50AC2" w:rsidRPr="00697DD9" w:rsidRDefault="00F50AC2" w:rsidP="004D3221">
            <w:pPr>
              <w:rPr>
                <w:rFonts w:ascii="Arial" w:hAnsi="Arial" w:cs="Arial"/>
                <w:sz w:val="20"/>
                <w:szCs w:val="20"/>
              </w:rPr>
            </w:pPr>
          </w:p>
        </w:tc>
      </w:tr>
      <w:tr w:rsidR="00F50AC2" w:rsidRPr="007E21CD" w14:paraId="75D920D9" w14:textId="77777777" w:rsidTr="004D3221">
        <w:trPr>
          <w:trHeight w:val="20"/>
          <w:jc w:val="center"/>
        </w:trPr>
        <w:tc>
          <w:tcPr>
            <w:tcW w:w="362" w:type="pct"/>
            <w:vAlign w:val="center"/>
          </w:tcPr>
          <w:p w14:paraId="2E8157DC" w14:textId="77777777" w:rsidR="00F50AC2" w:rsidRPr="00697DD9" w:rsidRDefault="00F50AC2" w:rsidP="004D3221">
            <w:pPr>
              <w:rPr>
                <w:rFonts w:ascii="Arial" w:hAnsi="Arial" w:cs="Arial"/>
                <w:sz w:val="20"/>
                <w:szCs w:val="20"/>
              </w:rPr>
            </w:pPr>
            <w:r w:rsidRPr="00697DD9">
              <w:rPr>
                <w:rFonts w:ascii="Arial" w:hAnsi="Arial" w:cs="Arial"/>
                <w:sz w:val="20"/>
                <w:szCs w:val="20"/>
              </w:rPr>
              <w:t>MK</w:t>
            </w:r>
          </w:p>
        </w:tc>
        <w:tc>
          <w:tcPr>
            <w:tcW w:w="2476" w:type="pct"/>
            <w:vAlign w:val="center"/>
          </w:tcPr>
          <w:p w14:paraId="3314675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0CE4FD3" w14:textId="77777777" w:rsidR="00F50AC2" w:rsidRPr="00697DD9" w:rsidRDefault="00F50AC2" w:rsidP="004D3221">
            <w:pPr>
              <w:rPr>
                <w:rFonts w:ascii="Arial" w:hAnsi="Arial" w:cs="Arial"/>
                <w:sz w:val="20"/>
                <w:szCs w:val="20"/>
              </w:rPr>
            </w:pPr>
          </w:p>
        </w:tc>
      </w:tr>
      <w:tr w:rsidR="00F50AC2" w:rsidRPr="00DE6E76" w14:paraId="584A63AE" w14:textId="77777777" w:rsidTr="004D3221">
        <w:trPr>
          <w:trHeight w:val="20"/>
          <w:jc w:val="center"/>
        </w:trPr>
        <w:tc>
          <w:tcPr>
            <w:tcW w:w="362" w:type="pct"/>
            <w:vAlign w:val="center"/>
          </w:tcPr>
          <w:p w14:paraId="25CE24D0" w14:textId="77777777" w:rsidR="00F50AC2" w:rsidRPr="00697DD9" w:rsidRDefault="00F50AC2" w:rsidP="004D3221">
            <w:pPr>
              <w:rPr>
                <w:rFonts w:ascii="Arial" w:hAnsi="Arial" w:cs="Arial"/>
                <w:sz w:val="20"/>
                <w:szCs w:val="20"/>
              </w:rPr>
            </w:pPr>
            <w:r w:rsidRPr="00697DD9">
              <w:rPr>
                <w:rFonts w:ascii="Arial" w:hAnsi="Arial" w:cs="Arial"/>
                <w:sz w:val="20"/>
                <w:szCs w:val="20"/>
              </w:rPr>
              <w:t>ML</w:t>
            </w:r>
          </w:p>
        </w:tc>
        <w:tc>
          <w:tcPr>
            <w:tcW w:w="2476" w:type="pct"/>
            <w:vAlign w:val="center"/>
          </w:tcPr>
          <w:p w14:paraId="7066FC54" w14:textId="77777777" w:rsidR="00F50AC2" w:rsidRPr="00697DD9" w:rsidRDefault="00F50AC2" w:rsidP="004D3221">
            <w:pPr>
              <w:rPr>
                <w:rFonts w:ascii="Arial" w:hAnsi="Arial" w:cs="Arial"/>
                <w:sz w:val="20"/>
                <w:szCs w:val="20"/>
              </w:rPr>
            </w:pPr>
            <w:r w:rsidRPr="00697DD9">
              <w:rPr>
                <w:rFonts w:ascii="Arial" w:hAnsi="Arial" w:cs="Arial"/>
                <w:sz w:val="20"/>
                <w:szCs w:val="20"/>
              </w:rPr>
              <w:t>Driving by mechanical force</w:t>
            </w:r>
          </w:p>
        </w:tc>
        <w:tc>
          <w:tcPr>
            <w:tcW w:w="2162" w:type="pct"/>
            <w:vAlign w:val="center"/>
          </w:tcPr>
          <w:p w14:paraId="39EB0845"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Friction wheel drive,</w:t>
            </w:r>
          </w:p>
          <w:p w14:paraId="08A90C52"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mechanical actuator,  spring force, stored-energy spring actuator, weight</w:t>
            </w:r>
          </w:p>
        </w:tc>
      </w:tr>
      <w:tr w:rsidR="00F50AC2" w:rsidRPr="00DE6E76" w14:paraId="62C67B81" w14:textId="77777777" w:rsidTr="004D3221">
        <w:trPr>
          <w:trHeight w:val="20"/>
          <w:jc w:val="center"/>
        </w:trPr>
        <w:tc>
          <w:tcPr>
            <w:tcW w:w="362" w:type="pct"/>
            <w:vAlign w:val="center"/>
          </w:tcPr>
          <w:p w14:paraId="38DEE566" w14:textId="77777777" w:rsidR="00F50AC2" w:rsidRPr="00697DD9" w:rsidRDefault="00F50AC2" w:rsidP="004D3221">
            <w:pPr>
              <w:rPr>
                <w:rFonts w:ascii="Arial" w:hAnsi="Arial" w:cs="Arial"/>
                <w:sz w:val="20"/>
                <w:szCs w:val="20"/>
              </w:rPr>
            </w:pPr>
            <w:r w:rsidRPr="00697DD9">
              <w:rPr>
                <w:rFonts w:ascii="Arial" w:hAnsi="Arial" w:cs="Arial"/>
                <w:sz w:val="20"/>
                <w:szCs w:val="20"/>
              </w:rPr>
              <w:t>MM</w:t>
            </w:r>
          </w:p>
        </w:tc>
        <w:tc>
          <w:tcPr>
            <w:tcW w:w="2476" w:type="pct"/>
            <w:vAlign w:val="center"/>
          </w:tcPr>
          <w:p w14:paraId="5A135611"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hydraulic or pneumatic force</w:t>
            </w:r>
          </w:p>
        </w:tc>
        <w:tc>
          <w:tcPr>
            <w:tcW w:w="2162" w:type="pct"/>
            <w:vAlign w:val="center"/>
          </w:tcPr>
          <w:p w14:paraId="32D9A61D"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Fluid actuator, fluid cylinder, fluid motor, hydraulic cylinder,  servomotor</w:t>
            </w:r>
          </w:p>
        </w:tc>
      </w:tr>
      <w:tr w:rsidR="00F50AC2" w:rsidRPr="007E21CD" w14:paraId="2F330E17" w14:textId="77777777" w:rsidTr="004D3221">
        <w:trPr>
          <w:trHeight w:val="20"/>
          <w:jc w:val="center"/>
        </w:trPr>
        <w:tc>
          <w:tcPr>
            <w:tcW w:w="362" w:type="pct"/>
            <w:vAlign w:val="center"/>
          </w:tcPr>
          <w:p w14:paraId="737CDCF3" w14:textId="77777777" w:rsidR="00F50AC2" w:rsidRPr="00697DD9" w:rsidRDefault="00F50AC2" w:rsidP="004D3221">
            <w:pPr>
              <w:rPr>
                <w:rFonts w:ascii="Arial" w:hAnsi="Arial" w:cs="Arial"/>
                <w:sz w:val="20"/>
                <w:szCs w:val="20"/>
              </w:rPr>
            </w:pPr>
            <w:r w:rsidRPr="00697DD9">
              <w:rPr>
                <w:rFonts w:ascii="Arial" w:hAnsi="Arial" w:cs="Arial"/>
                <w:sz w:val="20"/>
                <w:szCs w:val="20"/>
              </w:rPr>
              <w:t>MN</w:t>
            </w:r>
          </w:p>
        </w:tc>
        <w:tc>
          <w:tcPr>
            <w:tcW w:w="2476" w:type="pct"/>
            <w:vAlign w:val="center"/>
          </w:tcPr>
          <w:p w14:paraId="1835555C"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steam flow force</w:t>
            </w:r>
          </w:p>
        </w:tc>
        <w:tc>
          <w:tcPr>
            <w:tcW w:w="2162" w:type="pct"/>
            <w:vAlign w:val="center"/>
          </w:tcPr>
          <w:p w14:paraId="5118604B" w14:textId="77777777" w:rsidR="00F50AC2" w:rsidRPr="00697DD9" w:rsidRDefault="00F50AC2" w:rsidP="004D3221">
            <w:pPr>
              <w:rPr>
                <w:rFonts w:ascii="Arial" w:hAnsi="Arial" w:cs="Arial"/>
                <w:sz w:val="20"/>
                <w:szCs w:val="20"/>
              </w:rPr>
            </w:pPr>
            <w:r w:rsidRPr="00697DD9">
              <w:rPr>
                <w:rFonts w:ascii="Arial" w:hAnsi="Arial" w:cs="Arial"/>
                <w:sz w:val="20"/>
                <w:szCs w:val="20"/>
              </w:rPr>
              <w:t>Steam turbine</w:t>
            </w:r>
          </w:p>
        </w:tc>
      </w:tr>
      <w:tr w:rsidR="00F50AC2" w:rsidRPr="007E21CD" w14:paraId="1AFC27F1" w14:textId="77777777" w:rsidTr="004D3221">
        <w:trPr>
          <w:trHeight w:val="20"/>
          <w:jc w:val="center"/>
        </w:trPr>
        <w:tc>
          <w:tcPr>
            <w:tcW w:w="362" w:type="pct"/>
            <w:vAlign w:val="center"/>
          </w:tcPr>
          <w:p w14:paraId="54B050F6" w14:textId="77777777" w:rsidR="00F50AC2" w:rsidRPr="00697DD9" w:rsidRDefault="00F50AC2" w:rsidP="004D3221">
            <w:pPr>
              <w:rPr>
                <w:rFonts w:ascii="Arial" w:hAnsi="Arial" w:cs="Arial"/>
                <w:sz w:val="20"/>
                <w:szCs w:val="20"/>
              </w:rPr>
            </w:pPr>
            <w:r w:rsidRPr="00697DD9">
              <w:rPr>
                <w:rFonts w:ascii="Arial" w:hAnsi="Arial" w:cs="Arial"/>
                <w:sz w:val="20"/>
                <w:szCs w:val="20"/>
              </w:rPr>
              <w:t>MP</w:t>
            </w:r>
          </w:p>
        </w:tc>
        <w:tc>
          <w:tcPr>
            <w:tcW w:w="2476" w:type="pct"/>
            <w:vAlign w:val="center"/>
          </w:tcPr>
          <w:p w14:paraId="0B1EC796"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gas flow force</w:t>
            </w:r>
          </w:p>
        </w:tc>
        <w:tc>
          <w:tcPr>
            <w:tcW w:w="2162" w:type="pct"/>
            <w:vAlign w:val="center"/>
          </w:tcPr>
          <w:p w14:paraId="36DB6D48" w14:textId="77777777" w:rsidR="00F50AC2" w:rsidRPr="00697DD9" w:rsidRDefault="00F50AC2" w:rsidP="004D3221">
            <w:pPr>
              <w:rPr>
                <w:rFonts w:ascii="Arial" w:hAnsi="Arial" w:cs="Arial"/>
                <w:sz w:val="20"/>
                <w:szCs w:val="20"/>
              </w:rPr>
            </w:pPr>
            <w:r w:rsidRPr="00697DD9">
              <w:rPr>
                <w:rFonts w:ascii="Arial" w:hAnsi="Arial" w:cs="Arial"/>
                <w:sz w:val="20"/>
                <w:szCs w:val="20"/>
              </w:rPr>
              <w:t>Gas turbine</w:t>
            </w:r>
          </w:p>
        </w:tc>
      </w:tr>
      <w:tr w:rsidR="00F50AC2" w:rsidRPr="007E21CD" w14:paraId="65A04D31" w14:textId="77777777" w:rsidTr="004D3221">
        <w:trPr>
          <w:trHeight w:val="20"/>
          <w:jc w:val="center"/>
        </w:trPr>
        <w:tc>
          <w:tcPr>
            <w:tcW w:w="362" w:type="pct"/>
            <w:vAlign w:val="center"/>
          </w:tcPr>
          <w:p w14:paraId="569518A6" w14:textId="77777777" w:rsidR="00F50AC2" w:rsidRPr="00697DD9" w:rsidRDefault="00F50AC2" w:rsidP="004D3221">
            <w:pPr>
              <w:rPr>
                <w:rFonts w:ascii="Arial" w:hAnsi="Arial" w:cs="Arial"/>
                <w:sz w:val="20"/>
                <w:szCs w:val="20"/>
              </w:rPr>
            </w:pPr>
            <w:r w:rsidRPr="00697DD9">
              <w:rPr>
                <w:rFonts w:ascii="Arial" w:hAnsi="Arial" w:cs="Arial"/>
                <w:sz w:val="20"/>
                <w:szCs w:val="20"/>
              </w:rPr>
              <w:t>MQ</w:t>
            </w:r>
          </w:p>
        </w:tc>
        <w:tc>
          <w:tcPr>
            <w:tcW w:w="2476" w:type="pct"/>
            <w:vAlign w:val="center"/>
          </w:tcPr>
          <w:p w14:paraId="30DF78D0" w14:textId="77777777" w:rsidR="00F50AC2" w:rsidRPr="00697DD9" w:rsidRDefault="00F50AC2" w:rsidP="004D3221">
            <w:pPr>
              <w:rPr>
                <w:rFonts w:ascii="Arial" w:hAnsi="Arial" w:cs="Arial"/>
                <w:sz w:val="20"/>
                <w:szCs w:val="20"/>
              </w:rPr>
            </w:pPr>
            <w:r w:rsidRPr="00697DD9">
              <w:rPr>
                <w:rFonts w:ascii="Arial" w:hAnsi="Arial" w:cs="Arial"/>
                <w:sz w:val="20"/>
                <w:szCs w:val="20"/>
              </w:rPr>
              <w:t>Driving by wind force</w:t>
            </w:r>
          </w:p>
        </w:tc>
        <w:tc>
          <w:tcPr>
            <w:tcW w:w="2162" w:type="pct"/>
            <w:vAlign w:val="center"/>
          </w:tcPr>
          <w:p w14:paraId="082A9B9B" w14:textId="77777777" w:rsidR="00F50AC2" w:rsidRPr="00697DD9" w:rsidRDefault="00F50AC2" w:rsidP="004D3221">
            <w:pPr>
              <w:rPr>
                <w:rFonts w:ascii="Arial" w:hAnsi="Arial" w:cs="Arial"/>
                <w:sz w:val="20"/>
                <w:szCs w:val="20"/>
              </w:rPr>
            </w:pPr>
            <w:r w:rsidRPr="00697DD9">
              <w:rPr>
                <w:rFonts w:ascii="Arial" w:hAnsi="Arial" w:cs="Arial"/>
                <w:sz w:val="20"/>
                <w:szCs w:val="20"/>
              </w:rPr>
              <w:t>Wind turbine</w:t>
            </w:r>
          </w:p>
        </w:tc>
      </w:tr>
      <w:tr w:rsidR="00F50AC2" w:rsidRPr="007E21CD" w14:paraId="11D30B9C" w14:textId="77777777" w:rsidTr="004D3221">
        <w:trPr>
          <w:trHeight w:val="20"/>
          <w:jc w:val="center"/>
        </w:trPr>
        <w:tc>
          <w:tcPr>
            <w:tcW w:w="362" w:type="pct"/>
            <w:vAlign w:val="center"/>
          </w:tcPr>
          <w:p w14:paraId="51BE405E" w14:textId="77777777" w:rsidR="00F50AC2" w:rsidRPr="00697DD9" w:rsidRDefault="00F50AC2" w:rsidP="004D3221">
            <w:pPr>
              <w:rPr>
                <w:rFonts w:ascii="Arial" w:hAnsi="Arial" w:cs="Arial"/>
                <w:sz w:val="20"/>
                <w:szCs w:val="20"/>
              </w:rPr>
            </w:pPr>
            <w:r w:rsidRPr="00697DD9">
              <w:rPr>
                <w:rFonts w:ascii="Arial" w:hAnsi="Arial" w:cs="Arial"/>
                <w:sz w:val="20"/>
                <w:szCs w:val="20"/>
              </w:rPr>
              <w:t>MR</w:t>
            </w:r>
          </w:p>
        </w:tc>
        <w:tc>
          <w:tcPr>
            <w:tcW w:w="2476" w:type="pct"/>
            <w:vAlign w:val="center"/>
          </w:tcPr>
          <w:p w14:paraId="0AB841C0"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fluid flow force</w:t>
            </w:r>
          </w:p>
        </w:tc>
        <w:tc>
          <w:tcPr>
            <w:tcW w:w="2162" w:type="pct"/>
            <w:vAlign w:val="center"/>
          </w:tcPr>
          <w:p w14:paraId="59BF0FEE" w14:textId="77777777" w:rsidR="00F50AC2" w:rsidRPr="00697DD9" w:rsidRDefault="00F50AC2" w:rsidP="004D3221">
            <w:pPr>
              <w:rPr>
                <w:rFonts w:ascii="Arial" w:hAnsi="Arial" w:cs="Arial"/>
                <w:sz w:val="20"/>
                <w:szCs w:val="20"/>
              </w:rPr>
            </w:pPr>
            <w:r w:rsidRPr="00697DD9">
              <w:rPr>
                <w:rFonts w:ascii="Arial" w:hAnsi="Arial" w:cs="Arial"/>
                <w:sz w:val="20"/>
                <w:szCs w:val="20"/>
              </w:rPr>
              <w:t>Hydraulic turbine</w:t>
            </w:r>
          </w:p>
        </w:tc>
      </w:tr>
      <w:tr w:rsidR="00F50AC2" w:rsidRPr="007E21CD" w14:paraId="5B742C8F" w14:textId="77777777" w:rsidTr="004D3221">
        <w:trPr>
          <w:trHeight w:val="20"/>
          <w:jc w:val="center"/>
        </w:trPr>
        <w:tc>
          <w:tcPr>
            <w:tcW w:w="362" w:type="pct"/>
            <w:vAlign w:val="center"/>
          </w:tcPr>
          <w:p w14:paraId="68711398" w14:textId="77777777" w:rsidR="00F50AC2" w:rsidRPr="00697DD9" w:rsidRDefault="00F50AC2" w:rsidP="004D3221">
            <w:pPr>
              <w:rPr>
                <w:rFonts w:ascii="Arial" w:hAnsi="Arial" w:cs="Arial"/>
                <w:sz w:val="20"/>
                <w:szCs w:val="20"/>
              </w:rPr>
            </w:pPr>
            <w:r w:rsidRPr="00697DD9">
              <w:rPr>
                <w:rFonts w:ascii="Arial" w:hAnsi="Arial" w:cs="Arial"/>
                <w:sz w:val="20"/>
                <w:szCs w:val="20"/>
              </w:rPr>
              <w:t>MS</w:t>
            </w:r>
          </w:p>
        </w:tc>
        <w:tc>
          <w:tcPr>
            <w:tcW w:w="2476" w:type="pct"/>
            <w:vAlign w:val="center"/>
          </w:tcPr>
          <w:p w14:paraId="5509A9B3"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force using chemical conversion means</w:t>
            </w:r>
          </w:p>
        </w:tc>
        <w:tc>
          <w:tcPr>
            <w:tcW w:w="2162" w:type="pct"/>
            <w:vAlign w:val="center"/>
          </w:tcPr>
          <w:p w14:paraId="6EC01F0D" w14:textId="77777777" w:rsidR="00F50AC2" w:rsidRPr="00697DD9" w:rsidRDefault="00F50AC2" w:rsidP="004D3221">
            <w:pPr>
              <w:rPr>
                <w:rFonts w:ascii="Arial" w:hAnsi="Arial" w:cs="Arial"/>
                <w:sz w:val="20"/>
                <w:szCs w:val="20"/>
              </w:rPr>
            </w:pPr>
            <w:r w:rsidRPr="00697DD9">
              <w:rPr>
                <w:rFonts w:ascii="Arial" w:hAnsi="Arial" w:cs="Arial"/>
                <w:sz w:val="20"/>
                <w:szCs w:val="20"/>
              </w:rPr>
              <w:t>Combustion engine</w:t>
            </w:r>
          </w:p>
        </w:tc>
      </w:tr>
      <w:tr w:rsidR="00F50AC2" w:rsidRPr="007E21CD" w14:paraId="4216278B" w14:textId="77777777" w:rsidTr="004D3221">
        <w:trPr>
          <w:trHeight w:val="20"/>
          <w:jc w:val="center"/>
        </w:trPr>
        <w:tc>
          <w:tcPr>
            <w:tcW w:w="362" w:type="pct"/>
            <w:vAlign w:val="center"/>
          </w:tcPr>
          <w:p w14:paraId="12DE4717" w14:textId="77777777" w:rsidR="00F50AC2" w:rsidRPr="00697DD9" w:rsidRDefault="00F50AC2" w:rsidP="004D3221">
            <w:pPr>
              <w:rPr>
                <w:rFonts w:ascii="Arial" w:hAnsi="Arial" w:cs="Arial"/>
                <w:sz w:val="20"/>
                <w:szCs w:val="20"/>
              </w:rPr>
            </w:pPr>
            <w:r w:rsidRPr="00697DD9">
              <w:rPr>
                <w:rFonts w:ascii="Arial" w:hAnsi="Arial" w:cs="Arial"/>
                <w:sz w:val="20"/>
                <w:szCs w:val="20"/>
              </w:rPr>
              <w:t>MT</w:t>
            </w:r>
          </w:p>
        </w:tc>
        <w:tc>
          <w:tcPr>
            <w:tcW w:w="2476" w:type="pct"/>
            <w:vAlign w:val="center"/>
          </w:tcPr>
          <w:p w14:paraId="7459E85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8341BAA" w14:textId="77777777" w:rsidR="00F50AC2" w:rsidRPr="00697DD9" w:rsidRDefault="00F50AC2" w:rsidP="004D3221">
            <w:pPr>
              <w:rPr>
                <w:rFonts w:ascii="Arial" w:hAnsi="Arial" w:cs="Arial"/>
                <w:sz w:val="20"/>
                <w:szCs w:val="20"/>
              </w:rPr>
            </w:pPr>
          </w:p>
        </w:tc>
      </w:tr>
      <w:tr w:rsidR="00F50AC2" w:rsidRPr="007E21CD" w14:paraId="2969A2F7" w14:textId="77777777" w:rsidTr="004D3221">
        <w:trPr>
          <w:trHeight w:val="20"/>
          <w:jc w:val="center"/>
        </w:trPr>
        <w:tc>
          <w:tcPr>
            <w:tcW w:w="362" w:type="pct"/>
            <w:vAlign w:val="center"/>
          </w:tcPr>
          <w:p w14:paraId="66F7D0B7" w14:textId="77777777" w:rsidR="00F50AC2" w:rsidRPr="00697DD9" w:rsidRDefault="00F50AC2" w:rsidP="004D3221">
            <w:pPr>
              <w:rPr>
                <w:rFonts w:ascii="Arial" w:hAnsi="Arial" w:cs="Arial"/>
                <w:sz w:val="20"/>
                <w:szCs w:val="20"/>
              </w:rPr>
            </w:pPr>
            <w:r w:rsidRPr="00697DD9">
              <w:rPr>
                <w:rFonts w:ascii="Arial" w:hAnsi="Arial" w:cs="Arial"/>
                <w:sz w:val="20"/>
                <w:szCs w:val="20"/>
              </w:rPr>
              <w:t>MU</w:t>
            </w:r>
          </w:p>
        </w:tc>
        <w:tc>
          <w:tcPr>
            <w:tcW w:w="2476" w:type="pct"/>
            <w:vAlign w:val="center"/>
          </w:tcPr>
          <w:p w14:paraId="4C0EF8C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56B1DF8" w14:textId="77777777" w:rsidR="00F50AC2" w:rsidRPr="00697DD9" w:rsidRDefault="00F50AC2" w:rsidP="004D3221">
            <w:pPr>
              <w:rPr>
                <w:rFonts w:ascii="Arial" w:hAnsi="Arial" w:cs="Arial"/>
                <w:sz w:val="20"/>
                <w:szCs w:val="20"/>
              </w:rPr>
            </w:pPr>
          </w:p>
        </w:tc>
      </w:tr>
      <w:tr w:rsidR="00F50AC2" w:rsidRPr="007E21CD" w14:paraId="04982D83" w14:textId="77777777" w:rsidTr="004D3221">
        <w:trPr>
          <w:trHeight w:val="20"/>
          <w:jc w:val="center"/>
        </w:trPr>
        <w:tc>
          <w:tcPr>
            <w:tcW w:w="362" w:type="pct"/>
            <w:vAlign w:val="center"/>
          </w:tcPr>
          <w:p w14:paraId="549D988C" w14:textId="77777777" w:rsidR="00F50AC2" w:rsidRPr="00697DD9" w:rsidRDefault="00F50AC2" w:rsidP="004D3221">
            <w:pPr>
              <w:rPr>
                <w:rFonts w:ascii="Arial" w:hAnsi="Arial" w:cs="Arial"/>
                <w:sz w:val="20"/>
                <w:szCs w:val="20"/>
              </w:rPr>
            </w:pPr>
            <w:r w:rsidRPr="00697DD9">
              <w:rPr>
                <w:rFonts w:ascii="Arial" w:hAnsi="Arial" w:cs="Arial"/>
                <w:sz w:val="20"/>
                <w:szCs w:val="20"/>
              </w:rPr>
              <w:t>MV</w:t>
            </w:r>
          </w:p>
        </w:tc>
        <w:tc>
          <w:tcPr>
            <w:tcW w:w="2476" w:type="pct"/>
            <w:vAlign w:val="center"/>
          </w:tcPr>
          <w:p w14:paraId="3CF2234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03F39C6" w14:textId="77777777" w:rsidR="00F50AC2" w:rsidRPr="00697DD9" w:rsidRDefault="00F50AC2" w:rsidP="004D3221">
            <w:pPr>
              <w:rPr>
                <w:rFonts w:ascii="Arial" w:hAnsi="Arial" w:cs="Arial"/>
                <w:sz w:val="20"/>
                <w:szCs w:val="20"/>
              </w:rPr>
            </w:pPr>
          </w:p>
        </w:tc>
      </w:tr>
      <w:tr w:rsidR="00F50AC2" w:rsidRPr="007E21CD" w14:paraId="3E2CA438" w14:textId="77777777" w:rsidTr="004D3221">
        <w:trPr>
          <w:trHeight w:val="20"/>
          <w:jc w:val="center"/>
        </w:trPr>
        <w:tc>
          <w:tcPr>
            <w:tcW w:w="362" w:type="pct"/>
            <w:vAlign w:val="center"/>
          </w:tcPr>
          <w:p w14:paraId="5D16A021" w14:textId="77777777" w:rsidR="00F50AC2" w:rsidRPr="00697DD9" w:rsidRDefault="00F50AC2" w:rsidP="004D3221">
            <w:pPr>
              <w:rPr>
                <w:rFonts w:ascii="Arial" w:hAnsi="Arial" w:cs="Arial"/>
                <w:sz w:val="20"/>
                <w:szCs w:val="20"/>
              </w:rPr>
            </w:pPr>
            <w:r w:rsidRPr="00697DD9">
              <w:rPr>
                <w:rFonts w:ascii="Arial" w:hAnsi="Arial" w:cs="Arial"/>
                <w:sz w:val="20"/>
                <w:szCs w:val="20"/>
              </w:rPr>
              <w:t>MW</w:t>
            </w:r>
          </w:p>
        </w:tc>
        <w:tc>
          <w:tcPr>
            <w:tcW w:w="2476" w:type="pct"/>
            <w:vAlign w:val="center"/>
          </w:tcPr>
          <w:p w14:paraId="4809EBE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FABD58F" w14:textId="77777777" w:rsidR="00F50AC2" w:rsidRPr="00697DD9" w:rsidRDefault="00F50AC2" w:rsidP="004D3221">
            <w:pPr>
              <w:rPr>
                <w:rFonts w:ascii="Arial" w:hAnsi="Arial" w:cs="Arial"/>
                <w:sz w:val="20"/>
                <w:szCs w:val="20"/>
              </w:rPr>
            </w:pPr>
          </w:p>
        </w:tc>
      </w:tr>
      <w:tr w:rsidR="00F50AC2" w:rsidRPr="007E21CD" w14:paraId="34A0101B" w14:textId="77777777" w:rsidTr="004D3221">
        <w:trPr>
          <w:trHeight w:val="20"/>
          <w:jc w:val="center"/>
        </w:trPr>
        <w:tc>
          <w:tcPr>
            <w:tcW w:w="362" w:type="pct"/>
            <w:vAlign w:val="center"/>
          </w:tcPr>
          <w:p w14:paraId="51A4C6F1" w14:textId="77777777" w:rsidR="00F50AC2" w:rsidRPr="00697DD9" w:rsidRDefault="00F50AC2" w:rsidP="004D3221">
            <w:pPr>
              <w:rPr>
                <w:rFonts w:ascii="Arial" w:hAnsi="Arial" w:cs="Arial"/>
                <w:sz w:val="20"/>
                <w:szCs w:val="20"/>
              </w:rPr>
            </w:pPr>
            <w:r w:rsidRPr="00697DD9">
              <w:rPr>
                <w:rFonts w:ascii="Arial" w:hAnsi="Arial" w:cs="Arial"/>
                <w:sz w:val="20"/>
                <w:szCs w:val="20"/>
              </w:rPr>
              <w:t>MX</w:t>
            </w:r>
          </w:p>
        </w:tc>
        <w:tc>
          <w:tcPr>
            <w:tcW w:w="2476" w:type="pct"/>
            <w:vAlign w:val="center"/>
          </w:tcPr>
          <w:p w14:paraId="3970FA2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E393B2D" w14:textId="77777777" w:rsidR="00F50AC2" w:rsidRPr="00697DD9" w:rsidRDefault="00F50AC2" w:rsidP="004D3221">
            <w:pPr>
              <w:rPr>
                <w:sz w:val="20"/>
                <w:szCs w:val="20"/>
              </w:rPr>
            </w:pPr>
          </w:p>
        </w:tc>
      </w:tr>
      <w:tr w:rsidR="00F50AC2" w:rsidRPr="007E21CD" w14:paraId="0CA299CD" w14:textId="77777777" w:rsidTr="004D3221">
        <w:trPr>
          <w:trHeight w:val="20"/>
          <w:jc w:val="center"/>
        </w:trPr>
        <w:tc>
          <w:tcPr>
            <w:tcW w:w="362" w:type="pct"/>
            <w:vAlign w:val="center"/>
          </w:tcPr>
          <w:p w14:paraId="7B969EB7" w14:textId="77777777" w:rsidR="00F50AC2" w:rsidRPr="00697DD9" w:rsidRDefault="00F50AC2" w:rsidP="004D3221">
            <w:pPr>
              <w:rPr>
                <w:rFonts w:ascii="Arial" w:hAnsi="Arial" w:cs="Arial"/>
                <w:sz w:val="20"/>
                <w:szCs w:val="20"/>
              </w:rPr>
            </w:pPr>
            <w:r w:rsidRPr="00697DD9">
              <w:rPr>
                <w:rFonts w:ascii="Arial" w:hAnsi="Arial" w:cs="Arial"/>
                <w:sz w:val="20"/>
                <w:szCs w:val="20"/>
              </w:rPr>
              <w:t>MY</w:t>
            </w:r>
          </w:p>
        </w:tc>
        <w:tc>
          <w:tcPr>
            <w:tcW w:w="2476" w:type="pct"/>
            <w:vAlign w:val="center"/>
          </w:tcPr>
          <w:p w14:paraId="5C53DA8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7F427AB" w14:textId="77777777" w:rsidR="00F50AC2" w:rsidRPr="00697DD9" w:rsidRDefault="00F50AC2" w:rsidP="004D3221">
            <w:pPr>
              <w:rPr>
                <w:sz w:val="20"/>
                <w:szCs w:val="20"/>
              </w:rPr>
            </w:pPr>
          </w:p>
        </w:tc>
      </w:tr>
      <w:tr w:rsidR="00F50AC2" w:rsidRPr="007E21CD" w14:paraId="2F9E9B8E" w14:textId="77777777" w:rsidTr="004D3221">
        <w:trPr>
          <w:trHeight w:val="20"/>
          <w:jc w:val="center"/>
        </w:trPr>
        <w:tc>
          <w:tcPr>
            <w:tcW w:w="362" w:type="pct"/>
            <w:vAlign w:val="center"/>
          </w:tcPr>
          <w:p w14:paraId="54F2F64F" w14:textId="77777777" w:rsidR="00F50AC2" w:rsidRPr="00697DD9" w:rsidRDefault="00F50AC2" w:rsidP="004D3221">
            <w:pPr>
              <w:rPr>
                <w:rFonts w:ascii="Arial" w:hAnsi="Arial" w:cs="Arial"/>
                <w:sz w:val="20"/>
                <w:szCs w:val="20"/>
              </w:rPr>
            </w:pPr>
            <w:r w:rsidRPr="00697DD9">
              <w:rPr>
                <w:rFonts w:ascii="Arial" w:hAnsi="Arial" w:cs="Arial"/>
                <w:sz w:val="20"/>
                <w:szCs w:val="20"/>
              </w:rPr>
              <w:t>MZ</w:t>
            </w:r>
          </w:p>
        </w:tc>
        <w:tc>
          <w:tcPr>
            <w:tcW w:w="2476" w:type="pct"/>
            <w:vAlign w:val="center"/>
          </w:tcPr>
          <w:p w14:paraId="07E00E51"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3991F631" w14:textId="77777777" w:rsidR="00F50AC2" w:rsidRPr="00697DD9" w:rsidRDefault="00F50AC2" w:rsidP="004D3221">
            <w:pPr>
              <w:rPr>
                <w:sz w:val="20"/>
                <w:szCs w:val="20"/>
              </w:rPr>
            </w:pPr>
          </w:p>
        </w:tc>
      </w:tr>
      <w:tr w:rsidR="00F50AC2" w:rsidRPr="007E21CD" w14:paraId="10F85343" w14:textId="77777777" w:rsidTr="004D3221">
        <w:trPr>
          <w:trHeight w:val="20"/>
          <w:jc w:val="center"/>
        </w:trPr>
        <w:tc>
          <w:tcPr>
            <w:tcW w:w="362" w:type="pct"/>
            <w:vAlign w:val="center"/>
          </w:tcPr>
          <w:p w14:paraId="72C263AF" w14:textId="77777777" w:rsidR="00F50AC2" w:rsidRPr="00697DD9" w:rsidRDefault="00F50AC2" w:rsidP="004D3221">
            <w:pPr>
              <w:rPr>
                <w:sz w:val="20"/>
                <w:szCs w:val="20"/>
              </w:rPr>
            </w:pPr>
            <w:r w:rsidRPr="00697DD9">
              <w:rPr>
                <w:rFonts w:ascii="Arial" w:hAnsi="Arial" w:cs="Arial"/>
                <w:sz w:val="20"/>
                <w:szCs w:val="20"/>
              </w:rPr>
              <w:t>Main class P</w:t>
            </w:r>
          </w:p>
        </w:tc>
        <w:tc>
          <w:tcPr>
            <w:tcW w:w="2476" w:type="pct"/>
            <w:vAlign w:val="center"/>
          </w:tcPr>
          <w:p w14:paraId="26772D42" w14:textId="77777777" w:rsidR="00F50AC2" w:rsidRPr="00697DD9" w:rsidRDefault="00F50AC2" w:rsidP="004D3221">
            <w:pPr>
              <w:rPr>
                <w:sz w:val="20"/>
                <w:szCs w:val="20"/>
              </w:rPr>
            </w:pPr>
            <w:r w:rsidRPr="00697DD9">
              <w:rPr>
                <w:rFonts w:ascii="Arial" w:hAnsi="Arial" w:cs="Arial"/>
                <w:sz w:val="20"/>
                <w:szCs w:val="20"/>
              </w:rPr>
              <w:t>Presenting information</w:t>
            </w:r>
          </w:p>
        </w:tc>
        <w:tc>
          <w:tcPr>
            <w:tcW w:w="2162" w:type="pct"/>
            <w:vAlign w:val="center"/>
          </w:tcPr>
          <w:p w14:paraId="450FFA0B" w14:textId="77777777" w:rsidR="00F50AC2" w:rsidRPr="00697DD9" w:rsidRDefault="00F50AC2" w:rsidP="004D3221">
            <w:pPr>
              <w:rPr>
                <w:sz w:val="20"/>
                <w:szCs w:val="20"/>
              </w:rPr>
            </w:pPr>
          </w:p>
        </w:tc>
      </w:tr>
      <w:tr w:rsidR="00F50AC2" w:rsidRPr="007E21CD" w14:paraId="17AC346C" w14:textId="77777777" w:rsidTr="004D3221">
        <w:trPr>
          <w:trHeight w:val="20"/>
          <w:jc w:val="center"/>
        </w:trPr>
        <w:tc>
          <w:tcPr>
            <w:tcW w:w="362" w:type="pct"/>
            <w:vAlign w:val="center"/>
          </w:tcPr>
          <w:p w14:paraId="219EEDF6"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691BA7D1"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6501F8A1"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4B8DDA2B" w14:textId="77777777" w:rsidTr="004D3221">
        <w:trPr>
          <w:trHeight w:val="20"/>
          <w:jc w:val="center"/>
        </w:trPr>
        <w:tc>
          <w:tcPr>
            <w:tcW w:w="362" w:type="pct"/>
            <w:vAlign w:val="center"/>
          </w:tcPr>
          <w:p w14:paraId="4463D758" w14:textId="77777777" w:rsidR="00F50AC2" w:rsidRPr="00697DD9" w:rsidRDefault="00F50AC2" w:rsidP="004D3221">
            <w:pPr>
              <w:rPr>
                <w:rFonts w:ascii="Arial" w:hAnsi="Arial" w:cs="Arial"/>
                <w:sz w:val="20"/>
                <w:szCs w:val="20"/>
              </w:rPr>
            </w:pPr>
            <w:r w:rsidRPr="00697DD9">
              <w:rPr>
                <w:rFonts w:ascii="Arial" w:hAnsi="Arial" w:cs="Arial"/>
                <w:sz w:val="20"/>
                <w:szCs w:val="20"/>
              </w:rPr>
              <w:t>PA</w:t>
            </w:r>
          </w:p>
        </w:tc>
        <w:tc>
          <w:tcPr>
            <w:tcW w:w="2476" w:type="pct"/>
            <w:vAlign w:val="center"/>
          </w:tcPr>
          <w:p w14:paraId="4549291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2B9C380" w14:textId="77777777" w:rsidR="00F50AC2" w:rsidRPr="00697DD9" w:rsidRDefault="00F50AC2" w:rsidP="004D3221">
            <w:pPr>
              <w:rPr>
                <w:rFonts w:ascii="Arial" w:hAnsi="Arial" w:cs="Arial"/>
                <w:sz w:val="20"/>
                <w:szCs w:val="20"/>
              </w:rPr>
            </w:pPr>
          </w:p>
        </w:tc>
      </w:tr>
      <w:tr w:rsidR="00F50AC2" w:rsidRPr="007E21CD" w14:paraId="59099944" w14:textId="77777777" w:rsidTr="004D3221">
        <w:trPr>
          <w:trHeight w:val="20"/>
          <w:jc w:val="center"/>
        </w:trPr>
        <w:tc>
          <w:tcPr>
            <w:tcW w:w="362" w:type="pct"/>
            <w:vAlign w:val="center"/>
          </w:tcPr>
          <w:p w14:paraId="1BF78734" w14:textId="77777777" w:rsidR="00F50AC2" w:rsidRPr="00697DD9" w:rsidRDefault="00F50AC2" w:rsidP="004D3221">
            <w:pPr>
              <w:rPr>
                <w:rFonts w:ascii="Arial" w:hAnsi="Arial" w:cs="Arial"/>
                <w:sz w:val="20"/>
                <w:szCs w:val="20"/>
              </w:rPr>
            </w:pPr>
            <w:r w:rsidRPr="00697DD9">
              <w:rPr>
                <w:rFonts w:ascii="Arial" w:hAnsi="Arial" w:cs="Arial"/>
                <w:sz w:val="20"/>
                <w:szCs w:val="20"/>
              </w:rPr>
              <w:t>PB</w:t>
            </w:r>
          </w:p>
        </w:tc>
        <w:tc>
          <w:tcPr>
            <w:tcW w:w="2476" w:type="pct"/>
            <w:vAlign w:val="center"/>
          </w:tcPr>
          <w:p w14:paraId="020A98B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B91F24E" w14:textId="77777777" w:rsidR="00F50AC2" w:rsidRPr="00697DD9" w:rsidRDefault="00F50AC2" w:rsidP="004D3221">
            <w:pPr>
              <w:rPr>
                <w:rFonts w:ascii="Arial" w:hAnsi="Arial" w:cs="Arial"/>
                <w:sz w:val="20"/>
                <w:szCs w:val="20"/>
              </w:rPr>
            </w:pPr>
          </w:p>
        </w:tc>
      </w:tr>
      <w:tr w:rsidR="00F50AC2" w:rsidRPr="007E21CD" w14:paraId="3BBB308B" w14:textId="77777777" w:rsidTr="004D3221">
        <w:trPr>
          <w:trHeight w:val="20"/>
          <w:jc w:val="center"/>
        </w:trPr>
        <w:tc>
          <w:tcPr>
            <w:tcW w:w="362" w:type="pct"/>
            <w:vAlign w:val="center"/>
          </w:tcPr>
          <w:p w14:paraId="6049AB14" w14:textId="77777777" w:rsidR="00F50AC2" w:rsidRPr="00697DD9" w:rsidRDefault="00F50AC2" w:rsidP="004D3221">
            <w:pPr>
              <w:rPr>
                <w:rFonts w:ascii="Arial" w:hAnsi="Arial" w:cs="Arial"/>
                <w:sz w:val="20"/>
                <w:szCs w:val="20"/>
              </w:rPr>
            </w:pPr>
            <w:r w:rsidRPr="00697DD9">
              <w:rPr>
                <w:rFonts w:ascii="Arial" w:hAnsi="Arial" w:cs="Arial"/>
                <w:sz w:val="20"/>
                <w:szCs w:val="20"/>
              </w:rPr>
              <w:t>PC</w:t>
            </w:r>
          </w:p>
        </w:tc>
        <w:tc>
          <w:tcPr>
            <w:tcW w:w="2476" w:type="pct"/>
            <w:vAlign w:val="center"/>
          </w:tcPr>
          <w:p w14:paraId="0535154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07D232C" w14:textId="77777777" w:rsidR="00F50AC2" w:rsidRPr="00697DD9" w:rsidRDefault="00F50AC2" w:rsidP="004D3221">
            <w:pPr>
              <w:rPr>
                <w:rFonts w:ascii="Arial" w:hAnsi="Arial" w:cs="Arial"/>
                <w:sz w:val="20"/>
                <w:szCs w:val="20"/>
              </w:rPr>
            </w:pPr>
          </w:p>
        </w:tc>
      </w:tr>
      <w:tr w:rsidR="00F50AC2" w:rsidRPr="007E21CD" w14:paraId="28242EF8" w14:textId="77777777" w:rsidTr="004D3221">
        <w:trPr>
          <w:trHeight w:val="20"/>
          <w:jc w:val="center"/>
        </w:trPr>
        <w:tc>
          <w:tcPr>
            <w:tcW w:w="362" w:type="pct"/>
            <w:vAlign w:val="center"/>
          </w:tcPr>
          <w:p w14:paraId="17420B02" w14:textId="77777777" w:rsidR="00F50AC2" w:rsidRPr="00697DD9" w:rsidRDefault="00F50AC2" w:rsidP="004D3221">
            <w:pPr>
              <w:rPr>
                <w:rFonts w:ascii="Arial" w:hAnsi="Arial" w:cs="Arial"/>
                <w:sz w:val="20"/>
                <w:szCs w:val="20"/>
              </w:rPr>
            </w:pPr>
            <w:r w:rsidRPr="00697DD9">
              <w:rPr>
                <w:rFonts w:ascii="Arial" w:hAnsi="Arial" w:cs="Arial"/>
                <w:sz w:val="20"/>
                <w:szCs w:val="20"/>
              </w:rPr>
              <w:t>PD</w:t>
            </w:r>
          </w:p>
        </w:tc>
        <w:tc>
          <w:tcPr>
            <w:tcW w:w="2476" w:type="pct"/>
            <w:vAlign w:val="center"/>
          </w:tcPr>
          <w:p w14:paraId="5BACFC4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657249C" w14:textId="77777777" w:rsidR="00F50AC2" w:rsidRPr="00697DD9" w:rsidRDefault="00F50AC2" w:rsidP="004D3221">
            <w:pPr>
              <w:rPr>
                <w:rFonts w:ascii="Arial" w:hAnsi="Arial" w:cs="Arial"/>
                <w:sz w:val="20"/>
                <w:szCs w:val="20"/>
              </w:rPr>
            </w:pPr>
          </w:p>
        </w:tc>
      </w:tr>
      <w:tr w:rsidR="00F50AC2" w:rsidRPr="007E21CD" w14:paraId="74ECEE5F" w14:textId="77777777" w:rsidTr="004D3221">
        <w:trPr>
          <w:trHeight w:val="20"/>
          <w:jc w:val="center"/>
        </w:trPr>
        <w:tc>
          <w:tcPr>
            <w:tcW w:w="362" w:type="pct"/>
            <w:vAlign w:val="center"/>
          </w:tcPr>
          <w:p w14:paraId="0F2A9FB6" w14:textId="77777777" w:rsidR="00F50AC2" w:rsidRPr="00697DD9" w:rsidRDefault="00F50AC2" w:rsidP="004D3221">
            <w:pPr>
              <w:rPr>
                <w:rFonts w:ascii="Arial" w:hAnsi="Arial" w:cs="Arial"/>
                <w:sz w:val="20"/>
                <w:szCs w:val="20"/>
              </w:rPr>
            </w:pPr>
            <w:r w:rsidRPr="00697DD9">
              <w:rPr>
                <w:rFonts w:ascii="Arial" w:hAnsi="Arial" w:cs="Arial"/>
                <w:sz w:val="20"/>
                <w:szCs w:val="20"/>
              </w:rPr>
              <w:t>PE</w:t>
            </w:r>
          </w:p>
        </w:tc>
        <w:tc>
          <w:tcPr>
            <w:tcW w:w="2476" w:type="pct"/>
            <w:vAlign w:val="center"/>
          </w:tcPr>
          <w:p w14:paraId="713DC4C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9B236CB" w14:textId="77777777" w:rsidR="00F50AC2" w:rsidRPr="00697DD9" w:rsidRDefault="00F50AC2" w:rsidP="004D3221">
            <w:pPr>
              <w:rPr>
                <w:rFonts w:ascii="Arial" w:hAnsi="Arial" w:cs="Arial"/>
                <w:sz w:val="20"/>
                <w:szCs w:val="20"/>
              </w:rPr>
            </w:pPr>
          </w:p>
        </w:tc>
      </w:tr>
      <w:tr w:rsidR="00F50AC2" w:rsidRPr="00DE6E76" w14:paraId="4A116F13" w14:textId="77777777" w:rsidTr="004D3221">
        <w:trPr>
          <w:trHeight w:val="20"/>
          <w:jc w:val="center"/>
        </w:trPr>
        <w:tc>
          <w:tcPr>
            <w:tcW w:w="362" w:type="pct"/>
            <w:vAlign w:val="center"/>
          </w:tcPr>
          <w:p w14:paraId="4081B08B" w14:textId="77777777" w:rsidR="00F50AC2" w:rsidRPr="00697DD9" w:rsidRDefault="00F50AC2" w:rsidP="004D3221">
            <w:pPr>
              <w:rPr>
                <w:rFonts w:ascii="Arial" w:hAnsi="Arial" w:cs="Arial"/>
                <w:sz w:val="20"/>
                <w:szCs w:val="20"/>
              </w:rPr>
            </w:pPr>
            <w:r w:rsidRPr="00697DD9">
              <w:rPr>
                <w:rFonts w:ascii="Arial" w:hAnsi="Arial" w:cs="Arial"/>
                <w:sz w:val="20"/>
                <w:szCs w:val="20"/>
              </w:rPr>
              <w:t>PF</w:t>
            </w:r>
          </w:p>
        </w:tc>
        <w:tc>
          <w:tcPr>
            <w:tcW w:w="2476" w:type="pct"/>
            <w:vAlign w:val="center"/>
          </w:tcPr>
          <w:p w14:paraId="4A5E8C0D"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Visible presentation of discrete states</w:t>
            </w:r>
          </w:p>
        </w:tc>
        <w:tc>
          <w:tcPr>
            <w:tcW w:w="2162" w:type="pct"/>
            <w:vAlign w:val="center"/>
          </w:tcPr>
          <w:p w14:paraId="282FBA7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Door lock, LED, semaphore, signal lamp</w:t>
            </w:r>
          </w:p>
        </w:tc>
      </w:tr>
      <w:tr w:rsidR="00F50AC2" w:rsidRPr="00DE6E76" w14:paraId="467FE1D7" w14:textId="77777777" w:rsidTr="004D3221">
        <w:trPr>
          <w:trHeight w:val="20"/>
          <w:jc w:val="center"/>
        </w:trPr>
        <w:tc>
          <w:tcPr>
            <w:tcW w:w="362" w:type="pct"/>
            <w:vAlign w:val="center"/>
          </w:tcPr>
          <w:p w14:paraId="19DF11CF" w14:textId="77777777" w:rsidR="00F50AC2" w:rsidRPr="00697DD9" w:rsidRDefault="00F50AC2" w:rsidP="004D3221">
            <w:pPr>
              <w:rPr>
                <w:rFonts w:ascii="Arial" w:hAnsi="Arial" w:cs="Arial"/>
                <w:sz w:val="20"/>
                <w:szCs w:val="20"/>
              </w:rPr>
            </w:pPr>
            <w:r w:rsidRPr="00697DD9">
              <w:rPr>
                <w:rFonts w:ascii="Arial" w:hAnsi="Arial" w:cs="Arial"/>
                <w:sz w:val="20"/>
                <w:szCs w:val="20"/>
              </w:rPr>
              <w:t>PG</w:t>
            </w:r>
          </w:p>
        </w:tc>
        <w:tc>
          <w:tcPr>
            <w:tcW w:w="2476" w:type="pct"/>
            <w:vAlign w:val="center"/>
          </w:tcPr>
          <w:p w14:paraId="1DBAE6E0"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Visible presentation of values of discrete variables</w:t>
            </w:r>
          </w:p>
        </w:tc>
        <w:tc>
          <w:tcPr>
            <w:tcW w:w="2162" w:type="pct"/>
            <w:vAlign w:val="center"/>
          </w:tcPr>
          <w:p w14:paraId="2637ED74"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Ammeter, barometer, clock, counter, event counter, flow meter, frequency</w:t>
            </w:r>
          </w:p>
          <w:p w14:paraId="4A9D38F5"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meter, Geiger counter, manometer, sight glass, synchroscope, thermometer,</w:t>
            </w:r>
          </w:p>
          <w:p w14:paraId="0C9EE33A"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voltmeter, watt-hour meter, wattmeter, weight display</w:t>
            </w:r>
          </w:p>
        </w:tc>
      </w:tr>
      <w:tr w:rsidR="00F50AC2" w:rsidRPr="00DE6E76" w14:paraId="0DAAF9C2" w14:textId="77777777" w:rsidTr="004D3221">
        <w:trPr>
          <w:trHeight w:val="20"/>
          <w:jc w:val="center"/>
        </w:trPr>
        <w:tc>
          <w:tcPr>
            <w:tcW w:w="362" w:type="pct"/>
            <w:vAlign w:val="center"/>
          </w:tcPr>
          <w:p w14:paraId="3307D0AB" w14:textId="77777777" w:rsidR="00F50AC2" w:rsidRPr="00697DD9" w:rsidRDefault="00F50AC2" w:rsidP="004D3221">
            <w:pPr>
              <w:rPr>
                <w:rFonts w:ascii="Arial" w:hAnsi="Arial" w:cs="Arial"/>
                <w:sz w:val="20"/>
                <w:szCs w:val="20"/>
              </w:rPr>
            </w:pPr>
            <w:r w:rsidRPr="00697DD9">
              <w:rPr>
                <w:rFonts w:ascii="Arial" w:hAnsi="Arial" w:cs="Arial"/>
                <w:sz w:val="20"/>
                <w:szCs w:val="20"/>
              </w:rPr>
              <w:t>PH</w:t>
            </w:r>
          </w:p>
        </w:tc>
        <w:tc>
          <w:tcPr>
            <w:tcW w:w="2476" w:type="pct"/>
            <w:vAlign w:val="center"/>
          </w:tcPr>
          <w:p w14:paraId="4DDD089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Visible presentation of information in drawing, pictorial and/or textual form</w:t>
            </w:r>
          </w:p>
        </w:tc>
        <w:tc>
          <w:tcPr>
            <w:tcW w:w="2162" w:type="pct"/>
            <w:vAlign w:val="center"/>
          </w:tcPr>
          <w:p w14:paraId="33A0365E"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Analogue recorder, barcode printer, event recorder (mainly for presenting</w:t>
            </w:r>
          </w:p>
          <w:p w14:paraId="24528AFE"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information), printer, recording voltmeter, text display, video screen,</w:t>
            </w:r>
          </w:p>
        </w:tc>
      </w:tr>
      <w:tr w:rsidR="00F50AC2" w:rsidRPr="007E21CD" w14:paraId="0D0ABFF9" w14:textId="77777777" w:rsidTr="004D3221">
        <w:trPr>
          <w:trHeight w:val="20"/>
          <w:jc w:val="center"/>
        </w:trPr>
        <w:tc>
          <w:tcPr>
            <w:tcW w:w="362" w:type="pct"/>
            <w:vAlign w:val="center"/>
          </w:tcPr>
          <w:p w14:paraId="733C45E4" w14:textId="77777777" w:rsidR="00F50AC2" w:rsidRPr="00697DD9" w:rsidRDefault="00F50AC2" w:rsidP="004D3221">
            <w:pPr>
              <w:rPr>
                <w:rFonts w:ascii="Arial" w:hAnsi="Arial" w:cs="Arial"/>
                <w:sz w:val="20"/>
                <w:szCs w:val="20"/>
              </w:rPr>
            </w:pPr>
            <w:r w:rsidRPr="00697DD9">
              <w:rPr>
                <w:rFonts w:ascii="Arial" w:hAnsi="Arial" w:cs="Arial"/>
                <w:sz w:val="20"/>
                <w:szCs w:val="20"/>
              </w:rPr>
              <w:t>PJ</w:t>
            </w:r>
          </w:p>
        </w:tc>
        <w:tc>
          <w:tcPr>
            <w:tcW w:w="2476" w:type="pct"/>
            <w:vAlign w:val="center"/>
          </w:tcPr>
          <w:p w14:paraId="6A52216E" w14:textId="77777777" w:rsidR="00F50AC2" w:rsidRPr="00697DD9" w:rsidRDefault="00F50AC2" w:rsidP="004D3221">
            <w:pPr>
              <w:rPr>
                <w:rFonts w:ascii="Arial" w:hAnsi="Arial" w:cs="Arial"/>
                <w:sz w:val="20"/>
                <w:szCs w:val="20"/>
              </w:rPr>
            </w:pPr>
            <w:r w:rsidRPr="00697DD9">
              <w:rPr>
                <w:rFonts w:ascii="Arial" w:hAnsi="Arial" w:cs="Arial"/>
                <w:sz w:val="20"/>
                <w:szCs w:val="20"/>
              </w:rPr>
              <w:t>Audible presentation of information</w:t>
            </w:r>
          </w:p>
        </w:tc>
        <w:tc>
          <w:tcPr>
            <w:tcW w:w="2162" w:type="pct"/>
            <w:vAlign w:val="center"/>
          </w:tcPr>
          <w:p w14:paraId="6BD95E7D" w14:textId="77777777" w:rsidR="00F50AC2" w:rsidRPr="00697DD9" w:rsidRDefault="00F50AC2" w:rsidP="004D3221">
            <w:pPr>
              <w:rPr>
                <w:rFonts w:ascii="Arial" w:hAnsi="Arial" w:cs="Arial"/>
                <w:sz w:val="20"/>
                <w:szCs w:val="20"/>
              </w:rPr>
            </w:pPr>
            <w:r w:rsidRPr="00697DD9">
              <w:rPr>
                <w:rFonts w:ascii="Arial" w:hAnsi="Arial" w:cs="Arial"/>
                <w:sz w:val="20"/>
                <w:szCs w:val="20"/>
              </w:rPr>
              <w:t>Bell, horn, loudspeaker, whistle</w:t>
            </w:r>
          </w:p>
        </w:tc>
      </w:tr>
      <w:tr w:rsidR="00F50AC2" w:rsidRPr="007E21CD" w14:paraId="47A14E57" w14:textId="77777777" w:rsidTr="004D3221">
        <w:trPr>
          <w:trHeight w:val="20"/>
          <w:jc w:val="center"/>
        </w:trPr>
        <w:tc>
          <w:tcPr>
            <w:tcW w:w="362" w:type="pct"/>
            <w:vAlign w:val="center"/>
          </w:tcPr>
          <w:p w14:paraId="70736FEC" w14:textId="77777777" w:rsidR="00F50AC2" w:rsidRPr="00697DD9" w:rsidRDefault="00F50AC2" w:rsidP="004D3221">
            <w:pPr>
              <w:rPr>
                <w:rFonts w:ascii="Arial" w:hAnsi="Arial" w:cs="Arial"/>
                <w:sz w:val="20"/>
                <w:szCs w:val="20"/>
              </w:rPr>
            </w:pPr>
            <w:r w:rsidRPr="00697DD9">
              <w:rPr>
                <w:rFonts w:ascii="Arial" w:hAnsi="Arial" w:cs="Arial"/>
                <w:sz w:val="20"/>
                <w:szCs w:val="20"/>
              </w:rPr>
              <w:t>PK</w:t>
            </w:r>
          </w:p>
        </w:tc>
        <w:tc>
          <w:tcPr>
            <w:tcW w:w="2476" w:type="pct"/>
            <w:vAlign w:val="center"/>
          </w:tcPr>
          <w:p w14:paraId="1799A0FB" w14:textId="77777777" w:rsidR="00F50AC2" w:rsidRPr="00697DD9" w:rsidRDefault="00F50AC2" w:rsidP="004D3221">
            <w:pPr>
              <w:rPr>
                <w:rFonts w:ascii="Arial" w:hAnsi="Arial" w:cs="Arial"/>
                <w:sz w:val="20"/>
                <w:szCs w:val="20"/>
              </w:rPr>
            </w:pPr>
            <w:r w:rsidRPr="00697DD9">
              <w:rPr>
                <w:rFonts w:ascii="Arial" w:hAnsi="Arial" w:cs="Arial"/>
                <w:sz w:val="20"/>
                <w:szCs w:val="20"/>
              </w:rPr>
              <w:t>Tactile presentation of information</w:t>
            </w:r>
          </w:p>
        </w:tc>
        <w:tc>
          <w:tcPr>
            <w:tcW w:w="2162" w:type="pct"/>
            <w:vAlign w:val="center"/>
          </w:tcPr>
          <w:p w14:paraId="7BC1748D" w14:textId="77777777" w:rsidR="00F50AC2" w:rsidRPr="00697DD9" w:rsidRDefault="00F50AC2" w:rsidP="004D3221">
            <w:pPr>
              <w:rPr>
                <w:rFonts w:ascii="Arial" w:hAnsi="Arial" w:cs="Arial"/>
                <w:sz w:val="20"/>
                <w:szCs w:val="20"/>
              </w:rPr>
            </w:pPr>
            <w:r w:rsidRPr="00697DD9">
              <w:rPr>
                <w:rFonts w:ascii="Arial" w:hAnsi="Arial" w:cs="Arial"/>
                <w:sz w:val="20"/>
                <w:szCs w:val="20"/>
              </w:rPr>
              <w:t>Vibrator</w:t>
            </w:r>
          </w:p>
        </w:tc>
      </w:tr>
      <w:tr w:rsidR="00F50AC2" w:rsidRPr="007E21CD" w14:paraId="35699501" w14:textId="77777777" w:rsidTr="004D3221">
        <w:trPr>
          <w:trHeight w:val="20"/>
          <w:jc w:val="center"/>
        </w:trPr>
        <w:tc>
          <w:tcPr>
            <w:tcW w:w="362" w:type="pct"/>
            <w:vAlign w:val="center"/>
          </w:tcPr>
          <w:p w14:paraId="12474908" w14:textId="77777777" w:rsidR="00F50AC2" w:rsidRPr="00697DD9" w:rsidRDefault="00F50AC2" w:rsidP="004D3221">
            <w:pPr>
              <w:rPr>
                <w:rFonts w:ascii="Arial" w:hAnsi="Arial" w:cs="Arial"/>
                <w:sz w:val="20"/>
                <w:szCs w:val="20"/>
              </w:rPr>
            </w:pPr>
            <w:r w:rsidRPr="00697DD9">
              <w:rPr>
                <w:rFonts w:ascii="Arial" w:hAnsi="Arial" w:cs="Arial"/>
                <w:sz w:val="20"/>
                <w:szCs w:val="20"/>
              </w:rPr>
              <w:t>PL</w:t>
            </w:r>
          </w:p>
        </w:tc>
        <w:tc>
          <w:tcPr>
            <w:tcW w:w="2476" w:type="pct"/>
            <w:vAlign w:val="center"/>
          </w:tcPr>
          <w:p w14:paraId="53C9812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46DDAA3" w14:textId="77777777" w:rsidR="00F50AC2" w:rsidRPr="00697DD9" w:rsidRDefault="00F50AC2" w:rsidP="004D3221">
            <w:pPr>
              <w:rPr>
                <w:sz w:val="20"/>
                <w:szCs w:val="20"/>
              </w:rPr>
            </w:pPr>
          </w:p>
        </w:tc>
      </w:tr>
      <w:tr w:rsidR="00F50AC2" w:rsidRPr="007E21CD" w14:paraId="4C3E91C3" w14:textId="77777777" w:rsidTr="004D3221">
        <w:trPr>
          <w:trHeight w:val="20"/>
          <w:jc w:val="center"/>
        </w:trPr>
        <w:tc>
          <w:tcPr>
            <w:tcW w:w="362" w:type="pct"/>
            <w:vAlign w:val="center"/>
          </w:tcPr>
          <w:p w14:paraId="2E860F85" w14:textId="77777777" w:rsidR="00F50AC2" w:rsidRPr="00697DD9" w:rsidRDefault="00F50AC2" w:rsidP="004D3221">
            <w:pPr>
              <w:rPr>
                <w:rFonts w:ascii="Arial" w:hAnsi="Arial" w:cs="Arial"/>
                <w:sz w:val="20"/>
                <w:szCs w:val="20"/>
              </w:rPr>
            </w:pPr>
            <w:r w:rsidRPr="00697DD9">
              <w:rPr>
                <w:rFonts w:ascii="Arial" w:hAnsi="Arial" w:cs="Arial"/>
                <w:sz w:val="20"/>
                <w:szCs w:val="20"/>
              </w:rPr>
              <w:t>PM</w:t>
            </w:r>
          </w:p>
        </w:tc>
        <w:tc>
          <w:tcPr>
            <w:tcW w:w="2476" w:type="pct"/>
            <w:vAlign w:val="center"/>
          </w:tcPr>
          <w:p w14:paraId="680E381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48A6482" w14:textId="77777777" w:rsidR="00F50AC2" w:rsidRPr="00697DD9" w:rsidRDefault="00F50AC2" w:rsidP="004D3221">
            <w:pPr>
              <w:rPr>
                <w:sz w:val="20"/>
                <w:szCs w:val="20"/>
              </w:rPr>
            </w:pPr>
          </w:p>
        </w:tc>
      </w:tr>
      <w:tr w:rsidR="00F50AC2" w:rsidRPr="007E21CD" w14:paraId="4ABC88E5" w14:textId="77777777" w:rsidTr="004D3221">
        <w:trPr>
          <w:trHeight w:val="20"/>
          <w:jc w:val="center"/>
        </w:trPr>
        <w:tc>
          <w:tcPr>
            <w:tcW w:w="362" w:type="pct"/>
            <w:vAlign w:val="center"/>
          </w:tcPr>
          <w:p w14:paraId="176ACB12" w14:textId="77777777" w:rsidR="00F50AC2" w:rsidRPr="00697DD9" w:rsidRDefault="00F50AC2" w:rsidP="004D3221">
            <w:pPr>
              <w:rPr>
                <w:rFonts w:ascii="Arial" w:hAnsi="Arial" w:cs="Arial"/>
                <w:sz w:val="20"/>
                <w:szCs w:val="20"/>
              </w:rPr>
            </w:pPr>
            <w:r w:rsidRPr="00697DD9">
              <w:rPr>
                <w:rFonts w:ascii="Arial" w:hAnsi="Arial" w:cs="Arial"/>
                <w:sz w:val="20"/>
                <w:szCs w:val="20"/>
              </w:rPr>
              <w:t>PN</w:t>
            </w:r>
          </w:p>
        </w:tc>
        <w:tc>
          <w:tcPr>
            <w:tcW w:w="2476" w:type="pct"/>
            <w:vAlign w:val="center"/>
          </w:tcPr>
          <w:p w14:paraId="76FD343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AC961DF" w14:textId="77777777" w:rsidR="00F50AC2" w:rsidRPr="00697DD9" w:rsidRDefault="00F50AC2" w:rsidP="004D3221">
            <w:pPr>
              <w:rPr>
                <w:sz w:val="20"/>
                <w:szCs w:val="20"/>
              </w:rPr>
            </w:pPr>
          </w:p>
        </w:tc>
      </w:tr>
      <w:tr w:rsidR="00F50AC2" w:rsidRPr="007E21CD" w14:paraId="07146C91" w14:textId="77777777" w:rsidTr="004D3221">
        <w:trPr>
          <w:trHeight w:val="20"/>
          <w:jc w:val="center"/>
        </w:trPr>
        <w:tc>
          <w:tcPr>
            <w:tcW w:w="362" w:type="pct"/>
            <w:vAlign w:val="center"/>
          </w:tcPr>
          <w:p w14:paraId="3DDC8DC9" w14:textId="77777777" w:rsidR="00F50AC2" w:rsidRPr="00697DD9" w:rsidRDefault="00F50AC2" w:rsidP="004D3221">
            <w:pPr>
              <w:rPr>
                <w:rFonts w:ascii="Arial" w:hAnsi="Arial" w:cs="Arial"/>
                <w:sz w:val="20"/>
                <w:szCs w:val="20"/>
              </w:rPr>
            </w:pPr>
            <w:r w:rsidRPr="00697DD9">
              <w:rPr>
                <w:rFonts w:ascii="Arial" w:hAnsi="Arial" w:cs="Arial"/>
                <w:sz w:val="20"/>
                <w:szCs w:val="20"/>
              </w:rPr>
              <w:t>PP</w:t>
            </w:r>
          </w:p>
        </w:tc>
        <w:tc>
          <w:tcPr>
            <w:tcW w:w="2476" w:type="pct"/>
            <w:vAlign w:val="center"/>
          </w:tcPr>
          <w:p w14:paraId="513834A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447F1CE" w14:textId="77777777" w:rsidR="00F50AC2" w:rsidRPr="00697DD9" w:rsidRDefault="00F50AC2" w:rsidP="004D3221">
            <w:pPr>
              <w:rPr>
                <w:sz w:val="20"/>
                <w:szCs w:val="20"/>
              </w:rPr>
            </w:pPr>
          </w:p>
        </w:tc>
      </w:tr>
      <w:tr w:rsidR="00F50AC2" w:rsidRPr="007E21CD" w14:paraId="4AB70CDA" w14:textId="77777777" w:rsidTr="004D3221">
        <w:trPr>
          <w:trHeight w:val="20"/>
          <w:jc w:val="center"/>
        </w:trPr>
        <w:tc>
          <w:tcPr>
            <w:tcW w:w="362" w:type="pct"/>
            <w:vAlign w:val="center"/>
          </w:tcPr>
          <w:p w14:paraId="3595AC8D" w14:textId="77777777" w:rsidR="00F50AC2" w:rsidRPr="00697DD9" w:rsidRDefault="00F50AC2" w:rsidP="004D3221">
            <w:pPr>
              <w:rPr>
                <w:rFonts w:ascii="Arial" w:hAnsi="Arial" w:cs="Arial"/>
                <w:sz w:val="20"/>
                <w:szCs w:val="20"/>
              </w:rPr>
            </w:pPr>
            <w:r w:rsidRPr="00697DD9">
              <w:rPr>
                <w:rFonts w:ascii="Arial" w:hAnsi="Arial" w:cs="Arial"/>
                <w:sz w:val="20"/>
                <w:szCs w:val="20"/>
              </w:rPr>
              <w:t>PQ</w:t>
            </w:r>
          </w:p>
        </w:tc>
        <w:tc>
          <w:tcPr>
            <w:tcW w:w="2476" w:type="pct"/>
            <w:vAlign w:val="center"/>
          </w:tcPr>
          <w:p w14:paraId="4A0967B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5DC2CFF" w14:textId="77777777" w:rsidR="00F50AC2" w:rsidRPr="00697DD9" w:rsidRDefault="00F50AC2" w:rsidP="004D3221">
            <w:pPr>
              <w:rPr>
                <w:sz w:val="20"/>
                <w:szCs w:val="20"/>
              </w:rPr>
            </w:pPr>
          </w:p>
        </w:tc>
      </w:tr>
      <w:tr w:rsidR="00F50AC2" w:rsidRPr="007E21CD" w14:paraId="233488F6" w14:textId="77777777" w:rsidTr="004D3221">
        <w:trPr>
          <w:trHeight w:val="20"/>
          <w:jc w:val="center"/>
        </w:trPr>
        <w:tc>
          <w:tcPr>
            <w:tcW w:w="362" w:type="pct"/>
            <w:vAlign w:val="center"/>
          </w:tcPr>
          <w:p w14:paraId="6B74D558" w14:textId="77777777" w:rsidR="00F50AC2" w:rsidRPr="00697DD9" w:rsidRDefault="00F50AC2" w:rsidP="004D3221">
            <w:pPr>
              <w:rPr>
                <w:rFonts w:ascii="Arial" w:hAnsi="Arial" w:cs="Arial"/>
                <w:sz w:val="20"/>
                <w:szCs w:val="20"/>
              </w:rPr>
            </w:pPr>
            <w:r w:rsidRPr="00697DD9">
              <w:rPr>
                <w:rFonts w:ascii="Arial" w:hAnsi="Arial" w:cs="Arial"/>
                <w:sz w:val="20"/>
                <w:szCs w:val="20"/>
              </w:rPr>
              <w:t>PR</w:t>
            </w:r>
          </w:p>
        </w:tc>
        <w:tc>
          <w:tcPr>
            <w:tcW w:w="2476" w:type="pct"/>
            <w:vAlign w:val="center"/>
          </w:tcPr>
          <w:p w14:paraId="7C297C1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E8B5B25" w14:textId="77777777" w:rsidR="00F50AC2" w:rsidRPr="00697DD9" w:rsidRDefault="00F50AC2" w:rsidP="004D3221">
            <w:pPr>
              <w:rPr>
                <w:sz w:val="20"/>
                <w:szCs w:val="20"/>
              </w:rPr>
            </w:pPr>
          </w:p>
        </w:tc>
      </w:tr>
      <w:tr w:rsidR="00F50AC2" w:rsidRPr="007E21CD" w14:paraId="0B586753" w14:textId="77777777" w:rsidTr="004D3221">
        <w:trPr>
          <w:trHeight w:val="20"/>
          <w:jc w:val="center"/>
        </w:trPr>
        <w:tc>
          <w:tcPr>
            <w:tcW w:w="362" w:type="pct"/>
            <w:vAlign w:val="center"/>
          </w:tcPr>
          <w:p w14:paraId="31771C23"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PS</w:t>
            </w:r>
          </w:p>
        </w:tc>
        <w:tc>
          <w:tcPr>
            <w:tcW w:w="2476" w:type="pct"/>
            <w:vAlign w:val="center"/>
          </w:tcPr>
          <w:p w14:paraId="417F2B3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6AA38F8" w14:textId="77777777" w:rsidR="00F50AC2" w:rsidRPr="00697DD9" w:rsidRDefault="00F50AC2" w:rsidP="004D3221">
            <w:pPr>
              <w:rPr>
                <w:sz w:val="20"/>
                <w:szCs w:val="20"/>
              </w:rPr>
            </w:pPr>
          </w:p>
        </w:tc>
      </w:tr>
      <w:tr w:rsidR="00F50AC2" w:rsidRPr="007E21CD" w14:paraId="3D5465E8" w14:textId="77777777" w:rsidTr="004D3221">
        <w:trPr>
          <w:trHeight w:val="20"/>
          <w:jc w:val="center"/>
        </w:trPr>
        <w:tc>
          <w:tcPr>
            <w:tcW w:w="362" w:type="pct"/>
            <w:vAlign w:val="center"/>
          </w:tcPr>
          <w:p w14:paraId="59809DD6" w14:textId="77777777" w:rsidR="00F50AC2" w:rsidRPr="00697DD9" w:rsidRDefault="00F50AC2" w:rsidP="004D3221">
            <w:pPr>
              <w:rPr>
                <w:rFonts w:ascii="Arial" w:hAnsi="Arial" w:cs="Arial"/>
                <w:sz w:val="20"/>
                <w:szCs w:val="20"/>
              </w:rPr>
            </w:pPr>
            <w:r w:rsidRPr="00697DD9">
              <w:rPr>
                <w:rFonts w:ascii="Arial" w:hAnsi="Arial" w:cs="Arial"/>
                <w:sz w:val="20"/>
                <w:szCs w:val="20"/>
              </w:rPr>
              <w:t>PT</w:t>
            </w:r>
          </w:p>
        </w:tc>
        <w:tc>
          <w:tcPr>
            <w:tcW w:w="2476" w:type="pct"/>
            <w:vAlign w:val="center"/>
          </w:tcPr>
          <w:p w14:paraId="36340DE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6065E18" w14:textId="77777777" w:rsidR="00F50AC2" w:rsidRPr="00697DD9" w:rsidRDefault="00F50AC2" w:rsidP="004D3221">
            <w:pPr>
              <w:rPr>
                <w:sz w:val="20"/>
                <w:szCs w:val="20"/>
              </w:rPr>
            </w:pPr>
          </w:p>
        </w:tc>
      </w:tr>
      <w:tr w:rsidR="00F50AC2" w:rsidRPr="007E21CD" w14:paraId="7C6DAF00" w14:textId="77777777" w:rsidTr="004D3221">
        <w:trPr>
          <w:trHeight w:val="20"/>
          <w:jc w:val="center"/>
        </w:trPr>
        <w:tc>
          <w:tcPr>
            <w:tcW w:w="362" w:type="pct"/>
            <w:vAlign w:val="center"/>
          </w:tcPr>
          <w:p w14:paraId="69D64F0B" w14:textId="77777777" w:rsidR="00F50AC2" w:rsidRPr="00697DD9" w:rsidRDefault="00F50AC2" w:rsidP="004D3221">
            <w:pPr>
              <w:rPr>
                <w:rFonts w:ascii="Arial" w:hAnsi="Arial" w:cs="Arial"/>
                <w:sz w:val="20"/>
                <w:szCs w:val="20"/>
              </w:rPr>
            </w:pPr>
            <w:r w:rsidRPr="00697DD9">
              <w:rPr>
                <w:rFonts w:ascii="Arial" w:hAnsi="Arial" w:cs="Arial"/>
                <w:sz w:val="20"/>
                <w:szCs w:val="20"/>
              </w:rPr>
              <w:t>PU</w:t>
            </w:r>
          </w:p>
        </w:tc>
        <w:tc>
          <w:tcPr>
            <w:tcW w:w="2476" w:type="pct"/>
            <w:vAlign w:val="center"/>
          </w:tcPr>
          <w:p w14:paraId="5DA34A1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C5D2552" w14:textId="77777777" w:rsidR="00F50AC2" w:rsidRPr="00697DD9" w:rsidRDefault="00F50AC2" w:rsidP="004D3221">
            <w:pPr>
              <w:rPr>
                <w:sz w:val="20"/>
                <w:szCs w:val="20"/>
              </w:rPr>
            </w:pPr>
          </w:p>
        </w:tc>
      </w:tr>
      <w:tr w:rsidR="00F50AC2" w:rsidRPr="007E21CD" w14:paraId="42EC62CF" w14:textId="77777777" w:rsidTr="004D3221">
        <w:trPr>
          <w:trHeight w:val="20"/>
          <w:jc w:val="center"/>
        </w:trPr>
        <w:tc>
          <w:tcPr>
            <w:tcW w:w="362" w:type="pct"/>
            <w:vAlign w:val="center"/>
          </w:tcPr>
          <w:p w14:paraId="16DF88A4" w14:textId="77777777" w:rsidR="00F50AC2" w:rsidRPr="00697DD9" w:rsidRDefault="00F50AC2" w:rsidP="004D3221">
            <w:pPr>
              <w:rPr>
                <w:rFonts w:ascii="Arial" w:hAnsi="Arial" w:cs="Arial"/>
                <w:sz w:val="20"/>
                <w:szCs w:val="20"/>
              </w:rPr>
            </w:pPr>
            <w:r w:rsidRPr="00697DD9">
              <w:rPr>
                <w:rFonts w:ascii="Arial" w:hAnsi="Arial" w:cs="Arial"/>
                <w:sz w:val="20"/>
                <w:szCs w:val="20"/>
              </w:rPr>
              <w:t>PV</w:t>
            </w:r>
          </w:p>
        </w:tc>
        <w:tc>
          <w:tcPr>
            <w:tcW w:w="2476" w:type="pct"/>
            <w:vAlign w:val="center"/>
          </w:tcPr>
          <w:p w14:paraId="1889B5F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615F1DB" w14:textId="77777777" w:rsidR="00F50AC2" w:rsidRPr="00697DD9" w:rsidRDefault="00F50AC2" w:rsidP="004D3221">
            <w:pPr>
              <w:rPr>
                <w:sz w:val="20"/>
                <w:szCs w:val="20"/>
              </w:rPr>
            </w:pPr>
          </w:p>
        </w:tc>
      </w:tr>
      <w:tr w:rsidR="00F50AC2" w:rsidRPr="007E21CD" w14:paraId="4887EA87" w14:textId="77777777" w:rsidTr="004D3221">
        <w:trPr>
          <w:trHeight w:val="20"/>
          <w:jc w:val="center"/>
        </w:trPr>
        <w:tc>
          <w:tcPr>
            <w:tcW w:w="362" w:type="pct"/>
            <w:vAlign w:val="center"/>
          </w:tcPr>
          <w:p w14:paraId="0197699B" w14:textId="77777777" w:rsidR="00F50AC2" w:rsidRPr="00697DD9" w:rsidRDefault="00F50AC2" w:rsidP="004D3221">
            <w:pPr>
              <w:rPr>
                <w:rFonts w:ascii="Arial" w:hAnsi="Arial" w:cs="Arial"/>
                <w:sz w:val="20"/>
                <w:szCs w:val="20"/>
              </w:rPr>
            </w:pPr>
            <w:r w:rsidRPr="00697DD9">
              <w:rPr>
                <w:rFonts w:ascii="Arial" w:hAnsi="Arial" w:cs="Arial"/>
                <w:sz w:val="20"/>
                <w:szCs w:val="20"/>
              </w:rPr>
              <w:t>PW</w:t>
            </w:r>
          </w:p>
        </w:tc>
        <w:tc>
          <w:tcPr>
            <w:tcW w:w="2476" w:type="pct"/>
            <w:vAlign w:val="center"/>
          </w:tcPr>
          <w:p w14:paraId="28BB20F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DEBC240" w14:textId="77777777" w:rsidR="00F50AC2" w:rsidRPr="00697DD9" w:rsidRDefault="00F50AC2" w:rsidP="004D3221">
            <w:pPr>
              <w:rPr>
                <w:sz w:val="20"/>
                <w:szCs w:val="20"/>
              </w:rPr>
            </w:pPr>
          </w:p>
        </w:tc>
      </w:tr>
      <w:tr w:rsidR="00F50AC2" w:rsidRPr="007E21CD" w14:paraId="22AE6328" w14:textId="77777777" w:rsidTr="004D3221">
        <w:trPr>
          <w:trHeight w:val="20"/>
          <w:jc w:val="center"/>
        </w:trPr>
        <w:tc>
          <w:tcPr>
            <w:tcW w:w="362" w:type="pct"/>
            <w:vAlign w:val="center"/>
          </w:tcPr>
          <w:p w14:paraId="213D1400" w14:textId="77777777" w:rsidR="00F50AC2" w:rsidRPr="00697DD9" w:rsidRDefault="00F50AC2" w:rsidP="004D3221">
            <w:pPr>
              <w:rPr>
                <w:rFonts w:ascii="Arial" w:hAnsi="Arial" w:cs="Arial"/>
                <w:sz w:val="20"/>
                <w:szCs w:val="20"/>
              </w:rPr>
            </w:pPr>
            <w:r w:rsidRPr="00697DD9">
              <w:rPr>
                <w:rFonts w:ascii="Arial" w:hAnsi="Arial" w:cs="Arial"/>
                <w:sz w:val="20"/>
                <w:szCs w:val="20"/>
              </w:rPr>
              <w:t>PX</w:t>
            </w:r>
          </w:p>
        </w:tc>
        <w:tc>
          <w:tcPr>
            <w:tcW w:w="2476" w:type="pct"/>
            <w:vAlign w:val="center"/>
          </w:tcPr>
          <w:p w14:paraId="3F3502C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B8E176" w14:textId="77777777" w:rsidR="00F50AC2" w:rsidRPr="00697DD9" w:rsidRDefault="00F50AC2" w:rsidP="004D3221">
            <w:pPr>
              <w:rPr>
                <w:sz w:val="20"/>
                <w:szCs w:val="20"/>
              </w:rPr>
            </w:pPr>
          </w:p>
        </w:tc>
      </w:tr>
      <w:tr w:rsidR="00F50AC2" w:rsidRPr="007E21CD" w14:paraId="44B1AA7C" w14:textId="77777777" w:rsidTr="004D3221">
        <w:trPr>
          <w:trHeight w:val="20"/>
          <w:jc w:val="center"/>
        </w:trPr>
        <w:tc>
          <w:tcPr>
            <w:tcW w:w="362" w:type="pct"/>
            <w:vAlign w:val="center"/>
          </w:tcPr>
          <w:p w14:paraId="171EAF9A" w14:textId="77777777" w:rsidR="00F50AC2" w:rsidRPr="00697DD9" w:rsidRDefault="00F50AC2" w:rsidP="004D3221">
            <w:pPr>
              <w:rPr>
                <w:rFonts w:ascii="Arial" w:hAnsi="Arial" w:cs="Arial"/>
                <w:sz w:val="20"/>
                <w:szCs w:val="20"/>
              </w:rPr>
            </w:pPr>
            <w:r w:rsidRPr="00697DD9">
              <w:rPr>
                <w:rFonts w:ascii="Arial" w:hAnsi="Arial" w:cs="Arial"/>
                <w:sz w:val="20"/>
                <w:szCs w:val="20"/>
              </w:rPr>
              <w:t>PY</w:t>
            </w:r>
          </w:p>
        </w:tc>
        <w:tc>
          <w:tcPr>
            <w:tcW w:w="2476" w:type="pct"/>
            <w:vAlign w:val="center"/>
          </w:tcPr>
          <w:p w14:paraId="0F43780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601FD3" w14:textId="77777777" w:rsidR="00F50AC2" w:rsidRPr="00697DD9" w:rsidRDefault="00F50AC2" w:rsidP="004D3221">
            <w:pPr>
              <w:rPr>
                <w:sz w:val="20"/>
                <w:szCs w:val="20"/>
              </w:rPr>
            </w:pPr>
          </w:p>
        </w:tc>
      </w:tr>
      <w:tr w:rsidR="00F50AC2" w:rsidRPr="007E21CD" w14:paraId="5604D98B" w14:textId="77777777" w:rsidTr="004D3221">
        <w:trPr>
          <w:trHeight w:val="20"/>
          <w:jc w:val="center"/>
        </w:trPr>
        <w:tc>
          <w:tcPr>
            <w:tcW w:w="362" w:type="pct"/>
            <w:vAlign w:val="center"/>
          </w:tcPr>
          <w:p w14:paraId="6EE61FCD" w14:textId="77777777" w:rsidR="00F50AC2" w:rsidRPr="00697DD9" w:rsidRDefault="00F50AC2" w:rsidP="004D3221">
            <w:pPr>
              <w:rPr>
                <w:rFonts w:ascii="Arial" w:hAnsi="Arial" w:cs="Arial"/>
                <w:sz w:val="20"/>
                <w:szCs w:val="20"/>
              </w:rPr>
            </w:pPr>
            <w:r w:rsidRPr="00697DD9">
              <w:rPr>
                <w:rFonts w:ascii="Arial" w:hAnsi="Arial" w:cs="Arial"/>
                <w:sz w:val="20"/>
                <w:szCs w:val="20"/>
              </w:rPr>
              <w:t>PZ</w:t>
            </w:r>
          </w:p>
        </w:tc>
        <w:tc>
          <w:tcPr>
            <w:tcW w:w="2476" w:type="pct"/>
            <w:vAlign w:val="center"/>
          </w:tcPr>
          <w:p w14:paraId="0D5EE3A0"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0C4F3730" w14:textId="77777777" w:rsidR="00F50AC2" w:rsidRPr="00697DD9" w:rsidRDefault="00F50AC2" w:rsidP="004D3221">
            <w:pPr>
              <w:rPr>
                <w:sz w:val="20"/>
                <w:szCs w:val="20"/>
              </w:rPr>
            </w:pPr>
          </w:p>
        </w:tc>
      </w:tr>
      <w:tr w:rsidR="00F50AC2" w:rsidRPr="007E21CD" w14:paraId="7D2CF4E4" w14:textId="77777777" w:rsidTr="004D3221">
        <w:trPr>
          <w:trHeight w:val="20"/>
          <w:jc w:val="center"/>
        </w:trPr>
        <w:tc>
          <w:tcPr>
            <w:tcW w:w="5000" w:type="pct"/>
            <w:gridSpan w:val="3"/>
            <w:vAlign w:val="center"/>
          </w:tcPr>
          <w:p w14:paraId="131A90AD" w14:textId="77777777" w:rsidR="00F50AC2" w:rsidRPr="007E21CD" w:rsidRDefault="00F50AC2" w:rsidP="004D3221">
            <w:pPr>
              <w:rPr>
                <w:b/>
                <w:sz w:val="20"/>
                <w:szCs w:val="20"/>
                <w:lang w:val="en-US"/>
              </w:rPr>
            </w:pPr>
          </w:p>
        </w:tc>
      </w:tr>
      <w:tr w:rsidR="00F50AC2" w:rsidRPr="00DE6E76" w14:paraId="2569C176" w14:textId="77777777" w:rsidTr="004D3221">
        <w:trPr>
          <w:trHeight w:val="20"/>
          <w:jc w:val="center"/>
        </w:trPr>
        <w:tc>
          <w:tcPr>
            <w:tcW w:w="5000" w:type="pct"/>
            <w:gridSpan w:val="3"/>
            <w:vAlign w:val="center"/>
          </w:tcPr>
          <w:p w14:paraId="40BBC9F0"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Main class Q</w:t>
            </w:r>
          </w:p>
          <w:p w14:paraId="7F3EC072" w14:textId="77777777" w:rsidR="00F50AC2" w:rsidRPr="007E21CD" w:rsidRDefault="00F50AC2" w:rsidP="004D3221">
            <w:pPr>
              <w:rPr>
                <w:b/>
                <w:sz w:val="20"/>
                <w:szCs w:val="20"/>
                <w:lang w:val="en-US"/>
              </w:rPr>
            </w:pPr>
            <w:r w:rsidRPr="007E21CD">
              <w:rPr>
                <w:rFonts w:ascii="Arial" w:hAnsi="Arial" w:cs="Arial"/>
                <w:b/>
                <w:sz w:val="20"/>
                <w:szCs w:val="20"/>
                <w:lang w:val="en-US"/>
              </w:rPr>
              <w:t>Controlled switching or varying a flow of energy, of signals or of material</w:t>
            </w:r>
          </w:p>
        </w:tc>
      </w:tr>
      <w:tr w:rsidR="00F50AC2" w:rsidRPr="007E21CD" w14:paraId="230498EA" w14:textId="77777777" w:rsidTr="004D3221">
        <w:trPr>
          <w:trHeight w:val="20"/>
          <w:jc w:val="center"/>
        </w:trPr>
        <w:tc>
          <w:tcPr>
            <w:tcW w:w="362" w:type="pct"/>
            <w:vAlign w:val="center"/>
          </w:tcPr>
          <w:p w14:paraId="652FA302"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6F8D6714"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1EB864ED"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DE6E76" w14:paraId="2AE83D65" w14:textId="77777777" w:rsidTr="004D3221">
        <w:trPr>
          <w:trHeight w:val="20"/>
          <w:jc w:val="center"/>
        </w:trPr>
        <w:tc>
          <w:tcPr>
            <w:tcW w:w="362" w:type="pct"/>
            <w:vAlign w:val="center"/>
          </w:tcPr>
          <w:p w14:paraId="026B010F" w14:textId="77777777" w:rsidR="00F50AC2" w:rsidRPr="00697DD9" w:rsidRDefault="00F50AC2" w:rsidP="004D3221">
            <w:pPr>
              <w:rPr>
                <w:rFonts w:ascii="Arial" w:hAnsi="Arial" w:cs="Arial"/>
                <w:sz w:val="20"/>
                <w:szCs w:val="20"/>
              </w:rPr>
            </w:pPr>
            <w:r w:rsidRPr="00697DD9">
              <w:rPr>
                <w:rFonts w:ascii="Arial" w:hAnsi="Arial" w:cs="Arial"/>
                <w:sz w:val="20"/>
                <w:szCs w:val="20"/>
              </w:rPr>
              <w:t>QA</w:t>
            </w:r>
          </w:p>
        </w:tc>
        <w:tc>
          <w:tcPr>
            <w:tcW w:w="2476" w:type="pct"/>
            <w:vAlign w:val="center"/>
          </w:tcPr>
          <w:p w14:paraId="5E144AD4"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Switching and variation of electrical energy circuits</w:t>
            </w:r>
          </w:p>
        </w:tc>
        <w:tc>
          <w:tcPr>
            <w:tcW w:w="2162" w:type="pct"/>
            <w:vAlign w:val="center"/>
          </w:tcPr>
          <w:p w14:paraId="4B879191"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Circuit-breaker, contactor, motor starter, power transistor, thyristor</w:t>
            </w:r>
          </w:p>
        </w:tc>
      </w:tr>
      <w:tr w:rsidR="00F50AC2" w:rsidRPr="00DE6E76" w14:paraId="243D2C5B" w14:textId="77777777" w:rsidTr="004D3221">
        <w:trPr>
          <w:trHeight w:val="20"/>
          <w:jc w:val="center"/>
        </w:trPr>
        <w:tc>
          <w:tcPr>
            <w:tcW w:w="362" w:type="pct"/>
            <w:vAlign w:val="center"/>
          </w:tcPr>
          <w:p w14:paraId="2A881DBD" w14:textId="77777777" w:rsidR="00F50AC2" w:rsidRPr="00697DD9" w:rsidRDefault="00F50AC2" w:rsidP="004D3221">
            <w:pPr>
              <w:rPr>
                <w:rFonts w:ascii="Arial" w:hAnsi="Arial" w:cs="Arial"/>
                <w:sz w:val="20"/>
                <w:szCs w:val="20"/>
              </w:rPr>
            </w:pPr>
            <w:r w:rsidRPr="00697DD9">
              <w:rPr>
                <w:rFonts w:ascii="Arial" w:hAnsi="Arial" w:cs="Arial"/>
                <w:sz w:val="20"/>
                <w:szCs w:val="20"/>
              </w:rPr>
              <w:t>QB</w:t>
            </w:r>
          </w:p>
        </w:tc>
        <w:tc>
          <w:tcPr>
            <w:tcW w:w="2476" w:type="pct"/>
            <w:vAlign w:val="center"/>
          </w:tcPr>
          <w:p w14:paraId="42E9B18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Isolation of electrical energy circuits</w:t>
            </w:r>
          </w:p>
        </w:tc>
        <w:tc>
          <w:tcPr>
            <w:tcW w:w="2162" w:type="pct"/>
            <w:vAlign w:val="center"/>
          </w:tcPr>
          <w:p w14:paraId="1A4C680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Disconnector, fuse switch, fuse-switch disconnector,</w:t>
            </w:r>
          </w:p>
          <w:p w14:paraId="003FA22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isolating switch, load-break switch</w:t>
            </w:r>
          </w:p>
        </w:tc>
      </w:tr>
      <w:tr w:rsidR="00F50AC2" w:rsidRPr="007E21CD" w14:paraId="60AF2EFD" w14:textId="77777777" w:rsidTr="004D3221">
        <w:trPr>
          <w:trHeight w:val="20"/>
          <w:jc w:val="center"/>
        </w:trPr>
        <w:tc>
          <w:tcPr>
            <w:tcW w:w="362" w:type="pct"/>
            <w:vAlign w:val="center"/>
          </w:tcPr>
          <w:p w14:paraId="59DB65A4" w14:textId="77777777" w:rsidR="00F50AC2" w:rsidRPr="00697DD9" w:rsidRDefault="00F50AC2" w:rsidP="004D3221">
            <w:pPr>
              <w:rPr>
                <w:rFonts w:ascii="Arial" w:hAnsi="Arial" w:cs="Arial"/>
                <w:sz w:val="20"/>
                <w:szCs w:val="20"/>
              </w:rPr>
            </w:pPr>
            <w:r w:rsidRPr="00697DD9">
              <w:rPr>
                <w:rFonts w:ascii="Arial" w:hAnsi="Arial" w:cs="Arial"/>
                <w:sz w:val="20"/>
                <w:szCs w:val="20"/>
              </w:rPr>
              <w:t>QC</w:t>
            </w:r>
          </w:p>
        </w:tc>
        <w:tc>
          <w:tcPr>
            <w:tcW w:w="2476" w:type="pct"/>
            <w:vAlign w:val="center"/>
          </w:tcPr>
          <w:p w14:paraId="50D730D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Earthing of electrical energy circuits</w:t>
            </w:r>
          </w:p>
        </w:tc>
        <w:tc>
          <w:tcPr>
            <w:tcW w:w="2162" w:type="pct"/>
            <w:vAlign w:val="center"/>
          </w:tcPr>
          <w:p w14:paraId="6A79E0BA" w14:textId="77777777" w:rsidR="00F50AC2" w:rsidRPr="00697DD9" w:rsidRDefault="00F50AC2" w:rsidP="004D3221">
            <w:pPr>
              <w:rPr>
                <w:rFonts w:ascii="Arial" w:hAnsi="Arial" w:cs="Arial"/>
                <w:sz w:val="20"/>
                <w:szCs w:val="20"/>
              </w:rPr>
            </w:pPr>
            <w:r w:rsidRPr="00697DD9">
              <w:rPr>
                <w:rFonts w:ascii="Arial" w:hAnsi="Arial" w:cs="Arial"/>
                <w:sz w:val="20"/>
                <w:szCs w:val="20"/>
              </w:rPr>
              <w:t>Earthing switch</w:t>
            </w:r>
          </w:p>
        </w:tc>
      </w:tr>
      <w:tr w:rsidR="00F50AC2" w:rsidRPr="007E21CD" w14:paraId="311396B1" w14:textId="77777777" w:rsidTr="004D3221">
        <w:trPr>
          <w:trHeight w:val="20"/>
          <w:jc w:val="center"/>
        </w:trPr>
        <w:tc>
          <w:tcPr>
            <w:tcW w:w="362" w:type="pct"/>
            <w:vAlign w:val="center"/>
          </w:tcPr>
          <w:p w14:paraId="3BAA7D92" w14:textId="77777777" w:rsidR="00F50AC2" w:rsidRPr="00697DD9" w:rsidRDefault="00F50AC2" w:rsidP="004D3221">
            <w:pPr>
              <w:rPr>
                <w:rFonts w:ascii="Arial" w:hAnsi="Arial" w:cs="Arial"/>
                <w:sz w:val="20"/>
                <w:szCs w:val="20"/>
              </w:rPr>
            </w:pPr>
            <w:r w:rsidRPr="00697DD9">
              <w:rPr>
                <w:rFonts w:ascii="Arial" w:hAnsi="Arial" w:cs="Arial"/>
                <w:sz w:val="20"/>
                <w:szCs w:val="20"/>
              </w:rPr>
              <w:t>QD</w:t>
            </w:r>
          </w:p>
        </w:tc>
        <w:tc>
          <w:tcPr>
            <w:tcW w:w="2476" w:type="pct"/>
            <w:vAlign w:val="center"/>
          </w:tcPr>
          <w:p w14:paraId="16A025D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8D7FD0D" w14:textId="77777777" w:rsidR="00F50AC2" w:rsidRPr="00697DD9" w:rsidRDefault="00F50AC2" w:rsidP="004D3221">
            <w:pPr>
              <w:rPr>
                <w:rFonts w:ascii="Arial" w:hAnsi="Arial" w:cs="Arial"/>
                <w:sz w:val="20"/>
                <w:szCs w:val="20"/>
              </w:rPr>
            </w:pPr>
          </w:p>
        </w:tc>
      </w:tr>
      <w:tr w:rsidR="00F50AC2" w:rsidRPr="007E21CD" w14:paraId="6E9DDD3B" w14:textId="77777777" w:rsidTr="004D3221">
        <w:trPr>
          <w:trHeight w:val="20"/>
          <w:jc w:val="center"/>
        </w:trPr>
        <w:tc>
          <w:tcPr>
            <w:tcW w:w="362" w:type="pct"/>
            <w:vAlign w:val="center"/>
          </w:tcPr>
          <w:p w14:paraId="5788DC44" w14:textId="77777777" w:rsidR="00F50AC2" w:rsidRPr="00697DD9" w:rsidRDefault="00F50AC2" w:rsidP="004D3221">
            <w:pPr>
              <w:rPr>
                <w:rFonts w:ascii="Arial" w:hAnsi="Arial" w:cs="Arial"/>
                <w:sz w:val="20"/>
                <w:szCs w:val="20"/>
              </w:rPr>
            </w:pPr>
            <w:r w:rsidRPr="00697DD9">
              <w:rPr>
                <w:rFonts w:ascii="Arial" w:hAnsi="Arial" w:cs="Arial"/>
                <w:sz w:val="20"/>
                <w:szCs w:val="20"/>
              </w:rPr>
              <w:t>QE</w:t>
            </w:r>
          </w:p>
        </w:tc>
        <w:tc>
          <w:tcPr>
            <w:tcW w:w="2476" w:type="pct"/>
            <w:vAlign w:val="center"/>
          </w:tcPr>
          <w:p w14:paraId="3876FFF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84733DF" w14:textId="77777777" w:rsidR="00F50AC2" w:rsidRPr="00697DD9" w:rsidRDefault="00F50AC2" w:rsidP="004D3221">
            <w:pPr>
              <w:rPr>
                <w:rFonts w:ascii="Arial" w:hAnsi="Arial" w:cs="Arial"/>
                <w:sz w:val="20"/>
                <w:szCs w:val="20"/>
              </w:rPr>
            </w:pPr>
          </w:p>
        </w:tc>
      </w:tr>
      <w:tr w:rsidR="00F50AC2" w:rsidRPr="007E21CD" w14:paraId="22BC7337" w14:textId="77777777" w:rsidTr="004D3221">
        <w:trPr>
          <w:trHeight w:val="20"/>
          <w:jc w:val="center"/>
        </w:trPr>
        <w:tc>
          <w:tcPr>
            <w:tcW w:w="362" w:type="pct"/>
            <w:vAlign w:val="center"/>
          </w:tcPr>
          <w:p w14:paraId="393D1DDD" w14:textId="77777777" w:rsidR="00F50AC2" w:rsidRPr="00697DD9" w:rsidRDefault="00F50AC2" w:rsidP="004D3221">
            <w:pPr>
              <w:rPr>
                <w:rFonts w:ascii="Arial" w:hAnsi="Arial" w:cs="Arial"/>
                <w:sz w:val="20"/>
                <w:szCs w:val="20"/>
              </w:rPr>
            </w:pPr>
            <w:r w:rsidRPr="00697DD9">
              <w:rPr>
                <w:rFonts w:ascii="Arial" w:hAnsi="Arial" w:cs="Arial"/>
                <w:sz w:val="20"/>
                <w:szCs w:val="20"/>
              </w:rPr>
              <w:t>QF</w:t>
            </w:r>
          </w:p>
        </w:tc>
        <w:tc>
          <w:tcPr>
            <w:tcW w:w="2476" w:type="pct"/>
            <w:vAlign w:val="center"/>
          </w:tcPr>
          <w:p w14:paraId="78AF83D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060F5A5" w14:textId="77777777" w:rsidR="00F50AC2" w:rsidRPr="00697DD9" w:rsidRDefault="00F50AC2" w:rsidP="004D3221">
            <w:pPr>
              <w:rPr>
                <w:rFonts w:ascii="Arial" w:hAnsi="Arial" w:cs="Arial"/>
                <w:sz w:val="20"/>
                <w:szCs w:val="20"/>
              </w:rPr>
            </w:pPr>
          </w:p>
        </w:tc>
      </w:tr>
      <w:tr w:rsidR="00F50AC2" w:rsidRPr="007E21CD" w14:paraId="347CC3AD" w14:textId="77777777" w:rsidTr="004D3221">
        <w:trPr>
          <w:trHeight w:val="20"/>
          <w:jc w:val="center"/>
        </w:trPr>
        <w:tc>
          <w:tcPr>
            <w:tcW w:w="362" w:type="pct"/>
            <w:vAlign w:val="center"/>
          </w:tcPr>
          <w:p w14:paraId="329CC845" w14:textId="77777777" w:rsidR="00F50AC2" w:rsidRPr="00697DD9" w:rsidRDefault="00F50AC2" w:rsidP="004D3221">
            <w:pPr>
              <w:rPr>
                <w:rFonts w:ascii="Arial" w:hAnsi="Arial" w:cs="Arial"/>
                <w:sz w:val="20"/>
                <w:szCs w:val="20"/>
              </w:rPr>
            </w:pPr>
            <w:r w:rsidRPr="00697DD9">
              <w:rPr>
                <w:rFonts w:ascii="Arial" w:hAnsi="Arial" w:cs="Arial"/>
                <w:sz w:val="20"/>
                <w:szCs w:val="20"/>
              </w:rPr>
              <w:t>QG</w:t>
            </w:r>
          </w:p>
        </w:tc>
        <w:tc>
          <w:tcPr>
            <w:tcW w:w="2476" w:type="pct"/>
            <w:vAlign w:val="center"/>
          </w:tcPr>
          <w:p w14:paraId="43BBC54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58BEFD7" w14:textId="77777777" w:rsidR="00F50AC2" w:rsidRPr="00697DD9" w:rsidRDefault="00F50AC2" w:rsidP="004D3221">
            <w:pPr>
              <w:rPr>
                <w:rFonts w:ascii="Arial" w:hAnsi="Arial" w:cs="Arial"/>
                <w:sz w:val="20"/>
                <w:szCs w:val="20"/>
              </w:rPr>
            </w:pPr>
          </w:p>
        </w:tc>
      </w:tr>
      <w:tr w:rsidR="00F50AC2" w:rsidRPr="007E21CD" w14:paraId="02B30E70" w14:textId="77777777" w:rsidTr="004D3221">
        <w:trPr>
          <w:trHeight w:val="20"/>
          <w:jc w:val="center"/>
        </w:trPr>
        <w:tc>
          <w:tcPr>
            <w:tcW w:w="362" w:type="pct"/>
            <w:vAlign w:val="center"/>
          </w:tcPr>
          <w:p w14:paraId="316BA302" w14:textId="77777777" w:rsidR="00F50AC2" w:rsidRPr="00697DD9" w:rsidRDefault="00F50AC2" w:rsidP="004D3221">
            <w:pPr>
              <w:rPr>
                <w:rFonts w:ascii="Arial" w:hAnsi="Arial" w:cs="Arial"/>
                <w:sz w:val="20"/>
                <w:szCs w:val="20"/>
              </w:rPr>
            </w:pPr>
            <w:r w:rsidRPr="00697DD9">
              <w:rPr>
                <w:rFonts w:ascii="Arial" w:hAnsi="Arial" w:cs="Arial"/>
                <w:sz w:val="20"/>
                <w:szCs w:val="20"/>
              </w:rPr>
              <w:t>QH</w:t>
            </w:r>
          </w:p>
        </w:tc>
        <w:tc>
          <w:tcPr>
            <w:tcW w:w="2476" w:type="pct"/>
            <w:vAlign w:val="center"/>
          </w:tcPr>
          <w:p w14:paraId="0959516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295AA4C" w14:textId="77777777" w:rsidR="00F50AC2" w:rsidRPr="00697DD9" w:rsidRDefault="00F50AC2" w:rsidP="004D3221">
            <w:pPr>
              <w:rPr>
                <w:rFonts w:ascii="Arial" w:hAnsi="Arial" w:cs="Arial"/>
                <w:sz w:val="20"/>
                <w:szCs w:val="20"/>
              </w:rPr>
            </w:pPr>
          </w:p>
        </w:tc>
      </w:tr>
      <w:tr w:rsidR="00F50AC2" w:rsidRPr="007E21CD" w14:paraId="7A38DAAD" w14:textId="77777777" w:rsidTr="004D3221">
        <w:trPr>
          <w:trHeight w:val="20"/>
          <w:jc w:val="center"/>
        </w:trPr>
        <w:tc>
          <w:tcPr>
            <w:tcW w:w="362" w:type="pct"/>
            <w:vAlign w:val="center"/>
          </w:tcPr>
          <w:p w14:paraId="2A3D9696" w14:textId="77777777" w:rsidR="00F50AC2" w:rsidRPr="00697DD9" w:rsidRDefault="00F50AC2" w:rsidP="004D3221">
            <w:pPr>
              <w:rPr>
                <w:rFonts w:ascii="Arial" w:hAnsi="Arial" w:cs="Arial"/>
                <w:sz w:val="20"/>
                <w:szCs w:val="20"/>
              </w:rPr>
            </w:pPr>
            <w:r w:rsidRPr="00697DD9">
              <w:rPr>
                <w:rFonts w:ascii="Arial" w:hAnsi="Arial" w:cs="Arial"/>
                <w:sz w:val="20"/>
                <w:szCs w:val="20"/>
              </w:rPr>
              <w:t>QJ</w:t>
            </w:r>
          </w:p>
        </w:tc>
        <w:tc>
          <w:tcPr>
            <w:tcW w:w="2476" w:type="pct"/>
            <w:vAlign w:val="center"/>
          </w:tcPr>
          <w:p w14:paraId="17C6BF4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EA5D067" w14:textId="77777777" w:rsidR="00F50AC2" w:rsidRPr="00697DD9" w:rsidRDefault="00F50AC2" w:rsidP="004D3221">
            <w:pPr>
              <w:rPr>
                <w:rFonts w:ascii="Arial" w:hAnsi="Arial" w:cs="Arial"/>
                <w:sz w:val="20"/>
                <w:szCs w:val="20"/>
              </w:rPr>
            </w:pPr>
          </w:p>
        </w:tc>
      </w:tr>
      <w:tr w:rsidR="00F50AC2" w:rsidRPr="007E21CD" w14:paraId="2DA0815B" w14:textId="77777777" w:rsidTr="004D3221">
        <w:trPr>
          <w:trHeight w:val="20"/>
          <w:jc w:val="center"/>
        </w:trPr>
        <w:tc>
          <w:tcPr>
            <w:tcW w:w="362" w:type="pct"/>
            <w:vAlign w:val="center"/>
          </w:tcPr>
          <w:p w14:paraId="722A2830" w14:textId="77777777" w:rsidR="00F50AC2" w:rsidRPr="00697DD9" w:rsidRDefault="00F50AC2" w:rsidP="004D3221">
            <w:pPr>
              <w:rPr>
                <w:rFonts w:ascii="Arial" w:hAnsi="Arial" w:cs="Arial"/>
                <w:sz w:val="20"/>
                <w:szCs w:val="20"/>
              </w:rPr>
            </w:pPr>
            <w:r w:rsidRPr="00697DD9">
              <w:rPr>
                <w:rFonts w:ascii="Arial" w:hAnsi="Arial" w:cs="Arial"/>
                <w:sz w:val="20"/>
                <w:szCs w:val="20"/>
              </w:rPr>
              <w:t>QK</w:t>
            </w:r>
          </w:p>
        </w:tc>
        <w:tc>
          <w:tcPr>
            <w:tcW w:w="2476" w:type="pct"/>
            <w:vAlign w:val="center"/>
          </w:tcPr>
          <w:p w14:paraId="5654B7B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B17DDB1" w14:textId="77777777" w:rsidR="00F50AC2" w:rsidRPr="00697DD9" w:rsidRDefault="00F50AC2" w:rsidP="004D3221">
            <w:pPr>
              <w:rPr>
                <w:rFonts w:ascii="Arial" w:hAnsi="Arial" w:cs="Arial"/>
                <w:sz w:val="20"/>
                <w:szCs w:val="20"/>
              </w:rPr>
            </w:pPr>
          </w:p>
        </w:tc>
      </w:tr>
      <w:tr w:rsidR="00F50AC2" w:rsidRPr="007E21CD" w14:paraId="5B6D33C4" w14:textId="77777777" w:rsidTr="004D3221">
        <w:trPr>
          <w:trHeight w:val="20"/>
          <w:jc w:val="center"/>
        </w:trPr>
        <w:tc>
          <w:tcPr>
            <w:tcW w:w="362" w:type="pct"/>
            <w:vAlign w:val="center"/>
          </w:tcPr>
          <w:p w14:paraId="018F406D" w14:textId="77777777" w:rsidR="00F50AC2" w:rsidRPr="00697DD9" w:rsidRDefault="00F50AC2" w:rsidP="004D3221">
            <w:pPr>
              <w:rPr>
                <w:rFonts w:ascii="Arial" w:hAnsi="Arial" w:cs="Arial"/>
                <w:sz w:val="20"/>
                <w:szCs w:val="20"/>
              </w:rPr>
            </w:pPr>
            <w:r w:rsidRPr="00697DD9">
              <w:rPr>
                <w:rFonts w:ascii="Arial" w:hAnsi="Arial" w:cs="Arial"/>
                <w:sz w:val="20"/>
                <w:szCs w:val="20"/>
              </w:rPr>
              <w:t>QL</w:t>
            </w:r>
          </w:p>
        </w:tc>
        <w:tc>
          <w:tcPr>
            <w:tcW w:w="2476" w:type="pct"/>
            <w:vAlign w:val="center"/>
          </w:tcPr>
          <w:p w14:paraId="6FA74A32" w14:textId="77777777" w:rsidR="00F50AC2" w:rsidRPr="00697DD9" w:rsidRDefault="00F50AC2" w:rsidP="004D3221">
            <w:pPr>
              <w:rPr>
                <w:rFonts w:ascii="Arial" w:hAnsi="Arial" w:cs="Arial"/>
                <w:sz w:val="20"/>
                <w:szCs w:val="20"/>
              </w:rPr>
            </w:pPr>
            <w:r w:rsidRPr="00697DD9">
              <w:rPr>
                <w:rFonts w:ascii="Arial" w:hAnsi="Arial" w:cs="Arial"/>
                <w:sz w:val="20"/>
                <w:szCs w:val="20"/>
              </w:rPr>
              <w:t>Braking</w:t>
            </w:r>
          </w:p>
        </w:tc>
        <w:tc>
          <w:tcPr>
            <w:tcW w:w="2162" w:type="pct"/>
            <w:vAlign w:val="center"/>
          </w:tcPr>
          <w:p w14:paraId="7FD64DA2" w14:textId="77777777" w:rsidR="00F50AC2" w:rsidRPr="00697DD9" w:rsidRDefault="00F50AC2" w:rsidP="004D3221">
            <w:pPr>
              <w:rPr>
                <w:rFonts w:ascii="Arial" w:hAnsi="Arial" w:cs="Arial"/>
                <w:sz w:val="20"/>
                <w:szCs w:val="20"/>
              </w:rPr>
            </w:pPr>
            <w:r w:rsidRPr="00697DD9">
              <w:rPr>
                <w:rFonts w:ascii="Arial" w:hAnsi="Arial" w:cs="Arial"/>
                <w:sz w:val="20"/>
                <w:szCs w:val="20"/>
              </w:rPr>
              <w:t>Brake</w:t>
            </w:r>
          </w:p>
        </w:tc>
      </w:tr>
      <w:tr w:rsidR="00F50AC2" w:rsidRPr="00DE6E76" w14:paraId="792C84AD" w14:textId="77777777" w:rsidTr="004D3221">
        <w:trPr>
          <w:trHeight w:val="20"/>
          <w:jc w:val="center"/>
        </w:trPr>
        <w:tc>
          <w:tcPr>
            <w:tcW w:w="362" w:type="pct"/>
            <w:vAlign w:val="center"/>
          </w:tcPr>
          <w:p w14:paraId="0767C00C" w14:textId="77777777" w:rsidR="00F50AC2" w:rsidRPr="00697DD9" w:rsidRDefault="00F50AC2" w:rsidP="004D3221">
            <w:pPr>
              <w:rPr>
                <w:rFonts w:ascii="Arial" w:hAnsi="Arial" w:cs="Arial"/>
                <w:sz w:val="20"/>
                <w:szCs w:val="20"/>
              </w:rPr>
            </w:pPr>
            <w:r w:rsidRPr="00697DD9">
              <w:rPr>
                <w:rFonts w:ascii="Arial" w:hAnsi="Arial" w:cs="Arial"/>
                <w:sz w:val="20"/>
                <w:szCs w:val="20"/>
              </w:rPr>
              <w:t>QM</w:t>
            </w:r>
          </w:p>
        </w:tc>
        <w:tc>
          <w:tcPr>
            <w:tcW w:w="2476" w:type="pct"/>
            <w:vAlign w:val="center"/>
          </w:tcPr>
          <w:p w14:paraId="323F37A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Switching of flow of flowable substances in closed enclosures</w:t>
            </w:r>
          </w:p>
        </w:tc>
        <w:tc>
          <w:tcPr>
            <w:tcW w:w="2162" w:type="pct"/>
            <w:vAlign w:val="center"/>
          </w:tcPr>
          <w:p w14:paraId="3E47748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Blank, blanking plate, damper,</w:t>
            </w:r>
          </w:p>
          <w:p w14:paraId="564D93D0"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shutoff valve (including drain valve), solenoid valve</w:t>
            </w:r>
          </w:p>
        </w:tc>
      </w:tr>
      <w:tr w:rsidR="00F50AC2" w:rsidRPr="00DE6E76" w14:paraId="15B3A720" w14:textId="77777777" w:rsidTr="004D3221">
        <w:trPr>
          <w:trHeight w:val="20"/>
          <w:jc w:val="center"/>
        </w:trPr>
        <w:tc>
          <w:tcPr>
            <w:tcW w:w="362" w:type="pct"/>
            <w:vAlign w:val="center"/>
          </w:tcPr>
          <w:p w14:paraId="3BEAD330" w14:textId="77777777" w:rsidR="00F50AC2" w:rsidRPr="00697DD9" w:rsidRDefault="00F50AC2" w:rsidP="004D3221">
            <w:pPr>
              <w:rPr>
                <w:rFonts w:ascii="Arial" w:hAnsi="Arial" w:cs="Arial"/>
                <w:sz w:val="20"/>
                <w:szCs w:val="20"/>
              </w:rPr>
            </w:pPr>
            <w:r w:rsidRPr="00697DD9">
              <w:rPr>
                <w:rFonts w:ascii="Arial" w:hAnsi="Arial" w:cs="Arial"/>
                <w:sz w:val="20"/>
                <w:szCs w:val="20"/>
              </w:rPr>
              <w:t>QN</w:t>
            </w:r>
          </w:p>
        </w:tc>
        <w:tc>
          <w:tcPr>
            <w:tcW w:w="2476" w:type="pct"/>
            <w:vAlign w:val="center"/>
          </w:tcPr>
          <w:p w14:paraId="3AB4B97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Varying of flow of flowable substances in closed enclosure</w:t>
            </w:r>
          </w:p>
        </w:tc>
        <w:tc>
          <w:tcPr>
            <w:tcW w:w="2162" w:type="pct"/>
            <w:vAlign w:val="center"/>
          </w:tcPr>
          <w:p w14:paraId="423C130D"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Control damper, control valve, gas control path</w:t>
            </w:r>
          </w:p>
        </w:tc>
      </w:tr>
      <w:tr w:rsidR="00F50AC2" w:rsidRPr="007E21CD" w14:paraId="12FD3003" w14:textId="77777777" w:rsidTr="004D3221">
        <w:trPr>
          <w:trHeight w:val="20"/>
          <w:jc w:val="center"/>
        </w:trPr>
        <w:tc>
          <w:tcPr>
            <w:tcW w:w="362" w:type="pct"/>
            <w:vAlign w:val="center"/>
          </w:tcPr>
          <w:p w14:paraId="281F4274" w14:textId="77777777" w:rsidR="00F50AC2" w:rsidRPr="00697DD9" w:rsidRDefault="00F50AC2" w:rsidP="004D3221">
            <w:pPr>
              <w:rPr>
                <w:rFonts w:ascii="Arial" w:hAnsi="Arial" w:cs="Arial"/>
                <w:sz w:val="20"/>
                <w:szCs w:val="20"/>
              </w:rPr>
            </w:pPr>
            <w:r w:rsidRPr="00697DD9">
              <w:rPr>
                <w:rFonts w:ascii="Arial" w:hAnsi="Arial" w:cs="Arial"/>
                <w:sz w:val="20"/>
                <w:szCs w:val="20"/>
              </w:rPr>
              <w:t>QP</w:t>
            </w:r>
          </w:p>
        </w:tc>
        <w:tc>
          <w:tcPr>
            <w:tcW w:w="2476" w:type="pct"/>
            <w:vAlign w:val="center"/>
          </w:tcPr>
          <w:p w14:paraId="52452F1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Switching or varying of flow of  liquid substances in open enclosures</w:t>
            </w:r>
          </w:p>
        </w:tc>
        <w:tc>
          <w:tcPr>
            <w:tcW w:w="2162" w:type="pct"/>
            <w:vAlign w:val="center"/>
          </w:tcPr>
          <w:p w14:paraId="432C3BC1" w14:textId="77777777" w:rsidR="00F50AC2" w:rsidRPr="00697DD9" w:rsidRDefault="00F50AC2" w:rsidP="004D3221">
            <w:pPr>
              <w:rPr>
                <w:rFonts w:ascii="Arial" w:hAnsi="Arial" w:cs="Arial"/>
                <w:sz w:val="20"/>
                <w:szCs w:val="20"/>
              </w:rPr>
            </w:pPr>
            <w:r w:rsidRPr="00697DD9">
              <w:rPr>
                <w:rFonts w:ascii="Arial" w:hAnsi="Arial" w:cs="Arial"/>
                <w:sz w:val="20"/>
                <w:szCs w:val="20"/>
              </w:rPr>
              <w:t>Dam plate, lock gate</w:t>
            </w:r>
          </w:p>
        </w:tc>
      </w:tr>
      <w:tr w:rsidR="00F50AC2" w:rsidRPr="00DE6E76" w14:paraId="44632F8C" w14:textId="77777777" w:rsidTr="004D3221">
        <w:trPr>
          <w:trHeight w:val="20"/>
          <w:jc w:val="center"/>
        </w:trPr>
        <w:tc>
          <w:tcPr>
            <w:tcW w:w="362" w:type="pct"/>
            <w:vAlign w:val="center"/>
          </w:tcPr>
          <w:p w14:paraId="16278EDA" w14:textId="77777777" w:rsidR="00F50AC2" w:rsidRPr="00697DD9" w:rsidRDefault="00F50AC2" w:rsidP="004D3221">
            <w:pPr>
              <w:rPr>
                <w:rFonts w:ascii="Arial" w:hAnsi="Arial" w:cs="Arial"/>
                <w:sz w:val="20"/>
                <w:szCs w:val="20"/>
              </w:rPr>
            </w:pPr>
            <w:r w:rsidRPr="00697DD9">
              <w:rPr>
                <w:rFonts w:ascii="Arial" w:hAnsi="Arial" w:cs="Arial"/>
                <w:sz w:val="20"/>
                <w:szCs w:val="20"/>
              </w:rPr>
              <w:t>QQ</w:t>
            </w:r>
          </w:p>
        </w:tc>
        <w:tc>
          <w:tcPr>
            <w:tcW w:w="2476" w:type="pct"/>
            <w:vAlign w:val="center"/>
          </w:tcPr>
          <w:p w14:paraId="069FF7A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Providing access to an area</w:t>
            </w:r>
          </w:p>
        </w:tc>
        <w:tc>
          <w:tcPr>
            <w:tcW w:w="2162" w:type="pct"/>
            <w:vAlign w:val="center"/>
          </w:tcPr>
          <w:p w14:paraId="41ED36F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Bar (lock),  cover, door, gate, lock, turnstile, window</w:t>
            </w:r>
          </w:p>
        </w:tc>
      </w:tr>
      <w:tr w:rsidR="00F50AC2" w:rsidRPr="00DE6E76" w14:paraId="30D7B35F" w14:textId="77777777" w:rsidTr="004D3221">
        <w:trPr>
          <w:trHeight w:val="20"/>
          <w:jc w:val="center"/>
        </w:trPr>
        <w:tc>
          <w:tcPr>
            <w:tcW w:w="362" w:type="pct"/>
            <w:vAlign w:val="center"/>
          </w:tcPr>
          <w:p w14:paraId="2C23EB12" w14:textId="77777777" w:rsidR="00F50AC2" w:rsidRPr="00697DD9" w:rsidRDefault="00F50AC2" w:rsidP="004D3221">
            <w:pPr>
              <w:rPr>
                <w:rFonts w:ascii="Arial" w:hAnsi="Arial" w:cs="Arial"/>
                <w:sz w:val="20"/>
                <w:szCs w:val="20"/>
              </w:rPr>
            </w:pPr>
            <w:r w:rsidRPr="00697DD9">
              <w:rPr>
                <w:rFonts w:ascii="Arial" w:hAnsi="Arial" w:cs="Arial"/>
                <w:sz w:val="20"/>
                <w:szCs w:val="20"/>
              </w:rPr>
              <w:t>QR</w:t>
            </w:r>
          </w:p>
        </w:tc>
        <w:tc>
          <w:tcPr>
            <w:tcW w:w="2476" w:type="pct"/>
            <w:vAlign w:val="center"/>
          </w:tcPr>
          <w:p w14:paraId="78FDE9E0"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Shut-off of flow of flowable substances (no valves)</w:t>
            </w:r>
          </w:p>
        </w:tc>
        <w:tc>
          <w:tcPr>
            <w:tcW w:w="2162" w:type="pct"/>
            <w:vAlign w:val="center"/>
          </w:tcPr>
          <w:p w14:paraId="40023C7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Isolation device, rotary lock (open/close)</w:t>
            </w:r>
          </w:p>
        </w:tc>
      </w:tr>
      <w:tr w:rsidR="00F50AC2" w:rsidRPr="007E21CD" w14:paraId="50E5805E" w14:textId="77777777" w:rsidTr="004D3221">
        <w:trPr>
          <w:trHeight w:val="20"/>
          <w:jc w:val="center"/>
        </w:trPr>
        <w:tc>
          <w:tcPr>
            <w:tcW w:w="362" w:type="pct"/>
            <w:vAlign w:val="center"/>
          </w:tcPr>
          <w:p w14:paraId="5E09182E" w14:textId="77777777" w:rsidR="00F50AC2" w:rsidRPr="00697DD9" w:rsidRDefault="00F50AC2" w:rsidP="004D3221">
            <w:pPr>
              <w:rPr>
                <w:rFonts w:ascii="Arial" w:hAnsi="Arial" w:cs="Arial"/>
                <w:sz w:val="20"/>
                <w:szCs w:val="20"/>
              </w:rPr>
            </w:pPr>
            <w:r w:rsidRPr="00697DD9">
              <w:rPr>
                <w:rFonts w:ascii="Arial" w:hAnsi="Arial" w:cs="Arial"/>
                <w:sz w:val="20"/>
                <w:szCs w:val="20"/>
              </w:rPr>
              <w:t>QS</w:t>
            </w:r>
          </w:p>
        </w:tc>
        <w:tc>
          <w:tcPr>
            <w:tcW w:w="2476" w:type="pct"/>
            <w:vAlign w:val="center"/>
          </w:tcPr>
          <w:p w14:paraId="1DF1804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4D38015" w14:textId="77777777" w:rsidR="00F50AC2" w:rsidRPr="00697DD9" w:rsidRDefault="00F50AC2" w:rsidP="004D3221">
            <w:pPr>
              <w:rPr>
                <w:rFonts w:ascii="Arial" w:hAnsi="Arial" w:cs="Arial"/>
                <w:sz w:val="20"/>
                <w:szCs w:val="20"/>
              </w:rPr>
            </w:pPr>
          </w:p>
        </w:tc>
      </w:tr>
      <w:tr w:rsidR="00F50AC2" w:rsidRPr="007E21CD" w14:paraId="3C84C018" w14:textId="77777777" w:rsidTr="004D3221">
        <w:trPr>
          <w:trHeight w:val="20"/>
          <w:jc w:val="center"/>
        </w:trPr>
        <w:tc>
          <w:tcPr>
            <w:tcW w:w="362" w:type="pct"/>
            <w:vAlign w:val="center"/>
          </w:tcPr>
          <w:p w14:paraId="0F7A6EB8" w14:textId="77777777" w:rsidR="00F50AC2" w:rsidRPr="00697DD9" w:rsidRDefault="00F50AC2" w:rsidP="004D3221">
            <w:pPr>
              <w:rPr>
                <w:rFonts w:ascii="Arial" w:hAnsi="Arial" w:cs="Arial"/>
                <w:sz w:val="20"/>
                <w:szCs w:val="20"/>
              </w:rPr>
            </w:pPr>
            <w:r w:rsidRPr="00697DD9">
              <w:rPr>
                <w:rFonts w:ascii="Arial" w:hAnsi="Arial" w:cs="Arial"/>
                <w:sz w:val="20"/>
                <w:szCs w:val="20"/>
              </w:rPr>
              <w:t>QT</w:t>
            </w:r>
          </w:p>
        </w:tc>
        <w:tc>
          <w:tcPr>
            <w:tcW w:w="2476" w:type="pct"/>
            <w:vAlign w:val="center"/>
          </w:tcPr>
          <w:p w14:paraId="66F630C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DBA3B61" w14:textId="77777777" w:rsidR="00F50AC2" w:rsidRPr="007E21CD" w:rsidRDefault="00F50AC2" w:rsidP="004D3221">
            <w:pPr>
              <w:rPr>
                <w:sz w:val="20"/>
                <w:szCs w:val="20"/>
                <w:lang w:val="en-US"/>
              </w:rPr>
            </w:pPr>
          </w:p>
        </w:tc>
      </w:tr>
      <w:tr w:rsidR="00F50AC2" w:rsidRPr="007E21CD" w14:paraId="6EFFF477" w14:textId="77777777" w:rsidTr="004D3221">
        <w:trPr>
          <w:trHeight w:val="20"/>
          <w:jc w:val="center"/>
        </w:trPr>
        <w:tc>
          <w:tcPr>
            <w:tcW w:w="362" w:type="pct"/>
            <w:vAlign w:val="center"/>
          </w:tcPr>
          <w:p w14:paraId="4BCA39FA" w14:textId="77777777" w:rsidR="00F50AC2" w:rsidRPr="00697DD9" w:rsidRDefault="00F50AC2" w:rsidP="004D3221">
            <w:pPr>
              <w:rPr>
                <w:rFonts w:ascii="Arial" w:hAnsi="Arial" w:cs="Arial"/>
                <w:sz w:val="20"/>
                <w:szCs w:val="20"/>
              </w:rPr>
            </w:pPr>
            <w:r w:rsidRPr="00697DD9">
              <w:rPr>
                <w:rFonts w:ascii="Arial" w:hAnsi="Arial" w:cs="Arial"/>
                <w:sz w:val="20"/>
                <w:szCs w:val="20"/>
              </w:rPr>
              <w:t>QU</w:t>
            </w:r>
          </w:p>
        </w:tc>
        <w:tc>
          <w:tcPr>
            <w:tcW w:w="2476" w:type="pct"/>
            <w:vAlign w:val="center"/>
          </w:tcPr>
          <w:p w14:paraId="281EFCD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7D5C554" w14:textId="77777777" w:rsidR="00F50AC2" w:rsidRPr="007E21CD" w:rsidRDefault="00F50AC2" w:rsidP="004D3221">
            <w:pPr>
              <w:rPr>
                <w:sz w:val="20"/>
                <w:szCs w:val="20"/>
                <w:lang w:val="en-US"/>
              </w:rPr>
            </w:pPr>
          </w:p>
        </w:tc>
      </w:tr>
      <w:tr w:rsidR="00F50AC2" w:rsidRPr="007E21CD" w14:paraId="0940072E" w14:textId="77777777" w:rsidTr="004D3221">
        <w:trPr>
          <w:trHeight w:val="20"/>
          <w:jc w:val="center"/>
        </w:trPr>
        <w:tc>
          <w:tcPr>
            <w:tcW w:w="362" w:type="pct"/>
            <w:vAlign w:val="center"/>
          </w:tcPr>
          <w:p w14:paraId="6C5267F9" w14:textId="77777777" w:rsidR="00F50AC2" w:rsidRPr="00697DD9" w:rsidRDefault="00F50AC2" w:rsidP="004D3221">
            <w:pPr>
              <w:rPr>
                <w:rFonts w:ascii="Arial" w:hAnsi="Arial" w:cs="Arial"/>
                <w:sz w:val="20"/>
                <w:szCs w:val="20"/>
              </w:rPr>
            </w:pPr>
            <w:r w:rsidRPr="00697DD9">
              <w:rPr>
                <w:rFonts w:ascii="Arial" w:hAnsi="Arial" w:cs="Arial"/>
                <w:sz w:val="20"/>
                <w:szCs w:val="20"/>
              </w:rPr>
              <w:t>QV</w:t>
            </w:r>
          </w:p>
        </w:tc>
        <w:tc>
          <w:tcPr>
            <w:tcW w:w="2476" w:type="pct"/>
            <w:vAlign w:val="center"/>
          </w:tcPr>
          <w:p w14:paraId="306BA74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CFD3752" w14:textId="77777777" w:rsidR="00F50AC2" w:rsidRPr="007E21CD" w:rsidRDefault="00F50AC2" w:rsidP="004D3221">
            <w:pPr>
              <w:rPr>
                <w:sz w:val="20"/>
                <w:szCs w:val="20"/>
                <w:lang w:val="en-US"/>
              </w:rPr>
            </w:pPr>
          </w:p>
        </w:tc>
      </w:tr>
      <w:tr w:rsidR="00F50AC2" w:rsidRPr="007E21CD" w14:paraId="1BF8C4A5" w14:textId="77777777" w:rsidTr="004D3221">
        <w:trPr>
          <w:trHeight w:val="20"/>
          <w:jc w:val="center"/>
        </w:trPr>
        <w:tc>
          <w:tcPr>
            <w:tcW w:w="362" w:type="pct"/>
            <w:vAlign w:val="center"/>
          </w:tcPr>
          <w:p w14:paraId="786020A3" w14:textId="77777777" w:rsidR="00F50AC2" w:rsidRPr="00697DD9" w:rsidRDefault="00F50AC2" w:rsidP="004D3221">
            <w:pPr>
              <w:rPr>
                <w:rFonts w:ascii="Arial" w:hAnsi="Arial" w:cs="Arial"/>
                <w:sz w:val="20"/>
                <w:szCs w:val="20"/>
              </w:rPr>
            </w:pPr>
            <w:r w:rsidRPr="00697DD9">
              <w:rPr>
                <w:rFonts w:ascii="Arial" w:hAnsi="Arial" w:cs="Arial"/>
                <w:sz w:val="20"/>
                <w:szCs w:val="20"/>
              </w:rPr>
              <w:t>QW</w:t>
            </w:r>
          </w:p>
        </w:tc>
        <w:tc>
          <w:tcPr>
            <w:tcW w:w="2476" w:type="pct"/>
            <w:vAlign w:val="center"/>
          </w:tcPr>
          <w:p w14:paraId="1AD0FE8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EC08D47" w14:textId="77777777" w:rsidR="00F50AC2" w:rsidRPr="007E21CD" w:rsidRDefault="00F50AC2" w:rsidP="004D3221">
            <w:pPr>
              <w:rPr>
                <w:sz w:val="20"/>
                <w:szCs w:val="20"/>
                <w:lang w:val="en-US"/>
              </w:rPr>
            </w:pPr>
          </w:p>
        </w:tc>
      </w:tr>
      <w:tr w:rsidR="00F50AC2" w:rsidRPr="007E21CD" w14:paraId="3499E8F5" w14:textId="77777777" w:rsidTr="004D3221">
        <w:trPr>
          <w:trHeight w:val="20"/>
          <w:jc w:val="center"/>
        </w:trPr>
        <w:tc>
          <w:tcPr>
            <w:tcW w:w="362" w:type="pct"/>
            <w:vAlign w:val="center"/>
          </w:tcPr>
          <w:p w14:paraId="319CBE57" w14:textId="77777777" w:rsidR="00F50AC2" w:rsidRPr="00697DD9" w:rsidRDefault="00F50AC2" w:rsidP="004D3221">
            <w:pPr>
              <w:rPr>
                <w:rFonts w:ascii="Arial" w:hAnsi="Arial" w:cs="Arial"/>
                <w:sz w:val="20"/>
                <w:szCs w:val="20"/>
              </w:rPr>
            </w:pPr>
            <w:r w:rsidRPr="00697DD9">
              <w:rPr>
                <w:rFonts w:ascii="Arial" w:hAnsi="Arial" w:cs="Arial"/>
                <w:sz w:val="20"/>
                <w:szCs w:val="20"/>
              </w:rPr>
              <w:t>QX</w:t>
            </w:r>
          </w:p>
        </w:tc>
        <w:tc>
          <w:tcPr>
            <w:tcW w:w="2476" w:type="pct"/>
            <w:vAlign w:val="center"/>
          </w:tcPr>
          <w:p w14:paraId="653EE59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8FBF2AF" w14:textId="77777777" w:rsidR="00F50AC2" w:rsidRPr="007E21CD" w:rsidRDefault="00F50AC2" w:rsidP="004D3221">
            <w:pPr>
              <w:rPr>
                <w:sz w:val="20"/>
                <w:szCs w:val="20"/>
                <w:lang w:val="en-US"/>
              </w:rPr>
            </w:pPr>
          </w:p>
        </w:tc>
      </w:tr>
      <w:tr w:rsidR="00F50AC2" w:rsidRPr="007E21CD" w14:paraId="47BC2C80" w14:textId="77777777" w:rsidTr="004D3221">
        <w:trPr>
          <w:trHeight w:val="20"/>
          <w:jc w:val="center"/>
        </w:trPr>
        <w:tc>
          <w:tcPr>
            <w:tcW w:w="362" w:type="pct"/>
            <w:vAlign w:val="center"/>
          </w:tcPr>
          <w:p w14:paraId="0F8AE07D" w14:textId="77777777" w:rsidR="00F50AC2" w:rsidRPr="00697DD9" w:rsidRDefault="00F50AC2" w:rsidP="004D3221">
            <w:pPr>
              <w:rPr>
                <w:rFonts w:ascii="Arial" w:hAnsi="Arial" w:cs="Arial"/>
                <w:sz w:val="20"/>
                <w:szCs w:val="20"/>
              </w:rPr>
            </w:pPr>
            <w:r w:rsidRPr="00697DD9">
              <w:rPr>
                <w:rFonts w:ascii="Arial" w:hAnsi="Arial" w:cs="Arial"/>
                <w:sz w:val="20"/>
                <w:szCs w:val="20"/>
              </w:rPr>
              <w:t>QY</w:t>
            </w:r>
          </w:p>
        </w:tc>
        <w:tc>
          <w:tcPr>
            <w:tcW w:w="2476" w:type="pct"/>
            <w:vAlign w:val="center"/>
          </w:tcPr>
          <w:p w14:paraId="5DD2DAF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D267750" w14:textId="77777777" w:rsidR="00F50AC2" w:rsidRPr="007E21CD" w:rsidRDefault="00F50AC2" w:rsidP="004D3221">
            <w:pPr>
              <w:rPr>
                <w:sz w:val="20"/>
                <w:szCs w:val="20"/>
                <w:lang w:val="en-US"/>
              </w:rPr>
            </w:pPr>
          </w:p>
        </w:tc>
      </w:tr>
      <w:tr w:rsidR="00F50AC2" w:rsidRPr="007E21CD" w14:paraId="6C1625AF" w14:textId="77777777" w:rsidTr="004D3221">
        <w:trPr>
          <w:trHeight w:val="20"/>
          <w:jc w:val="center"/>
        </w:trPr>
        <w:tc>
          <w:tcPr>
            <w:tcW w:w="362" w:type="pct"/>
            <w:vAlign w:val="center"/>
          </w:tcPr>
          <w:p w14:paraId="19040ED5" w14:textId="77777777" w:rsidR="00F50AC2" w:rsidRPr="00697DD9" w:rsidRDefault="00F50AC2" w:rsidP="004D3221">
            <w:pPr>
              <w:rPr>
                <w:rFonts w:ascii="Arial" w:hAnsi="Arial" w:cs="Arial"/>
                <w:sz w:val="20"/>
                <w:szCs w:val="20"/>
              </w:rPr>
            </w:pPr>
            <w:r w:rsidRPr="00697DD9">
              <w:rPr>
                <w:rFonts w:ascii="Arial" w:hAnsi="Arial" w:cs="Arial"/>
                <w:sz w:val="20"/>
                <w:szCs w:val="20"/>
              </w:rPr>
              <w:t>QZ</w:t>
            </w:r>
          </w:p>
        </w:tc>
        <w:tc>
          <w:tcPr>
            <w:tcW w:w="2476" w:type="pct"/>
            <w:vAlign w:val="center"/>
          </w:tcPr>
          <w:p w14:paraId="4BB9BD2C"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2F9B18E0" w14:textId="77777777" w:rsidR="00F50AC2" w:rsidRPr="007E21CD" w:rsidRDefault="00F50AC2" w:rsidP="004D3221">
            <w:pPr>
              <w:rPr>
                <w:sz w:val="20"/>
                <w:szCs w:val="20"/>
                <w:lang w:val="en-US"/>
              </w:rPr>
            </w:pPr>
          </w:p>
        </w:tc>
      </w:tr>
      <w:tr w:rsidR="00F50AC2" w:rsidRPr="007E21CD" w14:paraId="1B527487" w14:textId="77777777" w:rsidTr="004D3221">
        <w:trPr>
          <w:trHeight w:val="20"/>
          <w:jc w:val="center"/>
        </w:trPr>
        <w:tc>
          <w:tcPr>
            <w:tcW w:w="5000" w:type="pct"/>
            <w:gridSpan w:val="3"/>
            <w:vAlign w:val="center"/>
          </w:tcPr>
          <w:p w14:paraId="28B0A263" w14:textId="77777777" w:rsidR="00F50AC2" w:rsidRPr="007E21CD" w:rsidRDefault="00F50AC2" w:rsidP="004D3221">
            <w:pPr>
              <w:rPr>
                <w:b/>
                <w:sz w:val="20"/>
                <w:szCs w:val="20"/>
              </w:rPr>
            </w:pPr>
          </w:p>
        </w:tc>
      </w:tr>
      <w:tr w:rsidR="00F50AC2" w:rsidRPr="00DE6E76" w14:paraId="6E93E309" w14:textId="77777777" w:rsidTr="004D3221">
        <w:trPr>
          <w:trHeight w:val="20"/>
          <w:jc w:val="center"/>
        </w:trPr>
        <w:tc>
          <w:tcPr>
            <w:tcW w:w="5000" w:type="pct"/>
            <w:gridSpan w:val="3"/>
            <w:vAlign w:val="center"/>
          </w:tcPr>
          <w:p w14:paraId="454D1A3C" w14:textId="77777777" w:rsidR="00F50AC2" w:rsidRPr="00264AF8" w:rsidRDefault="00F50AC2" w:rsidP="004D3221">
            <w:pPr>
              <w:rPr>
                <w:rFonts w:ascii="Arial" w:hAnsi="Arial" w:cs="Arial"/>
                <w:b/>
                <w:sz w:val="20"/>
                <w:szCs w:val="20"/>
                <w:lang w:val="en-US"/>
              </w:rPr>
            </w:pPr>
            <w:r w:rsidRPr="00264AF8">
              <w:rPr>
                <w:rFonts w:ascii="Arial" w:hAnsi="Arial" w:cs="Arial"/>
                <w:b/>
                <w:sz w:val="20"/>
                <w:szCs w:val="20"/>
                <w:lang w:val="en-US"/>
              </w:rPr>
              <w:t>Main class R</w:t>
            </w:r>
          </w:p>
          <w:p w14:paraId="39F45CAB" w14:textId="77777777" w:rsidR="00F50AC2" w:rsidRPr="007E21CD" w:rsidRDefault="00F50AC2" w:rsidP="004D3221">
            <w:pPr>
              <w:rPr>
                <w:b/>
                <w:sz w:val="20"/>
                <w:szCs w:val="20"/>
                <w:lang w:val="en-US"/>
              </w:rPr>
            </w:pPr>
            <w:r w:rsidRPr="00264AF8">
              <w:rPr>
                <w:rFonts w:ascii="Arial" w:hAnsi="Arial" w:cs="Arial"/>
                <w:b/>
                <w:sz w:val="20"/>
                <w:szCs w:val="20"/>
                <w:lang w:val="en-US"/>
              </w:rPr>
              <w:t>Restricting or stabilizing motion or a flow of energy, information or material</w:t>
            </w:r>
          </w:p>
        </w:tc>
      </w:tr>
      <w:tr w:rsidR="00F50AC2" w:rsidRPr="007E21CD" w14:paraId="1E1EA130" w14:textId="77777777" w:rsidTr="004D3221">
        <w:trPr>
          <w:trHeight w:val="20"/>
          <w:jc w:val="center"/>
        </w:trPr>
        <w:tc>
          <w:tcPr>
            <w:tcW w:w="362" w:type="pct"/>
            <w:vAlign w:val="center"/>
          </w:tcPr>
          <w:p w14:paraId="3A79C515"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6C8A975C"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1BDD915F"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DE6E76" w14:paraId="51CB60E9" w14:textId="77777777" w:rsidTr="004D3221">
        <w:trPr>
          <w:trHeight w:val="20"/>
          <w:jc w:val="center"/>
        </w:trPr>
        <w:tc>
          <w:tcPr>
            <w:tcW w:w="362" w:type="pct"/>
            <w:vAlign w:val="center"/>
          </w:tcPr>
          <w:p w14:paraId="181A6058" w14:textId="77777777" w:rsidR="00F50AC2" w:rsidRPr="00697DD9" w:rsidRDefault="00F50AC2" w:rsidP="004D3221">
            <w:pPr>
              <w:rPr>
                <w:rFonts w:ascii="Arial" w:hAnsi="Arial" w:cs="Arial"/>
                <w:sz w:val="20"/>
                <w:szCs w:val="20"/>
              </w:rPr>
            </w:pPr>
            <w:r w:rsidRPr="00697DD9">
              <w:rPr>
                <w:rFonts w:ascii="Arial" w:hAnsi="Arial" w:cs="Arial"/>
                <w:sz w:val="20"/>
                <w:szCs w:val="20"/>
              </w:rPr>
              <w:t>RA</w:t>
            </w:r>
          </w:p>
        </w:tc>
        <w:tc>
          <w:tcPr>
            <w:tcW w:w="2476" w:type="pct"/>
            <w:vAlign w:val="center"/>
          </w:tcPr>
          <w:p w14:paraId="46EEC26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Limiting a flow of electrical energy</w:t>
            </w:r>
          </w:p>
        </w:tc>
        <w:tc>
          <w:tcPr>
            <w:tcW w:w="2162" w:type="pct"/>
            <w:vAlign w:val="center"/>
          </w:tcPr>
          <w:p w14:paraId="50A47FE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Arc-suppressing reactor, diode, inductor, limiter, resistor</w:t>
            </w:r>
          </w:p>
        </w:tc>
      </w:tr>
      <w:tr w:rsidR="00F50AC2" w:rsidRPr="007E21CD" w14:paraId="3F085338" w14:textId="77777777" w:rsidTr="004D3221">
        <w:trPr>
          <w:trHeight w:val="20"/>
          <w:jc w:val="center"/>
        </w:trPr>
        <w:tc>
          <w:tcPr>
            <w:tcW w:w="362" w:type="pct"/>
            <w:vAlign w:val="center"/>
          </w:tcPr>
          <w:p w14:paraId="0251B9FE" w14:textId="77777777" w:rsidR="00F50AC2" w:rsidRPr="00697DD9" w:rsidRDefault="00F50AC2" w:rsidP="004D3221">
            <w:pPr>
              <w:rPr>
                <w:rFonts w:ascii="Arial" w:hAnsi="Arial" w:cs="Arial"/>
                <w:sz w:val="20"/>
                <w:szCs w:val="20"/>
              </w:rPr>
            </w:pPr>
            <w:r w:rsidRPr="00697DD9">
              <w:rPr>
                <w:rFonts w:ascii="Arial" w:hAnsi="Arial" w:cs="Arial"/>
                <w:sz w:val="20"/>
                <w:szCs w:val="20"/>
              </w:rPr>
              <w:t>RB</w:t>
            </w:r>
          </w:p>
        </w:tc>
        <w:tc>
          <w:tcPr>
            <w:tcW w:w="2476" w:type="pct"/>
            <w:vAlign w:val="center"/>
          </w:tcPr>
          <w:p w14:paraId="1458F59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Stabilizing a flow of electrical energy</w:t>
            </w:r>
          </w:p>
        </w:tc>
        <w:tc>
          <w:tcPr>
            <w:tcW w:w="2162" w:type="pct"/>
            <w:vAlign w:val="center"/>
          </w:tcPr>
          <w:p w14:paraId="33D2F4DB" w14:textId="77777777" w:rsidR="00F50AC2" w:rsidRPr="00697DD9" w:rsidRDefault="00F50AC2" w:rsidP="004D3221">
            <w:pPr>
              <w:rPr>
                <w:rFonts w:ascii="Arial" w:hAnsi="Arial" w:cs="Arial"/>
                <w:sz w:val="20"/>
                <w:szCs w:val="20"/>
              </w:rPr>
            </w:pPr>
            <w:r w:rsidRPr="00697DD9">
              <w:rPr>
                <w:rFonts w:ascii="Arial" w:hAnsi="Arial" w:cs="Arial"/>
                <w:sz w:val="20"/>
                <w:szCs w:val="20"/>
              </w:rPr>
              <w:t>Uninterruptible power supply (UPS)</w:t>
            </w:r>
          </w:p>
        </w:tc>
      </w:tr>
      <w:tr w:rsidR="00F50AC2" w:rsidRPr="007E21CD" w14:paraId="6FDA12CA" w14:textId="77777777" w:rsidTr="004D3221">
        <w:trPr>
          <w:trHeight w:val="20"/>
          <w:jc w:val="center"/>
        </w:trPr>
        <w:tc>
          <w:tcPr>
            <w:tcW w:w="362" w:type="pct"/>
            <w:vAlign w:val="center"/>
          </w:tcPr>
          <w:p w14:paraId="3D6D6722" w14:textId="77777777" w:rsidR="00F50AC2" w:rsidRPr="00697DD9" w:rsidRDefault="00F50AC2" w:rsidP="004D3221">
            <w:pPr>
              <w:rPr>
                <w:rFonts w:ascii="Arial" w:hAnsi="Arial" w:cs="Arial"/>
                <w:sz w:val="20"/>
                <w:szCs w:val="20"/>
              </w:rPr>
            </w:pPr>
            <w:r w:rsidRPr="00697DD9">
              <w:rPr>
                <w:rFonts w:ascii="Arial" w:hAnsi="Arial" w:cs="Arial"/>
                <w:sz w:val="20"/>
                <w:szCs w:val="20"/>
              </w:rPr>
              <w:t>RC</w:t>
            </w:r>
          </w:p>
        </w:tc>
        <w:tc>
          <w:tcPr>
            <w:tcW w:w="2476" w:type="pct"/>
            <w:vAlign w:val="center"/>
          </w:tcPr>
          <w:p w14:paraId="291A4A6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0A472EE" w14:textId="77777777" w:rsidR="00F50AC2" w:rsidRPr="00697DD9" w:rsidRDefault="00F50AC2" w:rsidP="004D3221">
            <w:pPr>
              <w:rPr>
                <w:rFonts w:ascii="Arial" w:hAnsi="Arial" w:cs="Arial"/>
                <w:sz w:val="20"/>
                <w:szCs w:val="20"/>
              </w:rPr>
            </w:pPr>
          </w:p>
        </w:tc>
      </w:tr>
      <w:tr w:rsidR="00F50AC2" w:rsidRPr="007E21CD" w14:paraId="5919958F" w14:textId="77777777" w:rsidTr="004D3221">
        <w:trPr>
          <w:trHeight w:val="20"/>
          <w:jc w:val="center"/>
        </w:trPr>
        <w:tc>
          <w:tcPr>
            <w:tcW w:w="362" w:type="pct"/>
            <w:vAlign w:val="center"/>
          </w:tcPr>
          <w:p w14:paraId="1C0FB2D1" w14:textId="77777777" w:rsidR="00F50AC2" w:rsidRPr="00697DD9" w:rsidRDefault="00F50AC2" w:rsidP="004D3221">
            <w:pPr>
              <w:rPr>
                <w:rFonts w:ascii="Arial" w:hAnsi="Arial" w:cs="Arial"/>
                <w:sz w:val="20"/>
                <w:szCs w:val="20"/>
              </w:rPr>
            </w:pPr>
            <w:r w:rsidRPr="00697DD9">
              <w:rPr>
                <w:rFonts w:ascii="Arial" w:hAnsi="Arial" w:cs="Arial"/>
                <w:sz w:val="20"/>
                <w:szCs w:val="20"/>
              </w:rPr>
              <w:t>RD</w:t>
            </w:r>
          </w:p>
        </w:tc>
        <w:tc>
          <w:tcPr>
            <w:tcW w:w="2476" w:type="pct"/>
            <w:vAlign w:val="center"/>
          </w:tcPr>
          <w:p w14:paraId="214BB0E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CE5180" w14:textId="77777777" w:rsidR="00F50AC2" w:rsidRPr="00697DD9" w:rsidRDefault="00F50AC2" w:rsidP="004D3221">
            <w:pPr>
              <w:rPr>
                <w:rFonts w:ascii="Arial" w:hAnsi="Arial" w:cs="Arial"/>
                <w:sz w:val="20"/>
                <w:szCs w:val="20"/>
              </w:rPr>
            </w:pPr>
          </w:p>
        </w:tc>
      </w:tr>
      <w:tr w:rsidR="00F50AC2" w:rsidRPr="007E21CD" w14:paraId="40292C99" w14:textId="77777777" w:rsidTr="004D3221">
        <w:trPr>
          <w:trHeight w:val="20"/>
          <w:jc w:val="center"/>
        </w:trPr>
        <w:tc>
          <w:tcPr>
            <w:tcW w:w="362" w:type="pct"/>
            <w:vAlign w:val="center"/>
          </w:tcPr>
          <w:p w14:paraId="458B64BE" w14:textId="77777777" w:rsidR="00F50AC2" w:rsidRPr="00697DD9" w:rsidRDefault="00F50AC2" w:rsidP="004D3221">
            <w:pPr>
              <w:rPr>
                <w:rFonts w:ascii="Arial" w:hAnsi="Arial" w:cs="Arial"/>
                <w:sz w:val="20"/>
                <w:szCs w:val="20"/>
              </w:rPr>
            </w:pPr>
            <w:r w:rsidRPr="00697DD9">
              <w:rPr>
                <w:rFonts w:ascii="Arial" w:hAnsi="Arial" w:cs="Arial"/>
                <w:sz w:val="20"/>
                <w:szCs w:val="20"/>
              </w:rPr>
              <w:t>RE</w:t>
            </w:r>
          </w:p>
        </w:tc>
        <w:tc>
          <w:tcPr>
            <w:tcW w:w="2476" w:type="pct"/>
            <w:vAlign w:val="center"/>
          </w:tcPr>
          <w:p w14:paraId="0FA4A60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A829F61" w14:textId="77777777" w:rsidR="00F50AC2" w:rsidRPr="00697DD9" w:rsidRDefault="00F50AC2" w:rsidP="004D3221">
            <w:pPr>
              <w:rPr>
                <w:rFonts w:ascii="Arial" w:hAnsi="Arial" w:cs="Arial"/>
                <w:sz w:val="20"/>
                <w:szCs w:val="20"/>
              </w:rPr>
            </w:pPr>
          </w:p>
        </w:tc>
      </w:tr>
      <w:tr w:rsidR="00F50AC2" w:rsidRPr="007E21CD" w14:paraId="7D67A220" w14:textId="77777777" w:rsidTr="004D3221">
        <w:trPr>
          <w:trHeight w:val="20"/>
          <w:jc w:val="center"/>
        </w:trPr>
        <w:tc>
          <w:tcPr>
            <w:tcW w:w="362" w:type="pct"/>
            <w:vAlign w:val="center"/>
          </w:tcPr>
          <w:p w14:paraId="06A0B3B1" w14:textId="77777777" w:rsidR="00F50AC2" w:rsidRPr="00697DD9" w:rsidRDefault="00F50AC2" w:rsidP="004D3221">
            <w:pPr>
              <w:rPr>
                <w:rFonts w:ascii="Arial" w:hAnsi="Arial" w:cs="Arial"/>
                <w:sz w:val="20"/>
                <w:szCs w:val="20"/>
              </w:rPr>
            </w:pPr>
            <w:r w:rsidRPr="00697DD9">
              <w:rPr>
                <w:rFonts w:ascii="Arial" w:hAnsi="Arial" w:cs="Arial"/>
                <w:sz w:val="20"/>
                <w:szCs w:val="20"/>
              </w:rPr>
              <w:t>RF</w:t>
            </w:r>
          </w:p>
        </w:tc>
        <w:tc>
          <w:tcPr>
            <w:tcW w:w="2476" w:type="pct"/>
            <w:vAlign w:val="center"/>
          </w:tcPr>
          <w:p w14:paraId="5E1A3310" w14:textId="77777777" w:rsidR="00F50AC2" w:rsidRPr="00697DD9" w:rsidRDefault="00F50AC2" w:rsidP="004D3221">
            <w:pPr>
              <w:rPr>
                <w:rFonts w:ascii="Arial" w:hAnsi="Arial" w:cs="Arial"/>
                <w:sz w:val="20"/>
                <w:szCs w:val="20"/>
              </w:rPr>
            </w:pPr>
            <w:r w:rsidRPr="00697DD9">
              <w:rPr>
                <w:rFonts w:ascii="Arial" w:hAnsi="Arial" w:cs="Arial"/>
                <w:sz w:val="20"/>
                <w:szCs w:val="20"/>
              </w:rPr>
              <w:t>Stabilizing a signal</w:t>
            </w:r>
          </w:p>
        </w:tc>
        <w:tc>
          <w:tcPr>
            <w:tcW w:w="2162" w:type="pct"/>
            <w:vAlign w:val="center"/>
          </w:tcPr>
          <w:p w14:paraId="2E25DBA2" w14:textId="77777777" w:rsidR="00F50AC2" w:rsidRPr="00697DD9" w:rsidRDefault="00F50AC2" w:rsidP="004D3221">
            <w:pPr>
              <w:rPr>
                <w:rFonts w:ascii="Arial" w:hAnsi="Arial" w:cs="Arial"/>
                <w:sz w:val="20"/>
                <w:szCs w:val="20"/>
              </w:rPr>
            </w:pPr>
            <w:r w:rsidRPr="00697DD9">
              <w:rPr>
                <w:rFonts w:ascii="Arial" w:hAnsi="Arial" w:cs="Arial"/>
                <w:sz w:val="20"/>
                <w:szCs w:val="20"/>
              </w:rPr>
              <w:t>Equalizer, filter</w:t>
            </w:r>
          </w:p>
        </w:tc>
      </w:tr>
      <w:tr w:rsidR="00F50AC2" w:rsidRPr="007E21CD" w14:paraId="5ED9194D" w14:textId="77777777" w:rsidTr="004D3221">
        <w:trPr>
          <w:trHeight w:val="20"/>
          <w:jc w:val="center"/>
        </w:trPr>
        <w:tc>
          <w:tcPr>
            <w:tcW w:w="362" w:type="pct"/>
            <w:vAlign w:val="center"/>
          </w:tcPr>
          <w:p w14:paraId="0BC3A262" w14:textId="77777777" w:rsidR="00F50AC2" w:rsidRPr="00697DD9" w:rsidRDefault="00F50AC2" w:rsidP="004D3221">
            <w:pPr>
              <w:rPr>
                <w:rFonts w:ascii="Arial" w:hAnsi="Arial" w:cs="Arial"/>
                <w:sz w:val="20"/>
                <w:szCs w:val="20"/>
              </w:rPr>
            </w:pPr>
            <w:r w:rsidRPr="00697DD9">
              <w:rPr>
                <w:rFonts w:ascii="Arial" w:hAnsi="Arial" w:cs="Arial"/>
                <w:sz w:val="20"/>
                <w:szCs w:val="20"/>
              </w:rPr>
              <w:t>RG</w:t>
            </w:r>
          </w:p>
        </w:tc>
        <w:tc>
          <w:tcPr>
            <w:tcW w:w="2476" w:type="pct"/>
            <w:vAlign w:val="center"/>
          </w:tcPr>
          <w:p w14:paraId="6B394DB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0671D3B" w14:textId="77777777" w:rsidR="00F50AC2" w:rsidRPr="00697DD9" w:rsidRDefault="00F50AC2" w:rsidP="004D3221">
            <w:pPr>
              <w:rPr>
                <w:rFonts w:ascii="Arial" w:hAnsi="Arial" w:cs="Arial"/>
                <w:sz w:val="20"/>
                <w:szCs w:val="20"/>
              </w:rPr>
            </w:pPr>
          </w:p>
        </w:tc>
      </w:tr>
      <w:tr w:rsidR="00F50AC2" w:rsidRPr="007E21CD" w14:paraId="0D6CE17E" w14:textId="77777777" w:rsidTr="004D3221">
        <w:trPr>
          <w:trHeight w:val="20"/>
          <w:jc w:val="center"/>
        </w:trPr>
        <w:tc>
          <w:tcPr>
            <w:tcW w:w="362" w:type="pct"/>
            <w:vAlign w:val="center"/>
          </w:tcPr>
          <w:p w14:paraId="49AC9A01" w14:textId="77777777" w:rsidR="00F50AC2" w:rsidRPr="00697DD9" w:rsidRDefault="00F50AC2" w:rsidP="004D3221">
            <w:pPr>
              <w:rPr>
                <w:rFonts w:ascii="Arial" w:hAnsi="Arial" w:cs="Arial"/>
                <w:sz w:val="20"/>
                <w:szCs w:val="20"/>
              </w:rPr>
            </w:pPr>
            <w:r w:rsidRPr="00697DD9">
              <w:rPr>
                <w:rFonts w:ascii="Arial" w:hAnsi="Arial" w:cs="Arial"/>
                <w:sz w:val="20"/>
                <w:szCs w:val="20"/>
              </w:rPr>
              <w:t>RH</w:t>
            </w:r>
          </w:p>
        </w:tc>
        <w:tc>
          <w:tcPr>
            <w:tcW w:w="2476" w:type="pct"/>
            <w:vAlign w:val="center"/>
          </w:tcPr>
          <w:p w14:paraId="7D9CFBF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7A35C1" w14:textId="77777777" w:rsidR="00F50AC2" w:rsidRPr="00697DD9" w:rsidRDefault="00F50AC2" w:rsidP="004D3221">
            <w:pPr>
              <w:rPr>
                <w:rFonts w:ascii="Arial" w:hAnsi="Arial" w:cs="Arial"/>
                <w:sz w:val="20"/>
                <w:szCs w:val="20"/>
              </w:rPr>
            </w:pPr>
          </w:p>
        </w:tc>
      </w:tr>
      <w:tr w:rsidR="00F50AC2" w:rsidRPr="007E21CD" w14:paraId="3A7E8367" w14:textId="77777777" w:rsidTr="004D3221">
        <w:trPr>
          <w:trHeight w:val="20"/>
          <w:jc w:val="center"/>
        </w:trPr>
        <w:tc>
          <w:tcPr>
            <w:tcW w:w="362" w:type="pct"/>
            <w:vAlign w:val="center"/>
          </w:tcPr>
          <w:p w14:paraId="251350FA" w14:textId="77777777" w:rsidR="00F50AC2" w:rsidRPr="00697DD9" w:rsidRDefault="00F50AC2" w:rsidP="004D3221">
            <w:pPr>
              <w:rPr>
                <w:rFonts w:ascii="Arial" w:hAnsi="Arial" w:cs="Arial"/>
                <w:sz w:val="20"/>
                <w:szCs w:val="20"/>
              </w:rPr>
            </w:pPr>
            <w:r w:rsidRPr="00697DD9">
              <w:rPr>
                <w:rFonts w:ascii="Arial" w:hAnsi="Arial" w:cs="Arial"/>
                <w:sz w:val="20"/>
                <w:szCs w:val="20"/>
              </w:rPr>
              <w:t>RJ</w:t>
            </w:r>
          </w:p>
        </w:tc>
        <w:tc>
          <w:tcPr>
            <w:tcW w:w="2476" w:type="pct"/>
            <w:vAlign w:val="center"/>
          </w:tcPr>
          <w:p w14:paraId="7116551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0CC58FD" w14:textId="77777777" w:rsidR="00F50AC2" w:rsidRPr="00697DD9" w:rsidRDefault="00F50AC2" w:rsidP="004D3221">
            <w:pPr>
              <w:rPr>
                <w:rFonts w:ascii="Arial" w:hAnsi="Arial" w:cs="Arial"/>
                <w:sz w:val="20"/>
                <w:szCs w:val="20"/>
              </w:rPr>
            </w:pPr>
          </w:p>
        </w:tc>
      </w:tr>
      <w:tr w:rsidR="00F50AC2" w:rsidRPr="007E21CD" w14:paraId="26F27A3D" w14:textId="77777777" w:rsidTr="004D3221">
        <w:trPr>
          <w:trHeight w:val="20"/>
          <w:jc w:val="center"/>
        </w:trPr>
        <w:tc>
          <w:tcPr>
            <w:tcW w:w="362" w:type="pct"/>
            <w:vAlign w:val="center"/>
          </w:tcPr>
          <w:p w14:paraId="2283E7AE" w14:textId="77777777" w:rsidR="00F50AC2" w:rsidRPr="00697DD9" w:rsidRDefault="00F50AC2" w:rsidP="004D3221">
            <w:pPr>
              <w:rPr>
                <w:rFonts w:ascii="Arial" w:hAnsi="Arial" w:cs="Arial"/>
                <w:sz w:val="20"/>
                <w:szCs w:val="20"/>
              </w:rPr>
            </w:pPr>
            <w:r w:rsidRPr="00697DD9">
              <w:rPr>
                <w:rFonts w:ascii="Arial" w:hAnsi="Arial" w:cs="Arial"/>
                <w:sz w:val="20"/>
                <w:szCs w:val="20"/>
              </w:rPr>
              <w:t>RK</w:t>
            </w:r>
          </w:p>
        </w:tc>
        <w:tc>
          <w:tcPr>
            <w:tcW w:w="2476" w:type="pct"/>
            <w:vAlign w:val="center"/>
          </w:tcPr>
          <w:p w14:paraId="395BB44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E211A16" w14:textId="77777777" w:rsidR="00F50AC2" w:rsidRPr="00697DD9" w:rsidRDefault="00F50AC2" w:rsidP="004D3221">
            <w:pPr>
              <w:rPr>
                <w:rFonts w:ascii="Arial" w:hAnsi="Arial" w:cs="Arial"/>
                <w:sz w:val="20"/>
                <w:szCs w:val="20"/>
              </w:rPr>
            </w:pPr>
          </w:p>
        </w:tc>
      </w:tr>
      <w:tr w:rsidR="00F50AC2" w:rsidRPr="00DE6E76" w14:paraId="2A6CA7D7" w14:textId="77777777" w:rsidTr="004D3221">
        <w:trPr>
          <w:trHeight w:val="20"/>
          <w:jc w:val="center"/>
        </w:trPr>
        <w:tc>
          <w:tcPr>
            <w:tcW w:w="362" w:type="pct"/>
            <w:vAlign w:val="center"/>
          </w:tcPr>
          <w:p w14:paraId="3F482B23"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RL</w:t>
            </w:r>
          </w:p>
        </w:tc>
        <w:tc>
          <w:tcPr>
            <w:tcW w:w="2476" w:type="pct"/>
            <w:vAlign w:val="center"/>
          </w:tcPr>
          <w:p w14:paraId="4EABA14D"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Restricting an unauthorized operation and/or movement  (mechanical)</w:t>
            </w:r>
          </w:p>
        </w:tc>
        <w:tc>
          <w:tcPr>
            <w:tcW w:w="2162" w:type="pct"/>
            <w:vAlign w:val="center"/>
          </w:tcPr>
          <w:p w14:paraId="2957DAA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Blocking device, latch, lock, stop</w:t>
            </w:r>
          </w:p>
        </w:tc>
      </w:tr>
      <w:tr w:rsidR="00F50AC2" w:rsidRPr="007E21CD" w14:paraId="196E673E" w14:textId="77777777" w:rsidTr="004D3221">
        <w:trPr>
          <w:trHeight w:val="20"/>
          <w:jc w:val="center"/>
        </w:trPr>
        <w:tc>
          <w:tcPr>
            <w:tcW w:w="362" w:type="pct"/>
            <w:vAlign w:val="center"/>
          </w:tcPr>
          <w:p w14:paraId="256FB527" w14:textId="77777777" w:rsidR="00F50AC2" w:rsidRPr="00697DD9" w:rsidRDefault="00F50AC2" w:rsidP="004D3221">
            <w:pPr>
              <w:rPr>
                <w:rFonts w:ascii="Arial" w:hAnsi="Arial" w:cs="Arial"/>
                <w:sz w:val="20"/>
                <w:szCs w:val="20"/>
              </w:rPr>
            </w:pPr>
            <w:r w:rsidRPr="00697DD9">
              <w:rPr>
                <w:rFonts w:ascii="Arial" w:hAnsi="Arial" w:cs="Arial"/>
                <w:sz w:val="20"/>
                <w:szCs w:val="20"/>
              </w:rPr>
              <w:t>RM</w:t>
            </w:r>
          </w:p>
        </w:tc>
        <w:tc>
          <w:tcPr>
            <w:tcW w:w="2476" w:type="pct"/>
            <w:vAlign w:val="center"/>
          </w:tcPr>
          <w:p w14:paraId="49856F0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Restricting a return flow of gaseous, liquid and flowable substances</w:t>
            </w:r>
          </w:p>
        </w:tc>
        <w:tc>
          <w:tcPr>
            <w:tcW w:w="2162" w:type="pct"/>
            <w:vAlign w:val="center"/>
          </w:tcPr>
          <w:p w14:paraId="1F018C41" w14:textId="77777777" w:rsidR="00F50AC2" w:rsidRPr="00697DD9" w:rsidRDefault="00F50AC2" w:rsidP="004D3221">
            <w:pPr>
              <w:rPr>
                <w:rFonts w:ascii="Arial" w:hAnsi="Arial" w:cs="Arial"/>
                <w:sz w:val="20"/>
                <w:szCs w:val="20"/>
              </w:rPr>
            </w:pPr>
            <w:r w:rsidRPr="00697DD9">
              <w:rPr>
                <w:rFonts w:ascii="Arial" w:hAnsi="Arial" w:cs="Arial"/>
                <w:sz w:val="20"/>
                <w:szCs w:val="20"/>
              </w:rPr>
              <w:t>Check valve</w:t>
            </w:r>
          </w:p>
        </w:tc>
      </w:tr>
      <w:tr w:rsidR="00F50AC2" w:rsidRPr="00DE6E76" w14:paraId="59216DA5" w14:textId="77777777" w:rsidTr="004D3221">
        <w:trPr>
          <w:trHeight w:val="20"/>
          <w:jc w:val="center"/>
        </w:trPr>
        <w:tc>
          <w:tcPr>
            <w:tcW w:w="362" w:type="pct"/>
            <w:vAlign w:val="center"/>
          </w:tcPr>
          <w:p w14:paraId="3B7B6FE5" w14:textId="77777777" w:rsidR="00F50AC2" w:rsidRPr="00697DD9" w:rsidRDefault="00F50AC2" w:rsidP="004D3221">
            <w:pPr>
              <w:rPr>
                <w:rFonts w:ascii="Arial" w:hAnsi="Arial" w:cs="Arial"/>
                <w:sz w:val="20"/>
                <w:szCs w:val="20"/>
              </w:rPr>
            </w:pPr>
            <w:r w:rsidRPr="00697DD9">
              <w:rPr>
                <w:rFonts w:ascii="Arial" w:hAnsi="Arial" w:cs="Arial"/>
                <w:sz w:val="20"/>
                <w:szCs w:val="20"/>
              </w:rPr>
              <w:t>RN</w:t>
            </w:r>
          </w:p>
        </w:tc>
        <w:tc>
          <w:tcPr>
            <w:tcW w:w="2476" w:type="pct"/>
            <w:vAlign w:val="center"/>
          </w:tcPr>
          <w:p w14:paraId="09806AC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Restricting a flow of liquid and gaseous substances</w:t>
            </w:r>
          </w:p>
        </w:tc>
        <w:tc>
          <w:tcPr>
            <w:tcW w:w="2162" w:type="pct"/>
            <w:vAlign w:val="center"/>
          </w:tcPr>
          <w:p w14:paraId="1E8D0BD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Flow restrictor, orifice plate,</w:t>
            </w:r>
          </w:p>
          <w:p w14:paraId="240B1B42"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Venturi nozzle, water-proof seal</w:t>
            </w:r>
          </w:p>
        </w:tc>
      </w:tr>
      <w:tr w:rsidR="00F50AC2" w:rsidRPr="007E21CD" w14:paraId="39A542B2" w14:textId="77777777" w:rsidTr="004D3221">
        <w:trPr>
          <w:trHeight w:val="20"/>
          <w:jc w:val="center"/>
        </w:trPr>
        <w:tc>
          <w:tcPr>
            <w:tcW w:w="362" w:type="pct"/>
            <w:vAlign w:val="center"/>
          </w:tcPr>
          <w:p w14:paraId="72783565" w14:textId="77777777" w:rsidR="00F50AC2" w:rsidRPr="00697DD9" w:rsidRDefault="00F50AC2" w:rsidP="004D3221">
            <w:pPr>
              <w:rPr>
                <w:rFonts w:ascii="Arial" w:hAnsi="Arial" w:cs="Arial"/>
                <w:sz w:val="20"/>
                <w:szCs w:val="20"/>
              </w:rPr>
            </w:pPr>
            <w:r w:rsidRPr="00697DD9">
              <w:rPr>
                <w:rFonts w:ascii="Arial" w:hAnsi="Arial" w:cs="Arial"/>
                <w:sz w:val="20"/>
                <w:szCs w:val="20"/>
              </w:rPr>
              <w:t>RP</w:t>
            </w:r>
          </w:p>
        </w:tc>
        <w:tc>
          <w:tcPr>
            <w:tcW w:w="2476" w:type="pct"/>
            <w:vAlign w:val="center"/>
          </w:tcPr>
          <w:p w14:paraId="08A55776"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sound propagation</w:t>
            </w:r>
          </w:p>
        </w:tc>
        <w:tc>
          <w:tcPr>
            <w:tcW w:w="2162" w:type="pct"/>
            <w:vAlign w:val="center"/>
          </w:tcPr>
          <w:p w14:paraId="4A18EF68" w14:textId="77777777" w:rsidR="00F50AC2" w:rsidRPr="00697DD9" w:rsidRDefault="00F50AC2" w:rsidP="004D3221">
            <w:pPr>
              <w:rPr>
                <w:rFonts w:ascii="Arial" w:hAnsi="Arial" w:cs="Arial"/>
                <w:sz w:val="20"/>
                <w:szCs w:val="20"/>
              </w:rPr>
            </w:pPr>
            <w:r w:rsidRPr="00697DD9">
              <w:rPr>
                <w:rFonts w:ascii="Arial" w:hAnsi="Arial" w:cs="Arial"/>
                <w:sz w:val="20"/>
                <w:szCs w:val="20"/>
              </w:rPr>
              <w:t>Noise protection, sound absorber</w:t>
            </w:r>
          </w:p>
        </w:tc>
      </w:tr>
      <w:tr w:rsidR="00F50AC2" w:rsidRPr="00DE6E76" w14:paraId="400E82E0" w14:textId="77777777" w:rsidTr="004D3221">
        <w:trPr>
          <w:trHeight w:val="20"/>
          <w:jc w:val="center"/>
        </w:trPr>
        <w:tc>
          <w:tcPr>
            <w:tcW w:w="362" w:type="pct"/>
            <w:vAlign w:val="center"/>
          </w:tcPr>
          <w:p w14:paraId="13FC7F4F" w14:textId="77777777" w:rsidR="00F50AC2" w:rsidRPr="00697DD9" w:rsidRDefault="00F50AC2" w:rsidP="004D3221">
            <w:pPr>
              <w:rPr>
                <w:rFonts w:ascii="Arial" w:hAnsi="Arial" w:cs="Arial"/>
                <w:sz w:val="20"/>
                <w:szCs w:val="20"/>
              </w:rPr>
            </w:pPr>
            <w:r w:rsidRPr="00697DD9">
              <w:rPr>
                <w:rFonts w:ascii="Arial" w:hAnsi="Arial" w:cs="Arial"/>
                <w:sz w:val="20"/>
                <w:szCs w:val="20"/>
              </w:rPr>
              <w:t>RQ</w:t>
            </w:r>
          </w:p>
        </w:tc>
        <w:tc>
          <w:tcPr>
            <w:tcW w:w="2476" w:type="pct"/>
            <w:vAlign w:val="center"/>
          </w:tcPr>
          <w:p w14:paraId="58ACA89A"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thermal flow</w:t>
            </w:r>
          </w:p>
        </w:tc>
        <w:tc>
          <w:tcPr>
            <w:tcW w:w="2162" w:type="pct"/>
            <w:vAlign w:val="center"/>
          </w:tcPr>
          <w:p w14:paraId="72CD10E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Insulation, jacket, lagging, lining, thermal insulation louver damper</w:t>
            </w:r>
          </w:p>
        </w:tc>
      </w:tr>
      <w:tr w:rsidR="00F50AC2" w:rsidRPr="00DE6E76" w14:paraId="524F10CA" w14:textId="77777777" w:rsidTr="004D3221">
        <w:trPr>
          <w:trHeight w:val="20"/>
          <w:jc w:val="center"/>
        </w:trPr>
        <w:tc>
          <w:tcPr>
            <w:tcW w:w="362" w:type="pct"/>
            <w:vAlign w:val="center"/>
          </w:tcPr>
          <w:p w14:paraId="07BFA91D" w14:textId="77777777" w:rsidR="00F50AC2" w:rsidRPr="00697DD9" w:rsidRDefault="00F50AC2" w:rsidP="004D3221">
            <w:pPr>
              <w:rPr>
                <w:rFonts w:ascii="Arial" w:hAnsi="Arial" w:cs="Arial"/>
                <w:sz w:val="20"/>
                <w:szCs w:val="20"/>
              </w:rPr>
            </w:pPr>
            <w:r w:rsidRPr="00697DD9">
              <w:rPr>
                <w:rFonts w:ascii="Arial" w:hAnsi="Arial" w:cs="Arial"/>
                <w:sz w:val="20"/>
                <w:szCs w:val="20"/>
              </w:rPr>
              <w:t>RR</w:t>
            </w:r>
          </w:p>
        </w:tc>
        <w:tc>
          <w:tcPr>
            <w:tcW w:w="2476" w:type="pct"/>
            <w:vAlign w:val="center"/>
          </w:tcPr>
          <w:p w14:paraId="5EC779ED"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mechanical effect</w:t>
            </w:r>
          </w:p>
        </w:tc>
        <w:tc>
          <w:tcPr>
            <w:tcW w:w="2162" w:type="pct"/>
            <w:vAlign w:val="center"/>
          </w:tcPr>
          <w:p w14:paraId="259D6260"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Brick lining, compensator,</w:t>
            </w:r>
          </w:p>
          <w:p w14:paraId="21D3B83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shock absorber, vibration absorption</w:t>
            </w:r>
          </w:p>
        </w:tc>
      </w:tr>
      <w:tr w:rsidR="00F50AC2" w:rsidRPr="00DE6E76" w14:paraId="0CF5C181" w14:textId="77777777" w:rsidTr="004D3221">
        <w:trPr>
          <w:trHeight w:val="20"/>
          <w:jc w:val="center"/>
        </w:trPr>
        <w:tc>
          <w:tcPr>
            <w:tcW w:w="362" w:type="pct"/>
            <w:vAlign w:val="center"/>
          </w:tcPr>
          <w:p w14:paraId="3E43E40F" w14:textId="77777777" w:rsidR="00F50AC2" w:rsidRPr="00697DD9" w:rsidRDefault="00F50AC2" w:rsidP="004D3221">
            <w:pPr>
              <w:rPr>
                <w:rFonts w:ascii="Arial" w:hAnsi="Arial" w:cs="Arial"/>
                <w:sz w:val="20"/>
                <w:szCs w:val="20"/>
              </w:rPr>
            </w:pPr>
            <w:r w:rsidRPr="00697DD9">
              <w:rPr>
                <w:rFonts w:ascii="Arial" w:hAnsi="Arial" w:cs="Arial"/>
                <w:sz w:val="20"/>
                <w:szCs w:val="20"/>
              </w:rPr>
              <w:t>RS</w:t>
            </w:r>
          </w:p>
        </w:tc>
        <w:tc>
          <w:tcPr>
            <w:tcW w:w="2476" w:type="pct"/>
            <w:vAlign w:val="center"/>
          </w:tcPr>
          <w:p w14:paraId="4D90E2A6"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chemical effect</w:t>
            </w:r>
          </w:p>
        </w:tc>
        <w:tc>
          <w:tcPr>
            <w:tcW w:w="2162" w:type="pct"/>
            <w:vAlign w:val="center"/>
          </w:tcPr>
          <w:p w14:paraId="4A53D3E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Brick lining, explosion protection, fire-extinguisher, gas penetration protection, splash protection</w:t>
            </w:r>
          </w:p>
        </w:tc>
      </w:tr>
      <w:tr w:rsidR="00F50AC2" w:rsidRPr="007E21CD" w14:paraId="79B5BE89" w14:textId="77777777" w:rsidTr="004D3221">
        <w:trPr>
          <w:trHeight w:val="20"/>
          <w:jc w:val="center"/>
        </w:trPr>
        <w:tc>
          <w:tcPr>
            <w:tcW w:w="362" w:type="pct"/>
            <w:vAlign w:val="center"/>
          </w:tcPr>
          <w:p w14:paraId="4B0D3141" w14:textId="77777777" w:rsidR="00F50AC2" w:rsidRPr="00697DD9" w:rsidRDefault="00F50AC2" w:rsidP="004D3221">
            <w:pPr>
              <w:rPr>
                <w:rFonts w:ascii="Arial" w:hAnsi="Arial" w:cs="Arial"/>
                <w:sz w:val="20"/>
                <w:szCs w:val="20"/>
              </w:rPr>
            </w:pPr>
            <w:r w:rsidRPr="00697DD9">
              <w:rPr>
                <w:rFonts w:ascii="Arial" w:hAnsi="Arial" w:cs="Arial"/>
                <w:sz w:val="20"/>
                <w:szCs w:val="20"/>
              </w:rPr>
              <w:t>RT</w:t>
            </w:r>
          </w:p>
        </w:tc>
        <w:tc>
          <w:tcPr>
            <w:tcW w:w="2476" w:type="pct"/>
            <w:vAlign w:val="center"/>
          </w:tcPr>
          <w:p w14:paraId="542757B7"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light propagation</w:t>
            </w:r>
          </w:p>
        </w:tc>
        <w:tc>
          <w:tcPr>
            <w:tcW w:w="2162" w:type="pct"/>
            <w:vAlign w:val="center"/>
          </w:tcPr>
          <w:p w14:paraId="045CDDCD" w14:textId="77777777" w:rsidR="00F50AC2" w:rsidRPr="00697DD9" w:rsidRDefault="00F50AC2" w:rsidP="004D3221">
            <w:pPr>
              <w:rPr>
                <w:rFonts w:ascii="Arial" w:hAnsi="Arial" w:cs="Arial"/>
                <w:sz w:val="20"/>
                <w:szCs w:val="20"/>
              </w:rPr>
            </w:pPr>
            <w:r w:rsidRPr="00697DD9">
              <w:rPr>
                <w:rFonts w:ascii="Arial" w:hAnsi="Arial" w:cs="Arial"/>
                <w:sz w:val="20"/>
                <w:szCs w:val="20"/>
              </w:rPr>
              <w:t>Blind, screen, shutter</w:t>
            </w:r>
          </w:p>
        </w:tc>
      </w:tr>
      <w:tr w:rsidR="00F50AC2" w:rsidRPr="007E21CD" w14:paraId="26535140" w14:textId="77777777" w:rsidTr="004D3221">
        <w:trPr>
          <w:trHeight w:val="20"/>
          <w:jc w:val="center"/>
        </w:trPr>
        <w:tc>
          <w:tcPr>
            <w:tcW w:w="362" w:type="pct"/>
            <w:vAlign w:val="center"/>
          </w:tcPr>
          <w:p w14:paraId="4C5B8F65" w14:textId="77777777" w:rsidR="00F50AC2" w:rsidRPr="00697DD9" w:rsidRDefault="00F50AC2" w:rsidP="004D3221">
            <w:pPr>
              <w:rPr>
                <w:rFonts w:ascii="Arial" w:hAnsi="Arial" w:cs="Arial"/>
                <w:sz w:val="20"/>
                <w:szCs w:val="20"/>
              </w:rPr>
            </w:pPr>
            <w:r w:rsidRPr="00697DD9">
              <w:rPr>
                <w:rFonts w:ascii="Arial" w:hAnsi="Arial" w:cs="Arial"/>
                <w:sz w:val="20"/>
                <w:szCs w:val="20"/>
              </w:rPr>
              <w:t>RU</w:t>
            </w:r>
          </w:p>
        </w:tc>
        <w:tc>
          <w:tcPr>
            <w:tcW w:w="2476" w:type="pct"/>
            <w:vAlign w:val="center"/>
          </w:tcPr>
          <w:p w14:paraId="6F98F8D2"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Restricting access to an area</w:t>
            </w:r>
          </w:p>
        </w:tc>
        <w:tc>
          <w:tcPr>
            <w:tcW w:w="2162" w:type="pct"/>
            <w:vAlign w:val="center"/>
          </w:tcPr>
          <w:p w14:paraId="5A8E760A" w14:textId="77777777" w:rsidR="00F50AC2" w:rsidRPr="00697DD9" w:rsidRDefault="00F50AC2" w:rsidP="004D3221">
            <w:pPr>
              <w:rPr>
                <w:rFonts w:ascii="Arial" w:hAnsi="Arial" w:cs="Arial"/>
                <w:sz w:val="20"/>
                <w:szCs w:val="20"/>
              </w:rPr>
            </w:pPr>
            <w:r w:rsidRPr="00697DD9">
              <w:rPr>
                <w:rFonts w:ascii="Arial" w:hAnsi="Arial" w:cs="Arial"/>
                <w:sz w:val="20"/>
                <w:szCs w:val="20"/>
              </w:rPr>
              <w:t>Fence</w:t>
            </w:r>
          </w:p>
        </w:tc>
      </w:tr>
      <w:tr w:rsidR="00F50AC2" w:rsidRPr="007E21CD" w14:paraId="5157AE6B" w14:textId="77777777" w:rsidTr="004D3221">
        <w:trPr>
          <w:trHeight w:val="20"/>
          <w:jc w:val="center"/>
        </w:trPr>
        <w:tc>
          <w:tcPr>
            <w:tcW w:w="362" w:type="pct"/>
            <w:vAlign w:val="center"/>
          </w:tcPr>
          <w:p w14:paraId="6560C224" w14:textId="77777777" w:rsidR="00F50AC2" w:rsidRPr="00697DD9" w:rsidRDefault="00F50AC2" w:rsidP="004D3221">
            <w:pPr>
              <w:rPr>
                <w:rFonts w:ascii="Arial" w:hAnsi="Arial" w:cs="Arial"/>
                <w:sz w:val="20"/>
                <w:szCs w:val="20"/>
              </w:rPr>
            </w:pPr>
            <w:r w:rsidRPr="00697DD9">
              <w:rPr>
                <w:rFonts w:ascii="Arial" w:hAnsi="Arial" w:cs="Arial"/>
                <w:sz w:val="20"/>
                <w:szCs w:val="20"/>
              </w:rPr>
              <w:t>RV</w:t>
            </w:r>
          </w:p>
        </w:tc>
        <w:tc>
          <w:tcPr>
            <w:tcW w:w="2476" w:type="pct"/>
            <w:vAlign w:val="center"/>
          </w:tcPr>
          <w:p w14:paraId="4C04BA4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C6A9EB6" w14:textId="77777777" w:rsidR="00F50AC2" w:rsidRPr="00697DD9" w:rsidRDefault="00F50AC2" w:rsidP="004D3221">
            <w:pPr>
              <w:rPr>
                <w:rFonts w:ascii="Arial" w:hAnsi="Arial" w:cs="Arial"/>
                <w:sz w:val="20"/>
                <w:szCs w:val="20"/>
              </w:rPr>
            </w:pPr>
          </w:p>
        </w:tc>
      </w:tr>
      <w:tr w:rsidR="00F50AC2" w:rsidRPr="007E21CD" w14:paraId="6F60DA2D" w14:textId="77777777" w:rsidTr="004D3221">
        <w:trPr>
          <w:trHeight w:val="20"/>
          <w:jc w:val="center"/>
        </w:trPr>
        <w:tc>
          <w:tcPr>
            <w:tcW w:w="362" w:type="pct"/>
            <w:vAlign w:val="center"/>
          </w:tcPr>
          <w:p w14:paraId="2BCB13EB" w14:textId="77777777" w:rsidR="00F50AC2" w:rsidRPr="00697DD9" w:rsidRDefault="00F50AC2" w:rsidP="004D3221">
            <w:pPr>
              <w:rPr>
                <w:rFonts w:ascii="Arial" w:hAnsi="Arial" w:cs="Arial"/>
                <w:sz w:val="20"/>
                <w:szCs w:val="20"/>
              </w:rPr>
            </w:pPr>
            <w:r w:rsidRPr="00697DD9">
              <w:rPr>
                <w:rFonts w:ascii="Arial" w:hAnsi="Arial" w:cs="Arial"/>
                <w:sz w:val="20"/>
                <w:szCs w:val="20"/>
              </w:rPr>
              <w:t>RW</w:t>
            </w:r>
          </w:p>
        </w:tc>
        <w:tc>
          <w:tcPr>
            <w:tcW w:w="2476" w:type="pct"/>
            <w:vAlign w:val="center"/>
          </w:tcPr>
          <w:p w14:paraId="28C7D81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5B8D8C6" w14:textId="77777777" w:rsidR="00F50AC2" w:rsidRPr="00697DD9" w:rsidRDefault="00F50AC2" w:rsidP="004D3221">
            <w:pPr>
              <w:rPr>
                <w:rFonts w:ascii="Arial" w:hAnsi="Arial" w:cs="Arial"/>
                <w:sz w:val="20"/>
                <w:szCs w:val="20"/>
              </w:rPr>
            </w:pPr>
          </w:p>
        </w:tc>
      </w:tr>
      <w:tr w:rsidR="00F50AC2" w:rsidRPr="007E21CD" w14:paraId="49976D18" w14:textId="77777777" w:rsidTr="004D3221">
        <w:trPr>
          <w:trHeight w:val="20"/>
          <w:jc w:val="center"/>
        </w:trPr>
        <w:tc>
          <w:tcPr>
            <w:tcW w:w="362" w:type="pct"/>
            <w:vAlign w:val="center"/>
          </w:tcPr>
          <w:p w14:paraId="719EDDAA" w14:textId="77777777" w:rsidR="00F50AC2" w:rsidRPr="00697DD9" w:rsidRDefault="00F50AC2" w:rsidP="004D3221">
            <w:pPr>
              <w:rPr>
                <w:rFonts w:ascii="Arial" w:hAnsi="Arial" w:cs="Arial"/>
                <w:sz w:val="20"/>
                <w:szCs w:val="20"/>
              </w:rPr>
            </w:pPr>
            <w:r w:rsidRPr="00697DD9">
              <w:rPr>
                <w:rFonts w:ascii="Arial" w:hAnsi="Arial" w:cs="Arial"/>
                <w:sz w:val="20"/>
                <w:szCs w:val="20"/>
              </w:rPr>
              <w:t>RX</w:t>
            </w:r>
          </w:p>
        </w:tc>
        <w:tc>
          <w:tcPr>
            <w:tcW w:w="2476" w:type="pct"/>
            <w:vAlign w:val="center"/>
          </w:tcPr>
          <w:p w14:paraId="76AAC38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01D2815" w14:textId="77777777" w:rsidR="00F50AC2" w:rsidRPr="00697DD9" w:rsidRDefault="00F50AC2" w:rsidP="004D3221">
            <w:pPr>
              <w:rPr>
                <w:rFonts w:ascii="Arial" w:hAnsi="Arial" w:cs="Arial"/>
                <w:sz w:val="20"/>
                <w:szCs w:val="20"/>
              </w:rPr>
            </w:pPr>
          </w:p>
        </w:tc>
      </w:tr>
      <w:tr w:rsidR="00F50AC2" w:rsidRPr="007E21CD" w14:paraId="7A630DC7" w14:textId="77777777" w:rsidTr="004D3221">
        <w:trPr>
          <w:trHeight w:val="20"/>
          <w:jc w:val="center"/>
        </w:trPr>
        <w:tc>
          <w:tcPr>
            <w:tcW w:w="362" w:type="pct"/>
            <w:vAlign w:val="center"/>
          </w:tcPr>
          <w:p w14:paraId="514105CA" w14:textId="77777777" w:rsidR="00F50AC2" w:rsidRPr="00697DD9" w:rsidRDefault="00F50AC2" w:rsidP="004D3221">
            <w:pPr>
              <w:rPr>
                <w:rFonts w:ascii="Arial" w:hAnsi="Arial" w:cs="Arial"/>
                <w:sz w:val="20"/>
                <w:szCs w:val="20"/>
              </w:rPr>
            </w:pPr>
            <w:r w:rsidRPr="00697DD9">
              <w:rPr>
                <w:rFonts w:ascii="Arial" w:hAnsi="Arial" w:cs="Arial"/>
                <w:sz w:val="20"/>
                <w:szCs w:val="20"/>
              </w:rPr>
              <w:t>RY</w:t>
            </w:r>
          </w:p>
        </w:tc>
        <w:tc>
          <w:tcPr>
            <w:tcW w:w="2476" w:type="pct"/>
            <w:vAlign w:val="center"/>
          </w:tcPr>
          <w:p w14:paraId="4687E89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6F25991" w14:textId="77777777" w:rsidR="00F50AC2" w:rsidRPr="00697DD9" w:rsidRDefault="00F50AC2" w:rsidP="004D3221">
            <w:pPr>
              <w:rPr>
                <w:rFonts w:ascii="Arial" w:hAnsi="Arial" w:cs="Arial"/>
                <w:sz w:val="20"/>
                <w:szCs w:val="20"/>
              </w:rPr>
            </w:pPr>
          </w:p>
        </w:tc>
      </w:tr>
      <w:tr w:rsidR="00F50AC2" w:rsidRPr="007E21CD" w14:paraId="0E2D11D8" w14:textId="77777777" w:rsidTr="004D3221">
        <w:trPr>
          <w:trHeight w:val="20"/>
          <w:jc w:val="center"/>
        </w:trPr>
        <w:tc>
          <w:tcPr>
            <w:tcW w:w="362" w:type="pct"/>
            <w:vAlign w:val="center"/>
          </w:tcPr>
          <w:p w14:paraId="45148008" w14:textId="77777777" w:rsidR="00F50AC2" w:rsidRPr="00697DD9" w:rsidRDefault="00F50AC2" w:rsidP="004D3221">
            <w:pPr>
              <w:rPr>
                <w:rFonts w:ascii="Arial" w:hAnsi="Arial" w:cs="Arial"/>
                <w:sz w:val="20"/>
                <w:szCs w:val="20"/>
              </w:rPr>
            </w:pPr>
            <w:r w:rsidRPr="00697DD9">
              <w:rPr>
                <w:rFonts w:ascii="Arial" w:hAnsi="Arial" w:cs="Arial"/>
                <w:sz w:val="20"/>
                <w:szCs w:val="20"/>
              </w:rPr>
              <w:t>RZ</w:t>
            </w:r>
          </w:p>
        </w:tc>
        <w:tc>
          <w:tcPr>
            <w:tcW w:w="2476" w:type="pct"/>
            <w:vAlign w:val="center"/>
          </w:tcPr>
          <w:p w14:paraId="3E808CBF"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64A44D0F" w14:textId="77777777" w:rsidR="00F50AC2" w:rsidRPr="00697DD9" w:rsidRDefault="00F50AC2" w:rsidP="004D3221">
            <w:pPr>
              <w:rPr>
                <w:rFonts w:ascii="Arial" w:hAnsi="Arial" w:cs="Arial"/>
                <w:sz w:val="20"/>
                <w:szCs w:val="20"/>
              </w:rPr>
            </w:pPr>
          </w:p>
        </w:tc>
      </w:tr>
      <w:tr w:rsidR="00F50AC2" w:rsidRPr="007E21CD" w14:paraId="0BF9D6C6" w14:textId="77777777" w:rsidTr="004D3221">
        <w:trPr>
          <w:trHeight w:val="20"/>
          <w:jc w:val="center"/>
        </w:trPr>
        <w:tc>
          <w:tcPr>
            <w:tcW w:w="362" w:type="pct"/>
            <w:vAlign w:val="center"/>
          </w:tcPr>
          <w:p w14:paraId="72123354" w14:textId="77777777" w:rsidR="00F50AC2" w:rsidRPr="007E21CD" w:rsidRDefault="00F50AC2" w:rsidP="004D3221">
            <w:pPr>
              <w:rPr>
                <w:sz w:val="20"/>
                <w:szCs w:val="20"/>
                <w:lang w:val="en-US"/>
              </w:rPr>
            </w:pPr>
          </w:p>
        </w:tc>
        <w:tc>
          <w:tcPr>
            <w:tcW w:w="2476" w:type="pct"/>
            <w:vAlign w:val="center"/>
          </w:tcPr>
          <w:p w14:paraId="3F480FA2" w14:textId="77777777" w:rsidR="00F50AC2" w:rsidRPr="007E21CD" w:rsidRDefault="00F50AC2" w:rsidP="004D3221">
            <w:pPr>
              <w:rPr>
                <w:sz w:val="20"/>
                <w:szCs w:val="20"/>
                <w:lang w:val="en-US"/>
              </w:rPr>
            </w:pPr>
          </w:p>
        </w:tc>
        <w:tc>
          <w:tcPr>
            <w:tcW w:w="2162" w:type="pct"/>
            <w:vAlign w:val="center"/>
          </w:tcPr>
          <w:p w14:paraId="4A8C85E7" w14:textId="77777777" w:rsidR="00F50AC2" w:rsidRPr="007E21CD" w:rsidRDefault="00F50AC2" w:rsidP="004D3221">
            <w:pPr>
              <w:rPr>
                <w:sz w:val="20"/>
                <w:szCs w:val="20"/>
                <w:lang w:val="en-US"/>
              </w:rPr>
            </w:pPr>
          </w:p>
        </w:tc>
      </w:tr>
      <w:tr w:rsidR="00F50AC2" w:rsidRPr="00DE6E76" w14:paraId="2F8A4D4F" w14:textId="77777777" w:rsidTr="004D3221">
        <w:trPr>
          <w:trHeight w:val="20"/>
          <w:jc w:val="center"/>
        </w:trPr>
        <w:tc>
          <w:tcPr>
            <w:tcW w:w="5000" w:type="pct"/>
            <w:gridSpan w:val="3"/>
            <w:vAlign w:val="center"/>
          </w:tcPr>
          <w:p w14:paraId="0AB113F8" w14:textId="77777777" w:rsidR="00F50AC2" w:rsidRPr="00264AF8" w:rsidRDefault="00F50AC2" w:rsidP="004D3221">
            <w:pPr>
              <w:rPr>
                <w:rFonts w:ascii="Arial" w:hAnsi="Arial" w:cs="Arial"/>
                <w:b/>
                <w:sz w:val="20"/>
                <w:szCs w:val="20"/>
                <w:lang w:val="en-US"/>
              </w:rPr>
            </w:pPr>
            <w:r w:rsidRPr="00264AF8">
              <w:rPr>
                <w:rFonts w:ascii="Arial" w:hAnsi="Arial" w:cs="Arial"/>
                <w:b/>
                <w:sz w:val="20"/>
                <w:szCs w:val="20"/>
                <w:lang w:val="en-US"/>
              </w:rPr>
              <w:t>Main class S</w:t>
            </w:r>
          </w:p>
          <w:p w14:paraId="4657C0C0" w14:textId="77777777" w:rsidR="00F50AC2" w:rsidRPr="007E21CD" w:rsidRDefault="00F50AC2" w:rsidP="004D3221">
            <w:pPr>
              <w:rPr>
                <w:b/>
                <w:sz w:val="20"/>
                <w:szCs w:val="20"/>
                <w:lang w:val="en-US"/>
              </w:rPr>
            </w:pPr>
            <w:r w:rsidRPr="00264AF8">
              <w:rPr>
                <w:rFonts w:ascii="Arial" w:hAnsi="Arial" w:cs="Arial"/>
                <w:b/>
                <w:sz w:val="20"/>
                <w:szCs w:val="20"/>
                <w:lang w:val="en-US"/>
              </w:rPr>
              <w:t>Converting a manual operation into a signal for further processing</w:t>
            </w:r>
          </w:p>
        </w:tc>
      </w:tr>
      <w:tr w:rsidR="00F50AC2" w:rsidRPr="007E21CD" w14:paraId="31D4D3F1" w14:textId="77777777" w:rsidTr="004D3221">
        <w:trPr>
          <w:trHeight w:val="20"/>
          <w:jc w:val="center"/>
        </w:trPr>
        <w:tc>
          <w:tcPr>
            <w:tcW w:w="362" w:type="pct"/>
            <w:vAlign w:val="center"/>
          </w:tcPr>
          <w:p w14:paraId="67C49515"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7B98281B"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1747A014"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60AC43B8" w14:textId="77777777" w:rsidTr="004D3221">
        <w:trPr>
          <w:trHeight w:val="20"/>
          <w:jc w:val="center"/>
        </w:trPr>
        <w:tc>
          <w:tcPr>
            <w:tcW w:w="362" w:type="pct"/>
            <w:vAlign w:val="center"/>
          </w:tcPr>
          <w:p w14:paraId="4CD392A0" w14:textId="77777777" w:rsidR="00F50AC2" w:rsidRPr="00697DD9" w:rsidRDefault="00F50AC2" w:rsidP="004D3221">
            <w:pPr>
              <w:rPr>
                <w:rFonts w:ascii="Arial" w:hAnsi="Arial" w:cs="Arial"/>
                <w:sz w:val="20"/>
                <w:szCs w:val="20"/>
              </w:rPr>
            </w:pPr>
            <w:r w:rsidRPr="00697DD9">
              <w:rPr>
                <w:rFonts w:ascii="Arial" w:hAnsi="Arial" w:cs="Arial"/>
                <w:sz w:val="20"/>
                <w:szCs w:val="20"/>
              </w:rPr>
              <w:t>SA</w:t>
            </w:r>
          </w:p>
        </w:tc>
        <w:tc>
          <w:tcPr>
            <w:tcW w:w="2476" w:type="pct"/>
            <w:vAlign w:val="center"/>
          </w:tcPr>
          <w:p w14:paraId="6BACE84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358CC8E" w14:textId="77777777" w:rsidR="00F50AC2" w:rsidRPr="00697DD9" w:rsidRDefault="00F50AC2" w:rsidP="004D3221">
            <w:pPr>
              <w:rPr>
                <w:rFonts w:ascii="Arial" w:hAnsi="Arial" w:cs="Arial"/>
                <w:sz w:val="20"/>
                <w:szCs w:val="20"/>
              </w:rPr>
            </w:pPr>
          </w:p>
        </w:tc>
      </w:tr>
      <w:tr w:rsidR="00F50AC2" w:rsidRPr="007E21CD" w14:paraId="228FFAAF" w14:textId="77777777" w:rsidTr="004D3221">
        <w:trPr>
          <w:trHeight w:val="20"/>
          <w:jc w:val="center"/>
        </w:trPr>
        <w:tc>
          <w:tcPr>
            <w:tcW w:w="362" w:type="pct"/>
            <w:vAlign w:val="center"/>
          </w:tcPr>
          <w:p w14:paraId="4BAEC568" w14:textId="77777777" w:rsidR="00F50AC2" w:rsidRPr="00697DD9" w:rsidRDefault="00F50AC2" w:rsidP="004D3221">
            <w:pPr>
              <w:rPr>
                <w:rFonts w:ascii="Arial" w:hAnsi="Arial" w:cs="Arial"/>
                <w:sz w:val="20"/>
                <w:szCs w:val="20"/>
              </w:rPr>
            </w:pPr>
            <w:r w:rsidRPr="00697DD9">
              <w:rPr>
                <w:rFonts w:ascii="Arial" w:hAnsi="Arial" w:cs="Arial"/>
                <w:sz w:val="20"/>
                <w:szCs w:val="20"/>
              </w:rPr>
              <w:t>SB</w:t>
            </w:r>
          </w:p>
        </w:tc>
        <w:tc>
          <w:tcPr>
            <w:tcW w:w="2476" w:type="pct"/>
            <w:vAlign w:val="center"/>
          </w:tcPr>
          <w:p w14:paraId="0AD7FF4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B68E7C4" w14:textId="77777777" w:rsidR="00F50AC2" w:rsidRPr="00697DD9" w:rsidRDefault="00F50AC2" w:rsidP="004D3221">
            <w:pPr>
              <w:rPr>
                <w:rFonts w:ascii="Arial" w:hAnsi="Arial" w:cs="Arial"/>
                <w:sz w:val="20"/>
                <w:szCs w:val="20"/>
              </w:rPr>
            </w:pPr>
          </w:p>
        </w:tc>
      </w:tr>
      <w:tr w:rsidR="00F50AC2" w:rsidRPr="007E21CD" w14:paraId="1A91C4FF" w14:textId="77777777" w:rsidTr="004D3221">
        <w:trPr>
          <w:trHeight w:val="20"/>
          <w:jc w:val="center"/>
        </w:trPr>
        <w:tc>
          <w:tcPr>
            <w:tcW w:w="362" w:type="pct"/>
            <w:vAlign w:val="center"/>
          </w:tcPr>
          <w:p w14:paraId="0890D30F" w14:textId="77777777" w:rsidR="00F50AC2" w:rsidRPr="00697DD9" w:rsidRDefault="00F50AC2" w:rsidP="004D3221">
            <w:pPr>
              <w:rPr>
                <w:rFonts w:ascii="Arial" w:hAnsi="Arial" w:cs="Arial"/>
                <w:sz w:val="20"/>
                <w:szCs w:val="20"/>
              </w:rPr>
            </w:pPr>
            <w:r w:rsidRPr="00697DD9">
              <w:rPr>
                <w:rFonts w:ascii="Arial" w:hAnsi="Arial" w:cs="Arial"/>
                <w:sz w:val="20"/>
                <w:szCs w:val="20"/>
              </w:rPr>
              <w:t>SC</w:t>
            </w:r>
          </w:p>
        </w:tc>
        <w:tc>
          <w:tcPr>
            <w:tcW w:w="2476" w:type="pct"/>
            <w:vAlign w:val="center"/>
          </w:tcPr>
          <w:p w14:paraId="36FDA4D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BAA97E3" w14:textId="77777777" w:rsidR="00F50AC2" w:rsidRPr="00697DD9" w:rsidRDefault="00F50AC2" w:rsidP="004D3221">
            <w:pPr>
              <w:rPr>
                <w:rFonts w:ascii="Arial" w:hAnsi="Arial" w:cs="Arial"/>
                <w:sz w:val="20"/>
                <w:szCs w:val="20"/>
              </w:rPr>
            </w:pPr>
          </w:p>
        </w:tc>
      </w:tr>
      <w:tr w:rsidR="00F50AC2" w:rsidRPr="007E21CD" w14:paraId="1D9E36F1" w14:textId="77777777" w:rsidTr="004D3221">
        <w:trPr>
          <w:trHeight w:val="20"/>
          <w:jc w:val="center"/>
        </w:trPr>
        <w:tc>
          <w:tcPr>
            <w:tcW w:w="362" w:type="pct"/>
            <w:vAlign w:val="center"/>
          </w:tcPr>
          <w:p w14:paraId="653F22D5" w14:textId="77777777" w:rsidR="00F50AC2" w:rsidRPr="00697DD9" w:rsidRDefault="00F50AC2" w:rsidP="004D3221">
            <w:pPr>
              <w:rPr>
                <w:rFonts w:ascii="Arial" w:hAnsi="Arial" w:cs="Arial"/>
                <w:sz w:val="20"/>
                <w:szCs w:val="20"/>
              </w:rPr>
            </w:pPr>
            <w:r w:rsidRPr="00697DD9">
              <w:rPr>
                <w:rFonts w:ascii="Arial" w:hAnsi="Arial" w:cs="Arial"/>
                <w:sz w:val="20"/>
                <w:szCs w:val="20"/>
              </w:rPr>
              <w:t>SD</w:t>
            </w:r>
          </w:p>
        </w:tc>
        <w:tc>
          <w:tcPr>
            <w:tcW w:w="2476" w:type="pct"/>
            <w:vAlign w:val="center"/>
          </w:tcPr>
          <w:p w14:paraId="4228280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995A9C2" w14:textId="77777777" w:rsidR="00F50AC2" w:rsidRPr="00697DD9" w:rsidRDefault="00F50AC2" w:rsidP="004D3221">
            <w:pPr>
              <w:rPr>
                <w:rFonts w:ascii="Arial" w:hAnsi="Arial" w:cs="Arial"/>
                <w:sz w:val="20"/>
                <w:szCs w:val="20"/>
              </w:rPr>
            </w:pPr>
          </w:p>
        </w:tc>
      </w:tr>
      <w:tr w:rsidR="00F50AC2" w:rsidRPr="007E21CD" w14:paraId="4EC426F1" w14:textId="77777777" w:rsidTr="004D3221">
        <w:trPr>
          <w:trHeight w:val="20"/>
          <w:jc w:val="center"/>
        </w:trPr>
        <w:tc>
          <w:tcPr>
            <w:tcW w:w="362" w:type="pct"/>
            <w:vAlign w:val="center"/>
          </w:tcPr>
          <w:p w14:paraId="59AE8F9E" w14:textId="77777777" w:rsidR="00F50AC2" w:rsidRPr="00697DD9" w:rsidRDefault="00F50AC2" w:rsidP="004D3221">
            <w:pPr>
              <w:rPr>
                <w:rFonts w:ascii="Arial" w:hAnsi="Arial" w:cs="Arial"/>
                <w:sz w:val="20"/>
                <w:szCs w:val="20"/>
              </w:rPr>
            </w:pPr>
            <w:r w:rsidRPr="00697DD9">
              <w:rPr>
                <w:rFonts w:ascii="Arial" w:hAnsi="Arial" w:cs="Arial"/>
                <w:sz w:val="20"/>
                <w:szCs w:val="20"/>
              </w:rPr>
              <w:t>SE</w:t>
            </w:r>
          </w:p>
        </w:tc>
        <w:tc>
          <w:tcPr>
            <w:tcW w:w="2476" w:type="pct"/>
            <w:vAlign w:val="center"/>
          </w:tcPr>
          <w:p w14:paraId="18C898F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2A0D2CE" w14:textId="77777777" w:rsidR="00F50AC2" w:rsidRPr="00697DD9" w:rsidRDefault="00F50AC2" w:rsidP="004D3221">
            <w:pPr>
              <w:rPr>
                <w:rFonts w:ascii="Arial" w:hAnsi="Arial" w:cs="Arial"/>
                <w:sz w:val="20"/>
                <w:szCs w:val="20"/>
              </w:rPr>
            </w:pPr>
          </w:p>
        </w:tc>
      </w:tr>
      <w:tr w:rsidR="00F50AC2" w:rsidRPr="00DE6E76" w14:paraId="5AB5F9E1" w14:textId="77777777" w:rsidTr="004D3221">
        <w:trPr>
          <w:trHeight w:val="20"/>
          <w:jc w:val="center"/>
        </w:trPr>
        <w:tc>
          <w:tcPr>
            <w:tcW w:w="362" w:type="pct"/>
            <w:vAlign w:val="center"/>
          </w:tcPr>
          <w:p w14:paraId="5616B9ED" w14:textId="77777777" w:rsidR="00F50AC2" w:rsidRPr="00697DD9" w:rsidRDefault="00F50AC2" w:rsidP="004D3221">
            <w:pPr>
              <w:rPr>
                <w:rFonts w:ascii="Arial" w:hAnsi="Arial" w:cs="Arial"/>
                <w:sz w:val="20"/>
                <w:szCs w:val="20"/>
              </w:rPr>
            </w:pPr>
            <w:r w:rsidRPr="00697DD9">
              <w:rPr>
                <w:rFonts w:ascii="Arial" w:hAnsi="Arial" w:cs="Arial"/>
                <w:sz w:val="20"/>
                <w:szCs w:val="20"/>
              </w:rPr>
              <w:t>SF</w:t>
            </w:r>
          </w:p>
        </w:tc>
        <w:tc>
          <w:tcPr>
            <w:tcW w:w="2476" w:type="pct"/>
            <w:vAlign w:val="center"/>
          </w:tcPr>
          <w:p w14:paraId="40E792C9" w14:textId="77777777" w:rsidR="00F50AC2" w:rsidRPr="00697DD9" w:rsidRDefault="00F50AC2" w:rsidP="004D3221">
            <w:pPr>
              <w:rPr>
                <w:rFonts w:ascii="Arial" w:hAnsi="Arial" w:cs="Arial"/>
                <w:sz w:val="20"/>
                <w:szCs w:val="20"/>
              </w:rPr>
            </w:pPr>
            <w:r w:rsidRPr="00697DD9">
              <w:rPr>
                <w:rFonts w:ascii="Arial" w:hAnsi="Arial" w:cs="Arial"/>
                <w:sz w:val="20"/>
                <w:szCs w:val="20"/>
              </w:rPr>
              <w:t>Providing an electrical signal</w:t>
            </w:r>
          </w:p>
        </w:tc>
        <w:tc>
          <w:tcPr>
            <w:tcW w:w="2162" w:type="pct"/>
            <w:vAlign w:val="center"/>
          </w:tcPr>
          <w:p w14:paraId="0EF7131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Control switch, discrepancy switch,</w:t>
            </w:r>
          </w:p>
          <w:p w14:paraId="37A5478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keyboard, light pen, pushbutton switch, selector switch, set-point adjuster, switch</w:t>
            </w:r>
          </w:p>
        </w:tc>
      </w:tr>
      <w:tr w:rsidR="00F50AC2" w:rsidRPr="007E21CD" w14:paraId="7527F13F" w14:textId="77777777" w:rsidTr="004D3221">
        <w:trPr>
          <w:trHeight w:val="20"/>
          <w:jc w:val="center"/>
        </w:trPr>
        <w:tc>
          <w:tcPr>
            <w:tcW w:w="362" w:type="pct"/>
            <w:vAlign w:val="center"/>
          </w:tcPr>
          <w:p w14:paraId="124025E7" w14:textId="77777777" w:rsidR="00F50AC2" w:rsidRPr="00697DD9" w:rsidRDefault="00F50AC2" w:rsidP="004D3221">
            <w:pPr>
              <w:rPr>
                <w:rFonts w:ascii="Arial" w:hAnsi="Arial" w:cs="Arial"/>
                <w:sz w:val="20"/>
                <w:szCs w:val="20"/>
              </w:rPr>
            </w:pPr>
            <w:r w:rsidRPr="00697DD9">
              <w:rPr>
                <w:rFonts w:ascii="Arial" w:hAnsi="Arial" w:cs="Arial"/>
                <w:sz w:val="20"/>
                <w:szCs w:val="20"/>
              </w:rPr>
              <w:t>SG</w:t>
            </w:r>
          </w:p>
        </w:tc>
        <w:tc>
          <w:tcPr>
            <w:tcW w:w="2476" w:type="pct"/>
            <w:vAlign w:val="center"/>
          </w:tcPr>
          <w:p w14:paraId="41FAB76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Providing an electromagnetic, optical or acoustical signal</w:t>
            </w:r>
          </w:p>
        </w:tc>
        <w:tc>
          <w:tcPr>
            <w:tcW w:w="2162" w:type="pct"/>
            <w:vAlign w:val="center"/>
          </w:tcPr>
          <w:p w14:paraId="4A59E160" w14:textId="77777777" w:rsidR="00F50AC2" w:rsidRPr="00697DD9" w:rsidRDefault="00F50AC2" w:rsidP="004D3221">
            <w:pPr>
              <w:rPr>
                <w:rFonts w:ascii="Arial" w:hAnsi="Arial" w:cs="Arial"/>
                <w:sz w:val="20"/>
                <w:szCs w:val="20"/>
              </w:rPr>
            </w:pPr>
            <w:r w:rsidRPr="00697DD9">
              <w:rPr>
                <w:rFonts w:ascii="Arial" w:hAnsi="Arial" w:cs="Arial"/>
                <w:sz w:val="20"/>
                <w:szCs w:val="20"/>
              </w:rPr>
              <w:t>Cordless mouse</w:t>
            </w:r>
          </w:p>
        </w:tc>
      </w:tr>
      <w:tr w:rsidR="00F50AC2" w:rsidRPr="007E21CD" w14:paraId="1717274C" w14:textId="77777777" w:rsidTr="004D3221">
        <w:trPr>
          <w:trHeight w:val="20"/>
          <w:jc w:val="center"/>
        </w:trPr>
        <w:tc>
          <w:tcPr>
            <w:tcW w:w="362" w:type="pct"/>
            <w:vAlign w:val="center"/>
          </w:tcPr>
          <w:p w14:paraId="185EE1C5" w14:textId="77777777" w:rsidR="00F50AC2" w:rsidRPr="00697DD9" w:rsidRDefault="00F50AC2" w:rsidP="004D3221">
            <w:pPr>
              <w:rPr>
                <w:rFonts w:ascii="Arial" w:hAnsi="Arial" w:cs="Arial"/>
                <w:sz w:val="20"/>
                <w:szCs w:val="20"/>
              </w:rPr>
            </w:pPr>
            <w:r w:rsidRPr="00697DD9">
              <w:rPr>
                <w:rFonts w:ascii="Arial" w:hAnsi="Arial" w:cs="Arial"/>
                <w:sz w:val="20"/>
                <w:szCs w:val="20"/>
              </w:rPr>
              <w:t>SH</w:t>
            </w:r>
          </w:p>
        </w:tc>
        <w:tc>
          <w:tcPr>
            <w:tcW w:w="2476" w:type="pct"/>
            <w:vAlign w:val="center"/>
          </w:tcPr>
          <w:p w14:paraId="0B07FAFE" w14:textId="77777777" w:rsidR="00F50AC2" w:rsidRPr="00697DD9" w:rsidRDefault="00F50AC2" w:rsidP="004D3221">
            <w:pPr>
              <w:rPr>
                <w:rFonts w:ascii="Arial" w:hAnsi="Arial" w:cs="Arial"/>
                <w:sz w:val="20"/>
                <w:szCs w:val="20"/>
              </w:rPr>
            </w:pPr>
            <w:r w:rsidRPr="00697DD9">
              <w:rPr>
                <w:rFonts w:ascii="Arial" w:hAnsi="Arial" w:cs="Arial"/>
                <w:sz w:val="20"/>
                <w:szCs w:val="20"/>
              </w:rPr>
              <w:t>Providing a mechanical signal</w:t>
            </w:r>
          </w:p>
        </w:tc>
        <w:tc>
          <w:tcPr>
            <w:tcW w:w="2162" w:type="pct"/>
            <w:vAlign w:val="center"/>
          </w:tcPr>
          <w:p w14:paraId="4C348D22" w14:textId="77777777" w:rsidR="00F50AC2" w:rsidRPr="00697DD9" w:rsidRDefault="00F50AC2" w:rsidP="004D3221">
            <w:pPr>
              <w:rPr>
                <w:rFonts w:ascii="Arial" w:hAnsi="Arial" w:cs="Arial"/>
                <w:sz w:val="20"/>
                <w:szCs w:val="20"/>
              </w:rPr>
            </w:pPr>
            <w:r w:rsidRPr="00697DD9">
              <w:rPr>
                <w:rFonts w:ascii="Arial" w:hAnsi="Arial" w:cs="Arial"/>
                <w:sz w:val="20"/>
                <w:szCs w:val="20"/>
              </w:rPr>
              <w:t>Hand wheel, selector switch</w:t>
            </w:r>
          </w:p>
        </w:tc>
      </w:tr>
      <w:tr w:rsidR="00F50AC2" w:rsidRPr="007E21CD" w14:paraId="0A966963" w14:textId="77777777" w:rsidTr="004D3221">
        <w:trPr>
          <w:trHeight w:val="20"/>
          <w:jc w:val="center"/>
        </w:trPr>
        <w:tc>
          <w:tcPr>
            <w:tcW w:w="362" w:type="pct"/>
            <w:vAlign w:val="center"/>
          </w:tcPr>
          <w:p w14:paraId="6E4B4F32" w14:textId="77777777" w:rsidR="00F50AC2" w:rsidRPr="00697DD9" w:rsidRDefault="00F50AC2" w:rsidP="004D3221">
            <w:pPr>
              <w:rPr>
                <w:rFonts w:ascii="Arial" w:hAnsi="Arial" w:cs="Arial"/>
                <w:sz w:val="20"/>
                <w:szCs w:val="20"/>
              </w:rPr>
            </w:pPr>
            <w:r w:rsidRPr="00697DD9">
              <w:rPr>
                <w:rFonts w:ascii="Arial" w:hAnsi="Arial" w:cs="Arial"/>
                <w:sz w:val="20"/>
                <w:szCs w:val="20"/>
              </w:rPr>
              <w:t>SJ</w:t>
            </w:r>
          </w:p>
        </w:tc>
        <w:tc>
          <w:tcPr>
            <w:tcW w:w="2476" w:type="pct"/>
            <w:vAlign w:val="center"/>
          </w:tcPr>
          <w:p w14:paraId="5A2A210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Providing a fluid or pneumatic signal</w:t>
            </w:r>
          </w:p>
        </w:tc>
        <w:tc>
          <w:tcPr>
            <w:tcW w:w="2162" w:type="pct"/>
            <w:vAlign w:val="center"/>
          </w:tcPr>
          <w:p w14:paraId="1D421117" w14:textId="77777777" w:rsidR="00F50AC2" w:rsidRPr="00697DD9" w:rsidRDefault="00F50AC2" w:rsidP="004D3221">
            <w:pPr>
              <w:rPr>
                <w:rFonts w:ascii="Arial" w:hAnsi="Arial" w:cs="Arial"/>
                <w:sz w:val="20"/>
                <w:szCs w:val="20"/>
              </w:rPr>
            </w:pPr>
            <w:r w:rsidRPr="00697DD9">
              <w:rPr>
                <w:rFonts w:ascii="Arial" w:hAnsi="Arial" w:cs="Arial"/>
                <w:sz w:val="20"/>
                <w:szCs w:val="20"/>
              </w:rPr>
              <w:t>Push-button valve</w:t>
            </w:r>
          </w:p>
        </w:tc>
      </w:tr>
      <w:tr w:rsidR="00F50AC2" w:rsidRPr="007E21CD" w14:paraId="489EDBA9" w14:textId="77777777" w:rsidTr="004D3221">
        <w:trPr>
          <w:trHeight w:val="20"/>
          <w:jc w:val="center"/>
        </w:trPr>
        <w:tc>
          <w:tcPr>
            <w:tcW w:w="362" w:type="pct"/>
            <w:vAlign w:val="center"/>
          </w:tcPr>
          <w:p w14:paraId="4755C020" w14:textId="77777777" w:rsidR="00F50AC2" w:rsidRPr="00697DD9" w:rsidRDefault="00F50AC2" w:rsidP="004D3221">
            <w:pPr>
              <w:rPr>
                <w:rFonts w:ascii="Arial" w:hAnsi="Arial" w:cs="Arial"/>
                <w:sz w:val="20"/>
                <w:szCs w:val="20"/>
              </w:rPr>
            </w:pPr>
            <w:r w:rsidRPr="00697DD9">
              <w:rPr>
                <w:rFonts w:ascii="Arial" w:hAnsi="Arial" w:cs="Arial"/>
                <w:sz w:val="20"/>
                <w:szCs w:val="20"/>
              </w:rPr>
              <w:t>SK</w:t>
            </w:r>
          </w:p>
        </w:tc>
        <w:tc>
          <w:tcPr>
            <w:tcW w:w="2476" w:type="pct"/>
            <w:vAlign w:val="center"/>
          </w:tcPr>
          <w:p w14:paraId="3FB8583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1C8ECC" w14:textId="77777777" w:rsidR="00F50AC2" w:rsidRPr="00697DD9" w:rsidRDefault="00F50AC2" w:rsidP="004D3221">
            <w:pPr>
              <w:rPr>
                <w:rFonts w:ascii="Arial" w:hAnsi="Arial" w:cs="Arial"/>
                <w:sz w:val="20"/>
                <w:szCs w:val="20"/>
              </w:rPr>
            </w:pPr>
          </w:p>
        </w:tc>
      </w:tr>
      <w:tr w:rsidR="00F50AC2" w:rsidRPr="007E21CD" w14:paraId="28BFC588" w14:textId="77777777" w:rsidTr="004D3221">
        <w:trPr>
          <w:trHeight w:val="20"/>
          <w:jc w:val="center"/>
        </w:trPr>
        <w:tc>
          <w:tcPr>
            <w:tcW w:w="362" w:type="pct"/>
            <w:vAlign w:val="center"/>
          </w:tcPr>
          <w:p w14:paraId="115DBB0A" w14:textId="77777777" w:rsidR="00F50AC2" w:rsidRPr="00697DD9" w:rsidRDefault="00F50AC2" w:rsidP="004D3221">
            <w:pPr>
              <w:rPr>
                <w:rFonts w:ascii="Arial" w:hAnsi="Arial" w:cs="Arial"/>
                <w:sz w:val="20"/>
                <w:szCs w:val="20"/>
              </w:rPr>
            </w:pPr>
            <w:r w:rsidRPr="00697DD9">
              <w:rPr>
                <w:rFonts w:ascii="Arial" w:hAnsi="Arial" w:cs="Arial"/>
                <w:sz w:val="20"/>
                <w:szCs w:val="20"/>
              </w:rPr>
              <w:t>SL</w:t>
            </w:r>
          </w:p>
        </w:tc>
        <w:tc>
          <w:tcPr>
            <w:tcW w:w="2476" w:type="pct"/>
            <w:vAlign w:val="center"/>
          </w:tcPr>
          <w:p w14:paraId="53DD1D8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4C305BB" w14:textId="77777777" w:rsidR="00F50AC2" w:rsidRPr="00697DD9" w:rsidRDefault="00F50AC2" w:rsidP="004D3221">
            <w:pPr>
              <w:rPr>
                <w:rFonts w:ascii="Arial" w:hAnsi="Arial" w:cs="Arial"/>
                <w:sz w:val="20"/>
                <w:szCs w:val="20"/>
              </w:rPr>
            </w:pPr>
          </w:p>
        </w:tc>
      </w:tr>
      <w:tr w:rsidR="00F50AC2" w:rsidRPr="007E21CD" w14:paraId="3CBC53A2" w14:textId="77777777" w:rsidTr="004D3221">
        <w:trPr>
          <w:trHeight w:val="20"/>
          <w:jc w:val="center"/>
        </w:trPr>
        <w:tc>
          <w:tcPr>
            <w:tcW w:w="362" w:type="pct"/>
            <w:vAlign w:val="center"/>
          </w:tcPr>
          <w:p w14:paraId="6009A9C7" w14:textId="77777777" w:rsidR="00F50AC2" w:rsidRPr="00697DD9" w:rsidRDefault="00F50AC2" w:rsidP="004D3221">
            <w:pPr>
              <w:rPr>
                <w:rFonts w:ascii="Arial" w:hAnsi="Arial" w:cs="Arial"/>
                <w:sz w:val="20"/>
                <w:szCs w:val="20"/>
              </w:rPr>
            </w:pPr>
            <w:r w:rsidRPr="00697DD9">
              <w:rPr>
                <w:rFonts w:ascii="Arial" w:hAnsi="Arial" w:cs="Arial"/>
                <w:sz w:val="20"/>
                <w:szCs w:val="20"/>
              </w:rPr>
              <w:t>SM</w:t>
            </w:r>
          </w:p>
        </w:tc>
        <w:tc>
          <w:tcPr>
            <w:tcW w:w="2476" w:type="pct"/>
            <w:vAlign w:val="center"/>
          </w:tcPr>
          <w:p w14:paraId="6DC31A0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0CB27A2" w14:textId="77777777" w:rsidR="00F50AC2" w:rsidRPr="00697DD9" w:rsidRDefault="00F50AC2" w:rsidP="004D3221">
            <w:pPr>
              <w:rPr>
                <w:rFonts w:ascii="Arial" w:hAnsi="Arial" w:cs="Arial"/>
                <w:sz w:val="20"/>
                <w:szCs w:val="20"/>
              </w:rPr>
            </w:pPr>
          </w:p>
        </w:tc>
      </w:tr>
      <w:tr w:rsidR="00F50AC2" w:rsidRPr="007E21CD" w14:paraId="2107CE85" w14:textId="77777777" w:rsidTr="004D3221">
        <w:trPr>
          <w:trHeight w:val="20"/>
          <w:jc w:val="center"/>
        </w:trPr>
        <w:tc>
          <w:tcPr>
            <w:tcW w:w="362" w:type="pct"/>
            <w:vAlign w:val="center"/>
          </w:tcPr>
          <w:p w14:paraId="1FE14957" w14:textId="77777777" w:rsidR="00F50AC2" w:rsidRPr="00697DD9" w:rsidRDefault="00F50AC2" w:rsidP="004D3221">
            <w:pPr>
              <w:rPr>
                <w:rFonts w:ascii="Arial" w:hAnsi="Arial" w:cs="Arial"/>
                <w:sz w:val="20"/>
                <w:szCs w:val="20"/>
              </w:rPr>
            </w:pPr>
            <w:r w:rsidRPr="00697DD9">
              <w:rPr>
                <w:rFonts w:ascii="Arial" w:hAnsi="Arial" w:cs="Arial"/>
                <w:sz w:val="20"/>
                <w:szCs w:val="20"/>
              </w:rPr>
              <w:t>SN</w:t>
            </w:r>
          </w:p>
        </w:tc>
        <w:tc>
          <w:tcPr>
            <w:tcW w:w="2476" w:type="pct"/>
            <w:vAlign w:val="center"/>
          </w:tcPr>
          <w:p w14:paraId="20C7602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BBF9D72" w14:textId="77777777" w:rsidR="00F50AC2" w:rsidRPr="00697DD9" w:rsidRDefault="00F50AC2" w:rsidP="004D3221">
            <w:pPr>
              <w:rPr>
                <w:rFonts w:ascii="Arial" w:hAnsi="Arial" w:cs="Arial"/>
                <w:sz w:val="20"/>
                <w:szCs w:val="20"/>
              </w:rPr>
            </w:pPr>
          </w:p>
        </w:tc>
      </w:tr>
      <w:tr w:rsidR="00F50AC2" w:rsidRPr="007E21CD" w14:paraId="21638A3C" w14:textId="77777777" w:rsidTr="004D3221">
        <w:trPr>
          <w:trHeight w:val="20"/>
          <w:jc w:val="center"/>
        </w:trPr>
        <w:tc>
          <w:tcPr>
            <w:tcW w:w="362" w:type="pct"/>
            <w:vAlign w:val="center"/>
          </w:tcPr>
          <w:p w14:paraId="438A8F52" w14:textId="77777777" w:rsidR="00F50AC2" w:rsidRPr="00697DD9" w:rsidRDefault="00F50AC2" w:rsidP="004D3221">
            <w:pPr>
              <w:rPr>
                <w:rFonts w:ascii="Arial" w:hAnsi="Arial" w:cs="Arial"/>
                <w:sz w:val="20"/>
                <w:szCs w:val="20"/>
              </w:rPr>
            </w:pPr>
            <w:r w:rsidRPr="00697DD9">
              <w:rPr>
                <w:rFonts w:ascii="Arial" w:hAnsi="Arial" w:cs="Arial"/>
                <w:sz w:val="20"/>
                <w:szCs w:val="20"/>
              </w:rPr>
              <w:t>SP</w:t>
            </w:r>
          </w:p>
        </w:tc>
        <w:tc>
          <w:tcPr>
            <w:tcW w:w="2476" w:type="pct"/>
            <w:vAlign w:val="center"/>
          </w:tcPr>
          <w:p w14:paraId="35A90FD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1D05BEE" w14:textId="77777777" w:rsidR="00F50AC2" w:rsidRPr="00697DD9" w:rsidRDefault="00F50AC2" w:rsidP="004D3221">
            <w:pPr>
              <w:rPr>
                <w:rFonts w:ascii="Arial" w:hAnsi="Arial" w:cs="Arial"/>
                <w:sz w:val="20"/>
                <w:szCs w:val="20"/>
              </w:rPr>
            </w:pPr>
          </w:p>
        </w:tc>
      </w:tr>
      <w:tr w:rsidR="00F50AC2" w:rsidRPr="007E21CD" w14:paraId="18FDD6EB" w14:textId="77777777" w:rsidTr="004D3221">
        <w:trPr>
          <w:trHeight w:val="20"/>
          <w:jc w:val="center"/>
        </w:trPr>
        <w:tc>
          <w:tcPr>
            <w:tcW w:w="362" w:type="pct"/>
            <w:vAlign w:val="center"/>
          </w:tcPr>
          <w:p w14:paraId="02BAF24C" w14:textId="77777777" w:rsidR="00F50AC2" w:rsidRPr="00697DD9" w:rsidRDefault="00F50AC2" w:rsidP="004D3221">
            <w:pPr>
              <w:rPr>
                <w:rFonts w:ascii="Arial" w:hAnsi="Arial" w:cs="Arial"/>
                <w:sz w:val="20"/>
                <w:szCs w:val="20"/>
              </w:rPr>
            </w:pPr>
            <w:r w:rsidRPr="00697DD9">
              <w:rPr>
                <w:rFonts w:ascii="Arial" w:hAnsi="Arial" w:cs="Arial"/>
                <w:sz w:val="20"/>
                <w:szCs w:val="20"/>
              </w:rPr>
              <w:t>SQ</w:t>
            </w:r>
          </w:p>
        </w:tc>
        <w:tc>
          <w:tcPr>
            <w:tcW w:w="2476" w:type="pct"/>
            <w:vAlign w:val="center"/>
          </w:tcPr>
          <w:p w14:paraId="58EE008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D985B92" w14:textId="77777777" w:rsidR="00F50AC2" w:rsidRPr="00697DD9" w:rsidRDefault="00F50AC2" w:rsidP="004D3221">
            <w:pPr>
              <w:rPr>
                <w:rFonts w:ascii="Arial" w:hAnsi="Arial" w:cs="Arial"/>
                <w:sz w:val="20"/>
                <w:szCs w:val="20"/>
              </w:rPr>
            </w:pPr>
          </w:p>
        </w:tc>
      </w:tr>
      <w:tr w:rsidR="00F50AC2" w:rsidRPr="007E21CD" w14:paraId="69B20898" w14:textId="77777777" w:rsidTr="004D3221">
        <w:trPr>
          <w:trHeight w:val="20"/>
          <w:jc w:val="center"/>
        </w:trPr>
        <w:tc>
          <w:tcPr>
            <w:tcW w:w="362" w:type="pct"/>
            <w:vAlign w:val="center"/>
          </w:tcPr>
          <w:p w14:paraId="5D2AB7E8" w14:textId="77777777" w:rsidR="00F50AC2" w:rsidRPr="00697DD9" w:rsidRDefault="00F50AC2" w:rsidP="004D3221">
            <w:pPr>
              <w:rPr>
                <w:rFonts w:ascii="Arial" w:hAnsi="Arial" w:cs="Arial"/>
                <w:sz w:val="20"/>
                <w:szCs w:val="20"/>
              </w:rPr>
            </w:pPr>
            <w:r w:rsidRPr="00697DD9">
              <w:rPr>
                <w:rFonts w:ascii="Arial" w:hAnsi="Arial" w:cs="Arial"/>
                <w:sz w:val="20"/>
                <w:szCs w:val="20"/>
              </w:rPr>
              <w:t>SR</w:t>
            </w:r>
          </w:p>
        </w:tc>
        <w:tc>
          <w:tcPr>
            <w:tcW w:w="2476" w:type="pct"/>
            <w:vAlign w:val="center"/>
          </w:tcPr>
          <w:p w14:paraId="4ADE248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72B7847" w14:textId="77777777" w:rsidR="00F50AC2" w:rsidRPr="00697DD9" w:rsidRDefault="00F50AC2" w:rsidP="004D3221">
            <w:pPr>
              <w:rPr>
                <w:rFonts w:ascii="Arial" w:hAnsi="Arial" w:cs="Arial"/>
                <w:sz w:val="20"/>
                <w:szCs w:val="20"/>
              </w:rPr>
            </w:pPr>
          </w:p>
        </w:tc>
      </w:tr>
      <w:tr w:rsidR="00F50AC2" w:rsidRPr="007E21CD" w14:paraId="455CA39F" w14:textId="77777777" w:rsidTr="004D3221">
        <w:trPr>
          <w:trHeight w:val="20"/>
          <w:jc w:val="center"/>
        </w:trPr>
        <w:tc>
          <w:tcPr>
            <w:tcW w:w="362" w:type="pct"/>
            <w:vAlign w:val="center"/>
          </w:tcPr>
          <w:p w14:paraId="6E009006" w14:textId="77777777" w:rsidR="00F50AC2" w:rsidRPr="00697DD9" w:rsidRDefault="00F50AC2" w:rsidP="004D3221">
            <w:pPr>
              <w:rPr>
                <w:rFonts w:ascii="Arial" w:hAnsi="Arial" w:cs="Arial"/>
                <w:sz w:val="20"/>
                <w:szCs w:val="20"/>
              </w:rPr>
            </w:pPr>
            <w:r w:rsidRPr="00697DD9">
              <w:rPr>
                <w:rFonts w:ascii="Arial" w:hAnsi="Arial" w:cs="Arial"/>
                <w:sz w:val="20"/>
                <w:szCs w:val="20"/>
              </w:rPr>
              <w:t>SS</w:t>
            </w:r>
          </w:p>
        </w:tc>
        <w:tc>
          <w:tcPr>
            <w:tcW w:w="2476" w:type="pct"/>
            <w:vAlign w:val="center"/>
          </w:tcPr>
          <w:p w14:paraId="26A22A1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635B48F" w14:textId="77777777" w:rsidR="00F50AC2" w:rsidRPr="00697DD9" w:rsidRDefault="00F50AC2" w:rsidP="004D3221">
            <w:pPr>
              <w:rPr>
                <w:rFonts w:ascii="Arial" w:hAnsi="Arial" w:cs="Arial"/>
                <w:sz w:val="20"/>
                <w:szCs w:val="20"/>
              </w:rPr>
            </w:pPr>
          </w:p>
        </w:tc>
      </w:tr>
      <w:tr w:rsidR="00F50AC2" w:rsidRPr="007E21CD" w14:paraId="05DF2165" w14:textId="77777777" w:rsidTr="004D3221">
        <w:trPr>
          <w:trHeight w:val="20"/>
          <w:jc w:val="center"/>
        </w:trPr>
        <w:tc>
          <w:tcPr>
            <w:tcW w:w="362" w:type="pct"/>
            <w:vAlign w:val="center"/>
          </w:tcPr>
          <w:p w14:paraId="0DFDE428" w14:textId="77777777" w:rsidR="00F50AC2" w:rsidRPr="00697DD9" w:rsidRDefault="00F50AC2" w:rsidP="004D3221">
            <w:pPr>
              <w:rPr>
                <w:rFonts w:ascii="Arial" w:hAnsi="Arial" w:cs="Arial"/>
                <w:sz w:val="20"/>
                <w:szCs w:val="20"/>
              </w:rPr>
            </w:pPr>
            <w:r w:rsidRPr="00697DD9">
              <w:rPr>
                <w:rFonts w:ascii="Arial" w:hAnsi="Arial" w:cs="Arial"/>
                <w:sz w:val="20"/>
                <w:szCs w:val="20"/>
              </w:rPr>
              <w:t>ST</w:t>
            </w:r>
          </w:p>
        </w:tc>
        <w:tc>
          <w:tcPr>
            <w:tcW w:w="2476" w:type="pct"/>
            <w:vAlign w:val="center"/>
          </w:tcPr>
          <w:p w14:paraId="60267A6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F324072" w14:textId="77777777" w:rsidR="00F50AC2" w:rsidRPr="00697DD9" w:rsidRDefault="00F50AC2" w:rsidP="004D3221">
            <w:pPr>
              <w:rPr>
                <w:rFonts w:ascii="Arial" w:hAnsi="Arial" w:cs="Arial"/>
                <w:sz w:val="20"/>
                <w:szCs w:val="20"/>
              </w:rPr>
            </w:pPr>
          </w:p>
        </w:tc>
      </w:tr>
      <w:tr w:rsidR="00F50AC2" w:rsidRPr="007E21CD" w14:paraId="0DF16681" w14:textId="77777777" w:rsidTr="004D3221">
        <w:trPr>
          <w:trHeight w:val="20"/>
          <w:jc w:val="center"/>
        </w:trPr>
        <w:tc>
          <w:tcPr>
            <w:tcW w:w="362" w:type="pct"/>
            <w:vAlign w:val="center"/>
          </w:tcPr>
          <w:p w14:paraId="5C10DA36" w14:textId="77777777" w:rsidR="00F50AC2" w:rsidRPr="00697DD9" w:rsidRDefault="00F50AC2" w:rsidP="004D3221">
            <w:pPr>
              <w:rPr>
                <w:rFonts w:ascii="Arial" w:hAnsi="Arial" w:cs="Arial"/>
                <w:sz w:val="20"/>
                <w:szCs w:val="20"/>
              </w:rPr>
            </w:pPr>
            <w:r w:rsidRPr="00697DD9">
              <w:rPr>
                <w:rFonts w:ascii="Arial" w:hAnsi="Arial" w:cs="Arial"/>
                <w:sz w:val="20"/>
                <w:szCs w:val="20"/>
              </w:rPr>
              <w:t>SU</w:t>
            </w:r>
          </w:p>
        </w:tc>
        <w:tc>
          <w:tcPr>
            <w:tcW w:w="2476" w:type="pct"/>
            <w:vAlign w:val="center"/>
          </w:tcPr>
          <w:p w14:paraId="0D901E2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CE0FA5B" w14:textId="77777777" w:rsidR="00F50AC2" w:rsidRPr="00697DD9" w:rsidRDefault="00F50AC2" w:rsidP="004D3221">
            <w:pPr>
              <w:rPr>
                <w:rFonts w:ascii="Arial" w:hAnsi="Arial" w:cs="Arial"/>
                <w:sz w:val="20"/>
                <w:szCs w:val="20"/>
              </w:rPr>
            </w:pPr>
          </w:p>
        </w:tc>
      </w:tr>
      <w:tr w:rsidR="00F50AC2" w:rsidRPr="007E21CD" w14:paraId="2755EFBA" w14:textId="77777777" w:rsidTr="004D3221">
        <w:trPr>
          <w:trHeight w:val="20"/>
          <w:jc w:val="center"/>
        </w:trPr>
        <w:tc>
          <w:tcPr>
            <w:tcW w:w="362" w:type="pct"/>
            <w:vAlign w:val="center"/>
          </w:tcPr>
          <w:p w14:paraId="00F616A5" w14:textId="77777777" w:rsidR="00F50AC2" w:rsidRPr="00697DD9" w:rsidRDefault="00F50AC2" w:rsidP="004D3221">
            <w:pPr>
              <w:rPr>
                <w:rFonts w:ascii="Arial" w:hAnsi="Arial" w:cs="Arial"/>
                <w:sz w:val="20"/>
                <w:szCs w:val="20"/>
              </w:rPr>
            </w:pPr>
            <w:r w:rsidRPr="00697DD9">
              <w:rPr>
                <w:rFonts w:ascii="Arial" w:hAnsi="Arial" w:cs="Arial"/>
                <w:sz w:val="20"/>
                <w:szCs w:val="20"/>
              </w:rPr>
              <w:t>SV</w:t>
            </w:r>
          </w:p>
        </w:tc>
        <w:tc>
          <w:tcPr>
            <w:tcW w:w="2476" w:type="pct"/>
            <w:vAlign w:val="center"/>
          </w:tcPr>
          <w:p w14:paraId="7BCF58C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C8CF9BF" w14:textId="77777777" w:rsidR="00F50AC2" w:rsidRPr="00697DD9" w:rsidRDefault="00F50AC2" w:rsidP="004D3221">
            <w:pPr>
              <w:rPr>
                <w:rFonts w:ascii="Arial" w:hAnsi="Arial" w:cs="Arial"/>
                <w:sz w:val="20"/>
                <w:szCs w:val="20"/>
              </w:rPr>
            </w:pPr>
          </w:p>
        </w:tc>
      </w:tr>
      <w:tr w:rsidR="00F50AC2" w:rsidRPr="007E21CD" w14:paraId="2925F56E" w14:textId="77777777" w:rsidTr="004D3221">
        <w:trPr>
          <w:trHeight w:val="20"/>
          <w:jc w:val="center"/>
        </w:trPr>
        <w:tc>
          <w:tcPr>
            <w:tcW w:w="362" w:type="pct"/>
            <w:vAlign w:val="center"/>
          </w:tcPr>
          <w:p w14:paraId="26DA7628" w14:textId="77777777" w:rsidR="00F50AC2" w:rsidRPr="00697DD9" w:rsidRDefault="00F50AC2" w:rsidP="004D3221">
            <w:pPr>
              <w:rPr>
                <w:rFonts w:ascii="Arial" w:hAnsi="Arial" w:cs="Arial"/>
                <w:sz w:val="20"/>
                <w:szCs w:val="20"/>
              </w:rPr>
            </w:pPr>
            <w:r w:rsidRPr="00697DD9">
              <w:rPr>
                <w:rFonts w:ascii="Arial" w:hAnsi="Arial" w:cs="Arial"/>
                <w:sz w:val="20"/>
                <w:szCs w:val="20"/>
              </w:rPr>
              <w:t>SW</w:t>
            </w:r>
          </w:p>
        </w:tc>
        <w:tc>
          <w:tcPr>
            <w:tcW w:w="2476" w:type="pct"/>
            <w:vAlign w:val="center"/>
          </w:tcPr>
          <w:p w14:paraId="25F3B03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0BC76CB" w14:textId="77777777" w:rsidR="00F50AC2" w:rsidRPr="00697DD9" w:rsidRDefault="00F50AC2" w:rsidP="004D3221">
            <w:pPr>
              <w:rPr>
                <w:rFonts w:ascii="Arial" w:hAnsi="Arial" w:cs="Arial"/>
                <w:sz w:val="20"/>
                <w:szCs w:val="20"/>
              </w:rPr>
            </w:pPr>
          </w:p>
        </w:tc>
      </w:tr>
      <w:tr w:rsidR="00F50AC2" w:rsidRPr="007E21CD" w14:paraId="6B827ADB" w14:textId="77777777" w:rsidTr="004D3221">
        <w:trPr>
          <w:trHeight w:val="20"/>
          <w:jc w:val="center"/>
        </w:trPr>
        <w:tc>
          <w:tcPr>
            <w:tcW w:w="362" w:type="pct"/>
            <w:vAlign w:val="center"/>
          </w:tcPr>
          <w:p w14:paraId="304552D4" w14:textId="77777777" w:rsidR="00F50AC2" w:rsidRPr="00697DD9" w:rsidRDefault="00F50AC2" w:rsidP="004D3221">
            <w:pPr>
              <w:rPr>
                <w:rFonts w:ascii="Arial" w:hAnsi="Arial" w:cs="Arial"/>
                <w:sz w:val="20"/>
                <w:szCs w:val="20"/>
              </w:rPr>
            </w:pPr>
            <w:r w:rsidRPr="00697DD9">
              <w:rPr>
                <w:rFonts w:ascii="Arial" w:hAnsi="Arial" w:cs="Arial"/>
                <w:sz w:val="20"/>
                <w:szCs w:val="20"/>
              </w:rPr>
              <w:t>SX</w:t>
            </w:r>
          </w:p>
        </w:tc>
        <w:tc>
          <w:tcPr>
            <w:tcW w:w="2476" w:type="pct"/>
            <w:vAlign w:val="center"/>
          </w:tcPr>
          <w:p w14:paraId="6E876EF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CBA20A0" w14:textId="77777777" w:rsidR="00F50AC2" w:rsidRPr="00697DD9" w:rsidRDefault="00F50AC2" w:rsidP="004D3221">
            <w:pPr>
              <w:rPr>
                <w:rFonts w:ascii="Arial" w:hAnsi="Arial" w:cs="Arial"/>
                <w:sz w:val="20"/>
                <w:szCs w:val="20"/>
              </w:rPr>
            </w:pPr>
          </w:p>
        </w:tc>
      </w:tr>
      <w:tr w:rsidR="00F50AC2" w:rsidRPr="007E21CD" w14:paraId="43379614" w14:textId="77777777" w:rsidTr="004D3221">
        <w:trPr>
          <w:trHeight w:val="20"/>
          <w:jc w:val="center"/>
        </w:trPr>
        <w:tc>
          <w:tcPr>
            <w:tcW w:w="362" w:type="pct"/>
            <w:vAlign w:val="center"/>
          </w:tcPr>
          <w:p w14:paraId="07B01082" w14:textId="77777777" w:rsidR="00F50AC2" w:rsidRPr="00697DD9" w:rsidRDefault="00F50AC2" w:rsidP="004D3221">
            <w:pPr>
              <w:rPr>
                <w:rFonts w:ascii="Arial" w:hAnsi="Arial" w:cs="Arial"/>
                <w:sz w:val="20"/>
                <w:szCs w:val="20"/>
              </w:rPr>
            </w:pPr>
            <w:r w:rsidRPr="00697DD9">
              <w:rPr>
                <w:rFonts w:ascii="Arial" w:hAnsi="Arial" w:cs="Arial"/>
                <w:sz w:val="20"/>
                <w:szCs w:val="20"/>
              </w:rPr>
              <w:t>SY</w:t>
            </w:r>
          </w:p>
        </w:tc>
        <w:tc>
          <w:tcPr>
            <w:tcW w:w="2476" w:type="pct"/>
            <w:vAlign w:val="center"/>
          </w:tcPr>
          <w:p w14:paraId="087602E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25A09D2" w14:textId="77777777" w:rsidR="00F50AC2" w:rsidRPr="00697DD9" w:rsidRDefault="00F50AC2" w:rsidP="004D3221">
            <w:pPr>
              <w:rPr>
                <w:rFonts w:ascii="Arial" w:hAnsi="Arial" w:cs="Arial"/>
                <w:sz w:val="20"/>
                <w:szCs w:val="20"/>
              </w:rPr>
            </w:pPr>
          </w:p>
        </w:tc>
      </w:tr>
      <w:tr w:rsidR="00F50AC2" w:rsidRPr="007E21CD" w14:paraId="0E59307A" w14:textId="77777777" w:rsidTr="004D3221">
        <w:trPr>
          <w:trHeight w:val="20"/>
          <w:jc w:val="center"/>
        </w:trPr>
        <w:tc>
          <w:tcPr>
            <w:tcW w:w="362" w:type="pct"/>
            <w:vAlign w:val="center"/>
          </w:tcPr>
          <w:p w14:paraId="46856078" w14:textId="77777777" w:rsidR="00F50AC2" w:rsidRPr="00697DD9" w:rsidRDefault="00F50AC2" w:rsidP="004D3221">
            <w:pPr>
              <w:rPr>
                <w:rFonts w:ascii="Arial" w:hAnsi="Arial" w:cs="Arial"/>
                <w:sz w:val="20"/>
                <w:szCs w:val="20"/>
              </w:rPr>
            </w:pPr>
            <w:r w:rsidRPr="00697DD9">
              <w:rPr>
                <w:rFonts w:ascii="Arial" w:hAnsi="Arial" w:cs="Arial"/>
                <w:sz w:val="20"/>
                <w:szCs w:val="20"/>
              </w:rPr>
              <w:t>SZ</w:t>
            </w:r>
          </w:p>
        </w:tc>
        <w:tc>
          <w:tcPr>
            <w:tcW w:w="2476" w:type="pct"/>
            <w:vAlign w:val="center"/>
          </w:tcPr>
          <w:p w14:paraId="05D2C852"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025B9469" w14:textId="77777777" w:rsidR="00F50AC2" w:rsidRPr="00697DD9" w:rsidRDefault="00F50AC2" w:rsidP="004D3221">
            <w:pPr>
              <w:rPr>
                <w:rFonts w:ascii="Arial" w:hAnsi="Arial" w:cs="Arial"/>
                <w:sz w:val="20"/>
                <w:szCs w:val="20"/>
              </w:rPr>
            </w:pPr>
          </w:p>
        </w:tc>
      </w:tr>
      <w:tr w:rsidR="00F50AC2" w:rsidRPr="007E21CD" w14:paraId="0E5A1385" w14:textId="77777777" w:rsidTr="004D3221">
        <w:trPr>
          <w:trHeight w:val="20"/>
          <w:jc w:val="center"/>
        </w:trPr>
        <w:tc>
          <w:tcPr>
            <w:tcW w:w="362" w:type="pct"/>
            <w:vAlign w:val="center"/>
          </w:tcPr>
          <w:p w14:paraId="0EA571DF" w14:textId="77777777" w:rsidR="00F50AC2" w:rsidRPr="007E21CD" w:rsidRDefault="00F50AC2" w:rsidP="004D3221">
            <w:pPr>
              <w:rPr>
                <w:sz w:val="20"/>
                <w:szCs w:val="20"/>
                <w:lang w:val="en-US"/>
              </w:rPr>
            </w:pPr>
          </w:p>
        </w:tc>
        <w:tc>
          <w:tcPr>
            <w:tcW w:w="2476" w:type="pct"/>
            <w:vAlign w:val="center"/>
          </w:tcPr>
          <w:p w14:paraId="7C0E2F4E" w14:textId="77777777" w:rsidR="00F50AC2" w:rsidRPr="007E21CD" w:rsidRDefault="00F50AC2" w:rsidP="004D3221">
            <w:pPr>
              <w:rPr>
                <w:sz w:val="20"/>
                <w:szCs w:val="20"/>
                <w:lang w:val="en-US"/>
              </w:rPr>
            </w:pPr>
          </w:p>
        </w:tc>
        <w:tc>
          <w:tcPr>
            <w:tcW w:w="2162" w:type="pct"/>
            <w:vAlign w:val="center"/>
          </w:tcPr>
          <w:p w14:paraId="4739C57C" w14:textId="77777777" w:rsidR="00F50AC2" w:rsidRPr="007E21CD" w:rsidRDefault="00F50AC2" w:rsidP="004D3221">
            <w:pPr>
              <w:rPr>
                <w:sz w:val="20"/>
                <w:szCs w:val="20"/>
                <w:lang w:val="en-US"/>
              </w:rPr>
            </w:pPr>
          </w:p>
        </w:tc>
      </w:tr>
      <w:tr w:rsidR="00F50AC2" w:rsidRPr="00DE6E76" w14:paraId="0C3EF6B4" w14:textId="77777777" w:rsidTr="004D3221">
        <w:trPr>
          <w:trHeight w:val="20"/>
          <w:jc w:val="center"/>
        </w:trPr>
        <w:tc>
          <w:tcPr>
            <w:tcW w:w="5000" w:type="pct"/>
            <w:gridSpan w:val="3"/>
            <w:vAlign w:val="center"/>
          </w:tcPr>
          <w:p w14:paraId="30AB9741"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Main class T</w:t>
            </w:r>
          </w:p>
          <w:p w14:paraId="41D66C75"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Conversion of energy maintaining the kind of energy</w:t>
            </w:r>
          </w:p>
          <w:p w14:paraId="5A0BA828" w14:textId="77777777" w:rsidR="00F50AC2" w:rsidRPr="007E21CD" w:rsidRDefault="00F50AC2" w:rsidP="004D3221">
            <w:pPr>
              <w:rPr>
                <w:b/>
                <w:sz w:val="20"/>
                <w:szCs w:val="20"/>
                <w:lang w:val="en-US"/>
              </w:rPr>
            </w:pPr>
            <w:r w:rsidRPr="007E21CD">
              <w:rPr>
                <w:rFonts w:ascii="Arial" w:hAnsi="Arial" w:cs="Arial"/>
                <w:b/>
                <w:sz w:val="20"/>
                <w:szCs w:val="20"/>
                <w:lang w:val="en-US"/>
              </w:rPr>
              <w:t>Conversion of an established signal maintaining the content of information Conversion of the form or shape of a material</w:t>
            </w:r>
          </w:p>
        </w:tc>
      </w:tr>
      <w:tr w:rsidR="00F50AC2" w:rsidRPr="007E21CD" w14:paraId="468A695E" w14:textId="77777777" w:rsidTr="004D3221">
        <w:trPr>
          <w:trHeight w:val="20"/>
          <w:jc w:val="center"/>
        </w:trPr>
        <w:tc>
          <w:tcPr>
            <w:tcW w:w="362" w:type="pct"/>
            <w:vAlign w:val="center"/>
          </w:tcPr>
          <w:p w14:paraId="668B07A4"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7EB11DE1"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6BD431E1"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DE6E76" w14:paraId="1D9E86DE" w14:textId="77777777" w:rsidTr="004D3221">
        <w:trPr>
          <w:trHeight w:val="20"/>
          <w:jc w:val="center"/>
        </w:trPr>
        <w:tc>
          <w:tcPr>
            <w:tcW w:w="362" w:type="pct"/>
            <w:vAlign w:val="center"/>
          </w:tcPr>
          <w:p w14:paraId="46F912E4"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TA</w:t>
            </w:r>
          </w:p>
        </w:tc>
        <w:tc>
          <w:tcPr>
            <w:tcW w:w="2476" w:type="pct"/>
            <w:vAlign w:val="center"/>
          </w:tcPr>
          <w:p w14:paraId="5C568334"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electrical energy while retaining the energy type and energy form</w:t>
            </w:r>
          </w:p>
        </w:tc>
        <w:tc>
          <w:tcPr>
            <w:tcW w:w="2162" w:type="pct"/>
            <w:vAlign w:val="center"/>
          </w:tcPr>
          <w:p w14:paraId="7DF43B94"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AC/DC converter, frequency converter, power transformer, transformer</w:t>
            </w:r>
          </w:p>
        </w:tc>
      </w:tr>
      <w:tr w:rsidR="00F50AC2" w:rsidRPr="007E21CD" w14:paraId="57A20F50" w14:textId="77777777" w:rsidTr="004D3221">
        <w:trPr>
          <w:trHeight w:val="20"/>
          <w:jc w:val="center"/>
        </w:trPr>
        <w:tc>
          <w:tcPr>
            <w:tcW w:w="362" w:type="pct"/>
            <w:vAlign w:val="center"/>
          </w:tcPr>
          <w:p w14:paraId="65A8ADEA" w14:textId="77777777" w:rsidR="00F50AC2" w:rsidRPr="00697DD9" w:rsidRDefault="00F50AC2" w:rsidP="004D3221">
            <w:pPr>
              <w:rPr>
                <w:rFonts w:ascii="Arial" w:hAnsi="Arial" w:cs="Arial"/>
                <w:sz w:val="20"/>
                <w:szCs w:val="20"/>
              </w:rPr>
            </w:pPr>
            <w:r w:rsidRPr="00697DD9">
              <w:rPr>
                <w:rFonts w:ascii="Arial" w:hAnsi="Arial" w:cs="Arial"/>
                <w:sz w:val="20"/>
                <w:szCs w:val="20"/>
              </w:rPr>
              <w:t>TB</w:t>
            </w:r>
          </w:p>
        </w:tc>
        <w:tc>
          <w:tcPr>
            <w:tcW w:w="2476" w:type="pct"/>
            <w:vAlign w:val="center"/>
          </w:tcPr>
          <w:p w14:paraId="1324DDDA"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Converting electrical energy while retaining the energy type and changing the energy form</w:t>
            </w:r>
          </w:p>
        </w:tc>
        <w:tc>
          <w:tcPr>
            <w:tcW w:w="2162" w:type="pct"/>
            <w:vAlign w:val="center"/>
          </w:tcPr>
          <w:p w14:paraId="085FA0A2" w14:textId="77777777" w:rsidR="00F50AC2" w:rsidRPr="00697DD9" w:rsidRDefault="00F50AC2" w:rsidP="004D3221">
            <w:pPr>
              <w:rPr>
                <w:rFonts w:ascii="Arial" w:hAnsi="Arial" w:cs="Arial"/>
                <w:sz w:val="20"/>
                <w:szCs w:val="20"/>
              </w:rPr>
            </w:pPr>
            <w:r w:rsidRPr="00697DD9">
              <w:rPr>
                <w:rFonts w:ascii="Arial" w:hAnsi="Arial" w:cs="Arial"/>
                <w:sz w:val="20"/>
                <w:szCs w:val="20"/>
              </w:rPr>
              <w:t>Inverter, rectifier</w:t>
            </w:r>
          </w:p>
        </w:tc>
      </w:tr>
      <w:tr w:rsidR="00F50AC2" w:rsidRPr="007E21CD" w14:paraId="6A6DADC6" w14:textId="77777777" w:rsidTr="004D3221">
        <w:trPr>
          <w:trHeight w:val="20"/>
          <w:jc w:val="center"/>
        </w:trPr>
        <w:tc>
          <w:tcPr>
            <w:tcW w:w="362" w:type="pct"/>
            <w:vAlign w:val="center"/>
          </w:tcPr>
          <w:p w14:paraId="7F324D32" w14:textId="77777777" w:rsidR="00F50AC2" w:rsidRPr="00697DD9" w:rsidRDefault="00F50AC2" w:rsidP="004D3221">
            <w:pPr>
              <w:rPr>
                <w:rFonts w:ascii="Arial" w:hAnsi="Arial" w:cs="Arial"/>
                <w:sz w:val="20"/>
                <w:szCs w:val="20"/>
              </w:rPr>
            </w:pPr>
            <w:r w:rsidRPr="00697DD9">
              <w:rPr>
                <w:rFonts w:ascii="Arial" w:hAnsi="Arial" w:cs="Arial"/>
                <w:sz w:val="20"/>
                <w:szCs w:val="20"/>
              </w:rPr>
              <w:t>TC</w:t>
            </w:r>
          </w:p>
        </w:tc>
        <w:tc>
          <w:tcPr>
            <w:tcW w:w="2476" w:type="pct"/>
            <w:vAlign w:val="center"/>
          </w:tcPr>
          <w:p w14:paraId="47C86EE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535195" w14:textId="77777777" w:rsidR="00F50AC2" w:rsidRPr="00697DD9" w:rsidRDefault="00F50AC2" w:rsidP="004D3221">
            <w:pPr>
              <w:rPr>
                <w:rFonts w:ascii="Arial" w:hAnsi="Arial" w:cs="Arial"/>
                <w:sz w:val="20"/>
                <w:szCs w:val="20"/>
              </w:rPr>
            </w:pPr>
          </w:p>
        </w:tc>
      </w:tr>
      <w:tr w:rsidR="00F50AC2" w:rsidRPr="007E21CD" w14:paraId="3E756531" w14:textId="77777777" w:rsidTr="004D3221">
        <w:trPr>
          <w:trHeight w:val="20"/>
          <w:jc w:val="center"/>
        </w:trPr>
        <w:tc>
          <w:tcPr>
            <w:tcW w:w="362" w:type="pct"/>
            <w:vAlign w:val="center"/>
          </w:tcPr>
          <w:p w14:paraId="0CB06D75" w14:textId="77777777" w:rsidR="00F50AC2" w:rsidRPr="00697DD9" w:rsidRDefault="00F50AC2" w:rsidP="004D3221">
            <w:pPr>
              <w:rPr>
                <w:rFonts w:ascii="Arial" w:hAnsi="Arial" w:cs="Arial"/>
                <w:sz w:val="20"/>
                <w:szCs w:val="20"/>
              </w:rPr>
            </w:pPr>
            <w:r w:rsidRPr="00697DD9">
              <w:rPr>
                <w:rFonts w:ascii="Arial" w:hAnsi="Arial" w:cs="Arial"/>
                <w:sz w:val="20"/>
                <w:szCs w:val="20"/>
              </w:rPr>
              <w:t>TD</w:t>
            </w:r>
          </w:p>
        </w:tc>
        <w:tc>
          <w:tcPr>
            <w:tcW w:w="2476" w:type="pct"/>
            <w:vAlign w:val="center"/>
          </w:tcPr>
          <w:p w14:paraId="6763E3E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E2A791E" w14:textId="77777777" w:rsidR="00F50AC2" w:rsidRPr="00697DD9" w:rsidRDefault="00F50AC2" w:rsidP="004D3221">
            <w:pPr>
              <w:rPr>
                <w:rFonts w:ascii="Arial" w:hAnsi="Arial" w:cs="Arial"/>
                <w:sz w:val="20"/>
                <w:szCs w:val="20"/>
              </w:rPr>
            </w:pPr>
          </w:p>
        </w:tc>
      </w:tr>
      <w:tr w:rsidR="00F50AC2" w:rsidRPr="007E21CD" w14:paraId="39272392" w14:textId="77777777" w:rsidTr="004D3221">
        <w:trPr>
          <w:trHeight w:val="20"/>
          <w:jc w:val="center"/>
        </w:trPr>
        <w:tc>
          <w:tcPr>
            <w:tcW w:w="362" w:type="pct"/>
            <w:vAlign w:val="center"/>
          </w:tcPr>
          <w:p w14:paraId="38B7D4DB" w14:textId="77777777" w:rsidR="00F50AC2" w:rsidRPr="00697DD9" w:rsidRDefault="00F50AC2" w:rsidP="004D3221">
            <w:pPr>
              <w:rPr>
                <w:rFonts w:ascii="Arial" w:hAnsi="Arial" w:cs="Arial"/>
                <w:sz w:val="20"/>
                <w:szCs w:val="20"/>
              </w:rPr>
            </w:pPr>
            <w:r w:rsidRPr="00697DD9">
              <w:rPr>
                <w:rFonts w:ascii="Arial" w:hAnsi="Arial" w:cs="Arial"/>
                <w:sz w:val="20"/>
                <w:szCs w:val="20"/>
              </w:rPr>
              <w:t>TE</w:t>
            </w:r>
          </w:p>
        </w:tc>
        <w:tc>
          <w:tcPr>
            <w:tcW w:w="2476" w:type="pct"/>
            <w:vAlign w:val="center"/>
          </w:tcPr>
          <w:p w14:paraId="7F6D970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4877C2" w14:textId="77777777" w:rsidR="00F50AC2" w:rsidRPr="00697DD9" w:rsidRDefault="00F50AC2" w:rsidP="004D3221">
            <w:pPr>
              <w:rPr>
                <w:rFonts w:ascii="Arial" w:hAnsi="Arial" w:cs="Arial"/>
                <w:sz w:val="20"/>
                <w:szCs w:val="20"/>
              </w:rPr>
            </w:pPr>
          </w:p>
        </w:tc>
      </w:tr>
      <w:tr w:rsidR="00F50AC2" w:rsidRPr="00DE6E76" w14:paraId="6952EE86" w14:textId="77777777" w:rsidTr="004D3221">
        <w:trPr>
          <w:trHeight w:val="20"/>
          <w:jc w:val="center"/>
        </w:trPr>
        <w:tc>
          <w:tcPr>
            <w:tcW w:w="362" w:type="pct"/>
            <w:vAlign w:val="center"/>
          </w:tcPr>
          <w:p w14:paraId="2D8C6691" w14:textId="77777777" w:rsidR="00F50AC2" w:rsidRPr="00697DD9" w:rsidRDefault="00F50AC2" w:rsidP="004D3221">
            <w:pPr>
              <w:rPr>
                <w:rFonts w:ascii="Arial" w:hAnsi="Arial" w:cs="Arial"/>
                <w:sz w:val="20"/>
                <w:szCs w:val="20"/>
              </w:rPr>
            </w:pPr>
            <w:r w:rsidRPr="00697DD9">
              <w:rPr>
                <w:rFonts w:ascii="Arial" w:hAnsi="Arial" w:cs="Arial"/>
                <w:sz w:val="20"/>
                <w:szCs w:val="20"/>
              </w:rPr>
              <w:t>TF</w:t>
            </w:r>
          </w:p>
        </w:tc>
        <w:tc>
          <w:tcPr>
            <w:tcW w:w="2476" w:type="pct"/>
            <w:vAlign w:val="center"/>
          </w:tcPr>
          <w:p w14:paraId="7E4789E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signals (retention of information content)</w:t>
            </w:r>
          </w:p>
        </w:tc>
        <w:tc>
          <w:tcPr>
            <w:tcW w:w="2162" w:type="pct"/>
            <w:vAlign w:val="center"/>
          </w:tcPr>
          <w:p w14:paraId="19839E0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Aerial, amplifier, electrical transducer, impulse amplifier, isolating converter, signal converter</w:t>
            </w:r>
          </w:p>
        </w:tc>
      </w:tr>
      <w:tr w:rsidR="00F50AC2" w:rsidRPr="007E21CD" w14:paraId="2E1CA337" w14:textId="77777777" w:rsidTr="004D3221">
        <w:trPr>
          <w:trHeight w:val="20"/>
          <w:jc w:val="center"/>
        </w:trPr>
        <w:tc>
          <w:tcPr>
            <w:tcW w:w="362" w:type="pct"/>
            <w:vAlign w:val="center"/>
          </w:tcPr>
          <w:p w14:paraId="2D95856A" w14:textId="77777777" w:rsidR="00F50AC2" w:rsidRPr="00697DD9" w:rsidRDefault="00F50AC2" w:rsidP="004D3221">
            <w:pPr>
              <w:rPr>
                <w:rFonts w:ascii="Arial" w:hAnsi="Arial" w:cs="Arial"/>
                <w:sz w:val="20"/>
                <w:szCs w:val="20"/>
              </w:rPr>
            </w:pPr>
            <w:r w:rsidRPr="00697DD9">
              <w:rPr>
                <w:rFonts w:ascii="Arial" w:hAnsi="Arial" w:cs="Arial"/>
                <w:sz w:val="20"/>
                <w:szCs w:val="20"/>
              </w:rPr>
              <w:t>TG</w:t>
            </w:r>
          </w:p>
        </w:tc>
        <w:tc>
          <w:tcPr>
            <w:tcW w:w="2476" w:type="pct"/>
            <w:vAlign w:val="center"/>
          </w:tcPr>
          <w:p w14:paraId="5C2BFB3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51404E" w14:textId="77777777" w:rsidR="00F50AC2" w:rsidRPr="00697DD9" w:rsidRDefault="00F50AC2" w:rsidP="004D3221">
            <w:pPr>
              <w:rPr>
                <w:rFonts w:ascii="Arial" w:hAnsi="Arial" w:cs="Arial"/>
                <w:sz w:val="20"/>
                <w:szCs w:val="20"/>
              </w:rPr>
            </w:pPr>
          </w:p>
        </w:tc>
      </w:tr>
      <w:tr w:rsidR="00F50AC2" w:rsidRPr="007E21CD" w14:paraId="7898008E" w14:textId="77777777" w:rsidTr="004D3221">
        <w:trPr>
          <w:trHeight w:val="20"/>
          <w:jc w:val="center"/>
        </w:trPr>
        <w:tc>
          <w:tcPr>
            <w:tcW w:w="362" w:type="pct"/>
            <w:vAlign w:val="center"/>
          </w:tcPr>
          <w:p w14:paraId="1BAE3546" w14:textId="77777777" w:rsidR="00F50AC2" w:rsidRPr="00697DD9" w:rsidRDefault="00F50AC2" w:rsidP="004D3221">
            <w:pPr>
              <w:rPr>
                <w:rFonts w:ascii="Arial" w:hAnsi="Arial" w:cs="Arial"/>
                <w:sz w:val="20"/>
                <w:szCs w:val="20"/>
              </w:rPr>
            </w:pPr>
            <w:r w:rsidRPr="00697DD9">
              <w:rPr>
                <w:rFonts w:ascii="Arial" w:hAnsi="Arial" w:cs="Arial"/>
                <w:sz w:val="20"/>
                <w:szCs w:val="20"/>
              </w:rPr>
              <w:t>TH</w:t>
            </w:r>
          </w:p>
        </w:tc>
        <w:tc>
          <w:tcPr>
            <w:tcW w:w="2476" w:type="pct"/>
            <w:vAlign w:val="center"/>
          </w:tcPr>
          <w:p w14:paraId="053E6C1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6C46D0A" w14:textId="77777777" w:rsidR="00F50AC2" w:rsidRPr="00697DD9" w:rsidRDefault="00F50AC2" w:rsidP="004D3221">
            <w:pPr>
              <w:rPr>
                <w:rFonts w:ascii="Arial" w:hAnsi="Arial" w:cs="Arial"/>
                <w:sz w:val="20"/>
                <w:szCs w:val="20"/>
              </w:rPr>
            </w:pPr>
          </w:p>
        </w:tc>
      </w:tr>
      <w:tr w:rsidR="00F50AC2" w:rsidRPr="007E21CD" w14:paraId="553DCF95" w14:textId="77777777" w:rsidTr="004D3221">
        <w:trPr>
          <w:trHeight w:val="20"/>
          <w:jc w:val="center"/>
        </w:trPr>
        <w:tc>
          <w:tcPr>
            <w:tcW w:w="362" w:type="pct"/>
            <w:vAlign w:val="center"/>
          </w:tcPr>
          <w:p w14:paraId="7A5A4550" w14:textId="77777777" w:rsidR="00F50AC2" w:rsidRPr="00697DD9" w:rsidRDefault="00F50AC2" w:rsidP="004D3221">
            <w:pPr>
              <w:rPr>
                <w:rFonts w:ascii="Arial" w:hAnsi="Arial" w:cs="Arial"/>
                <w:sz w:val="20"/>
                <w:szCs w:val="20"/>
              </w:rPr>
            </w:pPr>
            <w:r w:rsidRPr="00697DD9">
              <w:rPr>
                <w:rFonts w:ascii="Arial" w:hAnsi="Arial" w:cs="Arial"/>
                <w:sz w:val="20"/>
                <w:szCs w:val="20"/>
              </w:rPr>
              <w:t>TJ</w:t>
            </w:r>
          </w:p>
        </w:tc>
        <w:tc>
          <w:tcPr>
            <w:tcW w:w="2476" w:type="pct"/>
            <w:vAlign w:val="center"/>
          </w:tcPr>
          <w:p w14:paraId="7422067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85F25E6" w14:textId="77777777" w:rsidR="00F50AC2" w:rsidRPr="00697DD9" w:rsidRDefault="00F50AC2" w:rsidP="004D3221">
            <w:pPr>
              <w:rPr>
                <w:rFonts w:ascii="Arial" w:hAnsi="Arial" w:cs="Arial"/>
                <w:sz w:val="20"/>
                <w:szCs w:val="20"/>
              </w:rPr>
            </w:pPr>
          </w:p>
        </w:tc>
      </w:tr>
      <w:tr w:rsidR="00F50AC2" w:rsidRPr="007E21CD" w14:paraId="16AAB71A" w14:textId="77777777" w:rsidTr="004D3221">
        <w:trPr>
          <w:trHeight w:val="20"/>
          <w:jc w:val="center"/>
        </w:trPr>
        <w:tc>
          <w:tcPr>
            <w:tcW w:w="362" w:type="pct"/>
            <w:vAlign w:val="center"/>
          </w:tcPr>
          <w:p w14:paraId="3F51579A" w14:textId="77777777" w:rsidR="00F50AC2" w:rsidRPr="00697DD9" w:rsidRDefault="00F50AC2" w:rsidP="004D3221">
            <w:pPr>
              <w:rPr>
                <w:rFonts w:ascii="Arial" w:hAnsi="Arial" w:cs="Arial"/>
                <w:sz w:val="20"/>
                <w:szCs w:val="20"/>
              </w:rPr>
            </w:pPr>
            <w:r w:rsidRPr="00697DD9">
              <w:rPr>
                <w:rFonts w:ascii="Arial" w:hAnsi="Arial" w:cs="Arial"/>
                <w:sz w:val="20"/>
                <w:szCs w:val="20"/>
              </w:rPr>
              <w:t>TK</w:t>
            </w:r>
          </w:p>
        </w:tc>
        <w:tc>
          <w:tcPr>
            <w:tcW w:w="2476" w:type="pct"/>
            <w:vAlign w:val="center"/>
          </w:tcPr>
          <w:p w14:paraId="2E9A8BE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9F71342" w14:textId="77777777" w:rsidR="00F50AC2" w:rsidRPr="00697DD9" w:rsidRDefault="00F50AC2" w:rsidP="004D3221">
            <w:pPr>
              <w:rPr>
                <w:rFonts w:ascii="Arial" w:hAnsi="Arial" w:cs="Arial"/>
                <w:sz w:val="20"/>
                <w:szCs w:val="20"/>
              </w:rPr>
            </w:pPr>
          </w:p>
        </w:tc>
      </w:tr>
      <w:tr w:rsidR="00F50AC2" w:rsidRPr="00DE6E76" w14:paraId="4986A308" w14:textId="77777777" w:rsidTr="004D3221">
        <w:trPr>
          <w:trHeight w:val="20"/>
          <w:jc w:val="center"/>
        </w:trPr>
        <w:tc>
          <w:tcPr>
            <w:tcW w:w="362" w:type="pct"/>
            <w:vAlign w:val="center"/>
          </w:tcPr>
          <w:p w14:paraId="2E3F181E" w14:textId="77777777" w:rsidR="00F50AC2" w:rsidRPr="00697DD9" w:rsidRDefault="00F50AC2" w:rsidP="004D3221">
            <w:pPr>
              <w:rPr>
                <w:rFonts w:ascii="Arial" w:hAnsi="Arial" w:cs="Arial"/>
                <w:sz w:val="20"/>
                <w:szCs w:val="20"/>
              </w:rPr>
            </w:pPr>
            <w:r w:rsidRPr="00697DD9">
              <w:rPr>
                <w:rFonts w:ascii="Arial" w:hAnsi="Arial" w:cs="Arial"/>
                <w:sz w:val="20"/>
                <w:szCs w:val="20"/>
              </w:rPr>
              <w:t>TL</w:t>
            </w:r>
          </w:p>
        </w:tc>
        <w:tc>
          <w:tcPr>
            <w:tcW w:w="2476" w:type="pct"/>
            <w:vAlign w:val="center"/>
          </w:tcPr>
          <w:p w14:paraId="458D0F2A"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speed of rotation, torque, force into the same kind</w:t>
            </w:r>
          </w:p>
        </w:tc>
        <w:tc>
          <w:tcPr>
            <w:tcW w:w="2162" w:type="pct"/>
            <w:vAlign w:val="center"/>
          </w:tcPr>
          <w:p w14:paraId="4F8B970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Automatic gear, control coupling, fluid amplifier, indexing gear,</w:t>
            </w:r>
          </w:p>
          <w:p w14:paraId="392E8A9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pressure amplifier, speed convertor, torque converter</w:t>
            </w:r>
          </w:p>
        </w:tc>
      </w:tr>
      <w:tr w:rsidR="00F50AC2" w:rsidRPr="007E21CD" w14:paraId="11E3B087" w14:textId="77777777" w:rsidTr="004D3221">
        <w:trPr>
          <w:trHeight w:val="20"/>
          <w:jc w:val="center"/>
        </w:trPr>
        <w:tc>
          <w:tcPr>
            <w:tcW w:w="362" w:type="pct"/>
            <w:vAlign w:val="center"/>
          </w:tcPr>
          <w:p w14:paraId="4D295940" w14:textId="77777777" w:rsidR="00F50AC2" w:rsidRPr="00697DD9" w:rsidRDefault="00F50AC2" w:rsidP="004D3221">
            <w:pPr>
              <w:rPr>
                <w:rFonts w:ascii="Arial" w:hAnsi="Arial" w:cs="Arial"/>
                <w:sz w:val="20"/>
                <w:szCs w:val="20"/>
              </w:rPr>
            </w:pPr>
            <w:r w:rsidRPr="00697DD9">
              <w:rPr>
                <w:rFonts w:ascii="Arial" w:hAnsi="Arial" w:cs="Arial"/>
                <w:sz w:val="20"/>
                <w:szCs w:val="20"/>
              </w:rPr>
              <w:t>TM</w:t>
            </w:r>
          </w:p>
        </w:tc>
        <w:tc>
          <w:tcPr>
            <w:tcW w:w="2476" w:type="pct"/>
            <w:vAlign w:val="center"/>
          </w:tcPr>
          <w:p w14:paraId="4651C2F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a mechanical form by machining</w:t>
            </w:r>
          </w:p>
        </w:tc>
        <w:tc>
          <w:tcPr>
            <w:tcW w:w="2162" w:type="pct"/>
            <w:vAlign w:val="center"/>
          </w:tcPr>
          <w:p w14:paraId="49B07775" w14:textId="77777777" w:rsidR="00F50AC2" w:rsidRPr="00697DD9" w:rsidRDefault="00F50AC2" w:rsidP="004D3221">
            <w:pPr>
              <w:rPr>
                <w:rFonts w:ascii="Arial" w:hAnsi="Arial" w:cs="Arial"/>
                <w:sz w:val="20"/>
                <w:szCs w:val="20"/>
              </w:rPr>
            </w:pPr>
            <w:r w:rsidRPr="00697DD9">
              <w:rPr>
                <w:rFonts w:ascii="Arial" w:hAnsi="Arial" w:cs="Arial"/>
                <w:sz w:val="20"/>
                <w:szCs w:val="20"/>
              </w:rPr>
              <w:t>Machine tool, saw, shear</w:t>
            </w:r>
          </w:p>
        </w:tc>
      </w:tr>
      <w:tr w:rsidR="00F50AC2" w:rsidRPr="007E21CD" w14:paraId="074D8A02" w14:textId="77777777" w:rsidTr="004D3221">
        <w:trPr>
          <w:trHeight w:val="20"/>
          <w:jc w:val="center"/>
        </w:trPr>
        <w:tc>
          <w:tcPr>
            <w:tcW w:w="362" w:type="pct"/>
            <w:vAlign w:val="center"/>
          </w:tcPr>
          <w:p w14:paraId="66F7E988" w14:textId="77777777" w:rsidR="00F50AC2" w:rsidRPr="00697DD9" w:rsidRDefault="00F50AC2" w:rsidP="004D3221">
            <w:pPr>
              <w:rPr>
                <w:rFonts w:ascii="Arial" w:hAnsi="Arial" w:cs="Arial"/>
                <w:sz w:val="20"/>
                <w:szCs w:val="20"/>
              </w:rPr>
            </w:pPr>
            <w:r w:rsidRPr="00697DD9">
              <w:rPr>
                <w:rFonts w:ascii="Arial" w:hAnsi="Arial" w:cs="Arial"/>
                <w:sz w:val="20"/>
                <w:szCs w:val="20"/>
              </w:rPr>
              <w:t>TN</w:t>
            </w:r>
          </w:p>
        </w:tc>
        <w:tc>
          <w:tcPr>
            <w:tcW w:w="2476" w:type="pct"/>
            <w:vAlign w:val="center"/>
          </w:tcPr>
          <w:p w14:paraId="4FC6F2F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64423B" w14:textId="77777777" w:rsidR="00F50AC2" w:rsidRPr="00697DD9" w:rsidRDefault="00F50AC2" w:rsidP="004D3221">
            <w:pPr>
              <w:rPr>
                <w:rFonts w:ascii="Arial" w:hAnsi="Arial" w:cs="Arial"/>
                <w:sz w:val="20"/>
                <w:szCs w:val="20"/>
              </w:rPr>
            </w:pPr>
          </w:p>
        </w:tc>
      </w:tr>
      <w:tr w:rsidR="00F50AC2" w:rsidRPr="00DE6E76" w14:paraId="7370C502" w14:textId="77777777" w:rsidTr="004D3221">
        <w:trPr>
          <w:trHeight w:val="20"/>
          <w:jc w:val="center"/>
        </w:trPr>
        <w:tc>
          <w:tcPr>
            <w:tcW w:w="362" w:type="pct"/>
            <w:vAlign w:val="center"/>
          </w:tcPr>
          <w:p w14:paraId="44B42786" w14:textId="77777777" w:rsidR="00F50AC2" w:rsidRPr="00697DD9" w:rsidRDefault="00F50AC2" w:rsidP="004D3221">
            <w:pPr>
              <w:rPr>
                <w:rFonts w:ascii="Arial" w:hAnsi="Arial" w:cs="Arial"/>
                <w:sz w:val="20"/>
                <w:szCs w:val="20"/>
              </w:rPr>
            </w:pPr>
            <w:r w:rsidRPr="00697DD9">
              <w:rPr>
                <w:rFonts w:ascii="Arial" w:hAnsi="Arial" w:cs="Arial"/>
                <w:sz w:val="20"/>
                <w:szCs w:val="20"/>
              </w:rPr>
              <w:t>TP</w:t>
            </w:r>
          </w:p>
        </w:tc>
        <w:tc>
          <w:tcPr>
            <w:tcW w:w="2476" w:type="pct"/>
            <w:vAlign w:val="center"/>
          </w:tcPr>
          <w:p w14:paraId="4E5D0D6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a mechanical form by cold forming (chipless deforming)</w:t>
            </w:r>
          </w:p>
        </w:tc>
        <w:tc>
          <w:tcPr>
            <w:tcW w:w="2162" w:type="pct"/>
            <w:vAlign w:val="center"/>
          </w:tcPr>
          <w:p w14:paraId="62D729F0"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Cold drawing equipment, cold rolling equipment, deep drawing equipment</w:t>
            </w:r>
          </w:p>
        </w:tc>
      </w:tr>
      <w:tr w:rsidR="00F50AC2" w:rsidRPr="00DE6E76" w14:paraId="2F2AD0FF" w14:textId="77777777" w:rsidTr="004D3221">
        <w:trPr>
          <w:trHeight w:val="20"/>
          <w:jc w:val="center"/>
        </w:trPr>
        <w:tc>
          <w:tcPr>
            <w:tcW w:w="362" w:type="pct"/>
            <w:vAlign w:val="center"/>
          </w:tcPr>
          <w:p w14:paraId="4842E259" w14:textId="77777777" w:rsidR="00F50AC2" w:rsidRPr="00697DD9" w:rsidRDefault="00F50AC2" w:rsidP="004D3221">
            <w:pPr>
              <w:rPr>
                <w:rFonts w:ascii="Arial" w:hAnsi="Arial" w:cs="Arial"/>
                <w:sz w:val="20"/>
                <w:szCs w:val="20"/>
              </w:rPr>
            </w:pPr>
            <w:r w:rsidRPr="00697DD9">
              <w:rPr>
                <w:rFonts w:ascii="Arial" w:hAnsi="Arial" w:cs="Arial"/>
                <w:sz w:val="20"/>
                <w:szCs w:val="20"/>
              </w:rPr>
              <w:t>TQ</w:t>
            </w:r>
          </w:p>
        </w:tc>
        <w:tc>
          <w:tcPr>
            <w:tcW w:w="2476" w:type="pct"/>
            <w:vAlign w:val="center"/>
          </w:tcPr>
          <w:p w14:paraId="48F25DA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a mechanical form by hot forming (chipless deforming)</w:t>
            </w:r>
          </w:p>
        </w:tc>
        <w:tc>
          <w:tcPr>
            <w:tcW w:w="2162" w:type="pct"/>
            <w:vAlign w:val="center"/>
          </w:tcPr>
          <w:p w14:paraId="14FFAA0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Casting machine, extruder, forging, hot drawing equipment, hot rolling</w:t>
            </w:r>
          </w:p>
        </w:tc>
      </w:tr>
      <w:tr w:rsidR="00F50AC2" w:rsidRPr="007E21CD" w14:paraId="41AF2EB4" w14:textId="77777777" w:rsidTr="004D3221">
        <w:trPr>
          <w:trHeight w:val="20"/>
          <w:jc w:val="center"/>
        </w:trPr>
        <w:tc>
          <w:tcPr>
            <w:tcW w:w="362" w:type="pct"/>
            <w:vAlign w:val="center"/>
          </w:tcPr>
          <w:p w14:paraId="18A0832E" w14:textId="77777777" w:rsidR="00F50AC2" w:rsidRPr="00697DD9" w:rsidRDefault="00F50AC2" w:rsidP="004D3221">
            <w:pPr>
              <w:rPr>
                <w:rFonts w:ascii="Arial" w:hAnsi="Arial" w:cs="Arial"/>
                <w:sz w:val="20"/>
                <w:szCs w:val="20"/>
              </w:rPr>
            </w:pPr>
            <w:r w:rsidRPr="00697DD9">
              <w:rPr>
                <w:rFonts w:ascii="Arial" w:hAnsi="Arial" w:cs="Arial"/>
                <w:sz w:val="20"/>
                <w:szCs w:val="20"/>
              </w:rPr>
              <w:t>TR</w:t>
            </w:r>
          </w:p>
        </w:tc>
        <w:tc>
          <w:tcPr>
            <w:tcW w:w="2476" w:type="pct"/>
            <w:vAlign w:val="center"/>
          </w:tcPr>
          <w:p w14:paraId="60D54C8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radiation energy while retaining energy form</w:t>
            </w:r>
          </w:p>
        </w:tc>
        <w:tc>
          <w:tcPr>
            <w:tcW w:w="2162" w:type="pct"/>
            <w:vAlign w:val="center"/>
          </w:tcPr>
          <w:p w14:paraId="71E6E369" w14:textId="77777777" w:rsidR="00F50AC2" w:rsidRPr="00697DD9" w:rsidRDefault="00F50AC2" w:rsidP="004D3221">
            <w:pPr>
              <w:rPr>
                <w:rFonts w:ascii="Arial" w:hAnsi="Arial" w:cs="Arial"/>
                <w:sz w:val="20"/>
                <w:szCs w:val="20"/>
              </w:rPr>
            </w:pPr>
            <w:r w:rsidRPr="00697DD9">
              <w:rPr>
                <w:rFonts w:ascii="Arial" w:hAnsi="Arial" w:cs="Arial"/>
                <w:sz w:val="20"/>
                <w:szCs w:val="20"/>
              </w:rPr>
              <w:t>Magnifying glass, parabolic mirror</w:t>
            </w:r>
          </w:p>
        </w:tc>
      </w:tr>
      <w:tr w:rsidR="00F50AC2" w:rsidRPr="007E21CD" w14:paraId="15FE30B0" w14:textId="77777777" w:rsidTr="004D3221">
        <w:trPr>
          <w:trHeight w:val="20"/>
          <w:jc w:val="center"/>
        </w:trPr>
        <w:tc>
          <w:tcPr>
            <w:tcW w:w="362" w:type="pct"/>
            <w:vAlign w:val="center"/>
          </w:tcPr>
          <w:p w14:paraId="789F7718" w14:textId="77777777" w:rsidR="00F50AC2" w:rsidRPr="00697DD9" w:rsidRDefault="00F50AC2" w:rsidP="004D3221">
            <w:pPr>
              <w:rPr>
                <w:rFonts w:ascii="Arial" w:hAnsi="Arial" w:cs="Arial"/>
                <w:sz w:val="20"/>
                <w:szCs w:val="20"/>
              </w:rPr>
            </w:pPr>
            <w:r w:rsidRPr="00697DD9">
              <w:rPr>
                <w:rFonts w:ascii="Arial" w:hAnsi="Arial" w:cs="Arial"/>
                <w:sz w:val="20"/>
                <w:szCs w:val="20"/>
              </w:rPr>
              <w:t>TS</w:t>
            </w:r>
          </w:p>
        </w:tc>
        <w:tc>
          <w:tcPr>
            <w:tcW w:w="2476" w:type="pct"/>
            <w:vAlign w:val="center"/>
          </w:tcPr>
          <w:p w14:paraId="18A8CD6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DCC1A9" w14:textId="77777777" w:rsidR="00F50AC2" w:rsidRPr="00697DD9" w:rsidRDefault="00F50AC2" w:rsidP="004D3221">
            <w:pPr>
              <w:rPr>
                <w:rFonts w:ascii="Arial" w:hAnsi="Arial" w:cs="Arial"/>
                <w:sz w:val="20"/>
                <w:szCs w:val="20"/>
              </w:rPr>
            </w:pPr>
          </w:p>
        </w:tc>
      </w:tr>
      <w:tr w:rsidR="00F50AC2" w:rsidRPr="007E21CD" w14:paraId="160E2CDC" w14:textId="77777777" w:rsidTr="004D3221">
        <w:trPr>
          <w:trHeight w:val="20"/>
          <w:jc w:val="center"/>
        </w:trPr>
        <w:tc>
          <w:tcPr>
            <w:tcW w:w="362" w:type="pct"/>
            <w:vAlign w:val="center"/>
          </w:tcPr>
          <w:p w14:paraId="539E7D91" w14:textId="77777777" w:rsidR="00F50AC2" w:rsidRPr="00697DD9" w:rsidRDefault="00F50AC2" w:rsidP="004D3221">
            <w:pPr>
              <w:rPr>
                <w:rFonts w:ascii="Arial" w:hAnsi="Arial" w:cs="Arial"/>
                <w:sz w:val="20"/>
                <w:szCs w:val="20"/>
              </w:rPr>
            </w:pPr>
            <w:r w:rsidRPr="00697DD9">
              <w:rPr>
                <w:rFonts w:ascii="Arial" w:hAnsi="Arial" w:cs="Arial"/>
                <w:sz w:val="20"/>
                <w:szCs w:val="20"/>
              </w:rPr>
              <w:t>TT</w:t>
            </w:r>
          </w:p>
        </w:tc>
        <w:tc>
          <w:tcPr>
            <w:tcW w:w="2476" w:type="pct"/>
            <w:vAlign w:val="center"/>
          </w:tcPr>
          <w:p w14:paraId="0244154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8F0B9A2" w14:textId="77777777" w:rsidR="00F50AC2" w:rsidRPr="00697DD9" w:rsidRDefault="00F50AC2" w:rsidP="004D3221">
            <w:pPr>
              <w:rPr>
                <w:rFonts w:ascii="Arial" w:hAnsi="Arial" w:cs="Arial"/>
                <w:sz w:val="20"/>
                <w:szCs w:val="20"/>
              </w:rPr>
            </w:pPr>
          </w:p>
        </w:tc>
      </w:tr>
      <w:tr w:rsidR="00F50AC2" w:rsidRPr="007E21CD" w14:paraId="2299FCA0" w14:textId="77777777" w:rsidTr="004D3221">
        <w:trPr>
          <w:trHeight w:val="20"/>
          <w:jc w:val="center"/>
        </w:trPr>
        <w:tc>
          <w:tcPr>
            <w:tcW w:w="362" w:type="pct"/>
            <w:vAlign w:val="center"/>
          </w:tcPr>
          <w:p w14:paraId="38DBB673" w14:textId="77777777" w:rsidR="00F50AC2" w:rsidRPr="00697DD9" w:rsidRDefault="00F50AC2" w:rsidP="004D3221">
            <w:pPr>
              <w:rPr>
                <w:rFonts w:ascii="Arial" w:hAnsi="Arial" w:cs="Arial"/>
                <w:sz w:val="20"/>
                <w:szCs w:val="20"/>
              </w:rPr>
            </w:pPr>
            <w:r w:rsidRPr="00697DD9">
              <w:rPr>
                <w:rFonts w:ascii="Arial" w:hAnsi="Arial" w:cs="Arial"/>
                <w:sz w:val="20"/>
                <w:szCs w:val="20"/>
              </w:rPr>
              <w:t>TU</w:t>
            </w:r>
          </w:p>
        </w:tc>
        <w:tc>
          <w:tcPr>
            <w:tcW w:w="2476" w:type="pct"/>
            <w:vAlign w:val="center"/>
          </w:tcPr>
          <w:p w14:paraId="5FF32FC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F7BFCB2" w14:textId="77777777" w:rsidR="00F50AC2" w:rsidRPr="00697DD9" w:rsidRDefault="00F50AC2" w:rsidP="004D3221">
            <w:pPr>
              <w:rPr>
                <w:rFonts w:ascii="Arial" w:hAnsi="Arial" w:cs="Arial"/>
                <w:sz w:val="20"/>
                <w:szCs w:val="20"/>
              </w:rPr>
            </w:pPr>
          </w:p>
        </w:tc>
      </w:tr>
      <w:tr w:rsidR="00F50AC2" w:rsidRPr="007E21CD" w14:paraId="76B9A944" w14:textId="77777777" w:rsidTr="004D3221">
        <w:trPr>
          <w:trHeight w:val="20"/>
          <w:jc w:val="center"/>
        </w:trPr>
        <w:tc>
          <w:tcPr>
            <w:tcW w:w="362" w:type="pct"/>
            <w:vAlign w:val="center"/>
          </w:tcPr>
          <w:p w14:paraId="087D564D" w14:textId="77777777" w:rsidR="00F50AC2" w:rsidRPr="00697DD9" w:rsidRDefault="00F50AC2" w:rsidP="004D3221">
            <w:pPr>
              <w:rPr>
                <w:rFonts w:ascii="Arial" w:hAnsi="Arial" w:cs="Arial"/>
                <w:sz w:val="20"/>
                <w:szCs w:val="20"/>
              </w:rPr>
            </w:pPr>
            <w:r w:rsidRPr="00697DD9">
              <w:rPr>
                <w:rFonts w:ascii="Arial" w:hAnsi="Arial" w:cs="Arial"/>
                <w:sz w:val="20"/>
                <w:szCs w:val="20"/>
              </w:rPr>
              <w:t>TV</w:t>
            </w:r>
          </w:p>
        </w:tc>
        <w:tc>
          <w:tcPr>
            <w:tcW w:w="2476" w:type="pct"/>
            <w:vAlign w:val="center"/>
          </w:tcPr>
          <w:p w14:paraId="4B64891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AEBE4E9" w14:textId="77777777" w:rsidR="00F50AC2" w:rsidRPr="00697DD9" w:rsidRDefault="00F50AC2" w:rsidP="004D3221">
            <w:pPr>
              <w:rPr>
                <w:rFonts w:ascii="Arial" w:hAnsi="Arial" w:cs="Arial"/>
                <w:sz w:val="20"/>
                <w:szCs w:val="20"/>
              </w:rPr>
            </w:pPr>
          </w:p>
        </w:tc>
      </w:tr>
      <w:tr w:rsidR="00F50AC2" w:rsidRPr="007E21CD" w14:paraId="6602DCAE" w14:textId="77777777" w:rsidTr="004D3221">
        <w:trPr>
          <w:trHeight w:val="20"/>
          <w:jc w:val="center"/>
        </w:trPr>
        <w:tc>
          <w:tcPr>
            <w:tcW w:w="362" w:type="pct"/>
            <w:vAlign w:val="center"/>
          </w:tcPr>
          <w:p w14:paraId="4B9F81D3" w14:textId="77777777" w:rsidR="00F50AC2" w:rsidRPr="00697DD9" w:rsidRDefault="00F50AC2" w:rsidP="004D3221">
            <w:pPr>
              <w:rPr>
                <w:rFonts w:ascii="Arial" w:hAnsi="Arial" w:cs="Arial"/>
                <w:sz w:val="20"/>
                <w:szCs w:val="20"/>
              </w:rPr>
            </w:pPr>
            <w:r w:rsidRPr="00697DD9">
              <w:rPr>
                <w:rFonts w:ascii="Arial" w:hAnsi="Arial" w:cs="Arial"/>
                <w:sz w:val="20"/>
                <w:szCs w:val="20"/>
              </w:rPr>
              <w:t>TW</w:t>
            </w:r>
          </w:p>
        </w:tc>
        <w:tc>
          <w:tcPr>
            <w:tcW w:w="2476" w:type="pct"/>
            <w:vAlign w:val="center"/>
          </w:tcPr>
          <w:p w14:paraId="414459B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6318D33" w14:textId="77777777" w:rsidR="00F50AC2" w:rsidRPr="00697DD9" w:rsidRDefault="00F50AC2" w:rsidP="004D3221">
            <w:pPr>
              <w:rPr>
                <w:rFonts w:ascii="Arial" w:hAnsi="Arial" w:cs="Arial"/>
                <w:sz w:val="20"/>
                <w:szCs w:val="20"/>
              </w:rPr>
            </w:pPr>
          </w:p>
        </w:tc>
      </w:tr>
      <w:tr w:rsidR="00F50AC2" w:rsidRPr="007E21CD" w14:paraId="53421A67" w14:textId="77777777" w:rsidTr="004D3221">
        <w:trPr>
          <w:trHeight w:val="20"/>
          <w:jc w:val="center"/>
        </w:trPr>
        <w:tc>
          <w:tcPr>
            <w:tcW w:w="362" w:type="pct"/>
            <w:vAlign w:val="center"/>
          </w:tcPr>
          <w:p w14:paraId="16D8E27E" w14:textId="77777777" w:rsidR="00F50AC2" w:rsidRPr="00697DD9" w:rsidRDefault="00F50AC2" w:rsidP="004D3221">
            <w:pPr>
              <w:rPr>
                <w:rFonts w:ascii="Arial" w:hAnsi="Arial" w:cs="Arial"/>
                <w:sz w:val="20"/>
                <w:szCs w:val="20"/>
              </w:rPr>
            </w:pPr>
            <w:r w:rsidRPr="00697DD9">
              <w:rPr>
                <w:rFonts w:ascii="Arial" w:hAnsi="Arial" w:cs="Arial"/>
                <w:sz w:val="20"/>
                <w:szCs w:val="20"/>
              </w:rPr>
              <w:t>TX</w:t>
            </w:r>
          </w:p>
        </w:tc>
        <w:tc>
          <w:tcPr>
            <w:tcW w:w="2476" w:type="pct"/>
            <w:vAlign w:val="center"/>
          </w:tcPr>
          <w:p w14:paraId="1975C91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6B0AF4E" w14:textId="77777777" w:rsidR="00F50AC2" w:rsidRPr="00697DD9" w:rsidRDefault="00F50AC2" w:rsidP="004D3221">
            <w:pPr>
              <w:rPr>
                <w:rFonts w:ascii="Arial" w:hAnsi="Arial" w:cs="Arial"/>
                <w:sz w:val="20"/>
                <w:szCs w:val="20"/>
              </w:rPr>
            </w:pPr>
          </w:p>
        </w:tc>
      </w:tr>
      <w:tr w:rsidR="00F50AC2" w:rsidRPr="007E21CD" w14:paraId="31EC1AC9" w14:textId="77777777" w:rsidTr="004D3221">
        <w:trPr>
          <w:trHeight w:val="20"/>
          <w:jc w:val="center"/>
        </w:trPr>
        <w:tc>
          <w:tcPr>
            <w:tcW w:w="362" w:type="pct"/>
            <w:vAlign w:val="center"/>
          </w:tcPr>
          <w:p w14:paraId="29FBBDCE" w14:textId="77777777" w:rsidR="00F50AC2" w:rsidRPr="00697DD9" w:rsidRDefault="00F50AC2" w:rsidP="004D3221">
            <w:pPr>
              <w:rPr>
                <w:rFonts w:ascii="Arial" w:hAnsi="Arial" w:cs="Arial"/>
                <w:sz w:val="20"/>
                <w:szCs w:val="20"/>
              </w:rPr>
            </w:pPr>
            <w:r w:rsidRPr="00697DD9">
              <w:rPr>
                <w:rFonts w:ascii="Arial" w:hAnsi="Arial" w:cs="Arial"/>
                <w:sz w:val="20"/>
                <w:szCs w:val="20"/>
              </w:rPr>
              <w:t>TY</w:t>
            </w:r>
          </w:p>
        </w:tc>
        <w:tc>
          <w:tcPr>
            <w:tcW w:w="2476" w:type="pct"/>
            <w:vAlign w:val="center"/>
          </w:tcPr>
          <w:p w14:paraId="39AD604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B525DFA" w14:textId="77777777" w:rsidR="00F50AC2" w:rsidRPr="00697DD9" w:rsidRDefault="00F50AC2" w:rsidP="004D3221">
            <w:pPr>
              <w:rPr>
                <w:rFonts w:ascii="Arial" w:hAnsi="Arial" w:cs="Arial"/>
                <w:sz w:val="20"/>
                <w:szCs w:val="20"/>
              </w:rPr>
            </w:pPr>
          </w:p>
        </w:tc>
      </w:tr>
      <w:tr w:rsidR="00F50AC2" w:rsidRPr="007E21CD" w14:paraId="2574DF35" w14:textId="77777777" w:rsidTr="004D3221">
        <w:trPr>
          <w:trHeight w:val="20"/>
          <w:jc w:val="center"/>
        </w:trPr>
        <w:tc>
          <w:tcPr>
            <w:tcW w:w="362" w:type="pct"/>
            <w:vAlign w:val="center"/>
          </w:tcPr>
          <w:p w14:paraId="49CC5820" w14:textId="77777777" w:rsidR="00F50AC2" w:rsidRPr="00697DD9" w:rsidRDefault="00F50AC2" w:rsidP="004D3221">
            <w:pPr>
              <w:rPr>
                <w:rFonts w:ascii="Arial" w:hAnsi="Arial" w:cs="Arial"/>
                <w:sz w:val="20"/>
                <w:szCs w:val="20"/>
              </w:rPr>
            </w:pPr>
            <w:r w:rsidRPr="00697DD9">
              <w:rPr>
                <w:rFonts w:ascii="Arial" w:hAnsi="Arial" w:cs="Arial"/>
                <w:sz w:val="20"/>
                <w:szCs w:val="20"/>
              </w:rPr>
              <w:t>TZ</w:t>
            </w:r>
          </w:p>
        </w:tc>
        <w:tc>
          <w:tcPr>
            <w:tcW w:w="2476" w:type="pct"/>
            <w:vAlign w:val="center"/>
          </w:tcPr>
          <w:p w14:paraId="3F5DABED"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079976F2" w14:textId="77777777" w:rsidR="00F50AC2" w:rsidRPr="00697DD9" w:rsidRDefault="00F50AC2" w:rsidP="004D3221">
            <w:pPr>
              <w:rPr>
                <w:rFonts w:ascii="Arial" w:hAnsi="Arial" w:cs="Arial"/>
                <w:sz w:val="20"/>
                <w:szCs w:val="20"/>
              </w:rPr>
            </w:pPr>
          </w:p>
        </w:tc>
      </w:tr>
      <w:tr w:rsidR="00F50AC2" w:rsidRPr="007E21CD" w14:paraId="595FF6AD" w14:textId="77777777" w:rsidTr="004D3221">
        <w:trPr>
          <w:trHeight w:val="20"/>
          <w:jc w:val="center"/>
        </w:trPr>
        <w:tc>
          <w:tcPr>
            <w:tcW w:w="362" w:type="pct"/>
            <w:vAlign w:val="center"/>
          </w:tcPr>
          <w:p w14:paraId="0FA3BE10" w14:textId="77777777" w:rsidR="00F50AC2" w:rsidRPr="007E21CD" w:rsidRDefault="00F50AC2" w:rsidP="004D3221">
            <w:pPr>
              <w:rPr>
                <w:sz w:val="20"/>
                <w:szCs w:val="20"/>
                <w:lang w:val="en-US"/>
              </w:rPr>
            </w:pPr>
          </w:p>
        </w:tc>
        <w:tc>
          <w:tcPr>
            <w:tcW w:w="2476" w:type="pct"/>
            <w:vAlign w:val="center"/>
          </w:tcPr>
          <w:p w14:paraId="17BF1C12" w14:textId="77777777" w:rsidR="00F50AC2" w:rsidRPr="007E21CD" w:rsidRDefault="00F50AC2" w:rsidP="004D3221">
            <w:pPr>
              <w:rPr>
                <w:sz w:val="20"/>
                <w:szCs w:val="20"/>
                <w:lang w:val="en-US"/>
              </w:rPr>
            </w:pPr>
          </w:p>
        </w:tc>
        <w:tc>
          <w:tcPr>
            <w:tcW w:w="2162" w:type="pct"/>
            <w:vAlign w:val="center"/>
          </w:tcPr>
          <w:p w14:paraId="19A4911E" w14:textId="77777777" w:rsidR="00F50AC2" w:rsidRPr="007E21CD" w:rsidRDefault="00F50AC2" w:rsidP="004D3221">
            <w:pPr>
              <w:rPr>
                <w:sz w:val="20"/>
                <w:szCs w:val="20"/>
                <w:lang w:val="en-US"/>
              </w:rPr>
            </w:pPr>
          </w:p>
        </w:tc>
      </w:tr>
      <w:tr w:rsidR="00F50AC2" w:rsidRPr="00DE6E76" w14:paraId="1965078A" w14:textId="77777777" w:rsidTr="004D3221">
        <w:trPr>
          <w:trHeight w:val="20"/>
          <w:jc w:val="center"/>
        </w:trPr>
        <w:tc>
          <w:tcPr>
            <w:tcW w:w="5000" w:type="pct"/>
            <w:gridSpan w:val="3"/>
            <w:vAlign w:val="center"/>
          </w:tcPr>
          <w:p w14:paraId="51872F53" w14:textId="77777777" w:rsidR="00F50AC2" w:rsidRPr="00DE0BCB" w:rsidRDefault="00F50AC2" w:rsidP="004D3221">
            <w:pPr>
              <w:rPr>
                <w:rFonts w:ascii="Arial" w:hAnsi="Arial" w:cs="Arial"/>
                <w:b/>
                <w:sz w:val="20"/>
                <w:szCs w:val="20"/>
                <w:lang w:val="en-US"/>
              </w:rPr>
            </w:pPr>
            <w:r w:rsidRPr="00DE0BCB">
              <w:rPr>
                <w:rFonts w:ascii="Arial" w:hAnsi="Arial" w:cs="Arial"/>
                <w:b/>
                <w:sz w:val="20"/>
                <w:szCs w:val="20"/>
                <w:lang w:val="en-US"/>
              </w:rPr>
              <w:t>Main class U</w:t>
            </w:r>
          </w:p>
          <w:p w14:paraId="4A2F733F" w14:textId="77777777" w:rsidR="00F50AC2" w:rsidRPr="00DE0BCB" w:rsidRDefault="00F50AC2" w:rsidP="004D3221">
            <w:pPr>
              <w:rPr>
                <w:b/>
                <w:sz w:val="20"/>
                <w:szCs w:val="20"/>
                <w:lang w:val="en-US"/>
              </w:rPr>
            </w:pPr>
            <w:r w:rsidRPr="00DE0BCB">
              <w:rPr>
                <w:rFonts w:ascii="Arial" w:hAnsi="Arial" w:cs="Arial"/>
                <w:b/>
                <w:sz w:val="20"/>
                <w:szCs w:val="20"/>
                <w:lang w:val="en-US"/>
              </w:rPr>
              <w:t>Keeping objects in a defined position</w:t>
            </w:r>
          </w:p>
        </w:tc>
      </w:tr>
      <w:tr w:rsidR="00F50AC2" w:rsidRPr="007E21CD" w14:paraId="04C7335F" w14:textId="77777777" w:rsidTr="004D3221">
        <w:trPr>
          <w:trHeight w:val="20"/>
          <w:jc w:val="center"/>
        </w:trPr>
        <w:tc>
          <w:tcPr>
            <w:tcW w:w="362" w:type="pct"/>
            <w:vAlign w:val="center"/>
          </w:tcPr>
          <w:p w14:paraId="53DEEFD4"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2AA388C9"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5EC348A8"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6BDFC5E5" w14:textId="77777777" w:rsidTr="004D3221">
        <w:trPr>
          <w:trHeight w:val="20"/>
          <w:jc w:val="center"/>
        </w:trPr>
        <w:tc>
          <w:tcPr>
            <w:tcW w:w="362" w:type="pct"/>
            <w:vAlign w:val="center"/>
          </w:tcPr>
          <w:p w14:paraId="690A6AEC" w14:textId="77777777" w:rsidR="00F50AC2" w:rsidRPr="00697DD9" w:rsidRDefault="00F50AC2" w:rsidP="004D3221">
            <w:pPr>
              <w:rPr>
                <w:rFonts w:ascii="Arial" w:hAnsi="Arial" w:cs="Arial"/>
                <w:sz w:val="20"/>
                <w:szCs w:val="20"/>
              </w:rPr>
            </w:pPr>
            <w:r w:rsidRPr="00697DD9">
              <w:rPr>
                <w:rFonts w:ascii="Arial" w:hAnsi="Arial" w:cs="Arial"/>
                <w:sz w:val="20"/>
                <w:szCs w:val="20"/>
              </w:rPr>
              <w:t>UA</w:t>
            </w:r>
          </w:p>
        </w:tc>
        <w:tc>
          <w:tcPr>
            <w:tcW w:w="2476" w:type="pct"/>
            <w:vAlign w:val="center"/>
          </w:tcPr>
          <w:p w14:paraId="4FB4CE6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electrical energy equipment</w:t>
            </w:r>
          </w:p>
        </w:tc>
        <w:tc>
          <w:tcPr>
            <w:tcW w:w="2162" w:type="pct"/>
            <w:vAlign w:val="center"/>
          </w:tcPr>
          <w:p w14:paraId="665F2A1F" w14:textId="77777777" w:rsidR="00F50AC2" w:rsidRPr="00697DD9" w:rsidRDefault="00F50AC2" w:rsidP="004D3221">
            <w:pPr>
              <w:rPr>
                <w:rFonts w:ascii="Arial" w:hAnsi="Arial" w:cs="Arial"/>
                <w:sz w:val="20"/>
                <w:szCs w:val="20"/>
              </w:rPr>
            </w:pPr>
            <w:r w:rsidRPr="00697DD9">
              <w:rPr>
                <w:rFonts w:ascii="Arial" w:hAnsi="Arial" w:cs="Arial"/>
                <w:sz w:val="20"/>
                <w:szCs w:val="20"/>
              </w:rPr>
              <w:t>Insulator, supporting structure</w:t>
            </w:r>
          </w:p>
        </w:tc>
      </w:tr>
      <w:tr w:rsidR="00F50AC2" w:rsidRPr="00DE6E76" w14:paraId="5DB52D53" w14:textId="77777777" w:rsidTr="004D3221">
        <w:trPr>
          <w:trHeight w:val="20"/>
          <w:jc w:val="center"/>
        </w:trPr>
        <w:tc>
          <w:tcPr>
            <w:tcW w:w="362" w:type="pct"/>
            <w:vAlign w:val="center"/>
          </w:tcPr>
          <w:p w14:paraId="02B7CBD8" w14:textId="77777777" w:rsidR="00F50AC2" w:rsidRPr="00697DD9" w:rsidRDefault="00F50AC2" w:rsidP="004D3221">
            <w:pPr>
              <w:rPr>
                <w:rFonts w:ascii="Arial" w:hAnsi="Arial" w:cs="Arial"/>
                <w:sz w:val="20"/>
                <w:szCs w:val="20"/>
              </w:rPr>
            </w:pPr>
            <w:r w:rsidRPr="00697DD9">
              <w:rPr>
                <w:rFonts w:ascii="Arial" w:hAnsi="Arial" w:cs="Arial"/>
                <w:sz w:val="20"/>
                <w:szCs w:val="20"/>
              </w:rPr>
              <w:t>UB</w:t>
            </w:r>
          </w:p>
        </w:tc>
        <w:tc>
          <w:tcPr>
            <w:tcW w:w="2476" w:type="pct"/>
            <w:vAlign w:val="center"/>
          </w:tcPr>
          <w:p w14:paraId="6013D570"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electrical energy cables and conductors</w:t>
            </w:r>
          </w:p>
        </w:tc>
        <w:tc>
          <w:tcPr>
            <w:tcW w:w="2162" w:type="pct"/>
            <w:vAlign w:val="center"/>
          </w:tcPr>
          <w:p w14:paraId="73F01DD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Cable duct, cable rack, cable tray, cable trough, insulator, mast, portal, post insulator</w:t>
            </w:r>
          </w:p>
        </w:tc>
      </w:tr>
      <w:tr w:rsidR="00F50AC2" w:rsidRPr="007E21CD" w14:paraId="59005F6D" w14:textId="77777777" w:rsidTr="004D3221">
        <w:trPr>
          <w:trHeight w:val="20"/>
          <w:jc w:val="center"/>
        </w:trPr>
        <w:tc>
          <w:tcPr>
            <w:tcW w:w="362" w:type="pct"/>
            <w:vAlign w:val="center"/>
          </w:tcPr>
          <w:p w14:paraId="0A98A4CB" w14:textId="77777777" w:rsidR="00F50AC2" w:rsidRPr="00697DD9" w:rsidRDefault="00F50AC2" w:rsidP="004D3221">
            <w:pPr>
              <w:rPr>
                <w:rFonts w:ascii="Arial" w:hAnsi="Arial" w:cs="Arial"/>
                <w:sz w:val="20"/>
                <w:szCs w:val="20"/>
              </w:rPr>
            </w:pPr>
            <w:r w:rsidRPr="00697DD9">
              <w:rPr>
                <w:rFonts w:ascii="Arial" w:hAnsi="Arial" w:cs="Arial"/>
                <w:sz w:val="20"/>
                <w:szCs w:val="20"/>
              </w:rPr>
              <w:t>UC</w:t>
            </w:r>
          </w:p>
        </w:tc>
        <w:tc>
          <w:tcPr>
            <w:tcW w:w="2476" w:type="pct"/>
            <w:vAlign w:val="center"/>
          </w:tcPr>
          <w:p w14:paraId="1CF6B8D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Enclosing and supporting electrical energy equipment</w:t>
            </w:r>
          </w:p>
        </w:tc>
        <w:tc>
          <w:tcPr>
            <w:tcW w:w="2162" w:type="pct"/>
            <w:vAlign w:val="center"/>
          </w:tcPr>
          <w:p w14:paraId="401DF9AE" w14:textId="77777777" w:rsidR="00F50AC2" w:rsidRPr="00697DD9" w:rsidRDefault="00F50AC2" w:rsidP="004D3221">
            <w:pPr>
              <w:rPr>
                <w:rFonts w:ascii="Arial" w:hAnsi="Arial" w:cs="Arial"/>
                <w:sz w:val="20"/>
                <w:szCs w:val="20"/>
              </w:rPr>
            </w:pPr>
            <w:r w:rsidRPr="00697DD9">
              <w:rPr>
                <w:rFonts w:ascii="Arial" w:hAnsi="Arial" w:cs="Arial"/>
                <w:sz w:val="20"/>
                <w:szCs w:val="20"/>
              </w:rPr>
              <w:t>Cubicle, encapsulation, housing</w:t>
            </w:r>
          </w:p>
        </w:tc>
      </w:tr>
      <w:tr w:rsidR="00F50AC2" w:rsidRPr="007E21CD" w14:paraId="093FE424" w14:textId="77777777" w:rsidTr="004D3221">
        <w:trPr>
          <w:trHeight w:val="20"/>
          <w:jc w:val="center"/>
        </w:trPr>
        <w:tc>
          <w:tcPr>
            <w:tcW w:w="362" w:type="pct"/>
            <w:vAlign w:val="center"/>
          </w:tcPr>
          <w:p w14:paraId="7E59C2EB" w14:textId="77777777" w:rsidR="00F50AC2" w:rsidRPr="00697DD9" w:rsidRDefault="00F50AC2" w:rsidP="004D3221">
            <w:pPr>
              <w:rPr>
                <w:rFonts w:ascii="Arial" w:hAnsi="Arial" w:cs="Arial"/>
                <w:sz w:val="20"/>
                <w:szCs w:val="20"/>
              </w:rPr>
            </w:pPr>
            <w:r w:rsidRPr="00697DD9">
              <w:rPr>
                <w:rFonts w:ascii="Arial" w:hAnsi="Arial" w:cs="Arial"/>
                <w:sz w:val="20"/>
                <w:szCs w:val="20"/>
              </w:rPr>
              <w:t>UD</w:t>
            </w:r>
          </w:p>
        </w:tc>
        <w:tc>
          <w:tcPr>
            <w:tcW w:w="2476" w:type="pct"/>
            <w:vAlign w:val="center"/>
          </w:tcPr>
          <w:p w14:paraId="5497A7E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91156E8" w14:textId="77777777" w:rsidR="00F50AC2" w:rsidRPr="00697DD9" w:rsidRDefault="00F50AC2" w:rsidP="004D3221">
            <w:pPr>
              <w:rPr>
                <w:rFonts w:ascii="Arial" w:hAnsi="Arial" w:cs="Arial"/>
                <w:sz w:val="20"/>
                <w:szCs w:val="20"/>
              </w:rPr>
            </w:pPr>
          </w:p>
        </w:tc>
      </w:tr>
      <w:tr w:rsidR="00F50AC2" w:rsidRPr="007E21CD" w14:paraId="1FA1817E" w14:textId="77777777" w:rsidTr="004D3221">
        <w:trPr>
          <w:trHeight w:val="20"/>
          <w:jc w:val="center"/>
        </w:trPr>
        <w:tc>
          <w:tcPr>
            <w:tcW w:w="362" w:type="pct"/>
            <w:vAlign w:val="center"/>
          </w:tcPr>
          <w:p w14:paraId="731FF518" w14:textId="77777777" w:rsidR="00F50AC2" w:rsidRPr="00697DD9" w:rsidRDefault="00F50AC2" w:rsidP="004D3221">
            <w:pPr>
              <w:rPr>
                <w:rFonts w:ascii="Arial" w:hAnsi="Arial" w:cs="Arial"/>
                <w:sz w:val="20"/>
                <w:szCs w:val="20"/>
              </w:rPr>
            </w:pPr>
            <w:r w:rsidRPr="00697DD9">
              <w:rPr>
                <w:rFonts w:ascii="Arial" w:hAnsi="Arial" w:cs="Arial"/>
                <w:sz w:val="20"/>
                <w:szCs w:val="20"/>
              </w:rPr>
              <w:t>UE</w:t>
            </w:r>
          </w:p>
        </w:tc>
        <w:tc>
          <w:tcPr>
            <w:tcW w:w="2476" w:type="pct"/>
            <w:vAlign w:val="center"/>
          </w:tcPr>
          <w:p w14:paraId="2C0A868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D745E7" w14:textId="77777777" w:rsidR="00F50AC2" w:rsidRPr="00697DD9" w:rsidRDefault="00F50AC2" w:rsidP="004D3221">
            <w:pPr>
              <w:rPr>
                <w:rFonts w:ascii="Arial" w:hAnsi="Arial" w:cs="Arial"/>
                <w:sz w:val="20"/>
                <w:szCs w:val="20"/>
              </w:rPr>
            </w:pPr>
          </w:p>
        </w:tc>
      </w:tr>
      <w:tr w:rsidR="00F50AC2" w:rsidRPr="00DE6E76" w14:paraId="1789685E" w14:textId="77777777" w:rsidTr="004D3221">
        <w:trPr>
          <w:trHeight w:val="20"/>
          <w:jc w:val="center"/>
        </w:trPr>
        <w:tc>
          <w:tcPr>
            <w:tcW w:w="362" w:type="pct"/>
            <w:vAlign w:val="center"/>
          </w:tcPr>
          <w:p w14:paraId="11F178B2" w14:textId="77777777" w:rsidR="00F50AC2" w:rsidRPr="00697DD9" w:rsidRDefault="00F50AC2" w:rsidP="004D3221">
            <w:pPr>
              <w:rPr>
                <w:rFonts w:ascii="Arial" w:hAnsi="Arial" w:cs="Arial"/>
                <w:sz w:val="20"/>
                <w:szCs w:val="20"/>
              </w:rPr>
            </w:pPr>
            <w:r w:rsidRPr="00697DD9">
              <w:rPr>
                <w:rFonts w:ascii="Arial" w:hAnsi="Arial" w:cs="Arial"/>
                <w:sz w:val="20"/>
                <w:szCs w:val="20"/>
              </w:rPr>
              <w:t>UF</w:t>
            </w:r>
          </w:p>
        </w:tc>
        <w:tc>
          <w:tcPr>
            <w:tcW w:w="2476" w:type="pct"/>
            <w:vAlign w:val="center"/>
          </w:tcPr>
          <w:p w14:paraId="77B007C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instrumentation, control and communication equipment</w:t>
            </w:r>
          </w:p>
        </w:tc>
        <w:tc>
          <w:tcPr>
            <w:tcW w:w="2162" w:type="pct"/>
            <w:vAlign w:val="center"/>
          </w:tcPr>
          <w:p w14:paraId="372813B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Printed circuit board, sub-rack, transducer rack</w:t>
            </w:r>
          </w:p>
        </w:tc>
      </w:tr>
      <w:tr w:rsidR="00F50AC2" w:rsidRPr="007E21CD" w14:paraId="72E53B69" w14:textId="77777777" w:rsidTr="004D3221">
        <w:trPr>
          <w:trHeight w:val="20"/>
          <w:jc w:val="center"/>
        </w:trPr>
        <w:tc>
          <w:tcPr>
            <w:tcW w:w="362" w:type="pct"/>
            <w:vAlign w:val="center"/>
          </w:tcPr>
          <w:p w14:paraId="0D758E8E" w14:textId="77777777" w:rsidR="00F50AC2" w:rsidRPr="00697DD9" w:rsidRDefault="00F50AC2" w:rsidP="004D3221">
            <w:pPr>
              <w:rPr>
                <w:rFonts w:ascii="Arial" w:hAnsi="Arial" w:cs="Arial"/>
                <w:sz w:val="20"/>
                <w:szCs w:val="20"/>
              </w:rPr>
            </w:pPr>
            <w:r w:rsidRPr="00697DD9">
              <w:rPr>
                <w:rFonts w:ascii="Arial" w:hAnsi="Arial" w:cs="Arial"/>
                <w:sz w:val="20"/>
                <w:szCs w:val="20"/>
              </w:rPr>
              <w:t>UG</w:t>
            </w:r>
          </w:p>
        </w:tc>
        <w:tc>
          <w:tcPr>
            <w:tcW w:w="2476" w:type="pct"/>
            <w:vAlign w:val="center"/>
          </w:tcPr>
          <w:p w14:paraId="71EA9E1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instrumentation, control and communication cables and conductors</w:t>
            </w:r>
          </w:p>
        </w:tc>
        <w:tc>
          <w:tcPr>
            <w:tcW w:w="2162" w:type="pct"/>
            <w:vAlign w:val="center"/>
          </w:tcPr>
          <w:p w14:paraId="50C00DFB" w14:textId="77777777" w:rsidR="00F50AC2" w:rsidRPr="00697DD9" w:rsidRDefault="00F50AC2" w:rsidP="004D3221">
            <w:pPr>
              <w:rPr>
                <w:rFonts w:ascii="Arial" w:hAnsi="Arial" w:cs="Arial"/>
                <w:sz w:val="20"/>
                <w:szCs w:val="20"/>
              </w:rPr>
            </w:pPr>
            <w:r w:rsidRPr="00697DD9">
              <w:rPr>
                <w:rFonts w:ascii="Arial" w:hAnsi="Arial" w:cs="Arial"/>
                <w:sz w:val="20"/>
                <w:szCs w:val="20"/>
              </w:rPr>
              <w:t>Cable rack, duct, shaft</w:t>
            </w:r>
          </w:p>
        </w:tc>
      </w:tr>
      <w:tr w:rsidR="00F50AC2" w:rsidRPr="007E21CD" w14:paraId="038FA178" w14:textId="77777777" w:rsidTr="004D3221">
        <w:trPr>
          <w:trHeight w:val="20"/>
          <w:jc w:val="center"/>
        </w:trPr>
        <w:tc>
          <w:tcPr>
            <w:tcW w:w="362" w:type="pct"/>
            <w:vAlign w:val="center"/>
          </w:tcPr>
          <w:p w14:paraId="5F251431" w14:textId="77777777" w:rsidR="00F50AC2" w:rsidRPr="00697DD9" w:rsidRDefault="00F50AC2" w:rsidP="004D3221">
            <w:pPr>
              <w:rPr>
                <w:rFonts w:ascii="Arial" w:hAnsi="Arial" w:cs="Arial"/>
                <w:sz w:val="20"/>
                <w:szCs w:val="20"/>
              </w:rPr>
            </w:pPr>
            <w:r w:rsidRPr="00697DD9">
              <w:rPr>
                <w:rFonts w:ascii="Arial" w:hAnsi="Arial" w:cs="Arial"/>
                <w:sz w:val="20"/>
                <w:szCs w:val="20"/>
              </w:rPr>
              <w:t>UH</w:t>
            </w:r>
          </w:p>
        </w:tc>
        <w:tc>
          <w:tcPr>
            <w:tcW w:w="2476" w:type="pct"/>
            <w:vAlign w:val="center"/>
          </w:tcPr>
          <w:p w14:paraId="2C848F1E"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Enclosing and supporting instrumentation, control and communication equipment</w:t>
            </w:r>
          </w:p>
        </w:tc>
        <w:tc>
          <w:tcPr>
            <w:tcW w:w="2162" w:type="pct"/>
            <w:vAlign w:val="center"/>
          </w:tcPr>
          <w:p w14:paraId="74733A47" w14:textId="77777777" w:rsidR="00F50AC2" w:rsidRPr="00697DD9" w:rsidRDefault="00F50AC2" w:rsidP="004D3221">
            <w:pPr>
              <w:rPr>
                <w:rFonts w:ascii="Arial" w:hAnsi="Arial" w:cs="Arial"/>
                <w:sz w:val="20"/>
                <w:szCs w:val="20"/>
              </w:rPr>
            </w:pPr>
            <w:r w:rsidRPr="00697DD9">
              <w:rPr>
                <w:rFonts w:ascii="Arial" w:hAnsi="Arial" w:cs="Arial"/>
                <w:sz w:val="20"/>
                <w:szCs w:val="20"/>
              </w:rPr>
              <w:t>Cabinet</w:t>
            </w:r>
          </w:p>
        </w:tc>
      </w:tr>
      <w:tr w:rsidR="00F50AC2" w:rsidRPr="007E21CD" w14:paraId="6D674A0D" w14:textId="77777777" w:rsidTr="004D3221">
        <w:trPr>
          <w:trHeight w:val="20"/>
          <w:jc w:val="center"/>
        </w:trPr>
        <w:tc>
          <w:tcPr>
            <w:tcW w:w="362" w:type="pct"/>
            <w:vAlign w:val="center"/>
          </w:tcPr>
          <w:p w14:paraId="38322CD2" w14:textId="77777777" w:rsidR="00F50AC2" w:rsidRPr="00697DD9" w:rsidRDefault="00F50AC2" w:rsidP="004D3221">
            <w:pPr>
              <w:rPr>
                <w:rFonts w:ascii="Arial" w:hAnsi="Arial" w:cs="Arial"/>
                <w:sz w:val="20"/>
                <w:szCs w:val="20"/>
              </w:rPr>
            </w:pPr>
            <w:r w:rsidRPr="00697DD9">
              <w:rPr>
                <w:rFonts w:ascii="Arial" w:hAnsi="Arial" w:cs="Arial"/>
                <w:sz w:val="20"/>
                <w:szCs w:val="20"/>
              </w:rPr>
              <w:t>UJ</w:t>
            </w:r>
          </w:p>
        </w:tc>
        <w:tc>
          <w:tcPr>
            <w:tcW w:w="2476" w:type="pct"/>
            <w:vAlign w:val="center"/>
          </w:tcPr>
          <w:p w14:paraId="77EE3EE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9F093EB" w14:textId="77777777" w:rsidR="00F50AC2" w:rsidRPr="00697DD9" w:rsidRDefault="00F50AC2" w:rsidP="004D3221">
            <w:pPr>
              <w:rPr>
                <w:rFonts w:ascii="Arial" w:hAnsi="Arial" w:cs="Arial"/>
                <w:sz w:val="20"/>
                <w:szCs w:val="20"/>
              </w:rPr>
            </w:pPr>
          </w:p>
        </w:tc>
      </w:tr>
      <w:tr w:rsidR="00F50AC2" w:rsidRPr="007E21CD" w14:paraId="2E71C544" w14:textId="77777777" w:rsidTr="004D3221">
        <w:trPr>
          <w:trHeight w:val="20"/>
          <w:jc w:val="center"/>
        </w:trPr>
        <w:tc>
          <w:tcPr>
            <w:tcW w:w="362" w:type="pct"/>
            <w:vAlign w:val="center"/>
          </w:tcPr>
          <w:p w14:paraId="2E90D0F5" w14:textId="77777777" w:rsidR="00F50AC2" w:rsidRPr="00697DD9" w:rsidRDefault="00F50AC2" w:rsidP="004D3221">
            <w:pPr>
              <w:rPr>
                <w:rFonts w:ascii="Arial" w:hAnsi="Arial" w:cs="Arial"/>
                <w:sz w:val="20"/>
                <w:szCs w:val="20"/>
              </w:rPr>
            </w:pPr>
            <w:r w:rsidRPr="00697DD9">
              <w:rPr>
                <w:rFonts w:ascii="Arial" w:hAnsi="Arial" w:cs="Arial"/>
                <w:sz w:val="20"/>
                <w:szCs w:val="20"/>
              </w:rPr>
              <w:t>UK</w:t>
            </w:r>
          </w:p>
        </w:tc>
        <w:tc>
          <w:tcPr>
            <w:tcW w:w="2476" w:type="pct"/>
            <w:vAlign w:val="center"/>
          </w:tcPr>
          <w:p w14:paraId="04AD00C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C03877D" w14:textId="77777777" w:rsidR="00F50AC2" w:rsidRPr="00697DD9" w:rsidRDefault="00F50AC2" w:rsidP="004D3221">
            <w:pPr>
              <w:rPr>
                <w:rFonts w:ascii="Arial" w:hAnsi="Arial" w:cs="Arial"/>
                <w:sz w:val="20"/>
                <w:szCs w:val="20"/>
              </w:rPr>
            </w:pPr>
          </w:p>
        </w:tc>
      </w:tr>
      <w:tr w:rsidR="00F50AC2" w:rsidRPr="007E21CD" w14:paraId="383DCB6F" w14:textId="77777777" w:rsidTr="004D3221">
        <w:trPr>
          <w:trHeight w:val="20"/>
          <w:jc w:val="center"/>
        </w:trPr>
        <w:tc>
          <w:tcPr>
            <w:tcW w:w="362" w:type="pct"/>
            <w:vAlign w:val="center"/>
          </w:tcPr>
          <w:p w14:paraId="5DA9891C" w14:textId="77777777" w:rsidR="00F50AC2" w:rsidRPr="00697DD9" w:rsidRDefault="00F50AC2" w:rsidP="004D3221">
            <w:pPr>
              <w:rPr>
                <w:rFonts w:ascii="Arial" w:hAnsi="Arial" w:cs="Arial"/>
                <w:sz w:val="20"/>
                <w:szCs w:val="20"/>
              </w:rPr>
            </w:pPr>
            <w:r w:rsidRPr="00697DD9">
              <w:rPr>
                <w:rFonts w:ascii="Arial" w:hAnsi="Arial" w:cs="Arial"/>
                <w:sz w:val="20"/>
                <w:szCs w:val="20"/>
              </w:rPr>
              <w:t>UL</w:t>
            </w:r>
          </w:p>
        </w:tc>
        <w:tc>
          <w:tcPr>
            <w:tcW w:w="2476" w:type="pct"/>
            <w:vAlign w:val="center"/>
          </w:tcPr>
          <w:p w14:paraId="4BFDD4FB" w14:textId="77777777" w:rsidR="00F50AC2" w:rsidRPr="00697DD9" w:rsidRDefault="00F50AC2" w:rsidP="004D3221">
            <w:pPr>
              <w:rPr>
                <w:rFonts w:ascii="Arial" w:hAnsi="Arial" w:cs="Arial"/>
                <w:sz w:val="20"/>
                <w:szCs w:val="20"/>
              </w:rPr>
            </w:pPr>
            <w:r w:rsidRPr="00697DD9">
              <w:rPr>
                <w:rFonts w:ascii="Arial" w:hAnsi="Arial" w:cs="Arial"/>
                <w:sz w:val="20"/>
                <w:szCs w:val="20"/>
              </w:rPr>
              <w:t>Holding and supporting machinery</w:t>
            </w:r>
          </w:p>
        </w:tc>
        <w:tc>
          <w:tcPr>
            <w:tcW w:w="2162" w:type="pct"/>
            <w:vAlign w:val="center"/>
          </w:tcPr>
          <w:p w14:paraId="63E08AE8" w14:textId="77777777" w:rsidR="00F50AC2" w:rsidRPr="00697DD9" w:rsidRDefault="00F50AC2" w:rsidP="004D3221">
            <w:pPr>
              <w:rPr>
                <w:rFonts w:ascii="Arial" w:hAnsi="Arial" w:cs="Arial"/>
                <w:sz w:val="20"/>
                <w:szCs w:val="20"/>
              </w:rPr>
            </w:pPr>
            <w:r w:rsidRPr="00697DD9">
              <w:rPr>
                <w:rFonts w:ascii="Arial" w:hAnsi="Arial" w:cs="Arial"/>
                <w:sz w:val="20"/>
                <w:szCs w:val="20"/>
              </w:rPr>
              <w:t>Machine foundation</w:t>
            </w:r>
          </w:p>
        </w:tc>
      </w:tr>
      <w:tr w:rsidR="00F50AC2" w:rsidRPr="00DE6E76" w14:paraId="4749A9BA" w14:textId="77777777" w:rsidTr="004D3221">
        <w:trPr>
          <w:trHeight w:val="20"/>
          <w:jc w:val="center"/>
        </w:trPr>
        <w:tc>
          <w:tcPr>
            <w:tcW w:w="362" w:type="pct"/>
            <w:vAlign w:val="center"/>
          </w:tcPr>
          <w:p w14:paraId="35B24368" w14:textId="77777777" w:rsidR="00F50AC2" w:rsidRPr="00697DD9" w:rsidRDefault="00F50AC2" w:rsidP="004D3221">
            <w:pPr>
              <w:rPr>
                <w:rFonts w:ascii="Arial" w:hAnsi="Arial" w:cs="Arial"/>
                <w:sz w:val="20"/>
                <w:szCs w:val="20"/>
              </w:rPr>
            </w:pPr>
            <w:r w:rsidRPr="00697DD9">
              <w:rPr>
                <w:rFonts w:ascii="Arial" w:hAnsi="Arial" w:cs="Arial"/>
                <w:sz w:val="20"/>
                <w:szCs w:val="20"/>
              </w:rPr>
              <w:t>UM</w:t>
            </w:r>
          </w:p>
        </w:tc>
        <w:tc>
          <w:tcPr>
            <w:tcW w:w="2476" w:type="pct"/>
            <w:vAlign w:val="center"/>
          </w:tcPr>
          <w:p w14:paraId="12D0BDB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structural objects</w:t>
            </w:r>
          </w:p>
        </w:tc>
        <w:tc>
          <w:tcPr>
            <w:tcW w:w="2162" w:type="pct"/>
            <w:vAlign w:val="center"/>
          </w:tcPr>
          <w:p w14:paraId="6D0A82D2"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Building foundation, duct (not cable duct, see UG), shaft, structural elements (e.g. column, joist, lintel, suspender beam)</w:t>
            </w:r>
          </w:p>
        </w:tc>
      </w:tr>
      <w:tr w:rsidR="00F50AC2" w:rsidRPr="00DE6E76" w14:paraId="582BAB9D" w14:textId="77777777" w:rsidTr="004D3221">
        <w:trPr>
          <w:trHeight w:val="20"/>
          <w:jc w:val="center"/>
        </w:trPr>
        <w:tc>
          <w:tcPr>
            <w:tcW w:w="362" w:type="pct"/>
            <w:vAlign w:val="center"/>
          </w:tcPr>
          <w:p w14:paraId="70010CB9" w14:textId="77777777" w:rsidR="00F50AC2" w:rsidRPr="00697DD9" w:rsidRDefault="00F50AC2" w:rsidP="004D3221">
            <w:pPr>
              <w:rPr>
                <w:rFonts w:ascii="Arial" w:hAnsi="Arial" w:cs="Arial"/>
                <w:sz w:val="20"/>
                <w:szCs w:val="20"/>
              </w:rPr>
            </w:pPr>
            <w:r w:rsidRPr="00697DD9">
              <w:rPr>
                <w:rFonts w:ascii="Arial" w:hAnsi="Arial" w:cs="Arial"/>
                <w:sz w:val="20"/>
                <w:szCs w:val="20"/>
              </w:rPr>
              <w:t>UN</w:t>
            </w:r>
          </w:p>
        </w:tc>
        <w:tc>
          <w:tcPr>
            <w:tcW w:w="2476" w:type="pct"/>
            <w:vAlign w:val="center"/>
          </w:tcPr>
          <w:p w14:paraId="7352125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piping objects</w:t>
            </w:r>
          </w:p>
        </w:tc>
        <w:tc>
          <w:tcPr>
            <w:tcW w:w="2162" w:type="pct"/>
            <w:vAlign w:val="center"/>
          </w:tcPr>
          <w:p w14:paraId="2E96544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Bracket for pipes, pipe bridge, pipe hanger</w:t>
            </w:r>
          </w:p>
        </w:tc>
      </w:tr>
      <w:tr w:rsidR="00F50AC2" w:rsidRPr="00DE6E76" w14:paraId="4CE40659" w14:textId="77777777" w:rsidTr="004D3221">
        <w:trPr>
          <w:trHeight w:val="20"/>
          <w:jc w:val="center"/>
        </w:trPr>
        <w:tc>
          <w:tcPr>
            <w:tcW w:w="362" w:type="pct"/>
            <w:vAlign w:val="center"/>
          </w:tcPr>
          <w:p w14:paraId="1E6389FE" w14:textId="77777777" w:rsidR="00F50AC2" w:rsidRPr="00697DD9" w:rsidRDefault="00F50AC2" w:rsidP="004D3221">
            <w:pPr>
              <w:rPr>
                <w:rFonts w:ascii="Arial" w:hAnsi="Arial" w:cs="Arial"/>
                <w:sz w:val="20"/>
                <w:szCs w:val="20"/>
              </w:rPr>
            </w:pPr>
            <w:r w:rsidRPr="00697DD9">
              <w:rPr>
                <w:rFonts w:ascii="Arial" w:hAnsi="Arial" w:cs="Arial"/>
                <w:sz w:val="20"/>
                <w:szCs w:val="20"/>
              </w:rPr>
              <w:t>UP</w:t>
            </w:r>
          </w:p>
        </w:tc>
        <w:tc>
          <w:tcPr>
            <w:tcW w:w="2476" w:type="pct"/>
            <w:vAlign w:val="center"/>
          </w:tcPr>
          <w:p w14:paraId="6BB1949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guiding of shafts and rotors</w:t>
            </w:r>
          </w:p>
        </w:tc>
        <w:tc>
          <w:tcPr>
            <w:tcW w:w="2162" w:type="pct"/>
            <w:vAlign w:val="center"/>
          </w:tcPr>
          <w:p w14:paraId="169E2AFE"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Ball bearing, roller bearing, sliding bearing</w:t>
            </w:r>
          </w:p>
        </w:tc>
      </w:tr>
      <w:tr w:rsidR="00F50AC2" w:rsidRPr="007E21CD" w14:paraId="71D3FB66" w14:textId="77777777" w:rsidTr="004D3221">
        <w:trPr>
          <w:trHeight w:val="20"/>
          <w:jc w:val="center"/>
        </w:trPr>
        <w:tc>
          <w:tcPr>
            <w:tcW w:w="362" w:type="pct"/>
            <w:vAlign w:val="center"/>
          </w:tcPr>
          <w:p w14:paraId="62D46763"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UQ</w:t>
            </w:r>
          </w:p>
        </w:tc>
        <w:tc>
          <w:tcPr>
            <w:tcW w:w="2476" w:type="pct"/>
            <w:vAlign w:val="center"/>
          </w:tcPr>
          <w:p w14:paraId="098F1FC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guiding objects for manufacturing or erection</w:t>
            </w:r>
          </w:p>
        </w:tc>
        <w:tc>
          <w:tcPr>
            <w:tcW w:w="2162" w:type="pct"/>
            <w:vAlign w:val="center"/>
          </w:tcPr>
          <w:p w14:paraId="52C1D9F9" w14:textId="77777777" w:rsidR="00F50AC2" w:rsidRPr="00697DD9" w:rsidRDefault="00F50AC2" w:rsidP="004D3221">
            <w:pPr>
              <w:rPr>
                <w:rFonts w:ascii="Arial" w:hAnsi="Arial" w:cs="Arial"/>
                <w:sz w:val="20"/>
                <w:szCs w:val="20"/>
              </w:rPr>
            </w:pPr>
            <w:r w:rsidRPr="00697DD9">
              <w:rPr>
                <w:rFonts w:ascii="Arial" w:hAnsi="Arial" w:cs="Arial"/>
                <w:sz w:val="20"/>
                <w:szCs w:val="20"/>
              </w:rPr>
              <w:t>Centring device, clamping, fixture</w:t>
            </w:r>
          </w:p>
        </w:tc>
      </w:tr>
      <w:tr w:rsidR="00F50AC2" w:rsidRPr="00DE6E76" w14:paraId="0D834436" w14:textId="77777777" w:rsidTr="004D3221">
        <w:trPr>
          <w:trHeight w:val="20"/>
          <w:jc w:val="center"/>
        </w:trPr>
        <w:tc>
          <w:tcPr>
            <w:tcW w:w="362" w:type="pct"/>
            <w:vAlign w:val="center"/>
          </w:tcPr>
          <w:p w14:paraId="6C605F01" w14:textId="77777777" w:rsidR="00F50AC2" w:rsidRPr="00697DD9" w:rsidRDefault="00F50AC2" w:rsidP="004D3221">
            <w:pPr>
              <w:rPr>
                <w:rFonts w:ascii="Arial" w:hAnsi="Arial" w:cs="Arial"/>
                <w:sz w:val="20"/>
                <w:szCs w:val="20"/>
              </w:rPr>
            </w:pPr>
            <w:r w:rsidRPr="00697DD9">
              <w:rPr>
                <w:rFonts w:ascii="Arial" w:hAnsi="Arial" w:cs="Arial"/>
                <w:sz w:val="20"/>
                <w:szCs w:val="20"/>
              </w:rPr>
              <w:t>UR</w:t>
            </w:r>
          </w:p>
        </w:tc>
        <w:tc>
          <w:tcPr>
            <w:tcW w:w="2476" w:type="pct"/>
            <w:vAlign w:val="center"/>
          </w:tcPr>
          <w:p w14:paraId="48299962" w14:textId="77777777" w:rsidR="00F50AC2" w:rsidRPr="00697DD9" w:rsidRDefault="00F50AC2" w:rsidP="004D3221">
            <w:pPr>
              <w:rPr>
                <w:rFonts w:ascii="Arial" w:hAnsi="Arial" w:cs="Arial"/>
                <w:sz w:val="20"/>
                <w:szCs w:val="20"/>
              </w:rPr>
            </w:pPr>
            <w:r w:rsidRPr="00697DD9">
              <w:rPr>
                <w:rFonts w:ascii="Arial" w:hAnsi="Arial" w:cs="Arial"/>
                <w:sz w:val="20"/>
                <w:szCs w:val="20"/>
              </w:rPr>
              <w:t>Fastening and anchoring machinery</w:t>
            </w:r>
          </w:p>
        </w:tc>
        <w:tc>
          <w:tcPr>
            <w:tcW w:w="2162" w:type="pct"/>
            <w:vAlign w:val="center"/>
          </w:tcPr>
          <w:p w14:paraId="7EEE0D5A"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Anchor plate, bracket, carrier, erection frame, erection plate</w:t>
            </w:r>
          </w:p>
        </w:tc>
      </w:tr>
      <w:tr w:rsidR="00F50AC2" w:rsidRPr="00DE6E76" w14:paraId="2B81E919" w14:textId="77777777" w:rsidTr="004D3221">
        <w:trPr>
          <w:trHeight w:val="20"/>
          <w:jc w:val="center"/>
        </w:trPr>
        <w:tc>
          <w:tcPr>
            <w:tcW w:w="362" w:type="pct"/>
            <w:vAlign w:val="center"/>
          </w:tcPr>
          <w:p w14:paraId="7FDC91AC" w14:textId="77777777" w:rsidR="00F50AC2" w:rsidRPr="00697DD9" w:rsidRDefault="00F50AC2" w:rsidP="004D3221">
            <w:pPr>
              <w:rPr>
                <w:rFonts w:ascii="Arial" w:hAnsi="Arial" w:cs="Arial"/>
                <w:sz w:val="20"/>
                <w:szCs w:val="20"/>
              </w:rPr>
            </w:pPr>
            <w:r w:rsidRPr="00697DD9">
              <w:rPr>
                <w:rFonts w:ascii="Arial" w:hAnsi="Arial" w:cs="Arial"/>
                <w:sz w:val="20"/>
                <w:szCs w:val="20"/>
              </w:rPr>
              <w:t>US</w:t>
            </w:r>
          </w:p>
        </w:tc>
        <w:tc>
          <w:tcPr>
            <w:tcW w:w="2476" w:type="pct"/>
            <w:vAlign w:val="center"/>
          </w:tcPr>
          <w:p w14:paraId="4BCD6D5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Spatial objects, housing and supporting other objects</w:t>
            </w:r>
          </w:p>
        </w:tc>
        <w:tc>
          <w:tcPr>
            <w:tcW w:w="2162" w:type="pct"/>
            <w:vAlign w:val="center"/>
          </w:tcPr>
          <w:p w14:paraId="22E7A3C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Corridor, duct, hall, passage, room, shaft, stairwell</w:t>
            </w:r>
          </w:p>
        </w:tc>
      </w:tr>
      <w:tr w:rsidR="00F50AC2" w:rsidRPr="007E21CD" w14:paraId="0E3B0D1F" w14:textId="77777777" w:rsidTr="004D3221">
        <w:trPr>
          <w:trHeight w:val="20"/>
          <w:jc w:val="center"/>
        </w:trPr>
        <w:tc>
          <w:tcPr>
            <w:tcW w:w="362" w:type="pct"/>
            <w:vAlign w:val="center"/>
          </w:tcPr>
          <w:p w14:paraId="31D83096" w14:textId="77777777" w:rsidR="00F50AC2" w:rsidRPr="00697DD9" w:rsidRDefault="00F50AC2" w:rsidP="004D3221">
            <w:pPr>
              <w:rPr>
                <w:rFonts w:ascii="Arial" w:hAnsi="Arial" w:cs="Arial"/>
                <w:sz w:val="20"/>
                <w:szCs w:val="20"/>
              </w:rPr>
            </w:pPr>
            <w:r w:rsidRPr="00697DD9">
              <w:rPr>
                <w:rFonts w:ascii="Arial" w:hAnsi="Arial" w:cs="Arial"/>
                <w:sz w:val="20"/>
                <w:szCs w:val="20"/>
              </w:rPr>
              <w:t>UT</w:t>
            </w:r>
          </w:p>
        </w:tc>
        <w:tc>
          <w:tcPr>
            <w:tcW w:w="2476" w:type="pct"/>
            <w:vAlign w:val="center"/>
          </w:tcPr>
          <w:p w14:paraId="4DCCAF6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072C6A2" w14:textId="77777777" w:rsidR="00F50AC2" w:rsidRPr="00697DD9" w:rsidRDefault="00F50AC2" w:rsidP="004D3221">
            <w:pPr>
              <w:rPr>
                <w:rFonts w:ascii="Arial" w:hAnsi="Arial" w:cs="Arial"/>
                <w:sz w:val="20"/>
                <w:szCs w:val="20"/>
              </w:rPr>
            </w:pPr>
          </w:p>
        </w:tc>
      </w:tr>
      <w:tr w:rsidR="00F50AC2" w:rsidRPr="007E21CD" w14:paraId="3CE2D987" w14:textId="77777777" w:rsidTr="004D3221">
        <w:trPr>
          <w:trHeight w:val="20"/>
          <w:jc w:val="center"/>
        </w:trPr>
        <w:tc>
          <w:tcPr>
            <w:tcW w:w="362" w:type="pct"/>
            <w:vAlign w:val="center"/>
          </w:tcPr>
          <w:p w14:paraId="0A7310B1" w14:textId="77777777" w:rsidR="00F50AC2" w:rsidRPr="00697DD9" w:rsidRDefault="00F50AC2" w:rsidP="004D3221">
            <w:pPr>
              <w:rPr>
                <w:rFonts w:ascii="Arial" w:hAnsi="Arial" w:cs="Arial"/>
                <w:sz w:val="20"/>
                <w:szCs w:val="20"/>
              </w:rPr>
            </w:pPr>
            <w:r w:rsidRPr="00697DD9">
              <w:rPr>
                <w:rFonts w:ascii="Arial" w:hAnsi="Arial" w:cs="Arial"/>
                <w:sz w:val="20"/>
                <w:szCs w:val="20"/>
              </w:rPr>
              <w:t>UU</w:t>
            </w:r>
          </w:p>
        </w:tc>
        <w:tc>
          <w:tcPr>
            <w:tcW w:w="2476" w:type="pct"/>
            <w:vAlign w:val="center"/>
          </w:tcPr>
          <w:p w14:paraId="7B54132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36F38CC" w14:textId="77777777" w:rsidR="00F50AC2" w:rsidRPr="00697DD9" w:rsidRDefault="00F50AC2" w:rsidP="004D3221">
            <w:pPr>
              <w:rPr>
                <w:rFonts w:ascii="Arial" w:hAnsi="Arial" w:cs="Arial"/>
                <w:sz w:val="20"/>
                <w:szCs w:val="20"/>
              </w:rPr>
            </w:pPr>
          </w:p>
        </w:tc>
      </w:tr>
      <w:tr w:rsidR="00F50AC2" w:rsidRPr="007E21CD" w14:paraId="471F575B" w14:textId="77777777" w:rsidTr="004D3221">
        <w:trPr>
          <w:trHeight w:val="20"/>
          <w:jc w:val="center"/>
        </w:trPr>
        <w:tc>
          <w:tcPr>
            <w:tcW w:w="362" w:type="pct"/>
            <w:vAlign w:val="center"/>
          </w:tcPr>
          <w:p w14:paraId="65BFEDB4" w14:textId="77777777" w:rsidR="00F50AC2" w:rsidRPr="00697DD9" w:rsidRDefault="00F50AC2" w:rsidP="004D3221">
            <w:pPr>
              <w:rPr>
                <w:rFonts w:ascii="Arial" w:hAnsi="Arial" w:cs="Arial"/>
                <w:sz w:val="20"/>
                <w:szCs w:val="20"/>
              </w:rPr>
            </w:pPr>
            <w:r w:rsidRPr="00697DD9">
              <w:rPr>
                <w:rFonts w:ascii="Arial" w:hAnsi="Arial" w:cs="Arial"/>
                <w:sz w:val="20"/>
                <w:szCs w:val="20"/>
              </w:rPr>
              <w:t>UV</w:t>
            </w:r>
          </w:p>
        </w:tc>
        <w:tc>
          <w:tcPr>
            <w:tcW w:w="2476" w:type="pct"/>
            <w:vAlign w:val="center"/>
          </w:tcPr>
          <w:p w14:paraId="0F0EEE2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AD421BE" w14:textId="77777777" w:rsidR="00F50AC2" w:rsidRPr="00697DD9" w:rsidRDefault="00F50AC2" w:rsidP="004D3221">
            <w:pPr>
              <w:rPr>
                <w:rFonts w:ascii="Arial" w:hAnsi="Arial" w:cs="Arial"/>
                <w:sz w:val="20"/>
                <w:szCs w:val="20"/>
              </w:rPr>
            </w:pPr>
          </w:p>
        </w:tc>
      </w:tr>
      <w:tr w:rsidR="00F50AC2" w:rsidRPr="007E21CD" w14:paraId="02FA8E07" w14:textId="77777777" w:rsidTr="004D3221">
        <w:trPr>
          <w:trHeight w:val="20"/>
          <w:jc w:val="center"/>
        </w:trPr>
        <w:tc>
          <w:tcPr>
            <w:tcW w:w="362" w:type="pct"/>
            <w:vAlign w:val="center"/>
          </w:tcPr>
          <w:p w14:paraId="18671607" w14:textId="77777777" w:rsidR="00F50AC2" w:rsidRPr="00697DD9" w:rsidRDefault="00F50AC2" w:rsidP="004D3221">
            <w:pPr>
              <w:rPr>
                <w:rFonts w:ascii="Arial" w:hAnsi="Arial" w:cs="Arial"/>
                <w:sz w:val="20"/>
                <w:szCs w:val="20"/>
              </w:rPr>
            </w:pPr>
            <w:r w:rsidRPr="00697DD9">
              <w:rPr>
                <w:rFonts w:ascii="Arial" w:hAnsi="Arial" w:cs="Arial"/>
                <w:sz w:val="20"/>
                <w:szCs w:val="20"/>
              </w:rPr>
              <w:t>UW</w:t>
            </w:r>
          </w:p>
        </w:tc>
        <w:tc>
          <w:tcPr>
            <w:tcW w:w="2476" w:type="pct"/>
            <w:vAlign w:val="center"/>
          </w:tcPr>
          <w:p w14:paraId="45C4C77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924C732" w14:textId="77777777" w:rsidR="00F50AC2" w:rsidRPr="00697DD9" w:rsidRDefault="00F50AC2" w:rsidP="004D3221">
            <w:pPr>
              <w:rPr>
                <w:rFonts w:ascii="Arial" w:hAnsi="Arial" w:cs="Arial"/>
                <w:sz w:val="20"/>
                <w:szCs w:val="20"/>
              </w:rPr>
            </w:pPr>
          </w:p>
        </w:tc>
      </w:tr>
      <w:tr w:rsidR="00F50AC2" w:rsidRPr="007E21CD" w14:paraId="22AFB27F" w14:textId="77777777" w:rsidTr="004D3221">
        <w:trPr>
          <w:trHeight w:val="20"/>
          <w:jc w:val="center"/>
        </w:trPr>
        <w:tc>
          <w:tcPr>
            <w:tcW w:w="362" w:type="pct"/>
            <w:vAlign w:val="center"/>
          </w:tcPr>
          <w:p w14:paraId="6127533F" w14:textId="77777777" w:rsidR="00F50AC2" w:rsidRPr="00697DD9" w:rsidRDefault="00F50AC2" w:rsidP="004D3221">
            <w:pPr>
              <w:rPr>
                <w:rFonts w:ascii="Arial" w:hAnsi="Arial" w:cs="Arial"/>
                <w:sz w:val="20"/>
                <w:szCs w:val="20"/>
              </w:rPr>
            </w:pPr>
            <w:r w:rsidRPr="00697DD9">
              <w:rPr>
                <w:rFonts w:ascii="Arial" w:hAnsi="Arial" w:cs="Arial"/>
                <w:sz w:val="20"/>
                <w:szCs w:val="20"/>
              </w:rPr>
              <w:t>UX</w:t>
            </w:r>
          </w:p>
        </w:tc>
        <w:tc>
          <w:tcPr>
            <w:tcW w:w="2476" w:type="pct"/>
            <w:vAlign w:val="center"/>
          </w:tcPr>
          <w:p w14:paraId="3CB1744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EC690D8" w14:textId="77777777" w:rsidR="00F50AC2" w:rsidRPr="00697DD9" w:rsidRDefault="00F50AC2" w:rsidP="004D3221">
            <w:pPr>
              <w:rPr>
                <w:rFonts w:ascii="Arial" w:hAnsi="Arial" w:cs="Arial"/>
                <w:sz w:val="20"/>
                <w:szCs w:val="20"/>
              </w:rPr>
            </w:pPr>
          </w:p>
        </w:tc>
      </w:tr>
      <w:tr w:rsidR="00F50AC2" w:rsidRPr="007E21CD" w14:paraId="452CA56B" w14:textId="77777777" w:rsidTr="004D3221">
        <w:trPr>
          <w:trHeight w:val="20"/>
          <w:jc w:val="center"/>
        </w:trPr>
        <w:tc>
          <w:tcPr>
            <w:tcW w:w="362" w:type="pct"/>
            <w:vAlign w:val="center"/>
          </w:tcPr>
          <w:p w14:paraId="495F67B6" w14:textId="77777777" w:rsidR="00F50AC2" w:rsidRPr="00697DD9" w:rsidRDefault="00F50AC2" w:rsidP="004D3221">
            <w:pPr>
              <w:rPr>
                <w:rFonts w:ascii="Arial" w:hAnsi="Arial" w:cs="Arial"/>
                <w:sz w:val="20"/>
                <w:szCs w:val="20"/>
              </w:rPr>
            </w:pPr>
            <w:r w:rsidRPr="00697DD9">
              <w:rPr>
                <w:rFonts w:ascii="Arial" w:hAnsi="Arial" w:cs="Arial"/>
                <w:sz w:val="20"/>
                <w:szCs w:val="20"/>
              </w:rPr>
              <w:t>UY</w:t>
            </w:r>
          </w:p>
        </w:tc>
        <w:tc>
          <w:tcPr>
            <w:tcW w:w="2476" w:type="pct"/>
            <w:vAlign w:val="center"/>
          </w:tcPr>
          <w:p w14:paraId="6C1A861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096D315" w14:textId="77777777" w:rsidR="00F50AC2" w:rsidRPr="00697DD9" w:rsidRDefault="00F50AC2" w:rsidP="004D3221">
            <w:pPr>
              <w:rPr>
                <w:rFonts w:ascii="Arial" w:hAnsi="Arial" w:cs="Arial"/>
                <w:sz w:val="20"/>
                <w:szCs w:val="20"/>
              </w:rPr>
            </w:pPr>
          </w:p>
        </w:tc>
      </w:tr>
      <w:tr w:rsidR="00F50AC2" w:rsidRPr="007E21CD" w14:paraId="7EF6B77F" w14:textId="77777777" w:rsidTr="004D3221">
        <w:trPr>
          <w:trHeight w:val="20"/>
          <w:jc w:val="center"/>
        </w:trPr>
        <w:tc>
          <w:tcPr>
            <w:tcW w:w="362" w:type="pct"/>
            <w:vAlign w:val="center"/>
          </w:tcPr>
          <w:p w14:paraId="5CD2DD13" w14:textId="77777777" w:rsidR="00F50AC2" w:rsidRPr="00697DD9" w:rsidRDefault="00F50AC2" w:rsidP="004D3221">
            <w:pPr>
              <w:rPr>
                <w:rFonts w:ascii="Arial" w:hAnsi="Arial" w:cs="Arial"/>
                <w:sz w:val="20"/>
                <w:szCs w:val="20"/>
              </w:rPr>
            </w:pPr>
            <w:r w:rsidRPr="00697DD9">
              <w:rPr>
                <w:rFonts w:ascii="Arial" w:hAnsi="Arial" w:cs="Arial"/>
                <w:sz w:val="20"/>
                <w:szCs w:val="20"/>
              </w:rPr>
              <w:t>UZ</w:t>
            </w:r>
          </w:p>
        </w:tc>
        <w:tc>
          <w:tcPr>
            <w:tcW w:w="2476" w:type="pct"/>
            <w:vAlign w:val="center"/>
          </w:tcPr>
          <w:p w14:paraId="20780EA0"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38D5D91B" w14:textId="77777777" w:rsidR="00F50AC2" w:rsidRPr="00697DD9" w:rsidRDefault="00F50AC2" w:rsidP="004D3221">
            <w:pPr>
              <w:rPr>
                <w:rFonts w:ascii="Arial" w:hAnsi="Arial" w:cs="Arial"/>
                <w:sz w:val="20"/>
                <w:szCs w:val="20"/>
              </w:rPr>
            </w:pPr>
          </w:p>
        </w:tc>
      </w:tr>
      <w:tr w:rsidR="00F50AC2" w:rsidRPr="007E21CD" w14:paraId="2E3824BA" w14:textId="77777777" w:rsidTr="004D3221">
        <w:trPr>
          <w:trHeight w:val="20"/>
          <w:jc w:val="center"/>
        </w:trPr>
        <w:tc>
          <w:tcPr>
            <w:tcW w:w="362" w:type="pct"/>
            <w:vAlign w:val="center"/>
          </w:tcPr>
          <w:p w14:paraId="59EA8968" w14:textId="77777777" w:rsidR="00F50AC2" w:rsidRPr="007E21CD" w:rsidRDefault="00F50AC2" w:rsidP="004D3221">
            <w:pPr>
              <w:rPr>
                <w:sz w:val="20"/>
                <w:szCs w:val="20"/>
                <w:lang w:val="en-US"/>
              </w:rPr>
            </w:pPr>
          </w:p>
        </w:tc>
        <w:tc>
          <w:tcPr>
            <w:tcW w:w="2476" w:type="pct"/>
            <w:vAlign w:val="center"/>
          </w:tcPr>
          <w:p w14:paraId="15A647CE" w14:textId="77777777" w:rsidR="00F50AC2" w:rsidRPr="007E21CD" w:rsidRDefault="00F50AC2" w:rsidP="004D3221">
            <w:pPr>
              <w:rPr>
                <w:sz w:val="20"/>
                <w:szCs w:val="20"/>
                <w:lang w:val="en-US"/>
              </w:rPr>
            </w:pPr>
          </w:p>
        </w:tc>
        <w:tc>
          <w:tcPr>
            <w:tcW w:w="2162" w:type="pct"/>
            <w:vAlign w:val="center"/>
          </w:tcPr>
          <w:p w14:paraId="271D6854" w14:textId="77777777" w:rsidR="00F50AC2" w:rsidRPr="007E21CD" w:rsidRDefault="00F50AC2" w:rsidP="004D3221">
            <w:pPr>
              <w:rPr>
                <w:sz w:val="20"/>
                <w:szCs w:val="20"/>
                <w:lang w:val="en-US"/>
              </w:rPr>
            </w:pPr>
          </w:p>
        </w:tc>
      </w:tr>
      <w:tr w:rsidR="00F50AC2" w:rsidRPr="00DE6E76" w14:paraId="40FC7BC4" w14:textId="77777777" w:rsidTr="004D3221">
        <w:trPr>
          <w:trHeight w:val="20"/>
          <w:jc w:val="center"/>
        </w:trPr>
        <w:tc>
          <w:tcPr>
            <w:tcW w:w="362" w:type="pct"/>
            <w:vAlign w:val="center"/>
          </w:tcPr>
          <w:p w14:paraId="3AE5AE9D" w14:textId="77777777" w:rsidR="00F50AC2" w:rsidRPr="007E21CD" w:rsidRDefault="00F50AC2" w:rsidP="004D3221">
            <w:pPr>
              <w:rPr>
                <w:sz w:val="20"/>
                <w:szCs w:val="20"/>
                <w:lang w:val="en-US"/>
              </w:rPr>
            </w:pPr>
          </w:p>
        </w:tc>
        <w:tc>
          <w:tcPr>
            <w:tcW w:w="2476" w:type="pct"/>
            <w:vAlign w:val="center"/>
          </w:tcPr>
          <w:p w14:paraId="18689BF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Main class V</w:t>
            </w:r>
          </w:p>
          <w:p w14:paraId="00345842" w14:textId="77777777" w:rsidR="00F50AC2" w:rsidRPr="007E21CD" w:rsidRDefault="00F50AC2" w:rsidP="004D3221">
            <w:pPr>
              <w:rPr>
                <w:sz w:val="20"/>
                <w:szCs w:val="20"/>
                <w:lang w:val="en-US"/>
              </w:rPr>
            </w:pPr>
            <w:r w:rsidRPr="007E21CD">
              <w:rPr>
                <w:rFonts w:ascii="Arial" w:hAnsi="Arial" w:cs="Arial"/>
                <w:sz w:val="20"/>
                <w:szCs w:val="20"/>
                <w:lang w:val="en-US"/>
              </w:rPr>
              <w:t>Processing (treating) of material or products (including preparatory and post-treatment)</w:t>
            </w:r>
          </w:p>
        </w:tc>
        <w:tc>
          <w:tcPr>
            <w:tcW w:w="2162" w:type="pct"/>
            <w:vAlign w:val="center"/>
          </w:tcPr>
          <w:p w14:paraId="732A8350" w14:textId="77777777" w:rsidR="00F50AC2" w:rsidRPr="007E21CD" w:rsidRDefault="00F50AC2" w:rsidP="004D3221">
            <w:pPr>
              <w:rPr>
                <w:sz w:val="20"/>
                <w:szCs w:val="20"/>
                <w:lang w:val="en-US"/>
              </w:rPr>
            </w:pPr>
          </w:p>
        </w:tc>
      </w:tr>
      <w:tr w:rsidR="00F50AC2" w:rsidRPr="007E21CD" w14:paraId="5A79C38F" w14:textId="77777777" w:rsidTr="004D3221">
        <w:trPr>
          <w:trHeight w:val="20"/>
          <w:jc w:val="center"/>
        </w:trPr>
        <w:tc>
          <w:tcPr>
            <w:tcW w:w="362" w:type="pct"/>
            <w:vAlign w:val="center"/>
          </w:tcPr>
          <w:p w14:paraId="3124DF0D"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6E8DCF2F"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515239A1"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655A640D" w14:textId="77777777" w:rsidTr="004D3221">
        <w:trPr>
          <w:trHeight w:val="20"/>
          <w:jc w:val="center"/>
        </w:trPr>
        <w:tc>
          <w:tcPr>
            <w:tcW w:w="362" w:type="pct"/>
            <w:vAlign w:val="center"/>
          </w:tcPr>
          <w:p w14:paraId="0C501846" w14:textId="77777777" w:rsidR="00F50AC2" w:rsidRPr="00697DD9" w:rsidRDefault="00F50AC2" w:rsidP="004D3221">
            <w:pPr>
              <w:rPr>
                <w:rFonts w:ascii="Arial" w:hAnsi="Arial" w:cs="Arial"/>
                <w:sz w:val="20"/>
                <w:szCs w:val="20"/>
              </w:rPr>
            </w:pPr>
            <w:r w:rsidRPr="00697DD9">
              <w:rPr>
                <w:rFonts w:ascii="Arial" w:hAnsi="Arial" w:cs="Arial"/>
                <w:sz w:val="20"/>
                <w:szCs w:val="20"/>
              </w:rPr>
              <w:t>VA</w:t>
            </w:r>
          </w:p>
        </w:tc>
        <w:tc>
          <w:tcPr>
            <w:tcW w:w="2476" w:type="pct"/>
            <w:vAlign w:val="center"/>
          </w:tcPr>
          <w:p w14:paraId="77BFE84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83FDEFE" w14:textId="77777777" w:rsidR="00F50AC2" w:rsidRPr="00697DD9" w:rsidRDefault="00F50AC2" w:rsidP="004D3221">
            <w:pPr>
              <w:rPr>
                <w:rFonts w:ascii="Arial" w:hAnsi="Arial" w:cs="Arial"/>
                <w:sz w:val="20"/>
                <w:szCs w:val="20"/>
              </w:rPr>
            </w:pPr>
          </w:p>
        </w:tc>
      </w:tr>
      <w:tr w:rsidR="00F50AC2" w:rsidRPr="007E21CD" w14:paraId="5FF0F467" w14:textId="77777777" w:rsidTr="004D3221">
        <w:trPr>
          <w:trHeight w:val="20"/>
          <w:jc w:val="center"/>
        </w:trPr>
        <w:tc>
          <w:tcPr>
            <w:tcW w:w="362" w:type="pct"/>
            <w:vAlign w:val="center"/>
          </w:tcPr>
          <w:p w14:paraId="57BD4640" w14:textId="77777777" w:rsidR="00F50AC2" w:rsidRPr="00697DD9" w:rsidRDefault="00F50AC2" w:rsidP="004D3221">
            <w:pPr>
              <w:rPr>
                <w:rFonts w:ascii="Arial" w:hAnsi="Arial" w:cs="Arial"/>
                <w:sz w:val="20"/>
                <w:szCs w:val="20"/>
              </w:rPr>
            </w:pPr>
            <w:r w:rsidRPr="00697DD9">
              <w:rPr>
                <w:rFonts w:ascii="Arial" w:hAnsi="Arial" w:cs="Arial"/>
                <w:sz w:val="20"/>
                <w:szCs w:val="20"/>
              </w:rPr>
              <w:t>VB</w:t>
            </w:r>
          </w:p>
        </w:tc>
        <w:tc>
          <w:tcPr>
            <w:tcW w:w="2476" w:type="pct"/>
            <w:vAlign w:val="center"/>
          </w:tcPr>
          <w:p w14:paraId="133CE4F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2277CF1" w14:textId="77777777" w:rsidR="00F50AC2" w:rsidRPr="00697DD9" w:rsidRDefault="00F50AC2" w:rsidP="004D3221">
            <w:pPr>
              <w:rPr>
                <w:rFonts w:ascii="Arial" w:hAnsi="Arial" w:cs="Arial"/>
                <w:sz w:val="20"/>
                <w:szCs w:val="20"/>
              </w:rPr>
            </w:pPr>
          </w:p>
        </w:tc>
      </w:tr>
      <w:tr w:rsidR="00F50AC2" w:rsidRPr="007E21CD" w14:paraId="3D4D0D8A" w14:textId="77777777" w:rsidTr="004D3221">
        <w:trPr>
          <w:trHeight w:val="20"/>
          <w:jc w:val="center"/>
        </w:trPr>
        <w:tc>
          <w:tcPr>
            <w:tcW w:w="362" w:type="pct"/>
            <w:vAlign w:val="center"/>
          </w:tcPr>
          <w:p w14:paraId="39DCFEDE" w14:textId="77777777" w:rsidR="00F50AC2" w:rsidRPr="00697DD9" w:rsidRDefault="00F50AC2" w:rsidP="004D3221">
            <w:pPr>
              <w:rPr>
                <w:rFonts w:ascii="Arial" w:hAnsi="Arial" w:cs="Arial"/>
                <w:sz w:val="20"/>
                <w:szCs w:val="20"/>
              </w:rPr>
            </w:pPr>
            <w:r w:rsidRPr="00697DD9">
              <w:rPr>
                <w:rFonts w:ascii="Arial" w:hAnsi="Arial" w:cs="Arial"/>
                <w:sz w:val="20"/>
                <w:szCs w:val="20"/>
              </w:rPr>
              <w:t>VC</w:t>
            </w:r>
          </w:p>
        </w:tc>
        <w:tc>
          <w:tcPr>
            <w:tcW w:w="2476" w:type="pct"/>
            <w:vAlign w:val="center"/>
          </w:tcPr>
          <w:p w14:paraId="6E2A504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855C3FF" w14:textId="77777777" w:rsidR="00F50AC2" w:rsidRPr="00697DD9" w:rsidRDefault="00F50AC2" w:rsidP="004D3221">
            <w:pPr>
              <w:rPr>
                <w:rFonts w:ascii="Arial" w:hAnsi="Arial" w:cs="Arial"/>
                <w:sz w:val="20"/>
                <w:szCs w:val="20"/>
              </w:rPr>
            </w:pPr>
          </w:p>
        </w:tc>
      </w:tr>
      <w:tr w:rsidR="00F50AC2" w:rsidRPr="007E21CD" w14:paraId="60AABEBF" w14:textId="77777777" w:rsidTr="004D3221">
        <w:trPr>
          <w:trHeight w:val="20"/>
          <w:jc w:val="center"/>
        </w:trPr>
        <w:tc>
          <w:tcPr>
            <w:tcW w:w="362" w:type="pct"/>
            <w:vAlign w:val="center"/>
          </w:tcPr>
          <w:p w14:paraId="500D434B" w14:textId="77777777" w:rsidR="00F50AC2" w:rsidRPr="00697DD9" w:rsidRDefault="00F50AC2" w:rsidP="004D3221">
            <w:pPr>
              <w:rPr>
                <w:rFonts w:ascii="Arial" w:hAnsi="Arial" w:cs="Arial"/>
                <w:sz w:val="20"/>
                <w:szCs w:val="20"/>
              </w:rPr>
            </w:pPr>
            <w:r w:rsidRPr="00697DD9">
              <w:rPr>
                <w:rFonts w:ascii="Arial" w:hAnsi="Arial" w:cs="Arial"/>
                <w:sz w:val="20"/>
                <w:szCs w:val="20"/>
              </w:rPr>
              <w:t>VD</w:t>
            </w:r>
          </w:p>
        </w:tc>
        <w:tc>
          <w:tcPr>
            <w:tcW w:w="2476" w:type="pct"/>
            <w:vAlign w:val="center"/>
          </w:tcPr>
          <w:p w14:paraId="27DB7E1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8237FD" w14:textId="77777777" w:rsidR="00F50AC2" w:rsidRPr="00697DD9" w:rsidRDefault="00F50AC2" w:rsidP="004D3221">
            <w:pPr>
              <w:rPr>
                <w:rFonts w:ascii="Arial" w:hAnsi="Arial" w:cs="Arial"/>
                <w:sz w:val="20"/>
                <w:szCs w:val="20"/>
              </w:rPr>
            </w:pPr>
          </w:p>
        </w:tc>
      </w:tr>
      <w:tr w:rsidR="00F50AC2" w:rsidRPr="007E21CD" w14:paraId="76794972" w14:textId="77777777" w:rsidTr="004D3221">
        <w:trPr>
          <w:trHeight w:val="20"/>
          <w:jc w:val="center"/>
        </w:trPr>
        <w:tc>
          <w:tcPr>
            <w:tcW w:w="362" w:type="pct"/>
            <w:vAlign w:val="center"/>
          </w:tcPr>
          <w:p w14:paraId="11649D6D" w14:textId="77777777" w:rsidR="00F50AC2" w:rsidRPr="00697DD9" w:rsidRDefault="00F50AC2" w:rsidP="004D3221">
            <w:pPr>
              <w:rPr>
                <w:rFonts w:ascii="Arial" w:hAnsi="Arial" w:cs="Arial"/>
                <w:sz w:val="20"/>
                <w:szCs w:val="20"/>
              </w:rPr>
            </w:pPr>
            <w:r w:rsidRPr="00697DD9">
              <w:rPr>
                <w:rFonts w:ascii="Arial" w:hAnsi="Arial" w:cs="Arial"/>
                <w:sz w:val="20"/>
                <w:szCs w:val="20"/>
              </w:rPr>
              <w:t>VE</w:t>
            </w:r>
          </w:p>
        </w:tc>
        <w:tc>
          <w:tcPr>
            <w:tcW w:w="2476" w:type="pct"/>
            <w:vAlign w:val="center"/>
          </w:tcPr>
          <w:p w14:paraId="5BF8119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6C8F559" w14:textId="77777777" w:rsidR="00F50AC2" w:rsidRPr="00697DD9" w:rsidRDefault="00F50AC2" w:rsidP="004D3221">
            <w:pPr>
              <w:rPr>
                <w:rFonts w:ascii="Arial" w:hAnsi="Arial" w:cs="Arial"/>
                <w:sz w:val="20"/>
                <w:szCs w:val="20"/>
              </w:rPr>
            </w:pPr>
          </w:p>
        </w:tc>
      </w:tr>
      <w:tr w:rsidR="00F50AC2" w:rsidRPr="007E21CD" w14:paraId="37AB8F1B" w14:textId="77777777" w:rsidTr="004D3221">
        <w:trPr>
          <w:trHeight w:val="20"/>
          <w:jc w:val="center"/>
        </w:trPr>
        <w:tc>
          <w:tcPr>
            <w:tcW w:w="362" w:type="pct"/>
            <w:vAlign w:val="center"/>
          </w:tcPr>
          <w:p w14:paraId="26038CC2" w14:textId="77777777" w:rsidR="00F50AC2" w:rsidRPr="00697DD9" w:rsidRDefault="00F50AC2" w:rsidP="004D3221">
            <w:pPr>
              <w:rPr>
                <w:rFonts w:ascii="Arial" w:hAnsi="Arial" w:cs="Arial"/>
                <w:sz w:val="20"/>
                <w:szCs w:val="20"/>
              </w:rPr>
            </w:pPr>
            <w:r w:rsidRPr="00697DD9">
              <w:rPr>
                <w:rFonts w:ascii="Arial" w:hAnsi="Arial" w:cs="Arial"/>
                <w:sz w:val="20"/>
                <w:szCs w:val="20"/>
              </w:rPr>
              <w:t>VF</w:t>
            </w:r>
          </w:p>
        </w:tc>
        <w:tc>
          <w:tcPr>
            <w:tcW w:w="2476" w:type="pct"/>
            <w:vAlign w:val="center"/>
          </w:tcPr>
          <w:p w14:paraId="713BA92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8D4D2E6" w14:textId="77777777" w:rsidR="00F50AC2" w:rsidRPr="00697DD9" w:rsidRDefault="00F50AC2" w:rsidP="004D3221">
            <w:pPr>
              <w:rPr>
                <w:rFonts w:ascii="Arial" w:hAnsi="Arial" w:cs="Arial"/>
                <w:sz w:val="20"/>
                <w:szCs w:val="20"/>
              </w:rPr>
            </w:pPr>
          </w:p>
        </w:tc>
      </w:tr>
      <w:tr w:rsidR="00F50AC2" w:rsidRPr="007E21CD" w14:paraId="7709D6A3" w14:textId="77777777" w:rsidTr="004D3221">
        <w:trPr>
          <w:trHeight w:val="20"/>
          <w:jc w:val="center"/>
        </w:trPr>
        <w:tc>
          <w:tcPr>
            <w:tcW w:w="362" w:type="pct"/>
            <w:vAlign w:val="center"/>
          </w:tcPr>
          <w:p w14:paraId="4B9DD893" w14:textId="77777777" w:rsidR="00F50AC2" w:rsidRPr="00697DD9" w:rsidRDefault="00F50AC2" w:rsidP="004D3221">
            <w:pPr>
              <w:rPr>
                <w:rFonts w:ascii="Arial" w:hAnsi="Arial" w:cs="Arial"/>
                <w:sz w:val="20"/>
                <w:szCs w:val="20"/>
              </w:rPr>
            </w:pPr>
            <w:r w:rsidRPr="00697DD9">
              <w:rPr>
                <w:rFonts w:ascii="Arial" w:hAnsi="Arial" w:cs="Arial"/>
                <w:sz w:val="20"/>
                <w:szCs w:val="20"/>
              </w:rPr>
              <w:t>VG</w:t>
            </w:r>
          </w:p>
        </w:tc>
        <w:tc>
          <w:tcPr>
            <w:tcW w:w="2476" w:type="pct"/>
            <w:vAlign w:val="center"/>
          </w:tcPr>
          <w:p w14:paraId="018A4A1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149CB52" w14:textId="77777777" w:rsidR="00F50AC2" w:rsidRPr="00697DD9" w:rsidRDefault="00F50AC2" w:rsidP="004D3221">
            <w:pPr>
              <w:rPr>
                <w:rFonts w:ascii="Arial" w:hAnsi="Arial" w:cs="Arial"/>
                <w:sz w:val="20"/>
                <w:szCs w:val="20"/>
              </w:rPr>
            </w:pPr>
          </w:p>
        </w:tc>
      </w:tr>
      <w:tr w:rsidR="00F50AC2" w:rsidRPr="007E21CD" w14:paraId="5313CC2B" w14:textId="77777777" w:rsidTr="004D3221">
        <w:trPr>
          <w:trHeight w:val="20"/>
          <w:jc w:val="center"/>
        </w:trPr>
        <w:tc>
          <w:tcPr>
            <w:tcW w:w="362" w:type="pct"/>
            <w:vAlign w:val="center"/>
          </w:tcPr>
          <w:p w14:paraId="4F7C2C5A" w14:textId="77777777" w:rsidR="00F50AC2" w:rsidRPr="00697DD9" w:rsidRDefault="00F50AC2" w:rsidP="004D3221">
            <w:pPr>
              <w:rPr>
                <w:rFonts w:ascii="Arial" w:hAnsi="Arial" w:cs="Arial"/>
                <w:sz w:val="20"/>
                <w:szCs w:val="20"/>
              </w:rPr>
            </w:pPr>
            <w:r w:rsidRPr="00697DD9">
              <w:rPr>
                <w:rFonts w:ascii="Arial" w:hAnsi="Arial" w:cs="Arial"/>
                <w:sz w:val="20"/>
                <w:szCs w:val="20"/>
              </w:rPr>
              <w:t>VH</w:t>
            </w:r>
          </w:p>
        </w:tc>
        <w:tc>
          <w:tcPr>
            <w:tcW w:w="2476" w:type="pct"/>
            <w:vAlign w:val="center"/>
          </w:tcPr>
          <w:p w14:paraId="69BE67F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8A73E74" w14:textId="77777777" w:rsidR="00F50AC2" w:rsidRPr="00697DD9" w:rsidRDefault="00F50AC2" w:rsidP="004D3221">
            <w:pPr>
              <w:rPr>
                <w:rFonts w:ascii="Arial" w:hAnsi="Arial" w:cs="Arial"/>
                <w:sz w:val="20"/>
                <w:szCs w:val="20"/>
              </w:rPr>
            </w:pPr>
          </w:p>
        </w:tc>
      </w:tr>
      <w:tr w:rsidR="00F50AC2" w:rsidRPr="007E21CD" w14:paraId="30D413CD" w14:textId="77777777" w:rsidTr="004D3221">
        <w:trPr>
          <w:trHeight w:val="20"/>
          <w:jc w:val="center"/>
        </w:trPr>
        <w:tc>
          <w:tcPr>
            <w:tcW w:w="362" w:type="pct"/>
            <w:vAlign w:val="center"/>
          </w:tcPr>
          <w:p w14:paraId="398C7A45" w14:textId="77777777" w:rsidR="00F50AC2" w:rsidRPr="00697DD9" w:rsidRDefault="00F50AC2" w:rsidP="004D3221">
            <w:pPr>
              <w:rPr>
                <w:rFonts w:ascii="Arial" w:hAnsi="Arial" w:cs="Arial"/>
                <w:sz w:val="20"/>
                <w:szCs w:val="20"/>
              </w:rPr>
            </w:pPr>
            <w:r w:rsidRPr="00697DD9">
              <w:rPr>
                <w:rFonts w:ascii="Arial" w:hAnsi="Arial" w:cs="Arial"/>
                <w:sz w:val="20"/>
                <w:szCs w:val="20"/>
              </w:rPr>
              <w:t>VJ</w:t>
            </w:r>
          </w:p>
        </w:tc>
        <w:tc>
          <w:tcPr>
            <w:tcW w:w="2476" w:type="pct"/>
            <w:vAlign w:val="center"/>
          </w:tcPr>
          <w:p w14:paraId="5D3B6B1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B87B914" w14:textId="77777777" w:rsidR="00F50AC2" w:rsidRPr="00697DD9" w:rsidRDefault="00F50AC2" w:rsidP="004D3221">
            <w:pPr>
              <w:rPr>
                <w:rFonts w:ascii="Arial" w:hAnsi="Arial" w:cs="Arial"/>
                <w:sz w:val="20"/>
                <w:szCs w:val="20"/>
              </w:rPr>
            </w:pPr>
          </w:p>
        </w:tc>
      </w:tr>
      <w:tr w:rsidR="00F50AC2" w:rsidRPr="007E21CD" w14:paraId="1FC09FC9" w14:textId="77777777" w:rsidTr="004D3221">
        <w:trPr>
          <w:trHeight w:val="20"/>
          <w:jc w:val="center"/>
        </w:trPr>
        <w:tc>
          <w:tcPr>
            <w:tcW w:w="362" w:type="pct"/>
            <w:vAlign w:val="center"/>
          </w:tcPr>
          <w:p w14:paraId="530869A7" w14:textId="77777777" w:rsidR="00F50AC2" w:rsidRPr="00697DD9" w:rsidRDefault="00F50AC2" w:rsidP="004D3221">
            <w:pPr>
              <w:rPr>
                <w:rFonts w:ascii="Arial" w:hAnsi="Arial" w:cs="Arial"/>
                <w:sz w:val="20"/>
                <w:szCs w:val="20"/>
              </w:rPr>
            </w:pPr>
            <w:r w:rsidRPr="00697DD9">
              <w:rPr>
                <w:rFonts w:ascii="Arial" w:hAnsi="Arial" w:cs="Arial"/>
                <w:sz w:val="20"/>
                <w:szCs w:val="20"/>
              </w:rPr>
              <w:t>VK</w:t>
            </w:r>
          </w:p>
        </w:tc>
        <w:tc>
          <w:tcPr>
            <w:tcW w:w="2476" w:type="pct"/>
            <w:vAlign w:val="center"/>
          </w:tcPr>
          <w:p w14:paraId="04C9FEC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43F6989" w14:textId="77777777" w:rsidR="00F50AC2" w:rsidRPr="00697DD9" w:rsidRDefault="00F50AC2" w:rsidP="004D3221">
            <w:pPr>
              <w:rPr>
                <w:rFonts w:ascii="Arial" w:hAnsi="Arial" w:cs="Arial"/>
                <w:sz w:val="20"/>
                <w:szCs w:val="20"/>
              </w:rPr>
            </w:pPr>
          </w:p>
        </w:tc>
      </w:tr>
      <w:tr w:rsidR="00F50AC2" w:rsidRPr="00DE6E76" w14:paraId="7745A409" w14:textId="77777777" w:rsidTr="004D3221">
        <w:trPr>
          <w:trHeight w:val="20"/>
          <w:jc w:val="center"/>
        </w:trPr>
        <w:tc>
          <w:tcPr>
            <w:tcW w:w="362" w:type="pct"/>
            <w:vAlign w:val="center"/>
          </w:tcPr>
          <w:p w14:paraId="3BBEB4E4" w14:textId="77777777" w:rsidR="00F50AC2" w:rsidRPr="00697DD9" w:rsidRDefault="00F50AC2" w:rsidP="004D3221">
            <w:pPr>
              <w:rPr>
                <w:rFonts w:ascii="Arial" w:hAnsi="Arial" w:cs="Arial"/>
                <w:sz w:val="20"/>
                <w:szCs w:val="20"/>
              </w:rPr>
            </w:pPr>
            <w:r w:rsidRPr="00697DD9">
              <w:rPr>
                <w:rFonts w:ascii="Arial" w:hAnsi="Arial" w:cs="Arial"/>
                <w:sz w:val="20"/>
                <w:szCs w:val="20"/>
              </w:rPr>
              <w:t>VL</w:t>
            </w:r>
          </w:p>
        </w:tc>
        <w:tc>
          <w:tcPr>
            <w:tcW w:w="2476" w:type="pct"/>
            <w:vAlign w:val="center"/>
          </w:tcPr>
          <w:p w14:paraId="1E2E64A0" w14:textId="77777777" w:rsidR="00F50AC2" w:rsidRPr="00697DD9" w:rsidRDefault="00F50AC2" w:rsidP="004D3221">
            <w:pPr>
              <w:rPr>
                <w:rFonts w:ascii="Arial" w:hAnsi="Arial" w:cs="Arial"/>
                <w:sz w:val="20"/>
                <w:szCs w:val="20"/>
              </w:rPr>
            </w:pPr>
            <w:r w:rsidRPr="00697DD9">
              <w:rPr>
                <w:rFonts w:ascii="Arial" w:hAnsi="Arial" w:cs="Arial"/>
                <w:sz w:val="20"/>
                <w:szCs w:val="20"/>
              </w:rPr>
              <w:t>Filling material</w:t>
            </w:r>
          </w:p>
        </w:tc>
        <w:tc>
          <w:tcPr>
            <w:tcW w:w="2162" w:type="pct"/>
            <w:vAlign w:val="center"/>
          </w:tcPr>
          <w:p w14:paraId="74D700C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Drum, sack, tank car filling equipment</w:t>
            </w:r>
          </w:p>
        </w:tc>
      </w:tr>
      <w:tr w:rsidR="00F50AC2" w:rsidRPr="00DE6E76" w14:paraId="736F62D8" w14:textId="77777777" w:rsidTr="004D3221">
        <w:trPr>
          <w:trHeight w:val="20"/>
          <w:jc w:val="center"/>
        </w:trPr>
        <w:tc>
          <w:tcPr>
            <w:tcW w:w="362" w:type="pct"/>
            <w:vAlign w:val="center"/>
          </w:tcPr>
          <w:p w14:paraId="45B2F411" w14:textId="77777777" w:rsidR="00F50AC2" w:rsidRPr="00697DD9" w:rsidRDefault="00F50AC2" w:rsidP="004D3221">
            <w:pPr>
              <w:rPr>
                <w:rFonts w:ascii="Arial" w:hAnsi="Arial" w:cs="Arial"/>
                <w:sz w:val="20"/>
                <w:szCs w:val="20"/>
              </w:rPr>
            </w:pPr>
            <w:r w:rsidRPr="00697DD9">
              <w:rPr>
                <w:rFonts w:ascii="Arial" w:hAnsi="Arial" w:cs="Arial"/>
                <w:sz w:val="20"/>
                <w:szCs w:val="20"/>
              </w:rPr>
              <w:t>VM</w:t>
            </w:r>
          </w:p>
        </w:tc>
        <w:tc>
          <w:tcPr>
            <w:tcW w:w="2476" w:type="pct"/>
            <w:vAlign w:val="center"/>
          </w:tcPr>
          <w:p w14:paraId="7D4A0152" w14:textId="77777777" w:rsidR="00F50AC2" w:rsidRPr="00697DD9" w:rsidRDefault="00F50AC2" w:rsidP="004D3221">
            <w:pPr>
              <w:rPr>
                <w:rFonts w:ascii="Arial" w:hAnsi="Arial" w:cs="Arial"/>
                <w:sz w:val="20"/>
                <w:szCs w:val="20"/>
              </w:rPr>
            </w:pPr>
            <w:r w:rsidRPr="00697DD9">
              <w:rPr>
                <w:rFonts w:ascii="Arial" w:hAnsi="Arial" w:cs="Arial"/>
                <w:sz w:val="20"/>
                <w:szCs w:val="20"/>
              </w:rPr>
              <w:t>Packaging product</w:t>
            </w:r>
          </w:p>
        </w:tc>
        <w:tc>
          <w:tcPr>
            <w:tcW w:w="2162" w:type="pct"/>
            <w:vAlign w:val="center"/>
          </w:tcPr>
          <w:p w14:paraId="1B219C2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Packaging machine, palletizer, wrapping machines</w:t>
            </w:r>
          </w:p>
        </w:tc>
      </w:tr>
      <w:tr w:rsidR="00F50AC2" w:rsidRPr="00DE6E76" w14:paraId="18ACB33E" w14:textId="77777777" w:rsidTr="004D3221">
        <w:trPr>
          <w:trHeight w:val="20"/>
          <w:jc w:val="center"/>
        </w:trPr>
        <w:tc>
          <w:tcPr>
            <w:tcW w:w="362" w:type="pct"/>
            <w:vAlign w:val="center"/>
          </w:tcPr>
          <w:p w14:paraId="132FF5E7" w14:textId="77777777" w:rsidR="00F50AC2" w:rsidRPr="00697DD9" w:rsidRDefault="00F50AC2" w:rsidP="004D3221">
            <w:pPr>
              <w:rPr>
                <w:rFonts w:ascii="Arial" w:hAnsi="Arial" w:cs="Arial"/>
                <w:sz w:val="20"/>
                <w:szCs w:val="20"/>
              </w:rPr>
            </w:pPr>
            <w:r w:rsidRPr="00697DD9">
              <w:rPr>
                <w:rFonts w:ascii="Arial" w:hAnsi="Arial" w:cs="Arial"/>
                <w:sz w:val="20"/>
                <w:szCs w:val="20"/>
              </w:rPr>
              <w:t>VN</w:t>
            </w:r>
          </w:p>
        </w:tc>
        <w:tc>
          <w:tcPr>
            <w:tcW w:w="2476" w:type="pct"/>
            <w:vAlign w:val="center"/>
          </w:tcPr>
          <w:p w14:paraId="31F95518" w14:textId="77777777" w:rsidR="00F50AC2" w:rsidRPr="00697DD9" w:rsidRDefault="00F50AC2" w:rsidP="004D3221">
            <w:pPr>
              <w:rPr>
                <w:rFonts w:ascii="Arial" w:hAnsi="Arial" w:cs="Arial"/>
                <w:sz w:val="20"/>
                <w:szCs w:val="20"/>
              </w:rPr>
            </w:pPr>
            <w:r w:rsidRPr="00697DD9">
              <w:rPr>
                <w:rFonts w:ascii="Arial" w:hAnsi="Arial" w:cs="Arial"/>
                <w:sz w:val="20"/>
                <w:szCs w:val="20"/>
              </w:rPr>
              <w:t>Treating surface</w:t>
            </w:r>
          </w:p>
        </w:tc>
        <w:tc>
          <w:tcPr>
            <w:tcW w:w="2162" w:type="pct"/>
            <w:vAlign w:val="center"/>
          </w:tcPr>
          <w:p w14:paraId="454239B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Burnisher, grinding, painting machine, polishing machine</w:t>
            </w:r>
          </w:p>
        </w:tc>
      </w:tr>
      <w:tr w:rsidR="00F50AC2" w:rsidRPr="00DE6E76" w14:paraId="398229AC" w14:textId="77777777" w:rsidTr="004D3221">
        <w:trPr>
          <w:trHeight w:val="20"/>
          <w:jc w:val="center"/>
        </w:trPr>
        <w:tc>
          <w:tcPr>
            <w:tcW w:w="362" w:type="pct"/>
            <w:vAlign w:val="center"/>
          </w:tcPr>
          <w:p w14:paraId="346506E0" w14:textId="77777777" w:rsidR="00F50AC2" w:rsidRPr="00697DD9" w:rsidRDefault="00F50AC2" w:rsidP="004D3221">
            <w:pPr>
              <w:rPr>
                <w:rFonts w:ascii="Arial" w:hAnsi="Arial" w:cs="Arial"/>
                <w:sz w:val="20"/>
                <w:szCs w:val="20"/>
              </w:rPr>
            </w:pPr>
            <w:r w:rsidRPr="00697DD9">
              <w:rPr>
                <w:rFonts w:ascii="Arial" w:hAnsi="Arial" w:cs="Arial"/>
                <w:sz w:val="20"/>
                <w:szCs w:val="20"/>
              </w:rPr>
              <w:t>VP</w:t>
            </w:r>
          </w:p>
        </w:tc>
        <w:tc>
          <w:tcPr>
            <w:tcW w:w="2476" w:type="pct"/>
            <w:vAlign w:val="center"/>
          </w:tcPr>
          <w:p w14:paraId="22C57F71" w14:textId="77777777" w:rsidR="00F50AC2" w:rsidRPr="00697DD9" w:rsidRDefault="00F50AC2" w:rsidP="004D3221">
            <w:pPr>
              <w:rPr>
                <w:rFonts w:ascii="Arial" w:hAnsi="Arial" w:cs="Arial"/>
                <w:sz w:val="20"/>
                <w:szCs w:val="20"/>
              </w:rPr>
            </w:pPr>
            <w:r w:rsidRPr="00697DD9">
              <w:rPr>
                <w:rFonts w:ascii="Arial" w:hAnsi="Arial" w:cs="Arial"/>
                <w:sz w:val="20"/>
                <w:szCs w:val="20"/>
              </w:rPr>
              <w:t>Treating material or product</w:t>
            </w:r>
          </w:p>
        </w:tc>
        <w:tc>
          <w:tcPr>
            <w:tcW w:w="2162" w:type="pct"/>
            <w:vAlign w:val="center"/>
          </w:tcPr>
          <w:p w14:paraId="0DB6D12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Annealing furnace, balancing machine, blast furnace, melting furnace</w:t>
            </w:r>
          </w:p>
        </w:tc>
      </w:tr>
      <w:tr w:rsidR="00F50AC2" w:rsidRPr="00DE6E76" w14:paraId="3BDD5A72" w14:textId="77777777" w:rsidTr="004D3221">
        <w:trPr>
          <w:trHeight w:val="20"/>
          <w:jc w:val="center"/>
        </w:trPr>
        <w:tc>
          <w:tcPr>
            <w:tcW w:w="362" w:type="pct"/>
            <w:vAlign w:val="center"/>
          </w:tcPr>
          <w:p w14:paraId="51856BEC" w14:textId="77777777" w:rsidR="00F50AC2" w:rsidRPr="00697DD9" w:rsidRDefault="00F50AC2" w:rsidP="004D3221">
            <w:pPr>
              <w:rPr>
                <w:rFonts w:ascii="Arial" w:hAnsi="Arial" w:cs="Arial"/>
                <w:sz w:val="20"/>
                <w:szCs w:val="20"/>
              </w:rPr>
            </w:pPr>
            <w:r w:rsidRPr="00697DD9">
              <w:rPr>
                <w:rFonts w:ascii="Arial" w:hAnsi="Arial" w:cs="Arial"/>
                <w:sz w:val="20"/>
                <w:szCs w:val="20"/>
              </w:rPr>
              <w:t>VQ</w:t>
            </w:r>
          </w:p>
        </w:tc>
        <w:tc>
          <w:tcPr>
            <w:tcW w:w="2476" w:type="pct"/>
            <w:vAlign w:val="center"/>
          </w:tcPr>
          <w:p w14:paraId="068A1EA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Cleaning material, product or facility</w:t>
            </w:r>
          </w:p>
        </w:tc>
        <w:tc>
          <w:tcPr>
            <w:tcW w:w="2162" w:type="pct"/>
            <w:vAlign w:val="center"/>
          </w:tcPr>
          <w:p w14:paraId="7BC7491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Building cleaning equipment,</w:t>
            </w:r>
          </w:p>
          <w:p w14:paraId="274C797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vacuum cleaner, washing machine,</w:t>
            </w:r>
          </w:p>
        </w:tc>
      </w:tr>
      <w:tr w:rsidR="00F50AC2" w:rsidRPr="007E21CD" w14:paraId="05F92FAF" w14:textId="77777777" w:rsidTr="004D3221">
        <w:trPr>
          <w:trHeight w:val="20"/>
          <w:jc w:val="center"/>
        </w:trPr>
        <w:tc>
          <w:tcPr>
            <w:tcW w:w="362" w:type="pct"/>
            <w:vAlign w:val="center"/>
          </w:tcPr>
          <w:p w14:paraId="35E39D6F" w14:textId="77777777" w:rsidR="00F50AC2" w:rsidRPr="00697DD9" w:rsidRDefault="00F50AC2" w:rsidP="004D3221">
            <w:pPr>
              <w:rPr>
                <w:rFonts w:ascii="Arial" w:hAnsi="Arial" w:cs="Arial"/>
                <w:sz w:val="20"/>
                <w:szCs w:val="20"/>
              </w:rPr>
            </w:pPr>
            <w:r w:rsidRPr="00697DD9">
              <w:rPr>
                <w:rFonts w:ascii="Arial" w:hAnsi="Arial" w:cs="Arial"/>
                <w:sz w:val="20"/>
                <w:szCs w:val="20"/>
              </w:rPr>
              <w:t>VR</w:t>
            </w:r>
          </w:p>
        </w:tc>
        <w:tc>
          <w:tcPr>
            <w:tcW w:w="2476" w:type="pct"/>
            <w:vAlign w:val="center"/>
          </w:tcPr>
          <w:p w14:paraId="781B72E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0130D7C" w14:textId="77777777" w:rsidR="00F50AC2" w:rsidRPr="007E21CD" w:rsidRDefault="00F50AC2" w:rsidP="004D3221">
            <w:pPr>
              <w:rPr>
                <w:sz w:val="20"/>
                <w:szCs w:val="20"/>
                <w:lang w:val="en-US"/>
              </w:rPr>
            </w:pPr>
          </w:p>
        </w:tc>
      </w:tr>
      <w:tr w:rsidR="00F50AC2" w:rsidRPr="007E21CD" w14:paraId="2701B266" w14:textId="77777777" w:rsidTr="004D3221">
        <w:trPr>
          <w:trHeight w:val="20"/>
          <w:jc w:val="center"/>
        </w:trPr>
        <w:tc>
          <w:tcPr>
            <w:tcW w:w="362" w:type="pct"/>
            <w:vAlign w:val="center"/>
          </w:tcPr>
          <w:p w14:paraId="43A6F3B0" w14:textId="77777777" w:rsidR="00F50AC2" w:rsidRPr="00697DD9" w:rsidRDefault="00F50AC2" w:rsidP="004D3221">
            <w:pPr>
              <w:rPr>
                <w:rFonts w:ascii="Arial" w:hAnsi="Arial" w:cs="Arial"/>
                <w:sz w:val="20"/>
                <w:szCs w:val="20"/>
              </w:rPr>
            </w:pPr>
            <w:r w:rsidRPr="00697DD9">
              <w:rPr>
                <w:rFonts w:ascii="Arial" w:hAnsi="Arial" w:cs="Arial"/>
                <w:sz w:val="20"/>
                <w:szCs w:val="20"/>
              </w:rPr>
              <w:t>VS</w:t>
            </w:r>
          </w:p>
        </w:tc>
        <w:tc>
          <w:tcPr>
            <w:tcW w:w="2476" w:type="pct"/>
            <w:vAlign w:val="center"/>
          </w:tcPr>
          <w:p w14:paraId="76DF79B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64DF01E" w14:textId="77777777" w:rsidR="00F50AC2" w:rsidRPr="007E21CD" w:rsidRDefault="00F50AC2" w:rsidP="004D3221">
            <w:pPr>
              <w:rPr>
                <w:sz w:val="20"/>
                <w:szCs w:val="20"/>
                <w:lang w:val="en-US"/>
              </w:rPr>
            </w:pPr>
          </w:p>
        </w:tc>
      </w:tr>
      <w:tr w:rsidR="00F50AC2" w:rsidRPr="007E21CD" w14:paraId="2D590D5D" w14:textId="77777777" w:rsidTr="004D3221">
        <w:trPr>
          <w:trHeight w:val="20"/>
          <w:jc w:val="center"/>
        </w:trPr>
        <w:tc>
          <w:tcPr>
            <w:tcW w:w="362" w:type="pct"/>
            <w:vAlign w:val="center"/>
          </w:tcPr>
          <w:p w14:paraId="0725C481" w14:textId="77777777" w:rsidR="00F50AC2" w:rsidRPr="00697DD9" w:rsidRDefault="00F50AC2" w:rsidP="004D3221">
            <w:pPr>
              <w:rPr>
                <w:rFonts w:ascii="Arial" w:hAnsi="Arial" w:cs="Arial"/>
                <w:sz w:val="20"/>
                <w:szCs w:val="20"/>
              </w:rPr>
            </w:pPr>
            <w:r w:rsidRPr="00697DD9">
              <w:rPr>
                <w:rFonts w:ascii="Arial" w:hAnsi="Arial" w:cs="Arial"/>
                <w:sz w:val="20"/>
                <w:szCs w:val="20"/>
              </w:rPr>
              <w:t>VT</w:t>
            </w:r>
          </w:p>
        </w:tc>
        <w:tc>
          <w:tcPr>
            <w:tcW w:w="2476" w:type="pct"/>
            <w:vAlign w:val="center"/>
          </w:tcPr>
          <w:p w14:paraId="4EF04D5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3D429EB" w14:textId="77777777" w:rsidR="00F50AC2" w:rsidRPr="007E21CD" w:rsidRDefault="00F50AC2" w:rsidP="004D3221">
            <w:pPr>
              <w:rPr>
                <w:sz w:val="20"/>
                <w:szCs w:val="20"/>
                <w:lang w:val="en-US"/>
              </w:rPr>
            </w:pPr>
          </w:p>
        </w:tc>
      </w:tr>
      <w:tr w:rsidR="00F50AC2" w:rsidRPr="007E21CD" w14:paraId="62E8FFE0" w14:textId="77777777" w:rsidTr="004D3221">
        <w:trPr>
          <w:trHeight w:val="20"/>
          <w:jc w:val="center"/>
        </w:trPr>
        <w:tc>
          <w:tcPr>
            <w:tcW w:w="362" w:type="pct"/>
            <w:vAlign w:val="center"/>
          </w:tcPr>
          <w:p w14:paraId="4C627F54" w14:textId="77777777" w:rsidR="00F50AC2" w:rsidRPr="00697DD9" w:rsidRDefault="00F50AC2" w:rsidP="004D3221">
            <w:pPr>
              <w:rPr>
                <w:rFonts w:ascii="Arial" w:hAnsi="Arial" w:cs="Arial"/>
                <w:sz w:val="20"/>
                <w:szCs w:val="20"/>
              </w:rPr>
            </w:pPr>
            <w:r w:rsidRPr="00697DD9">
              <w:rPr>
                <w:rFonts w:ascii="Arial" w:hAnsi="Arial" w:cs="Arial"/>
                <w:sz w:val="20"/>
                <w:szCs w:val="20"/>
              </w:rPr>
              <w:t>VU</w:t>
            </w:r>
          </w:p>
        </w:tc>
        <w:tc>
          <w:tcPr>
            <w:tcW w:w="2476" w:type="pct"/>
            <w:vAlign w:val="center"/>
          </w:tcPr>
          <w:p w14:paraId="79BB8B7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E30950" w14:textId="77777777" w:rsidR="00F50AC2" w:rsidRPr="007E21CD" w:rsidRDefault="00F50AC2" w:rsidP="004D3221">
            <w:pPr>
              <w:rPr>
                <w:sz w:val="20"/>
                <w:szCs w:val="20"/>
                <w:lang w:val="en-US"/>
              </w:rPr>
            </w:pPr>
          </w:p>
        </w:tc>
      </w:tr>
      <w:tr w:rsidR="00F50AC2" w:rsidRPr="007E21CD" w14:paraId="14436349" w14:textId="77777777" w:rsidTr="004D3221">
        <w:trPr>
          <w:trHeight w:val="20"/>
          <w:jc w:val="center"/>
        </w:trPr>
        <w:tc>
          <w:tcPr>
            <w:tcW w:w="362" w:type="pct"/>
            <w:vAlign w:val="center"/>
          </w:tcPr>
          <w:p w14:paraId="1FAD2EF6" w14:textId="77777777" w:rsidR="00F50AC2" w:rsidRPr="00697DD9" w:rsidRDefault="00F50AC2" w:rsidP="004D3221">
            <w:pPr>
              <w:rPr>
                <w:rFonts w:ascii="Arial" w:hAnsi="Arial" w:cs="Arial"/>
                <w:sz w:val="20"/>
                <w:szCs w:val="20"/>
              </w:rPr>
            </w:pPr>
            <w:r w:rsidRPr="00697DD9">
              <w:rPr>
                <w:rFonts w:ascii="Arial" w:hAnsi="Arial" w:cs="Arial"/>
                <w:sz w:val="20"/>
                <w:szCs w:val="20"/>
              </w:rPr>
              <w:t>VV</w:t>
            </w:r>
          </w:p>
        </w:tc>
        <w:tc>
          <w:tcPr>
            <w:tcW w:w="2476" w:type="pct"/>
            <w:vAlign w:val="center"/>
          </w:tcPr>
          <w:p w14:paraId="51EF4D2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46F1346" w14:textId="77777777" w:rsidR="00F50AC2" w:rsidRPr="007E21CD" w:rsidRDefault="00F50AC2" w:rsidP="004D3221">
            <w:pPr>
              <w:rPr>
                <w:sz w:val="20"/>
                <w:szCs w:val="20"/>
                <w:lang w:val="en-US"/>
              </w:rPr>
            </w:pPr>
          </w:p>
        </w:tc>
      </w:tr>
      <w:tr w:rsidR="00F50AC2" w:rsidRPr="007E21CD" w14:paraId="66CA6042" w14:textId="77777777" w:rsidTr="004D3221">
        <w:trPr>
          <w:trHeight w:val="20"/>
          <w:jc w:val="center"/>
        </w:trPr>
        <w:tc>
          <w:tcPr>
            <w:tcW w:w="362" w:type="pct"/>
            <w:vAlign w:val="center"/>
          </w:tcPr>
          <w:p w14:paraId="7844AED9" w14:textId="77777777" w:rsidR="00F50AC2" w:rsidRPr="00697DD9" w:rsidRDefault="00F50AC2" w:rsidP="004D3221">
            <w:pPr>
              <w:rPr>
                <w:rFonts w:ascii="Arial" w:hAnsi="Arial" w:cs="Arial"/>
                <w:sz w:val="20"/>
                <w:szCs w:val="20"/>
              </w:rPr>
            </w:pPr>
            <w:r w:rsidRPr="00697DD9">
              <w:rPr>
                <w:rFonts w:ascii="Arial" w:hAnsi="Arial" w:cs="Arial"/>
                <w:sz w:val="20"/>
                <w:szCs w:val="20"/>
              </w:rPr>
              <w:t>VW</w:t>
            </w:r>
          </w:p>
        </w:tc>
        <w:tc>
          <w:tcPr>
            <w:tcW w:w="2476" w:type="pct"/>
            <w:vAlign w:val="center"/>
          </w:tcPr>
          <w:p w14:paraId="7DF4B80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0451F31" w14:textId="77777777" w:rsidR="00F50AC2" w:rsidRPr="007E21CD" w:rsidRDefault="00F50AC2" w:rsidP="004D3221">
            <w:pPr>
              <w:rPr>
                <w:sz w:val="20"/>
                <w:szCs w:val="20"/>
                <w:lang w:val="en-US"/>
              </w:rPr>
            </w:pPr>
          </w:p>
        </w:tc>
      </w:tr>
      <w:tr w:rsidR="00F50AC2" w:rsidRPr="007E21CD" w14:paraId="3C299018" w14:textId="77777777" w:rsidTr="004D3221">
        <w:trPr>
          <w:trHeight w:val="20"/>
          <w:jc w:val="center"/>
        </w:trPr>
        <w:tc>
          <w:tcPr>
            <w:tcW w:w="362" w:type="pct"/>
            <w:vAlign w:val="center"/>
          </w:tcPr>
          <w:p w14:paraId="7CDBAC6C" w14:textId="77777777" w:rsidR="00F50AC2" w:rsidRPr="00697DD9" w:rsidRDefault="00F50AC2" w:rsidP="004D3221">
            <w:pPr>
              <w:rPr>
                <w:rFonts w:ascii="Arial" w:hAnsi="Arial" w:cs="Arial"/>
                <w:sz w:val="20"/>
                <w:szCs w:val="20"/>
              </w:rPr>
            </w:pPr>
            <w:r w:rsidRPr="00697DD9">
              <w:rPr>
                <w:rFonts w:ascii="Arial" w:hAnsi="Arial" w:cs="Arial"/>
                <w:sz w:val="20"/>
                <w:szCs w:val="20"/>
              </w:rPr>
              <w:t>VX</w:t>
            </w:r>
          </w:p>
        </w:tc>
        <w:tc>
          <w:tcPr>
            <w:tcW w:w="2476" w:type="pct"/>
            <w:vAlign w:val="center"/>
          </w:tcPr>
          <w:p w14:paraId="1272B36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5586BBA" w14:textId="77777777" w:rsidR="00F50AC2" w:rsidRPr="007E21CD" w:rsidRDefault="00F50AC2" w:rsidP="004D3221">
            <w:pPr>
              <w:rPr>
                <w:sz w:val="20"/>
                <w:szCs w:val="20"/>
                <w:lang w:val="en-US"/>
              </w:rPr>
            </w:pPr>
          </w:p>
        </w:tc>
      </w:tr>
      <w:tr w:rsidR="00F50AC2" w:rsidRPr="007E21CD" w14:paraId="347E9977" w14:textId="77777777" w:rsidTr="004D3221">
        <w:trPr>
          <w:trHeight w:val="20"/>
          <w:jc w:val="center"/>
        </w:trPr>
        <w:tc>
          <w:tcPr>
            <w:tcW w:w="362" w:type="pct"/>
            <w:vAlign w:val="center"/>
          </w:tcPr>
          <w:p w14:paraId="2189B42C" w14:textId="77777777" w:rsidR="00F50AC2" w:rsidRPr="00697DD9" w:rsidRDefault="00F50AC2" w:rsidP="004D3221">
            <w:pPr>
              <w:rPr>
                <w:rFonts w:ascii="Arial" w:hAnsi="Arial" w:cs="Arial"/>
                <w:sz w:val="20"/>
                <w:szCs w:val="20"/>
              </w:rPr>
            </w:pPr>
            <w:r w:rsidRPr="00697DD9">
              <w:rPr>
                <w:rFonts w:ascii="Arial" w:hAnsi="Arial" w:cs="Arial"/>
                <w:sz w:val="20"/>
                <w:szCs w:val="20"/>
              </w:rPr>
              <w:t>VY</w:t>
            </w:r>
          </w:p>
        </w:tc>
        <w:tc>
          <w:tcPr>
            <w:tcW w:w="2476" w:type="pct"/>
            <w:vAlign w:val="center"/>
          </w:tcPr>
          <w:p w14:paraId="3AD1D27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837725" w14:textId="77777777" w:rsidR="00F50AC2" w:rsidRPr="007E21CD" w:rsidRDefault="00F50AC2" w:rsidP="004D3221">
            <w:pPr>
              <w:rPr>
                <w:sz w:val="20"/>
                <w:szCs w:val="20"/>
                <w:lang w:val="en-US"/>
              </w:rPr>
            </w:pPr>
          </w:p>
        </w:tc>
      </w:tr>
      <w:tr w:rsidR="00F50AC2" w:rsidRPr="007E21CD" w14:paraId="000B52A5" w14:textId="77777777" w:rsidTr="004D3221">
        <w:trPr>
          <w:trHeight w:val="20"/>
          <w:jc w:val="center"/>
        </w:trPr>
        <w:tc>
          <w:tcPr>
            <w:tcW w:w="362" w:type="pct"/>
            <w:vAlign w:val="center"/>
          </w:tcPr>
          <w:p w14:paraId="77D22798" w14:textId="77777777" w:rsidR="00F50AC2" w:rsidRPr="00697DD9" w:rsidRDefault="00F50AC2" w:rsidP="004D3221">
            <w:pPr>
              <w:rPr>
                <w:rFonts w:ascii="Arial" w:hAnsi="Arial" w:cs="Arial"/>
                <w:sz w:val="20"/>
                <w:szCs w:val="20"/>
              </w:rPr>
            </w:pPr>
            <w:r w:rsidRPr="00697DD9">
              <w:rPr>
                <w:rFonts w:ascii="Arial" w:hAnsi="Arial" w:cs="Arial"/>
                <w:sz w:val="20"/>
                <w:szCs w:val="20"/>
              </w:rPr>
              <w:t>VZ</w:t>
            </w:r>
          </w:p>
        </w:tc>
        <w:tc>
          <w:tcPr>
            <w:tcW w:w="2476" w:type="pct"/>
            <w:vAlign w:val="center"/>
          </w:tcPr>
          <w:p w14:paraId="5445E95B"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19161AB5" w14:textId="77777777" w:rsidR="00F50AC2" w:rsidRPr="007E21CD" w:rsidRDefault="00F50AC2" w:rsidP="004D3221">
            <w:pPr>
              <w:rPr>
                <w:sz w:val="20"/>
                <w:szCs w:val="20"/>
                <w:lang w:val="en-US"/>
              </w:rPr>
            </w:pPr>
          </w:p>
        </w:tc>
      </w:tr>
      <w:tr w:rsidR="00F50AC2" w:rsidRPr="007E21CD" w14:paraId="23C45061" w14:textId="77777777" w:rsidTr="004D3221">
        <w:trPr>
          <w:trHeight w:val="20"/>
          <w:jc w:val="center"/>
        </w:trPr>
        <w:tc>
          <w:tcPr>
            <w:tcW w:w="362" w:type="pct"/>
            <w:vAlign w:val="center"/>
          </w:tcPr>
          <w:p w14:paraId="4D6E42F5" w14:textId="77777777" w:rsidR="00F50AC2" w:rsidRPr="007E21CD" w:rsidRDefault="00F50AC2" w:rsidP="004D3221">
            <w:pPr>
              <w:rPr>
                <w:sz w:val="20"/>
                <w:szCs w:val="20"/>
                <w:lang w:val="en-US"/>
              </w:rPr>
            </w:pPr>
          </w:p>
        </w:tc>
        <w:tc>
          <w:tcPr>
            <w:tcW w:w="2476" w:type="pct"/>
            <w:vAlign w:val="center"/>
          </w:tcPr>
          <w:p w14:paraId="1A0B81A1" w14:textId="77777777" w:rsidR="00F50AC2" w:rsidRPr="007E21CD" w:rsidRDefault="00F50AC2" w:rsidP="004D3221">
            <w:pPr>
              <w:rPr>
                <w:sz w:val="20"/>
                <w:szCs w:val="20"/>
                <w:lang w:val="en-US"/>
              </w:rPr>
            </w:pPr>
          </w:p>
        </w:tc>
        <w:tc>
          <w:tcPr>
            <w:tcW w:w="2162" w:type="pct"/>
            <w:vAlign w:val="center"/>
          </w:tcPr>
          <w:p w14:paraId="4678CFAF" w14:textId="77777777" w:rsidR="00F50AC2" w:rsidRPr="007E21CD" w:rsidRDefault="00F50AC2" w:rsidP="004D3221">
            <w:pPr>
              <w:rPr>
                <w:sz w:val="20"/>
                <w:szCs w:val="20"/>
                <w:lang w:val="en-US"/>
              </w:rPr>
            </w:pPr>
          </w:p>
        </w:tc>
      </w:tr>
      <w:tr w:rsidR="00F50AC2" w:rsidRPr="00DE6E76" w14:paraId="180916A4" w14:textId="77777777" w:rsidTr="004D3221">
        <w:trPr>
          <w:trHeight w:val="20"/>
          <w:jc w:val="center"/>
        </w:trPr>
        <w:tc>
          <w:tcPr>
            <w:tcW w:w="5000" w:type="pct"/>
            <w:gridSpan w:val="3"/>
            <w:vAlign w:val="center"/>
          </w:tcPr>
          <w:p w14:paraId="3D4C70FB"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Main class W</w:t>
            </w:r>
          </w:p>
          <w:p w14:paraId="38971B8F" w14:textId="77777777" w:rsidR="00F50AC2" w:rsidRPr="007E21CD" w:rsidRDefault="00F50AC2" w:rsidP="004D3221">
            <w:pPr>
              <w:rPr>
                <w:b/>
                <w:sz w:val="20"/>
                <w:szCs w:val="20"/>
                <w:lang w:val="en-US"/>
              </w:rPr>
            </w:pPr>
            <w:r w:rsidRPr="007E21CD">
              <w:rPr>
                <w:rFonts w:ascii="Arial" w:hAnsi="Arial" w:cs="Arial"/>
                <w:b/>
                <w:sz w:val="20"/>
                <w:szCs w:val="20"/>
                <w:lang w:val="en-US"/>
              </w:rPr>
              <w:t>Guiding or transporting energy, signals, material or products from one place to another</w:t>
            </w:r>
          </w:p>
        </w:tc>
      </w:tr>
      <w:tr w:rsidR="00F50AC2" w:rsidRPr="00697DD9" w14:paraId="08E980E1" w14:textId="77777777" w:rsidTr="004D3221">
        <w:trPr>
          <w:trHeight w:val="20"/>
          <w:jc w:val="center"/>
        </w:trPr>
        <w:tc>
          <w:tcPr>
            <w:tcW w:w="362" w:type="pct"/>
            <w:vAlign w:val="center"/>
          </w:tcPr>
          <w:p w14:paraId="2FB65551"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00F3BFB3"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220DDD24"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DE6E76" w14:paraId="22BEE07F" w14:textId="77777777" w:rsidTr="004D3221">
        <w:trPr>
          <w:trHeight w:val="20"/>
          <w:jc w:val="center"/>
        </w:trPr>
        <w:tc>
          <w:tcPr>
            <w:tcW w:w="362" w:type="pct"/>
            <w:vAlign w:val="center"/>
          </w:tcPr>
          <w:p w14:paraId="0101EBB5" w14:textId="77777777" w:rsidR="00F50AC2" w:rsidRPr="00697DD9" w:rsidRDefault="00F50AC2" w:rsidP="004D3221">
            <w:pPr>
              <w:rPr>
                <w:rFonts w:ascii="Arial" w:hAnsi="Arial" w:cs="Arial"/>
                <w:sz w:val="20"/>
                <w:szCs w:val="20"/>
              </w:rPr>
            </w:pPr>
            <w:r w:rsidRPr="00697DD9">
              <w:rPr>
                <w:rFonts w:ascii="Arial" w:hAnsi="Arial" w:cs="Arial"/>
                <w:sz w:val="20"/>
                <w:szCs w:val="20"/>
              </w:rPr>
              <w:t>WA</w:t>
            </w:r>
          </w:p>
        </w:tc>
        <w:tc>
          <w:tcPr>
            <w:tcW w:w="2476" w:type="pct"/>
            <w:vAlign w:val="center"/>
          </w:tcPr>
          <w:p w14:paraId="41BC1DD0"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Distributing high voltage electrical energy (&gt; 1 000 V a.c. or &gt; 1 500 V d.c.)</w:t>
            </w:r>
          </w:p>
        </w:tc>
        <w:tc>
          <w:tcPr>
            <w:tcW w:w="2162" w:type="pct"/>
            <w:vAlign w:val="center"/>
          </w:tcPr>
          <w:p w14:paraId="68D0865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Busbar, motor control centre, switchgear assembly</w:t>
            </w:r>
          </w:p>
        </w:tc>
      </w:tr>
      <w:tr w:rsidR="00F50AC2" w:rsidRPr="00697DD9" w14:paraId="12857910" w14:textId="77777777" w:rsidTr="004D3221">
        <w:trPr>
          <w:trHeight w:val="20"/>
          <w:jc w:val="center"/>
        </w:trPr>
        <w:tc>
          <w:tcPr>
            <w:tcW w:w="362" w:type="pct"/>
            <w:vAlign w:val="center"/>
          </w:tcPr>
          <w:p w14:paraId="0FB72BA6" w14:textId="77777777" w:rsidR="00F50AC2" w:rsidRPr="00697DD9" w:rsidRDefault="00F50AC2" w:rsidP="004D3221">
            <w:pPr>
              <w:rPr>
                <w:rFonts w:ascii="Arial" w:hAnsi="Arial" w:cs="Arial"/>
                <w:sz w:val="20"/>
                <w:szCs w:val="20"/>
              </w:rPr>
            </w:pPr>
            <w:r w:rsidRPr="00697DD9">
              <w:rPr>
                <w:rFonts w:ascii="Arial" w:hAnsi="Arial" w:cs="Arial"/>
                <w:sz w:val="20"/>
                <w:szCs w:val="20"/>
              </w:rPr>
              <w:t>WB</w:t>
            </w:r>
          </w:p>
        </w:tc>
        <w:tc>
          <w:tcPr>
            <w:tcW w:w="2476" w:type="pct"/>
            <w:vAlign w:val="center"/>
          </w:tcPr>
          <w:p w14:paraId="01124C0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Transporting high voltage electrical energy (&gt; 1 000 V a.c. or &gt; 1 500 V d.c.)</w:t>
            </w:r>
          </w:p>
        </w:tc>
        <w:tc>
          <w:tcPr>
            <w:tcW w:w="2162" w:type="pct"/>
            <w:vAlign w:val="center"/>
          </w:tcPr>
          <w:p w14:paraId="35FBA8BF" w14:textId="77777777" w:rsidR="00F50AC2" w:rsidRPr="00697DD9" w:rsidRDefault="00F50AC2" w:rsidP="004D3221">
            <w:pPr>
              <w:rPr>
                <w:rFonts w:ascii="Arial" w:hAnsi="Arial" w:cs="Arial"/>
                <w:sz w:val="20"/>
                <w:szCs w:val="20"/>
              </w:rPr>
            </w:pPr>
            <w:r w:rsidRPr="00697DD9">
              <w:rPr>
                <w:rFonts w:ascii="Arial" w:hAnsi="Arial" w:cs="Arial"/>
                <w:sz w:val="20"/>
                <w:szCs w:val="20"/>
              </w:rPr>
              <w:t>Bushing, cable, conductor</w:t>
            </w:r>
          </w:p>
        </w:tc>
      </w:tr>
      <w:tr w:rsidR="00F50AC2" w:rsidRPr="00DE6E76" w14:paraId="50B160DA" w14:textId="77777777" w:rsidTr="004D3221">
        <w:trPr>
          <w:trHeight w:val="20"/>
          <w:jc w:val="center"/>
        </w:trPr>
        <w:tc>
          <w:tcPr>
            <w:tcW w:w="362" w:type="pct"/>
            <w:vAlign w:val="center"/>
          </w:tcPr>
          <w:p w14:paraId="2582194E" w14:textId="77777777" w:rsidR="00F50AC2" w:rsidRPr="00697DD9" w:rsidRDefault="00F50AC2" w:rsidP="004D3221">
            <w:pPr>
              <w:rPr>
                <w:rFonts w:ascii="Arial" w:hAnsi="Arial" w:cs="Arial"/>
                <w:sz w:val="20"/>
                <w:szCs w:val="20"/>
              </w:rPr>
            </w:pPr>
            <w:r w:rsidRPr="00697DD9">
              <w:rPr>
                <w:rFonts w:ascii="Arial" w:hAnsi="Arial" w:cs="Arial"/>
                <w:sz w:val="20"/>
                <w:szCs w:val="20"/>
              </w:rPr>
              <w:t>WC</w:t>
            </w:r>
          </w:p>
        </w:tc>
        <w:tc>
          <w:tcPr>
            <w:tcW w:w="2476" w:type="pct"/>
            <w:vAlign w:val="center"/>
          </w:tcPr>
          <w:p w14:paraId="0B118B8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Distributing low voltage electrical energy (≤ 1 000 V a.c. or ≤ 1 500 V d.c.)</w:t>
            </w:r>
          </w:p>
        </w:tc>
        <w:tc>
          <w:tcPr>
            <w:tcW w:w="2162" w:type="pct"/>
            <w:vAlign w:val="center"/>
          </w:tcPr>
          <w:p w14:paraId="3B2334E7"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Busbar, motor control centre, switchgear assembly</w:t>
            </w:r>
          </w:p>
        </w:tc>
      </w:tr>
      <w:tr w:rsidR="00F50AC2" w:rsidRPr="00697DD9" w14:paraId="29047B2D" w14:textId="77777777" w:rsidTr="004D3221">
        <w:trPr>
          <w:trHeight w:val="20"/>
          <w:jc w:val="center"/>
        </w:trPr>
        <w:tc>
          <w:tcPr>
            <w:tcW w:w="362" w:type="pct"/>
            <w:vAlign w:val="center"/>
          </w:tcPr>
          <w:p w14:paraId="3FDD6A5B" w14:textId="77777777" w:rsidR="00F50AC2" w:rsidRPr="00697DD9" w:rsidRDefault="00F50AC2" w:rsidP="004D3221">
            <w:pPr>
              <w:rPr>
                <w:rFonts w:ascii="Arial" w:hAnsi="Arial" w:cs="Arial"/>
                <w:sz w:val="20"/>
                <w:szCs w:val="20"/>
              </w:rPr>
            </w:pPr>
            <w:r w:rsidRPr="00697DD9">
              <w:rPr>
                <w:rFonts w:ascii="Arial" w:hAnsi="Arial" w:cs="Arial"/>
                <w:sz w:val="20"/>
                <w:szCs w:val="20"/>
              </w:rPr>
              <w:t>WD</w:t>
            </w:r>
          </w:p>
        </w:tc>
        <w:tc>
          <w:tcPr>
            <w:tcW w:w="2476" w:type="pct"/>
            <w:vAlign w:val="center"/>
          </w:tcPr>
          <w:p w14:paraId="2C45F2C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Transporting low voltage electrical energy (≤ 1 000 V a.c. or ≤ 1 500 V d.c.)</w:t>
            </w:r>
          </w:p>
        </w:tc>
        <w:tc>
          <w:tcPr>
            <w:tcW w:w="2162" w:type="pct"/>
            <w:vAlign w:val="center"/>
          </w:tcPr>
          <w:p w14:paraId="127EE42E" w14:textId="77777777" w:rsidR="00F50AC2" w:rsidRPr="00697DD9" w:rsidRDefault="00F50AC2" w:rsidP="004D3221">
            <w:pPr>
              <w:rPr>
                <w:rFonts w:ascii="Arial" w:hAnsi="Arial" w:cs="Arial"/>
                <w:sz w:val="20"/>
                <w:szCs w:val="20"/>
              </w:rPr>
            </w:pPr>
            <w:r w:rsidRPr="00697DD9">
              <w:rPr>
                <w:rFonts w:ascii="Arial" w:hAnsi="Arial" w:cs="Arial"/>
                <w:sz w:val="20"/>
                <w:szCs w:val="20"/>
              </w:rPr>
              <w:t>Bushing, cable, conductor</w:t>
            </w:r>
          </w:p>
        </w:tc>
      </w:tr>
      <w:tr w:rsidR="00F50AC2" w:rsidRPr="00DE6E76" w14:paraId="302033B0" w14:textId="77777777" w:rsidTr="004D3221">
        <w:trPr>
          <w:trHeight w:val="20"/>
          <w:jc w:val="center"/>
        </w:trPr>
        <w:tc>
          <w:tcPr>
            <w:tcW w:w="362" w:type="pct"/>
            <w:vAlign w:val="center"/>
          </w:tcPr>
          <w:p w14:paraId="2BF6253F"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WE</w:t>
            </w:r>
          </w:p>
        </w:tc>
        <w:tc>
          <w:tcPr>
            <w:tcW w:w="2476" w:type="pct"/>
            <w:vAlign w:val="center"/>
          </w:tcPr>
          <w:p w14:paraId="1CFFA8B2"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earth potential or reference potential</w:t>
            </w:r>
          </w:p>
        </w:tc>
        <w:tc>
          <w:tcPr>
            <w:tcW w:w="2162" w:type="pct"/>
            <w:vAlign w:val="center"/>
          </w:tcPr>
          <w:p w14:paraId="16F7811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Bonding conductor, earthing busbar, earthing conductor, earth rod</w:t>
            </w:r>
          </w:p>
        </w:tc>
      </w:tr>
      <w:tr w:rsidR="00F50AC2" w:rsidRPr="00697DD9" w14:paraId="6A5ED62D" w14:textId="77777777" w:rsidTr="004D3221">
        <w:trPr>
          <w:trHeight w:val="20"/>
          <w:jc w:val="center"/>
        </w:trPr>
        <w:tc>
          <w:tcPr>
            <w:tcW w:w="362" w:type="pct"/>
            <w:vAlign w:val="center"/>
          </w:tcPr>
          <w:p w14:paraId="5E6BA2BB" w14:textId="77777777" w:rsidR="00F50AC2" w:rsidRPr="00697DD9" w:rsidRDefault="00F50AC2" w:rsidP="004D3221">
            <w:pPr>
              <w:rPr>
                <w:rFonts w:ascii="Arial" w:hAnsi="Arial" w:cs="Arial"/>
                <w:sz w:val="20"/>
                <w:szCs w:val="20"/>
              </w:rPr>
            </w:pPr>
            <w:r w:rsidRPr="00697DD9">
              <w:rPr>
                <w:rFonts w:ascii="Arial" w:hAnsi="Arial" w:cs="Arial"/>
                <w:sz w:val="20"/>
                <w:szCs w:val="20"/>
              </w:rPr>
              <w:t>WF</w:t>
            </w:r>
          </w:p>
        </w:tc>
        <w:tc>
          <w:tcPr>
            <w:tcW w:w="2476" w:type="pct"/>
            <w:vAlign w:val="center"/>
          </w:tcPr>
          <w:p w14:paraId="624EB7D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Distributing electrical or electronic signal</w:t>
            </w:r>
          </w:p>
        </w:tc>
        <w:tc>
          <w:tcPr>
            <w:tcW w:w="2162" w:type="pct"/>
            <w:vAlign w:val="center"/>
          </w:tcPr>
          <w:p w14:paraId="00EEF5F8" w14:textId="77777777" w:rsidR="00F50AC2" w:rsidRPr="00697DD9" w:rsidRDefault="00F50AC2" w:rsidP="004D3221">
            <w:pPr>
              <w:rPr>
                <w:rFonts w:ascii="Arial" w:hAnsi="Arial" w:cs="Arial"/>
                <w:sz w:val="20"/>
                <w:szCs w:val="20"/>
              </w:rPr>
            </w:pPr>
            <w:r w:rsidRPr="00697DD9">
              <w:rPr>
                <w:rFonts w:ascii="Arial" w:hAnsi="Arial" w:cs="Arial"/>
                <w:sz w:val="20"/>
                <w:szCs w:val="20"/>
              </w:rPr>
              <w:t>Data bus, field bus</w:t>
            </w:r>
          </w:p>
        </w:tc>
      </w:tr>
      <w:tr w:rsidR="00F50AC2" w:rsidRPr="00DE6E76" w14:paraId="704BD1D6" w14:textId="77777777" w:rsidTr="004D3221">
        <w:trPr>
          <w:trHeight w:val="20"/>
          <w:jc w:val="center"/>
        </w:trPr>
        <w:tc>
          <w:tcPr>
            <w:tcW w:w="362" w:type="pct"/>
            <w:vAlign w:val="center"/>
          </w:tcPr>
          <w:p w14:paraId="534B6732" w14:textId="77777777" w:rsidR="00F50AC2" w:rsidRPr="00697DD9" w:rsidRDefault="00F50AC2" w:rsidP="004D3221">
            <w:pPr>
              <w:rPr>
                <w:rFonts w:ascii="Arial" w:hAnsi="Arial" w:cs="Arial"/>
                <w:sz w:val="20"/>
                <w:szCs w:val="20"/>
              </w:rPr>
            </w:pPr>
            <w:r w:rsidRPr="00697DD9">
              <w:rPr>
                <w:rFonts w:ascii="Arial" w:hAnsi="Arial" w:cs="Arial"/>
                <w:sz w:val="20"/>
                <w:szCs w:val="20"/>
              </w:rPr>
              <w:t>WG</w:t>
            </w:r>
          </w:p>
        </w:tc>
        <w:tc>
          <w:tcPr>
            <w:tcW w:w="2476" w:type="pct"/>
            <w:vAlign w:val="center"/>
          </w:tcPr>
          <w:p w14:paraId="0EC2CF3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Transporting electrical or electronic signal</w:t>
            </w:r>
          </w:p>
        </w:tc>
        <w:tc>
          <w:tcPr>
            <w:tcW w:w="2162" w:type="pct"/>
            <w:vAlign w:val="center"/>
          </w:tcPr>
          <w:p w14:paraId="629459F4"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Control cable, data line, measuring cable</w:t>
            </w:r>
          </w:p>
        </w:tc>
      </w:tr>
      <w:tr w:rsidR="00F50AC2" w:rsidRPr="00DE6E76" w14:paraId="434AA669" w14:textId="77777777" w:rsidTr="004D3221">
        <w:trPr>
          <w:trHeight w:val="20"/>
          <w:jc w:val="center"/>
        </w:trPr>
        <w:tc>
          <w:tcPr>
            <w:tcW w:w="362" w:type="pct"/>
            <w:vAlign w:val="center"/>
          </w:tcPr>
          <w:p w14:paraId="27BDE3AC" w14:textId="77777777" w:rsidR="00F50AC2" w:rsidRPr="00697DD9" w:rsidRDefault="00F50AC2" w:rsidP="004D3221">
            <w:pPr>
              <w:rPr>
                <w:rFonts w:ascii="Arial" w:hAnsi="Arial" w:cs="Arial"/>
                <w:sz w:val="20"/>
                <w:szCs w:val="20"/>
              </w:rPr>
            </w:pPr>
            <w:r w:rsidRPr="00697DD9">
              <w:rPr>
                <w:rFonts w:ascii="Arial" w:hAnsi="Arial" w:cs="Arial"/>
                <w:sz w:val="20"/>
                <w:szCs w:val="20"/>
              </w:rPr>
              <w:t>WH</w:t>
            </w:r>
          </w:p>
        </w:tc>
        <w:tc>
          <w:tcPr>
            <w:tcW w:w="2476" w:type="pct"/>
            <w:vAlign w:val="center"/>
          </w:tcPr>
          <w:p w14:paraId="3AD40AB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Transporting and routing optical signal</w:t>
            </w:r>
          </w:p>
        </w:tc>
        <w:tc>
          <w:tcPr>
            <w:tcW w:w="2162" w:type="pct"/>
            <w:vAlign w:val="center"/>
          </w:tcPr>
          <w:p w14:paraId="73ACB28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Optical fibre, optical fibre cable, optical wave guide</w:t>
            </w:r>
          </w:p>
        </w:tc>
      </w:tr>
      <w:tr w:rsidR="00F50AC2" w:rsidRPr="00697DD9" w14:paraId="3D49F5AE" w14:textId="77777777" w:rsidTr="004D3221">
        <w:trPr>
          <w:trHeight w:val="20"/>
          <w:jc w:val="center"/>
        </w:trPr>
        <w:tc>
          <w:tcPr>
            <w:tcW w:w="362" w:type="pct"/>
            <w:vAlign w:val="center"/>
          </w:tcPr>
          <w:p w14:paraId="21DEE63C" w14:textId="77777777" w:rsidR="00F50AC2" w:rsidRPr="00697DD9" w:rsidRDefault="00F50AC2" w:rsidP="004D3221">
            <w:pPr>
              <w:rPr>
                <w:rFonts w:ascii="Arial" w:hAnsi="Arial" w:cs="Arial"/>
                <w:sz w:val="20"/>
                <w:szCs w:val="20"/>
              </w:rPr>
            </w:pPr>
            <w:r w:rsidRPr="00697DD9">
              <w:rPr>
                <w:rFonts w:ascii="Arial" w:hAnsi="Arial" w:cs="Arial"/>
                <w:sz w:val="20"/>
                <w:szCs w:val="20"/>
              </w:rPr>
              <w:t>WJ</w:t>
            </w:r>
          </w:p>
        </w:tc>
        <w:tc>
          <w:tcPr>
            <w:tcW w:w="2476" w:type="pct"/>
            <w:vAlign w:val="center"/>
          </w:tcPr>
          <w:p w14:paraId="7F33485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D6B0273" w14:textId="77777777" w:rsidR="00F50AC2" w:rsidRPr="00697DD9" w:rsidRDefault="00F50AC2" w:rsidP="004D3221">
            <w:pPr>
              <w:rPr>
                <w:rFonts w:ascii="Arial" w:hAnsi="Arial" w:cs="Arial"/>
                <w:sz w:val="20"/>
                <w:szCs w:val="20"/>
              </w:rPr>
            </w:pPr>
          </w:p>
        </w:tc>
      </w:tr>
      <w:tr w:rsidR="00F50AC2" w:rsidRPr="00697DD9" w14:paraId="19571058" w14:textId="77777777" w:rsidTr="004D3221">
        <w:trPr>
          <w:trHeight w:val="20"/>
          <w:jc w:val="center"/>
        </w:trPr>
        <w:tc>
          <w:tcPr>
            <w:tcW w:w="362" w:type="pct"/>
            <w:vAlign w:val="center"/>
          </w:tcPr>
          <w:p w14:paraId="5962F072" w14:textId="77777777" w:rsidR="00F50AC2" w:rsidRPr="00697DD9" w:rsidRDefault="00F50AC2" w:rsidP="004D3221">
            <w:pPr>
              <w:rPr>
                <w:rFonts w:ascii="Arial" w:hAnsi="Arial" w:cs="Arial"/>
                <w:sz w:val="20"/>
                <w:szCs w:val="20"/>
              </w:rPr>
            </w:pPr>
            <w:r w:rsidRPr="00697DD9">
              <w:rPr>
                <w:rFonts w:ascii="Arial" w:hAnsi="Arial" w:cs="Arial"/>
                <w:sz w:val="20"/>
                <w:szCs w:val="20"/>
              </w:rPr>
              <w:t>WK</w:t>
            </w:r>
          </w:p>
        </w:tc>
        <w:tc>
          <w:tcPr>
            <w:tcW w:w="2476" w:type="pct"/>
            <w:vAlign w:val="center"/>
          </w:tcPr>
          <w:p w14:paraId="43AF364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3C14A95" w14:textId="77777777" w:rsidR="00F50AC2" w:rsidRPr="00697DD9" w:rsidRDefault="00F50AC2" w:rsidP="004D3221">
            <w:pPr>
              <w:rPr>
                <w:rFonts w:ascii="Arial" w:hAnsi="Arial" w:cs="Arial"/>
                <w:sz w:val="20"/>
                <w:szCs w:val="20"/>
              </w:rPr>
            </w:pPr>
          </w:p>
        </w:tc>
      </w:tr>
      <w:tr w:rsidR="00F50AC2" w:rsidRPr="00DE6E76" w14:paraId="33F95516" w14:textId="77777777" w:rsidTr="004D3221">
        <w:trPr>
          <w:trHeight w:val="20"/>
          <w:jc w:val="center"/>
        </w:trPr>
        <w:tc>
          <w:tcPr>
            <w:tcW w:w="362" w:type="pct"/>
            <w:vAlign w:val="center"/>
          </w:tcPr>
          <w:p w14:paraId="3C1ACE1F" w14:textId="77777777" w:rsidR="00F50AC2" w:rsidRPr="00697DD9" w:rsidRDefault="00F50AC2" w:rsidP="004D3221">
            <w:pPr>
              <w:rPr>
                <w:rFonts w:ascii="Arial" w:hAnsi="Arial" w:cs="Arial"/>
                <w:sz w:val="20"/>
                <w:szCs w:val="20"/>
              </w:rPr>
            </w:pPr>
            <w:r w:rsidRPr="00697DD9">
              <w:rPr>
                <w:rFonts w:ascii="Arial" w:hAnsi="Arial" w:cs="Arial"/>
                <w:sz w:val="20"/>
                <w:szCs w:val="20"/>
              </w:rPr>
              <w:t>WL</w:t>
            </w:r>
          </w:p>
        </w:tc>
        <w:tc>
          <w:tcPr>
            <w:tcW w:w="2476" w:type="pct"/>
            <w:vAlign w:val="center"/>
          </w:tcPr>
          <w:p w14:paraId="6B62400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Transporting material or product (not driven)</w:t>
            </w:r>
          </w:p>
        </w:tc>
        <w:tc>
          <w:tcPr>
            <w:tcW w:w="2162" w:type="pct"/>
            <w:vAlign w:val="center"/>
          </w:tcPr>
          <w:p w14:paraId="333FDC7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Conductor, inclined plane, roller table</w:t>
            </w:r>
          </w:p>
        </w:tc>
      </w:tr>
      <w:tr w:rsidR="00F50AC2" w:rsidRPr="00697DD9" w14:paraId="68F1439F" w14:textId="77777777" w:rsidTr="004D3221">
        <w:trPr>
          <w:trHeight w:val="20"/>
          <w:jc w:val="center"/>
        </w:trPr>
        <w:tc>
          <w:tcPr>
            <w:tcW w:w="362" w:type="pct"/>
            <w:vAlign w:val="center"/>
          </w:tcPr>
          <w:p w14:paraId="7F420BFF" w14:textId="77777777" w:rsidR="00F50AC2" w:rsidRPr="00697DD9" w:rsidRDefault="00F50AC2" w:rsidP="004D3221">
            <w:pPr>
              <w:rPr>
                <w:rFonts w:ascii="Arial" w:hAnsi="Arial" w:cs="Arial"/>
                <w:sz w:val="20"/>
                <w:szCs w:val="20"/>
              </w:rPr>
            </w:pPr>
            <w:r w:rsidRPr="00697DD9">
              <w:rPr>
                <w:rFonts w:ascii="Arial" w:hAnsi="Arial" w:cs="Arial"/>
                <w:sz w:val="20"/>
                <w:szCs w:val="20"/>
              </w:rPr>
              <w:t>WM</w:t>
            </w:r>
          </w:p>
        </w:tc>
        <w:tc>
          <w:tcPr>
            <w:tcW w:w="2476" w:type="pct"/>
            <w:vAlign w:val="center"/>
          </w:tcPr>
          <w:p w14:paraId="23D3422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flow of substance in open enclosure</w:t>
            </w:r>
          </w:p>
        </w:tc>
        <w:tc>
          <w:tcPr>
            <w:tcW w:w="2162" w:type="pct"/>
            <w:vAlign w:val="center"/>
          </w:tcPr>
          <w:p w14:paraId="7A9CB5A4" w14:textId="77777777" w:rsidR="00F50AC2" w:rsidRPr="00697DD9" w:rsidRDefault="00F50AC2" w:rsidP="004D3221">
            <w:pPr>
              <w:rPr>
                <w:rFonts w:ascii="Arial" w:hAnsi="Arial" w:cs="Arial"/>
                <w:sz w:val="20"/>
                <w:szCs w:val="20"/>
              </w:rPr>
            </w:pPr>
            <w:r w:rsidRPr="00697DD9">
              <w:rPr>
                <w:rFonts w:ascii="Arial" w:hAnsi="Arial" w:cs="Arial"/>
                <w:sz w:val="20"/>
                <w:szCs w:val="20"/>
              </w:rPr>
              <w:t>Channel</w:t>
            </w:r>
          </w:p>
        </w:tc>
      </w:tr>
      <w:tr w:rsidR="00F50AC2" w:rsidRPr="00697DD9" w14:paraId="3C2EF6F6" w14:textId="77777777" w:rsidTr="004D3221">
        <w:trPr>
          <w:trHeight w:val="20"/>
          <w:jc w:val="center"/>
        </w:trPr>
        <w:tc>
          <w:tcPr>
            <w:tcW w:w="362" w:type="pct"/>
            <w:vAlign w:val="center"/>
          </w:tcPr>
          <w:p w14:paraId="0ABC0C19" w14:textId="77777777" w:rsidR="00F50AC2" w:rsidRPr="00697DD9" w:rsidRDefault="00F50AC2" w:rsidP="004D3221">
            <w:pPr>
              <w:rPr>
                <w:rFonts w:ascii="Arial" w:hAnsi="Arial" w:cs="Arial"/>
                <w:sz w:val="20"/>
                <w:szCs w:val="20"/>
              </w:rPr>
            </w:pPr>
            <w:r w:rsidRPr="00697DD9">
              <w:rPr>
                <w:rFonts w:ascii="Arial" w:hAnsi="Arial" w:cs="Arial"/>
                <w:sz w:val="20"/>
                <w:szCs w:val="20"/>
              </w:rPr>
              <w:t>WN</w:t>
            </w:r>
          </w:p>
        </w:tc>
        <w:tc>
          <w:tcPr>
            <w:tcW w:w="2476" w:type="pct"/>
            <w:vAlign w:val="center"/>
          </w:tcPr>
          <w:p w14:paraId="6B28CCA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flow of substance in flexible, closed enclosure</w:t>
            </w:r>
          </w:p>
        </w:tc>
        <w:tc>
          <w:tcPr>
            <w:tcW w:w="2162" w:type="pct"/>
            <w:vAlign w:val="center"/>
          </w:tcPr>
          <w:p w14:paraId="174138DB" w14:textId="77777777" w:rsidR="00F50AC2" w:rsidRPr="00697DD9" w:rsidRDefault="00F50AC2" w:rsidP="004D3221">
            <w:pPr>
              <w:rPr>
                <w:rFonts w:ascii="Arial" w:hAnsi="Arial" w:cs="Arial"/>
                <w:sz w:val="20"/>
                <w:szCs w:val="20"/>
              </w:rPr>
            </w:pPr>
            <w:r w:rsidRPr="00697DD9">
              <w:rPr>
                <w:rFonts w:ascii="Arial" w:hAnsi="Arial" w:cs="Arial"/>
                <w:sz w:val="20"/>
                <w:szCs w:val="20"/>
              </w:rPr>
              <w:t>Hose</w:t>
            </w:r>
          </w:p>
        </w:tc>
      </w:tr>
      <w:tr w:rsidR="00F50AC2" w:rsidRPr="00697DD9" w14:paraId="108B5798" w14:textId="77777777" w:rsidTr="004D3221">
        <w:trPr>
          <w:trHeight w:val="20"/>
          <w:jc w:val="center"/>
        </w:trPr>
        <w:tc>
          <w:tcPr>
            <w:tcW w:w="362" w:type="pct"/>
            <w:vAlign w:val="center"/>
          </w:tcPr>
          <w:p w14:paraId="70C50731" w14:textId="77777777" w:rsidR="00F50AC2" w:rsidRPr="00697DD9" w:rsidRDefault="00F50AC2" w:rsidP="004D3221">
            <w:pPr>
              <w:rPr>
                <w:rFonts w:ascii="Arial" w:hAnsi="Arial" w:cs="Arial"/>
                <w:sz w:val="20"/>
                <w:szCs w:val="20"/>
              </w:rPr>
            </w:pPr>
            <w:r w:rsidRPr="00697DD9">
              <w:rPr>
                <w:rFonts w:ascii="Arial" w:hAnsi="Arial" w:cs="Arial"/>
                <w:sz w:val="20"/>
                <w:szCs w:val="20"/>
              </w:rPr>
              <w:t>WP</w:t>
            </w:r>
          </w:p>
        </w:tc>
        <w:tc>
          <w:tcPr>
            <w:tcW w:w="2476" w:type="pct"/>
            <w:vAlign w:val="center"/>
          </w:tcPr>
          <w:p w14:paraId="51B1DC1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flow of substance in rigid, closed enclosure</w:t>
            </w:r>
          </w:p>
        </w:tc>
        <w:tc>
          <w:tcPr>
            <w:tcW w:w="2162" w:type="pct"/>
            <w:vAlign w:val="center"/>
          </w:tcPr>
          <w:p w14:paraId="2F55FB02" w14:textId="77777777" w:rsidR="00F50AC2" w:rsidRPr="00697DD9" w:rsidRDefault="00F50AC2" w:rsidP="004D3221">
            <w:pPr>
              <w:rPr>
                <w:rFonts w:ascii="Arial" w:hAnsi="Arial" w:cs="Arial"/>
                <w:sz w:val="20"/>
                <w:szCs w:val="20"/>
              </w:rPr>
            </w:pPr>
            <w:r w:rsidRPr="00697DD9">
              <w:rPr>
                <w:rFonts w:ascii="Arial" w:hAnsi="Arial" w:cs="Arial"/>
                <w:sz w:val="20"/>
                <w:szCs w:val="20"/>
              </w:rPr>
              <w:t>Air duct, pipe, stack</w:t>
            </w:r>
          </w:p>
        </w:tc>
      </w:tr>
      <w:tr w:rsidR="00F50AC2" w:rsidRPr="00DE6E76" w14:paraId="7719381D" w14:textId="77777777" w:rsidTr="004D3221">
        <w:trPr>
          <w:trHeight w:val="20"/>
          <w:jc w:val="center"/>
        </w:trPr>
        <w:tc>
          <w:tcPr>
            <w:tcW w:w="362" w:type="pct"/>
            <w:vAlign w:val="center"/>
          </w:tcPr>
          <w:p w14:paraId="4CAC09DB" w14:textId="77777777" w:rsidR="00F50AC2" w:rsidRPr="00697DD9" w:rsidRDefault="00F50AC2" w:rsidP="004D3221">
            <w:pPr>
              <w:rPr>
                <w:rFonts w:ascii="Arial" w:hAnsi="Arial" w:cs="Arial"/>
                <w:sz w:val="20"/>
                <w:szCs w:val="20"/>
              </w:rPr>
            </w:pPr>
            <w:r w:rsidRPr="00697DD9">
              <w:rPr>
                <w:rFonts w:ascii="Arial" w:hAnsi="Arial" w:cs="Arial"/>
                <w:sz w:val="20"/>
                <w:szCs w:val="20"/>
              </w:rPr>
              <w:t>WQ</w:t>
            </w:r>
          </w:p>
        </w:tc>
        <w:tc>
          <w:tcPr>
            <w:tcW w:w="2476" w:type="pct"/>
            <w:vAlign w:val="center"/>
          </w:tcPr>
          <w:p w14:paraId="7F02F3C4" w14:textId="77777777" w:rsidR="00F50AC2" w:rsidRPr="00697DD9" w:rsidRDefault="00F50AC2" w:rsidP="004D3221">
            <w:pPr>
              <w:rPr>
                <w:rFonts w:ascii="Arial" w:hAnsi="Arial" w:cs="Arial"/>
                <w:sz w:val="20"/>
                <w:szCs w:val="20"/>
              </w:rPr>
            </w:pPr>
            <w:r w:rsidRPr="00697DD9">
              <w:rPr>
                <w:rFonts w:ascii="Arial" w:hAnsi="Arial" w:cs="Arial"/>
                <w:sz w:val="20"/>
                <w:szCs w:val="20"/>
              </w:rPr>
              <w:t>Transporting mechanical energy</w:t>
            </w:r>
          </w:p>
        </w:tc>
        <w:tc>
          <w:tcPr>
            <w:tcW w:w="2162" w:type="pct"/>
            <w:vAlign w:val="center"/>
          </w:tcPr>
          <w:p w14:paraId="2F4EA4E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chain, linkage, rotor, shaft, V-belt</w:t>
            </w:r>
          </w:p>
        </w:tc>
      </w:tr>
      <w:tr w:rsidR="00F50AC2" w:rsidRPr="00697DD9" w14:paraId="2940D44F" w14:textId="77777777" w:rsidTr="004D3221">
        <w:trPr>
          <w:trHeight w:val="20"/>
          <w:jc w:val="center"/>
        </w:trPr>
        <w:tc>
          <w:tcPr>
            <w:tcW w:w="362" w:type="pct"/>
            <w:vAlign w:val="center"/>
          </w:tcPr>
          <w:p w14:paraId="1D8A9697" w14:textId="77777777" w:rsidR="00F50AC2" w:rsidRPr="00697DD9" w:rsidRDefault="00F50AC2" w:rsidP="004D3221">
            <w:pPr>
              <w:rPr>
                <w:rFonts w:ascii="Arial" w:hAnsi="Arial" w:cs="Arial"/>
                <w:sz w:val="20"/>
                <w:szCs w:val="20"/>
              </w:rPr>
            </w:pPr>
            <w:r w:rsidRPr="00697DD9">
              <w:rPr>
                <w:rFonts w:ascii="Arial" w:hAnsi="Arial" w:cs="Arial"/>
                <w:sz w:val="20"/>
                <w:szCs w:val="20"/>
              </w:rPr>
              <w:t>WR</w:t>
            </w:r>
          </w:p>
        </w:tc>
        <w:tc>
          <w:tcPr>
            <w:tcW w:w="2476" w:type="pct"/>
            <w:vAlign w:val="center"/>
          </w:tcPr>
          <w:p w14:paraId="68BFE19D"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track-bound transport equipment</w:t>
            </w:r>
          </w:p>
        </w:tc>
        <w:tc>
          <w:tcPr>
            <w:tcW w:w="2162" w:type="pct"/>
            <w:vAlign w:val="center"/>
          </w:tcPr>
          <w:p w14:paraId="243F3E2C" w14:textId="77777777" w:rsidR="00F50AC2" w:rsidRPr="00697DD9" w:rsidRDefault="00F50AC2" w:rsidP="004D3221">
            <w:pPr>
              <w:rPr>
                <w:rFonts w:ascii="Arial" w:hAnsi="Arial" w:cs="Arial"/>
                <w:sz w:val="20"/>
                <w:szCs w:val="20"/>
              </w:rPr>
            </w:pPr>
            <w:r w:rsidRPr="00697DD9">
              <w:rPr>
                <w:rFonts w:ascii="Arial" w:hAnsi="Arial" w:cs="Arial"/>
                <w:sz w:val="20"/>
                <w:szCs w:val="20"/>
              </w:rPr>
              <w:t>Points, rails, railway, turntable</w:t>
            </w:r>
          </w:p>
        </w:tc>
      </w:tr>
      <w:tr w:rsidR="00F50AC2" w:rsidRPr="00697DD9" w14:paraId="5825C20E" w14:textId="77777777" w:rsidTr="004D3221">
        <w:trPr>
          <w:trHeight w:val="20"/>
          <w:jc w:val="center"/>
        </w:trPr>
        <w:tc>
          <w:tcPr>
            <w:tcW w:w="362" w:type="pct"/>
            <w:vAlign w:val="center"/>
          </w:tcPr>
          <w:p w14:paraId="371DA8A0" w14:textId="77777777" w:rsidR="00F50AC2" w:rsidRPr="00697DD9" w:rsidRDefault="00F50AC2" w:rsidP="004D3221">
            <w:pPr>
              <w:rPr>
                <w:rFonts w:ascii="Arial" w:hAnsi="Arial" w:cs="Arial"/>
                <w:sz w:val="20"/>
                <w:szCs w:val="20"/>
              </w:rPr>
            </w:pPr>
            <w:r w:rsidRPr="00697DD9">
              <w:rPr>
                <w:rFonts w:ascii="Arial" w:hAnsi="Arial" w:cs="Arial"/>
                <w:sz w:val="20"/>
                <w:szCs w:val="20"/>
              </w:rPr>
              <w:t>WS</w:t>
            </w:r>
          </w:p>
        </w:tc>
        <w:tc>
          <w:tcPr>
            <w:tcW w:w="2476" w:type="pct"/>
            <w:vAlign w:val="center"/>
          </w:tcPr>
          <w:p w14:paraId="07DAD85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persons (access equipment)</w:t>
            </w:r>
          </w:p>
        </w:tc>
        <w:tc>
          <w:tcPr>
            <w:tcW w:w="2162" w:type="pct"/>
            <w:vAlign w:val="center"/>
          </w:tcPr>
          <w:p w14:paraId="71AB6A9B" w14:textId="77777777" w:rsidR="00F50AC2" w:rsidRPr="00697DD9" w:rsidRDefault="00F50AC2" w:rsidP="004D3221">
            <w:pPr>
              <w:rPr>
                <w:rFonts w:ascii="Arial" w:hAnsi="Arial" w:cs="Arial"/>
                <w:sz w:val="20"/>
                <w:szCs w:val="20"/>
              </w:rPr>
            </w:pPr>
            <w:r w:rsidRPr="00697DD9">
              <w:rPr>
                <w:rFonts w:ascii="Arial" w:hAnsi="Arial" w:cs="Arial"/>
                <w:sz w:val="20"/>
                <w:szCs w:val="20"/>
              </w:rPr>
              <w:t>Catwalk, platform, stair</w:t>
            </w:r>
          </w:p>
        </w:tc>
      </w:tr>
      <w:tr w:rsidR="00F50AC2" w:rsidRPr="00697DD9" w14:paraId="4DA67C3B" w14:textId="77777777" w:rsidTr="004D3221">
        <w:trPr>
          <w:trHeight w:val="20"/>
          <w:jc w:val="center"/>
        </w:trPr>
        <w:tc>
          <w:tcPr>
            <w:tcW w:w="362" w:type="pct"/>
            <w:vAlign w:val="center"/>
          </w:tcPr>
          <w:p w14:paraId="3B9275C4" w14:textId="77777777" w:rsidR="00F50AC2" w:rsidRPr="00697DD9" w:rsidRDefault="00F50AC2" w:rsidP="004D3221">
            <w:pPr>
              <w:rPr>
                <w:rFonts w:ascii="Arial" w:hAnsi="Arial" w:cs="Arial"/>
                <w:sz w:val="20"/>
                <w:szCs w:val="20"/>
              </w:rPr>
            </w:pPr>
            <w:r w:rsidRPr="00697DD9">
              <w:rPr>
                <w:rFonts w:ascii="Arial" w:hAnsi="Arial" w:cs="Arial"/>
                <w:sz w:val="20"/>
                <w:szCs w:val="20"/>
              </w:rPr>
              <w:t>WT</w:t>
            </w:r>
          </w:p>
        </w:tc>
        <w:tc>
          <w:tcPr>
            <w:tcW w:w="2476" w:type="pct"/>
            <w:vAlign w:val="center"/>
          </w:tcPr>
          <w:p w14:paraId="7CBCC28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mobile transport equipment</w:t>
            </w:r>
          </w:p>
        </w:tc>
        <w:tc>
          <w:tcPr>
            <w:tcW w:w="2162" w:type="pct"/>
            <w:vAlign w:val="center"/>
          </w:tcPr>
          <w:p w14:paraId="707EDB0D" w14:textId="77777777" w:rsidR="00F50AC2" w:rsidRPr="00697DD9" w:rsidRDefault="00F50AC2" w:rsidP="004D3221">
            <w:pPr>
              <w:rPr>
                <w:rFonts w:ascii="Arial" w:hAnsi="Arial" w:cs="Arial"/>
                <w:sz w:val="20"/>
                <w:szCs w:val="20"/>
              </w:rPr>
            </w:pPr>
            <w:r w:rsidRPr="00697DD9">
              <w:rPr>
                <w:rFonts w:ascii="Arial" w:hAnsi="Arial" w:cs="Arial"/>
                <w:sz w:val="20"/>
                <w:szCs w:val="20"/>
              </w:rPr>
              <w:t>Path, road, shipping routes</w:t>
            </w:r>
          </w:p>
        </w:tc>
      </w:tr>
      <w:tr w:rsidR="00F50AC2" w:rsidRPr="00697DD9" w14:paraId="7B371C58" w14:textId="77777777" w:rsidTr="004D3221">
        <w:trPr>
          <w:trHeight w:val="20"/>
          <w:jc w:val="center"/>
        </w:trPr>
        <w:tc>
          <w:tcPr>
            <w:tcW w:w="362" w:type="pct"/>
            <w:vAlign w:val="center"/>
          </w:tcPr>
          <w:p w14:paraId="06F8BCAD" w14:textId="77777777" w:rsidR="00F50AC2" w:rsidRPr="00697DD9" w:rsidRDefault="00F50AC2" w:rsidP="004D3221">
            <w:pPr>
              <w:rPr>
                <w:rFonts w:ascii="Arial" w:hAnsi="Arial" w:cs="Arial"/>
                <w:sz w:val="20"/>
                <w:szCs w:val="20"/>
              </w:rPr>
            </w:pPr>
            <w:r w:rsidRPr="00697DD9">
              <w:rPr>
                <w:rFonts w:ascii="Arial" w:hAnsi="Arial" w:cs="Arial"/>
                <w:sz w:val="20"/>
                <w:szCs w:val="20"/>
              </w:rPr>
              <w:t>WU</w:t>
            </w:r>
          </w:p>
        </w:tc>
        <w:tc>
          <w:tcPr>
            <w:tcW w:w="2476" w:type="pct"/>
            <w:vAlign w:val="center"/>
          </w:tcPr>
          <w:p w14:paraId="0F6AF92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5E487B6" w14:textId="77777777" w:rsidR="00F50AC2" w:rsidRPr="00697DD9" w:rsidRDefault="00F50AC2" w:rsidP="004D3221">
            <w:pPr>
              <w:rPr>
                <w:rFonts w:ascii="Arial" w:hAnsi="Arial" w:cs="Arial"/>
                <w:sz w:val="20"/>
                <w:szCs w:val="20"/>
              </w:rPr>
            </w:pPr>
          </w:p>
        </w:tc>
      </w:tr>
      <w:tr w:rsidR="00F50AC2" w:rsidRPr="00697DD9" w14:paraId="1D8950A8" w14:textId="77777777" w:rsidTr="004D3221">
        <w:trPr>
          <w:trHeight w:val="20"/>
          <w:jc w:val="center"/>
        </w:trPr>
        <w:tc>
          <w:tcPr>
            <w:tcW w:w="362" w:type="pct"/>
            <w:vAlign w:val="center"/>
          </w:tcPr>
          <w:p w14:paraId="0C4743E6" w14:textId="77777777" w:rsidR="00F50AC2" w:rsidRPr="00697DD9" w:rsidRDefault="00F50AC2" w:rsidP="004D3221">
            <w:pPr>
              <w:rPr>
                <w:rFonts w:ascii="Arial" w:hAnsi="Arial" w:cs="Arial"/>
                <w:sz w:val="20"/>
                <w:szCs w:val="20"/>
              </w:rPr>
            </w:pPr>
            <w:r w:rsidRPr="00697DD9">
              <w:rPr>
                <w:rFonts w:ascii="Arial" w:hAnsi="Arial" w:cs="Arial"/>
                <w:sz w:val="20"/>
                <w:szCs w:val="20"/>
              </w:rPr>
              <w:t>WV</w:t>
            </w:r>
          </w:p>
        </w:tc>
        <w:tc>
          <w:tcPr>
            <w:tcW w:w="2476" w:type="pct"/>
            <w:vAlign w:val="center"/>
          </w:tcPr>
          <w:p w14:paraId="25047FA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8A142B8" w14:textId="77777777" w:rsidR="00F50AC2" w:rsidRPr="00697DD9" w:rsidRDefault="00F50AC2" w:rsidP="004D3221">
            <w:pPr>
              <w:rPr>
                <w:rFonts w:ascii="Arial" w:hAnsi="Arial" w:cs="Arial"/>
                <w:sz w:val="20"/>
                <w:szCs w:val="20"/>
              </w:rPr>
            </w:pPr>
          </w:p>
        </w:tc>
      </w:tr>
      <w:tr w:rsidR="00F50AC2" w:rsidRPr="00697DD9" w14:paraId="7E7A3615" w14:textId="77777777" w:rsidTr="004D3221">
        <w:trPr>
          <w:trHeight w:val="20"/>
          <w:jc w:val="center"/>
        </w:trPr>
        <w:tc>
          <w:tcPr>
            <w:tcW w:w="362" w:type="pct"/>
            <w:vAlign w:val="center"/>
          </w:tcPr>
          <w:p w14:paraId="37E7FF45" w14:textId="77777777" w:rsidR="00F50AC2" w:rsidRPr="00697DD9" w:rsidRDefault="00F50AC2" w:rsidP="004D3221">
            <w:pPr>
              <w:rPr>
                <w:rFonts w:ascii="Arial" w:hAnsi="Arial" w:cs="Arial"/>
                <w:sz w:val="20"/>
                <w:szCs w:val="20"/>
              </w:rPr>
            </w:pPr>
            <w:r w:rsidRPr="00697DD9">
              <w:rPr>
                <w:rFonts w:ascii="Arial" w:hAnsi="Arial" w:cs="Arial"/>
                <w:sz w:val="20"/>
                <w:szCs w:val="20"/>
              </w:rPr>
              <w:t>WW</w:t>
            </w:r>
          </w:p>
        </w:tc>
        <w:tc>
          <w:tcPr>
            <w:tcW w:w="2476" w:type="pct"/>
            <w:vAlign w:val="center"/>
          </w:tcPr>
          <w:p w14:paraId="5A38C36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EADD967" w14:textId="77777777" w:rsidR="00F50AC2" w:rsidRPr="00697DD9" w:rsidRDefault="00F50AC2" w:rsidP="004D3221">
            <w:pPr>
              <w:rPr>
                <w:rFonts w:ascii="Arial" w:hAnsi="Arial" w:cs="Arial"/>
                <w:sz w:val="20"/>
                <w:szCs w:val="20"/>
              </w:rPr>
            </w:pPr>
          </w:p>
        </w:tc>
      </w:tr>
      <w:tr w:rsidR="00F50AC2" w:rsidRPr="00697DD9" w14:paraId="593F17EC" w14:textId="77777777" w:rsidTr="004D3221">
        <w:trPr>
          <w:trHeight w:val="20"/>
          <w:jc w:val="center"/>
        </w:trPr>
        <w:tc>
          <w:tcPr>
            <w:tcW w:w="362" w:type="pct"/>
            <w:vAlign w:val="center"/>
          </w:tcPr>
          <w:p w14:paraId="3179B286" w14:textId="77777777" w:rsidR="00F50AC2" w:rsidRPr="00697DD9" w:rsidRDefault="00F50AC2" w:rsidP="004D3221">
            <w:pPr>
              <w:rPr>
                <w:rFonts w:ascii="Arial" w:hAnsi="Arial" w:cs="Arial"/>
                <w:sz w:val="20"/>
                <w:szCs w:val="20"/>
              </w:rPr>
            </w:pPr>
            <w:r w:rsidRPr="00697DD9">
              <w:rPr>
                <w:rFonts w:ascii="Arial" w:hAnsi="Arial" w:cs="Arial"/>
                <w:sz w:val="20"/>
                <w:szCs w:val="20"/>
              </w:rPr>
              <w:t>WX</w:t>
            </w:r>
          </w:p>
        </w:tc>
        <w:tc>
          <w:tcPr>
            <w:tcW w:w="2476" w:type="pct"/>
            <w:vAlign w:val="center"/>
          </w:tcPr>
          <w:p w14:paraId="24C291E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765035E" w14:textId="77777777" w:rsidR="00F50AC2" w:rsidRPr="00697DD9" w:rsidRDefault="00F50AC2" w:rsidP="004D3221">
            <w:pPr>
              <w:rPr>
                <w:rFonts w:ascii="Arial" w:hAnsi="Arial" w:cs="Arial"/>
                <w:sz w:val="20"/>
                <w:szCs w:val="20"/>
              </w:rPr>
            </w:pPr>
          </w:p>
        </w:tc>
      </w:tr>
      <w:tr w:rsidR="00F50AC2" w:rsidRPr="00697DD9" w14:paraId="48B6EFCB" w14:textId="77777777" w:rsidTr="004D3221">
        <w:trPr>
          <w:trHeight w:val="20"/>
          <w:jc w:val="center"/>
        </w:trPr>
        <w:tc>
          <w:tcPr>
            <w:tcW w:w="362" w:type="pct"/>
            <w:vAlign w:val="center"/>
          </w:tcPr>
          <w:p w14:paraId="64858C5A" w14:textId="77777777" w:rsidR="00F50AC2" w:rsidRPr="00697DD9" w:rsidRDefault="00F50AC2" w:rsidP="004D3221">
            <w:pPr>
              <w:rPr>
                <w:rFonts w:ascii="Arial" w:hAnsi="Arial" w:cs="Arial"/>
                <w:sz w:val="20"/>
                <w:szCs w:val="20"/>
              </w:rPr>
            </w:pPr>
            <w:r w:rsidRPr="00697DD9">
              <w:rPr>
                <w:rFonts w:ascii="Arial" w:hAnsi="Arial" w:cs="Arial"/>
                <w:sz w:val="20"/>
                <w:szCs w:val="20"/>
              </w:rPr>
              <w:t>WY</w:t>
            </w:r>
          </w:p>
        </w:tc>
        <w:tc>
          <w:tcPr>
            <w:tcW w:w="2476" w:type="pct"/>
            <w:vAlign w:val="center"/>
          </w:tcPr>
          <w:p w14:paraId="72664DC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9C3D45E" w14:textId="77777777" w:rsidR="00F50AC2" w:rsidRPr="00697DD9" w:rsidRDefault="00F50AC2" w:rsidP="004D3221">
            <w:pPr>
              <w:rPr>
                <w:rFonts w:ascii="Arial" w:hAnsi="Arial" w:cs="Arial"/>
                <w:sz w:val="20"/>
                <w:szCs w:val="20"/>
              </w:rPr>
            </w:pPr>
          </w:p>
        </w:tc>
      </w:tr>
      <w:tr w:rsidR="00F50AC2" w:rsidRPr="00697DD9" w14:paraId="5CCD2E95" w14:textId="77777777" w:rsidTr="004D3221">
        <w:trPr>
          <w:trHeight w:val="20"/>
          <w:jc w:val="center"/>
        </w:trPr>
        <w:tc>
          <w:tcPr>
            <w:tcW w:w="362" w:type="pct"/>
            <w:vAlign w:val="center"/>
          </w:tcPr>
          <w:p w14:paraId="2D1A09D3" w14:textId="77777777" w:rsidR="00F50AC2" w:rsidRPr="00697DD9" w:rsidRDefault="00F50AC2" w:rsidP="004D3221">
            <w:pPr>
              <w:rPr>
                <w:rFonts w:ascii="Arial" w:hAnsi="Arial" w:cs="Arial"/>
                <w:sz w:val="20"/>
                <w:szCs w:val="20"/>
              </w:rPr>
            </w:pPr>
            <w:r w:rsidRPr="00697DD9">
              <w:rPr>
                <w:rFonts w:ascii="Arial" w:hAnsi="Arial" w:cs="Arial"/>
                <w:sz w:val="20"/>
                <w:szCs w:val="20"/>
              </w:rPr>
              <w:t>WZ</w:t>
            </w:r>
          </w:p>
        </w:tc>
        <w:tc>
          <w:tcPr>
            <w:tcW w:w="2476" w:type="pct"/>
            <w:vAlign w:val="center"/>
          </w:tcPr>
          <w:p w14:paraId="5AF7BDA4"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6D331C2F" w14:textId="77777777" w:rsidR="00F50AC2" w:rsidRPr="00697DD9" w:rsidRDefault="00F50AC2" w:rsidP="004D3221">
            <w:pPr>
              <w:rPr>
                <w:rFonts w:ascii="Arial" w:hAnsi="Arial" w:cs="Arial"/>
                <w:sz w:val="20"/>
                <w:szCs w:val="20"/>
              </w:rPr>
            </w:pPr>
          </w:p>
        </w:tc>
      </w:tr>
      <w:tr w:rsidR="00F50AC2" w:rsidRPr="00DE6E76" w14:paraId="4C95DA5B" w14:textId="77777777" w:rsidTr="004D3221">
        <w:trPr>
          <w:trHeight w:val="20"/>
          <w:jc w:val="center"/>
        </w:trPr>
        <w:tc>
          <w:tcPr>
            <w:tcW w:w="5000" w:type="pct"/>
            <w:gridSpan w:val="3"/>
            <w:vAlign w:val="center"/>
          </w:tcPr>
          <w:p w14:paraId="4680FF8B" w14:textId="77777777" w:rsidR="00F50AC2" w:rsidRPr="00264AF8" w:rsidRDefault="00F50AC2" w:rsidP="004D3221">
            <w:pPr>
              <w:rPr>
                <w:rFonts w:ascii="Arial" w:hAnsi="Arial" w:cs="Arial"/>
                <w:b/>
                <w:sz w:val="20"/>
                <w:szCs w:val="20"/>
                <w:lang w:val="en-US"/>
              </w:rPr>
            </w:pPr>
            <w:r w:rsidRPr="00264AF8">
              <w:rPr>
                <w:rFonts w:ascii="Arial" w:hAnsi="Arial" w:cs="Arial"/>
                <w:b/>
                <w:sz w:val="20"/>
                <w:szCs w:val="20"/>
                <w:lang w:val="en-US"/>
              </w:rPr>
              <w:t>Main class X</w:t>
            </w:r>
          </w:p>
          <w:p w14:paraId="5DD8432C" w14:textId="77777777" w:rsidR="00F50AC2" w:rsidRPr="00264AF8" w:rsidRDefault="00F50AC2" w:rsidP="004D3221">
            <w:pPr>
              <w:rPr>
                <w:b/>
                <w:sz w:val="20"/>
                <w:szCs w:val="20"/>
                <w:lang w:val="en-US"/>
              </w:rPr>
            </w:pPr>
            <w:r w:rsidRPr="00264AF8">
              <w:rPr>
                <w:rFonts w:ascii="Arial" w:hAnsi="Arial" w:cs="Arial"/>
                <w:b/>
                <w:sz w:val="20"/>
                <w:szCs w:val="20"/>
                <w:lang w:val="en-US"/>
              </w:rPr>
              <w:t>Connecting objects</w:t>
            </w:r>
          </w:p>
        </w:tc>
      </w:tr>
      <w:tr w:rsidR="00F50AC2" w:rsidRPr="00697DD9" w14:paraId="454F044E" w14:textId="77777777" w:rsidTr="004D3221">
        <w:trPr>
          <w:trHeight w:val="20"/>
          <w:jc w:val="center"/>
        </w:trPr>
        <w:tc>
          <w:tcPr>
            <w:tcW w:w="362" w:type="pct"/>
            <w:vAlign w:val="center"/>
          </w:tcPr>
          <w:p w14:paraId="2BE6BA10"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4D7CCBF5"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47A94F2B"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1CF525D1" w14:textId="77777777" w:rsidTr="004D3221">
        <w:trPr>
          <w:trHeight w:val="20"/>
          <w:jc w:val="center"/>
        </w:trPr>
        <w:tc>
          <w:tcPr>
            <w:tcW w:w="362" w:type="pct"/>
            <w:vAlign w:val="center"/>
          </w:tcPr>
          <w:p w14:paraId="0364FC75" w14:textId="77777777" w:rsidR="00F50AC2" w:rsidRPr="00697DD9" w:rsidRDefault="00F50AC2" w:rsidP="004D3221">
            <w:pPr>
              <w:rPr>
                <w:rFonts w:ascii="Arial" w:hAnsi="Arial" w:cs="Arial"/>
                <w:sz w:val="20"/>
                <w:szCs w:val="20"/>
              </w:rPr>
            </w:pPr>
            <w:r w:rsidRPr="00697DD9">
              <w:rPr>
                <w:rFonts w:ascii="Arial" w:hAnsi="Arial" w:cs="Arial"/>
                <w:sz w:val="20"/>
                <w:szCs w:val="20"/>
              </w:rPr>
              <w:t>XA</w:t>
            </w:r>
          </w:p>
        </w:tc>
        <w:tc>
          <w:tcPr>
            <w:tcW w:w="2476" w:type="pct"/>
            <w:vAlign w:val="center"/>
          </w:tcPr>
          <w:p w14:paraId="5435B8F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C06D3B9" w14:textId="77777777" w:rsidR="00F50AC2" w:rsidRPr="00697DD9" w:rsidRDefault="00F50AC2" w:rsidP="004D3221">
            <w:pPr>
              <w:rPr>
                <w:rFonts w:ascii="Arial" w:hAnsi="Arial" w:cs="Arial"/>
                <w:sz w:val="20"/>
                <w:szCs w:val="20"/>
              </w:rPr>
            </w:pPr>
          </w:p>
        </w:tc>
      </w:tr>
      <w:tr w:rsidR="00F50AC2" w:rsidRPr="00697DD9" w14:paraId="6750F15F" w14:textId="77777777" w:rsidTr="004D3221">
        <w:trPr>
          <w:trHeight w:val="20"/>
          <w:jc w:val="center"/>
        </w:trPr>
        <w:tc>
          <w:tcPr>
            <w:tcW w:w="362" w:type="pct"/>
            <w:vAlign w:val="center"/>
          </w:tcPr>
          <w:p w14:paraId="03B892F4" w14:textId="77777777" w:rsidR="00F50AC2" w:rsidRPr="00697DD9" w:rsidRDefault="00F50AC2" w:rsidP="004D3221">
            <w:pPr>
              <w:rPr>
                <w:rFonts w:ascii="Arial" w:hAnsi="Arial" w:cs="Arial"/>
                <w:sz w:val="20"/>
                <w:szCs w:val="20"/>
              </w:rPr>
            </w:pPr>
            <w:r w:rsidRPr="00697DD9">
              <w:rPr>
                <w:rFonts w:ascii="Arial" w:hAnsi="Arial" w:cs="Arial"/>
                <w:sz w:val="20"/>
                <w:szCs w:val="20"/>
              </w:rPr>
              <w:t>XB</w:t>
            </w:r>
          </w:p>
        </w:tc>
        <w:tc>
          <w:tcPr>
            <w:tcW w:w="2476" w:type="pct"/>
            <w:vAlign w:val="center"/>
          </w:tcPr>
          <w:p w14:paraId="5AEA4DD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high voltage objects</w:t>
            </w:r>
          </w:p>
          <w:p w14:paraId="69B8271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(&gt; 1 000 V a.c. or  &gt; 1 500 V d.c.)</w:t>
            </w:r>
          </w:p>
        </w:tc>
        <w:tc>
          <w:tcPr>
            <w:tcW w:w="2162" w:type="pct"/>
            <w:vAlign w:val="center"/>
          </w:tcPr>
          <w:p w14:paraId="58C060DD" w14:textId="77777777" w:rsidR="00F50AC2" w:rsidRPr="00697DD9" w:rsidRDefault="00F50AC2" w:rsidP="004D3221">
            <w:pPr>
              <w:rPr>
                <w:rFonts w:ascii="Arial" w:hAnsi="Arial" w:cs="Arial"/>
                <w:sz w:val="20"/>
                <w:szCs w:val="20"/>
              </w:rPr>
            </w:pPr>
            <w:r w:rsidRPr="00697DD9">
              <w:rPr>
                <w:rFonts w:ascii="Arial" w:hAnsi="Arial" w:cs="Arial"/>
                <w:sz w:val="20"/>
                <w:szCs w:val="20"/>
              </w:rPr>
              <w:t>Terminal, junction box, socket</w:t>
            </w:r>
          </w:p>
        </w:tc>
      </w:tr>
      <w:tr w:rsidR="00F50AC2" w:rsidRPr="00697DD9" w14:paraId="4E05242C" w14:textId="77777777" w:rsidTr="004D3221">
        <w:trPr>
          <w:trHeight w:val="20"/>
          <w:jc w:val="center"/>
        </w:trPr>
        <w:tc>
          <w:tcPr>
            <w:tcW w:w="362" w:type="pct"/>
            <w:vAlign w:val="center"/>
          </w:tcPr>
          <w:p w14:paraId="2748C9B7" w14:textId="77777777" w:rsidR="00F50AC2" w:rsidRPr="00697DD9" w:rsidRDefault="00F50AC2" w:rsidP="004D3221">
            <w:pPr>
              <w:rPr>
                <w:rFonts w:ascii="Arial" w:hAnsi="Arial" w:cs="Arial"/>
                <w:sz w:val="20"/>
                <w:szCs w:val="20"/>
              </w:rPr>
            </w:pPr>
            <w:r w:rsidRPr="00697DD9">
              <w:rPr>
                <w:rFonts w:ascii="Arial" w:hAnsi="Arial" w:cs="Arial"/>
                <w:sz w:val="20"/>
                <w:szCs w:val="20"/>
              </w:rPr>
              <w:t>XC</w:t>
            </w:r>
          </w:p>
        </w:tc>
        <w:tc>
          <w:tcPr>
            <w:tcW w:w="2476" w:type="pct"/>
            <w:vAlign w:val="center"/>
          </w:tcPr>
          <w:p w14:paraId="2E6F432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D70088E" w14:textId="77777777" w:rsidR="00F50AC2" w:rsidRPr="00697DD9" w:rsidRDefault="00F50AC2" w:rsidP="004D3221">
            <w:pPr>
              <w:rPr>
                <w:rFonts w:ascii="Arial" w:hAnsi="Arial" w:cs="Arial"/>
                <w:sz w:val="20"/>
                <w:szCs w:val="20"/>
              </w:rPr>
            </w:pPr>
          </w:p>
        </w:tc>
      </w:tr>
      <w:tr w:rsidR="00F50AC2" w:rsidRPr="00DE6E76" w14:paraId="33A8326B" w14:textId="77777777" w:rsidTr="004D3221">
        <w:trPr>
          <w:trHeight w:val="20"/>
          <w:jc w:val="center"/>
        </w:trPr>
        <w:tc>
          <w:tcPr>
            <w:tcW w:w="362" w:type="pct"/>
            <w:vAlign w:val="center"/>
          </w:tcPr>
          <w:p w14:paraId="36499E1A" w14:textId="77777777" w:rsidR="00F50AC2" w:rsidRPr="00697DD9" w:rsidRDefault="00F50AC2" w:rsidP="004D3221">
            <w:pPr>
              <w:rPr>
                <w:rFonts w:ascii="Arial" w:hAnsi="Arial" w:cs="Arial"/>
                <w:sz w:val="20"/>
                <w:szCs w:val="20"/>
              </w:rPr>
            </w:pPr>
            <w:r w:rsidRPr="00697DD9">
              <w:rPr>
                <w:rFonts w:ascii="Arial" w:hAnsi="Arial" w:cs="Arial"/>
                <w:sz w:val="20"/>
                <w:szCs w:val="20"/>
              </w:rPr>
              <w:t>XD</w:t>
            </w:r>
          </w:p>
        </w:tc>
        <w:tc>
          <w:tcPr>
            <w:tcW w:w="2476" w:type="pct"/>
            <w:vAlign w:val="center"/>
          </w:tcPr>
          <w:p w14:paraId="4143176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low voltage objects  (≤ 1 000 V a.c. or  ≤ 1 500 V d.c.)</w:t>
            </w:r>
          </w:p>
        </w:tc>
        <w:tc>
          <w:tcPr>
            <w:tcW w:w="2162" w:type="pct"/>
            <w:vAlign w:val="center"/>
          </w:tcPr>
          <w:p w14:paraId="45E66B1E"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Connector, junction box, plug connector, socket-outlet, terminal, terminal block, terminal strip</w:t>
            </w:r>
          </w:p>
        </w:tc>
      </w:tr>
      <w:tr w:rsidR="00F50AC2" w:rsidRPr="00DE6E76" w14:paraId="329B1FCD" w14:textId="77777777" w:rsidTr="004D3221">
        <w:trPr>
          <w:trHeight w:val="20"/>
          <w:jc w:val="center"/>
        </w:trPr>
        <w:tc>
          <w:tcPr>
            <w:tcW w:w="362" w:type="pct"/>
            <w:vAlign w:val="center"/>
          </w:tcPr>
          <w:p w14:paraId="56A30883" w14:textId="77777777" w:rsidR="00F50AC2" w:rsidRPr="00697DD9" w:rsidRDefault="00F50AC2" w:rsidP="004D3221">
            <w:pPr>
              <w:rPr>
                <w:rFonts w:ascii="Arial" w:hAnsi="Arial" w:cs="Arial"/>
                <w:sz w:val="20"/>
                <w:szCs w:val="20"/>
              </w:rPr>
            </w:pPr>
            <w:r w:rsidRPr="00697DD9">
              <w:rPr>
                <w:rFonts w:ascii="Arial" w:hAnsi="Arial" w:cs="Arial"/>
                <w:sz w:val="20"/>
                <w:szCs w:val="20"/>
              </w:rPr>
              <w:t>XE</w:t>
            </w:r>
          </w:p>
        </w:tc>
        <w:tc>
          <w:tcPr>
            <w:tcW w:w="2476" w:type="pct"/>
            <w:vAlign w:val="center"/>
          </w:tcPr>
          <w:p w14:paraId="478A7B0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to earth potential or reference potential</w:t>
            </w:r>
          </w:p>
        </w:tc>
        <w:tc>
          <w:tcPr>
            <w:tcW w:w="2162" w:type="pct"/>
            <w:vAlign w:val="center"/>
          </w:tcPr>
          <w:p w14:paraId="269EBBE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Bonding terminal, earthing terminal, shield connection terminal</w:t>
            </w:r>
          </w:p>
        </w:tc>
      </w:tr>
      <w:tr w:rsidR="00F50AC2" w:rsidRPr="00697DD9" w14:paraId="5BCE8EA4" w14:textId="77777777" w:rsidTr="004D3221">
        <w:trPr>
          <w:trHeight w:val="20"/>
          <w:jc w:val="center"/>
        </w:trPr>
        <w:tc>
          <w:tcPr>
            <w:tcW w:w="362" w:type="pct"/>
            <w:vAlign w:val="center"/>
          </w:tcPr>
          <w:p w14:paraId="041FCCA0" w14:textId="77777777" w:rsidR="00F50AC2" w:rsidRPr="00697DD9" w:rsidRDefault="00F50AC2" w:rsidP="004D3221">
            <w:pPr>
              <w:rPr>
                <w:rFonts w:ascii="Arial" w:hAnsi="Arial" w:cs="Arial"/>
                <w:sz w:val="20"/>
                <w:szCs w:val="20"/>
              </w:rPr>
            </w:pPr>
            <w:r w:rsidRPr="00697DD9">
              <w:rPr>
                <w:rFonts w:ascii="Arial" w:hAnsi="Arial" w:cs="Arial"/>
                <w:sz w:val="20"/>
                <w:szCs w:val="20"/>
              </w:rPr>
              <w:t>XF</w:t>
            </w:r>
          </w:p>
        </w:tc>
        <w:tc>
          <w:tcPr>
            <w:tcW w:w="2476" w:type="pct"/>
            <w:vAlign w:val="center"/>
          </w:tcPr>
          <w:p w14:paraId="52F9BEBC"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data network carriers</w:t>
            </w:r>
          </w:p>
        </w:tc>
        <w:tc>
          <w:tcPr>
            <w:tcW w:w="2162" w:type="pct"/>
            <w:vAlign w:val="center"/>
          </w:tcPr>
          <w:p w14:paraId="52171D5E" w14:textId="77777777" w:rsidR="00F50AC2" w:rsidRPr="00697DD9" w:rsidRDefault="00F50AC2" w:rsidP="004D3221">
            <w:pPr>
              <w:rPr>
                <w:rFonts w:ascii="Arial" w:hAnsi="Arial" w:cs="Arial"/>
                <w:sz w:val="20"/>
                <w:szCs w:val="20"/>
              </w:rPr>
            </w:pPr>
            <w:r w:rsidRPr="00697DD9">
              <w:rPr>
                <w:rFonts w:ascii="Arial" w:hAnsi="Arial" w:cs="Arial"/>
                <w:sz w:val="20"/>
                <w:szCs w:val="20"/>
              </w:rPr>
              <w:t>Hub</w:t>
            </w:r>
          </w:p>
        </w:tc>
      </w:tr>
      <w:tr w:rsidR="00F50AC2" w:rsidRPr="00DE6E76" w14:paraId="784601E3" w14:textId="77777777" w:rsidTr="004D3221">
        <w:trPr>
          <w:trHeight w:val="20"/>
          <w:jc w:val="center"/>
        </w:trPr>
        <w:tc>
          <w:tcPr>
            <w:tcW w:w="362" w:type="pct"/>
            <w:vAlign w:val="center"/>
          </w:tcPr>
          <w:p w14:paraId="1E430E36" w14:textId="77777777" w:rsidR="00F50AC2" w:rsidRPr="00697DD9" w:rsidRDefault="00F50AC2" w:rsidP="004D3221">
            <w:pPr>
              <w:rPr>
                <w:rFonts w:ascii="Arial" w:hAnsi="Arial" w:cs="Arial"/>
                <w:sz w:val="20"/>
                <w:szCs w:val="20"/>
              </w:rPr>
            </w:pPr>
            <w:r w:rsidRPr="00697DD9">
              <w:rPr>
                <w:rFonts w:ascii="Arial" w:hAnsi="Arial" w:cs="Arial"/>
                <w:sz w:val="20"/>
                <w:szCs w:val="20"/>
              </w:rPr>
              <w:t>XG</w:t>
            </w:r>
          </w:p>
        </w:tc>
        <w:tc>
          <w:tcPr>
            <w:tcW w:w="2476" w:type="pct"/>
            <w:vAlign w:val="center"/>
          </w:tcPr>
          <w:p w14:paraId="0D84DEEC"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electrical signal carriers</w:t>
            </w:r>
          </w:p>
        </w:tc>
        <w:tc>
          <w:tcPr>
            <w:tcW w:w="2162" w:type="pct"/>
            <w:vAlign w:val="center"/>
          </w:tcPr>
          <w:p w14:paraId="3D68CB24"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Connection element, plug connector, signal distributor</w:t>
            </w:r>
          </w:p>
        </w:tc>
      </w:tr>
      <w:tr w:rsidR="00F50AC2" w:rsidRPr="00697DD9" w14:paraId="03152901" w14:textId="77777777" w:rsidTr="004D3221">
        <w:trPr>
          <w:trHeight w:val="20"/>
          <w:jc w:val="center"/>
        </w:trPr>
        <w:tc>
          <w:tcPr>
            <w:tcW w:w="362" w:type="pct"/>
            <w:vAlign w:val="center"/>
          </w:tcPr>
          <w:p w14:paraId="30C34B31" w14:textId="77777777" w:rsidR="00F50AC2" w:rsidRPr="00697DD9" w:rsidRDefault="00F50AC2" w:rsidP="004D3221">
            <w:pPr>
              <w:rPr>
                <w:rFonts w:ascii="Arial" w:hAnsi="Arial" w:cs="Arial"/>
                <w:sz w:val="20"/>
                <w:szCs w:val="20"/>
              </w:rPr>
            </w:pPr>
            <w:r w:rsidRPr="00697DD9">
              <w:rPr>
                <w:rFonts w:ascii="Arial" w:hAnsi="Arial" w:cs="Arial"/>
                <w:sz w:val="20"/>
                <w:szCs w:val="20"/>
              </w:rPr>
              <w:t>XH</w:t>
            </w:r>
          </w:p>
        </w:tc>
        <w:tc>
          <w:tcPr>
            <w:tcW w:w="2476" w:type="pct"/>
            <w:vAlign w:val="center"/>
          </w:tcPr>
          <w:p w14:paraId="4F2855AA"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optical signal carriers</w:t>
            </w:r>
          </w:p>
        </w:tc>
        <w:tc>
          <w:tcPr>
            <w:tcW w:w="2162" w:type="pct"/>
            <w:vAlign w:val="center"/>
          </w:tcPr>
          <w:p w14:paraId="596B43CE" w14:textId="77777777" w:rsidR="00F50AC2" w:rsidRPr="00697DD9" w:rsidRDefault="00F50AC2" w:rsidP="004D3221">
            <w:pPr>
              <w:rPr>
                <w:rFonts w:ascii="Arial" w:hAnsi="Arial" w:cs="Arial"/>
                <w:sz w:val="20"/>
                <w:szCs w:val="20"/>
              </w:rPr>
            </w:pPr>
            <w:r w:rsidRPr="00697DD9">
              <w:rPr>
                <w:rFonts w:ascii="Arial" w:hAnsi="Arial" w:cs="Arial"/>
                <w:sz w:val="20"/>
                <w:szCs w:val="20"/>
              </w:rPr>
              <w:t>Optical connection</w:t>
            </w:r>
          </w:p>
        </w:tc>
      </w:tr>
      <w:tr w:rsidR="00F50AC2" w:rsidRPr="00697DD9" w14:paraId="65C38907" w14:textId="77777777" w:rsidTr="004D3221">
        <w:trPr>
          <w:trHeight w:val="20"/>
          <w:jc w:val="center"/>
        </w:trPr>
        <w:tc>
          <w:tcPr>
            <w:tcW w:w="362" w:type="pct"/>
            <w:vAlign w:val="center"/>
          </w:tcPr>
          <w:p w14:paraId="5DD2C5CE" w14:textId="77777777" w:rsidR="00F50AC2" w:rsidRPr="00697DD9" w:rsidRDefault="00F50AC2" w:rsidP="004D3221">
            <w:pPr>
              <w:rPr>
                <w:rFonts w:ascii="Arial" w:hAnsi="Arial" w:cs="Arial"/>
                <w:sz w:val="20"/>
                <w:szCs w:val="20"/>
              </w:rPr>
            </w:pPr>
            <w:r w:rsidRPr="00697DD9">
              <w:rPr>
                <w:rFonts w:ascii="Arial" w:hAnsi="Arial" w:cs="Arial"/>
                <w:sz w:val="20"/>
                <w:szCs w:val="20"/>
              </w:rPr>
              <w:t>XJ</w:t>
            </w:r>
          </w:p>
        </w:tc>
        <w:tc>
          <w:tcPr>
            <w:tcW w:w="2476" w:type="pct"/>
            <w:vAlign w:val="center"/>
          </w:tcPr>
          <w:p w14:paraId="79FB63C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C2EAD85" w14:textId="77777777" w:rsidR="00F50AC2" w:rsidRPr="00697DD9" w:rsidRDefault="00F50AC2" w:rsidP="004D3221">
            <w:pPr>
              <w:rPr>
                <w:rFonts w:ascii="Arial" w:hAnsi="Arial" w:cs="Arial"/>
                <w:sz w:val="20"/>
                <w:szCs w:val="20"/>
              </w:rPr>
            </w:pPr>
          </w:p>
        </w:tc>
      </w:tr>
      <w:tr w:rsidR="00F50AC2" w:rsidRPr="00697DD9" w14:paraId="0D9313B1" w14:textId="77777777" w:rsidTr="004D3221">
        <w:trPr>
          <w:trHeight w:val="20"/>
          <w:jc w:val="center"/>
        </w:trPr>
        <w:tc>
          <w:tcPr>
            <w:tcW w:w="362" w:type="pct"/>
            <w:vAlign w:val="center"/>
          </w:tcPr>
          <w:p w14:paraId="196CB6D9" w14:textId="77777777" w:rsidR="00F50AC2" w:rsidRPr="00697DD9" w:rsidRDefault="00F50AC2" w:rsidP="004D3221">
            <w:pPr>
              <w:rPr>
                <w:rFonts w:ascii="Arial" w:hAnsi="Arial" w:cs="Arial"/>
                <w:sz w:val="20"/>
                <w:szCs w:val="20"/>
              </w:rPr>
            </w:pPr>
            <w:r w:rsidRPr="00697DD9">
              <w:rPr>
                <w:rFonts w:ascii="Arial" w:hAnsi="Arial" w:cs="Arial"/>
                <w:sz w:val="20"/>
                <w:szCs w:val="20"/>
              </w:rPr>
              <w:t>XK</w:t>
            </w:r>
          </w:p>
        </w:tc>
        <w:tc>
          <w:tcPr>
            <w:tcW w:w="2476" w:type="pct"/>
            <w:vAlign w:val="center"/>
          </w:tcPr>
          <w:p w14:paraId="7AAF6C7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6E1C017" w14:textId="77777777" w:rsidR="00F50AC2" w:rsidRPr="00697DD9" w:rsidRDefault="00F50AC2" w:rsidP="004D3221">
            <w:pPr>
              <w:rPr>
                <w:rFonts w:ascii="Arial" w:hAnsi="Arial" w:cs="Arial"/>
                <w:sz w:val="20"/>
                <w:szCs w:val="20"/>
              </w:rPr>
            </w:pPr>
          </w:p>
        </w:tc>
      </w:tr>
      <w:tr w:rsidR="00F50AC2" w:rsidRPr="00DE6E76" w14:paraId="455D826B" w14:textId="77777777" w:rsidTr="004D3221">
        <w:trPr>
          <w:trHeight w:val="20"/>
          <w:jc w:val="center"/>
        </w:trPr>
        <w:tc>
          <w:tcPr>
            <w:tcW w:w="362" w:type="pct"/>
            <w:vAlign w:val="center"/>
          </w:tcPr>
          <w:p w14:paraId="5E671EE7" w14:textId="77777777" w:rsidR="00F50AC2" w:rsidRPr="00697DD9" w:rsidRDefault="00F50AC2" w:rsidP="004D3221">
            <w:pPr>
              <w:rPr>
                <w:rFonts w:ascii="Arial" w:hAnsi="Arial" w:cs="Arial"/>
                <w:sz w:val="20"/>
                <w:szCs w:val="20"/>
              </w:rPr>
            </w:pPr>
            <w:r w:rsidRPr="00697DD9">
              <w:rPr>
                <w:rFonts w:ascii="Arial" w:hAnsi="Arial" w:cs="Arial"/>
                <w:sz w:val="20"/>
                <w:szCs w:val="20"/>
              </w:rPr>
              <w:t>XL</w:t>
            </w:r>
          </w:p>
        </w:tc>
        <w:tc>
          <w:tcPr>
            <w:tcW w:w="2476" w:type="pct"/>
            <w:vAlign w:val="center"/>
          </w:tcPr>
          <w:p w14:paraId="3519673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rigid enclosures for flows of substances</w:t>
            </w:r>
          </w:p>
        </w:tc>
        <w:tc>
          <w:tcPr>
            <w:tcW w:w="2162" w:type="pct"/>
            <w:vAlign w:val="center"/>
          </w:tcPr>
          <w:p w14:paraId="2A98DCD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Piping fitting, piping flange, piping coupling</w:t>
            </w:r>
          </w:p>
        </w:tc>
      </w:tr>
      <w:tr w:rsidR="00F50AC2" w:rsidRPr="00697DD9" w14:paraId="597B63A7" w14:textId="77777777" w:rsidTr="004D3221">
        <w:trPr>
          <w:trHeight w:val="20"/>
          <w:jc w:val="center"/>
        </w:trPr>
        <w:tc>
          <w:tcPr>
            <w:tcW w:w="362" w:type="pct"/>
            <w:vAlign w:val="center"/>
          </w:tcPr>
          <w:p w14:paraId="2F6119F0" w14:textId="77777777" w:rsidR="00F50AC2" w:rsidRPr="00697DD9" w:rsidRDefault="00F50AC2" w:rsidP="004D3221">
            <w:pPr>
              <w:rPr>
                <w:rFonts w:ascii="Arial" w:hAnsi="Arial" w:cs="Arial"/>
                <w:sz w:val="20"/>
                <w:szCs w:val="20"/>
              </w:rPr>
            </w:pPr>
            <w:r w:rsidRPr="00697DD9">
              <w:rPr>
                <w:rFonts w:ascii="Arial" w:hAnsi="Arial" w:cs="Arial"/>
                <w:sz w:val="20"/>
                <w:szCs w:val="20"/>
              </w:rPr>
              <w:t>XM</w:t>
            </w:r>
          </w:p>
        </w:tc>
        <w:tc>
          <w:tcPr>
            <w:tcW w:w="2476" w:type="pct"/>
            <w:vAlign w:val="center"/>
          </w:tcPr>
          <w:p w14:paraId="3B2CE89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flexible enclosures for flows of substances</w:t>
            </w:r>
          </w:p>
        </w:tc>
        <w:tc>
          <w:tcPr>
            <w:tcW w:w="2162" w:type="pct"/>
            <w:vAlign w:val="center"/>
          </w:tcPr>
          <w:p w14:paraId="44E327D1" w14:textId="77777777" w:rsidR="00F50AC2" w:rsidRPr="00697DD9" w:rsidRDefault="00F50AC2" w:rsidP="004D3221">
            <w:pPr>
              <w:rPr>
                <w:rFonts w:ascii="Arial" w:hAnsi="Arial" w:cs="Arial"/>
                <w:sz w:val="20"/>
                <w:szCs w:val="20"/>
              </w:rPr>
            </w:pPr>
            <w:r w:rsidRPr="00697DD9">
              <w:rPr>
                <w:rFonts w:ascii="Arial" w:hAnsi="Arial" w:cs="Arial"/>
                <w:sz w:val="20"/>
                <w:szCs w:val="20"/>
              </w:rPr>
              <w:t>Hose connection, hose coupling</w:t>
            </w:r>
          </w:p>
        </w:tc>
      </w:tr>
      <w:tr w:rsidR="00F50AC2" w:rsidRPr="00697DD9" w14:paraId="5C82940D" w14:textId="77777777" w:rsidTr="004D3221">
        <w:trPr>
          <w:trHeight w:val="20"/>
          <w:jc w:val="center"/>
        </w:trPr>
        <w:tc>
          <w:tcPr>
            <w:tcW w:w="362" w:type="pct"/>
            <w:vAlign w:val="center"/>
          </w:tcPr>
          <w:p w14:paraId="6DAAD8A1" w14:textId="77777777" w:rsidR="00F50AC2" w:rsidRPr="00697DD9" w:rsidRDefault="00F50AC2" w:rsidP="004D3221">
            <w:pPr>
              <w:rPr>
                <w:rFonts w:ascii="Arial" w:hAnsi="Arial" w:cs="Arial"/>
                <w:sz w:val="20"/>
                <w:szCs w:val="20"/>
              </w:rPr>
            </w:pPr>
            <w:r w:rsidRPr="00697DD9">
              <w:rPr>
                <w:rFonts w:ascii="Arial" w:hAnsi="Arial" w:cs="Arial"/>
                <w:sz w:val="20"/>
                <w:szCs w:val="20"/>
              </w:rPr>
              <w:t>XN</w:t>
            </w:r>
          </w:p>
        </w:tc>
        <w:tc>
          <w:tcPr>
            <w:tcW w:w="2476" w:type="pct"/>
            <w:vAlign w:val="center"/>
          </w:tcPr>
          <w:p w14:paraId="4E4585F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objects for transport of mechanical energy, non-detachable</w:t>
            </w:r>
          </w:p>
        </w:tc>
        <w:tc>
          <w:tcPr>
            <w:tcW w:w="2162" w:type="pct"/>
            <w:vAlign w:val="center"/>
          </w:tcPr>
          <w:p w14:paraId="5C30F061" w14:textId="77777777" w:rsidR="00F50AC2" w:rsidRPr="00697DD9" w:rsidRDefault="00F50AC2" w:rsidP="004D3221">
            <w:pPr>
              <w:rPr>
                <w:rFonts w:ascii="Arial" w:hAnsi="Arial" w:cs="Arial"/>
                <w:sz w:val="20"/>
                <w:szCs w:val="20"/>
              </w:rPr>
            </w:pPr>
            <w:r w:rsidRPr="00697DD9">
              <w:rPr>
                <w:rFonts w:ascii="Arial" w:hAnsi="Arial" w:cs="Arial"/>
                <w:sz w:val="20"/>
                <w:szCs w:val="20"/>
              </w:rPr>
              <w:t>Rigid coupling</w:t>
            </w:r>
          </w:p>
        </w:tc>
      </w:tr>
      <w:tr w:rsidR="00F50AC2" w:rsidRPr="00697DD9" w14:paraId="52C65DD2" w14:textId="77777777" w:rsidTr="004D3221">
        <w:trPr>
          <w:trHeight w:val="20"/>
          <w:jc w:val="center"/>
        </w:trPr>
        <w:tc>
          <w:tcPr>
            <w:tcW w:w="362" w:type="pct"/>
            <w:vAlign w:val="center"/>
          </w:tcPr>
          <w:p w14:paraId="18769642" w14:textId="77777777" w:rsidR="00F50AC2" w:rsidRPr="00697DD9" w:rsidRDefault="00F50AC2" w:rsidP="004D3221">
            <w:pPr>
              <w:rPr>
                <w:rFonts w:ascii="Arial" w:hAnsi="Arial" w:cs="Arial"/>
                <w:sz w:val="20"/>
                <w:szCs w:val="20"/>
              </w:rPr>
            </w:pPr>
            <w:r w:rsidRPr="00697DD9">
              <w:rPr>
                <w:rFonts w:ascii="Arial" w:hAnsi="Arial" w:cs="Arial"/>
                <w:sz w:val="20"/>
                <w:szCs w:val="20"/>
              </w:rPr>
              <w:t>XP</w:t>
            </w:r>
          </w:p>
        </w:tc>
        <w:tc>
          <w:tcPr>
            <w:tcW w:w="2476" w:type="pct"/>
            <w:vAlign w:val="center"/>
          </w:tcPr>
          <w:p w14:paraId="186F2C2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objects for transport of mechanical energy, detachable</w:t>
            </w:r>
          </w:p>
        </w:tc>
        <w:tc>
          <w:tcPr>
            <w:tcW w:w="2162" w:type="pct"/>
            <w:vAlign w:val="center"/>
          </w:tcPr>
          <w:p w14:paraId="7BFDCDA0" w14:textId="77777777" w:rsidR="00F50AC2" w:rsidRPr="00697DD9" w:rsidRDefault="00F50AC2" w:rsidP="004D3221">
            <w:pPr>
              <w:rPr>
                <w:rFonts w:ascii="Arial" w:hAnsi="Arial" w:cs="Arial"/>
                <w:sz w:val="20"/>
                <w:szCs w:val="20"/>
              </w:rPr>
            </w:pPr>
            <w:r w:rsidRPr="00697DD9">
              <w:rPr>
                <w:rFonts w:ascii="Arial" w:hAnsi="Arial" w:cs="Arial"/>
                <w:sz w:val="20"/>
                <w:szCs w:val="20"/>
              </w:rPr>
              <w:t>Control coupling, disengaging coupling</w:t>
            </w:r>
          </w:p>
        </w:tc>
      </w:tr>
      <w:tr w:rsidR="00F50AC2" w:rsidRPr="00DE6E76" w14:paraId="12EDCF61" w14:textId="77777777" w:rsidTr="004D3221">
        <w:trPr>
          <w:trHeight w:val="20"/>
          <w:jc w:val="center"/>
        </w:trPr>
        <w:tc>
          <w:tcPr>
            <w:tcW w:w="362" w:type="pct"/>
            <w:vAlign w:val="center"/>
          </w:tcPr>
          <w:p w14:paraId="1F0A344E" w14:textId="77777777" w:rsidR="00F50AC2" w:rsidRPr="00697DD9" w:rsidRDefault="00F50AC2" w:rsidP="004D3221">
            <w:pPr>
              <w:rPr>
                <w:rFonts w:ascii="Arial" w:hAnsi="Arial" w:cs="Arial"/>
                <w:sz w:val="20"/>
                <w:szCs w:val="20"/>
              </w:rPr>
            </w:pPr>
            <w:r w:rsidRPr="00697DD9">
              <w:rPr>
                <w:rFonts w:ascii="Arial" w:hAnsi="Arial" w:cs="Arial"/>
                <w:sz w:val="20"/>
                <w:szCs w:val="20"/>
              </w:rPr>
              <w:t>XQ</w:t>
            </w:r>
          </w:p>
        </w:tc>
        <w:tc>
          <w:tcPr>
            <w:tcW w:w="2476" w:type="pct"/>
            <w:vAlign w:val="center"/>
          </w:tcPr>
          <w:p w14:paraId="65856734"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objects irreversible</w:t>
            </w:r>
          </w:p>
        </w:tc>
        <w:tc>
          <w:tcPr>
            <w:tcW w:w="2162" w:type="pct"/>
            <w:vAlign w:val="center"/>
          </w:tcPr>
          <w:p w14:paraId="49D5320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Bonded connection, soldered connection, welded connection</w:t>
            </w:r>
          </w:p>
        </w:tc>
      </w:tr>
      <w:tr w:rsidR="00F50AC2" w:rsidRPr="00697DD9" w14:paraId="62368C46" w14:textId="77777777" w:rsidTr="004D3221">
        <w:trPr>
          <w:trHeight w:val="20"/>
          <w:jc w:val="center"/>
        </w:trPr>
        <w:tc>
          <w:tcPr>
            <w:tcW w:w="362" w:type="pct"/>
            <w:vAlign w:val="center"/>
          </w:tcPr>
          <w:p w14:paraId="4839679F" w14:textId="77777777" w:rsidR="00F50AC2" w:rsidRPr="00697DD9" w:rsidRDefault="00F50AC2" w:rsidP="004D3221">
            <w:pPr>
              <w:rPr>
                <w:rFonts w:ascii="Arial" w:hAnsi="Arial" w:cs="Arial"/>
                <w:sz w:val="20"/>
                <w:szCs w:val="20"/>
              </w:rPr>
            </w:pPr>
            <w:r w:rsidRPr="00697DD9">
              <w:rPr>
                <w:rFonts w:ascii="Arial" w:hAnsi="Arial" w:cs="Arial"/>
                <w:sz w:val="20"/>
                <w:szCs w:val="20"/>
              </w:rPr>
              <w:t>XR</w:t>
            </w:r>
          </w:p>
        </w:tc>
        <w:tc>
          <w:tcPr>
            <w:tcW w:w="2476" w:type="pct"/>
            <w:vAlign w:val="center"/>
          </w:tcPr>
          <w:p w14:paraId="5D491F1E"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objects reversible</w:t>
            </w:r>
          </w:p>
        </w:tc>
        <w:tc>
          <w:tcPr>
            <w:tcW w:w="2162" w:type="pct"/>
            <w:vAlign w:val="center"/>
          </w:tcPr>
          <w:p w14:paraId="593BB25D" w14:textId="77777777" w:rsidR="00F50AC2" w:rsidRPr="00697DD9" w:rsidRDefault="00F50AC2" w:rsidP="004D3221">
            <w:pPr>
              <w:rPr>
                <w:rFonts w:ascii="Arial" w:hAnsi="Arial" w:cs="Arial"/>
                <w:sz w:val="20"/>
                <w:szCs w:val="20"/>
              </w:rPr>
            </w:pPr>
            <w:r w:rsidRPr="00697DD9">
              <w:rPr>
                <w:rFonts w:ascii="Arial" w:hAnsi="Arial" w:cs="Arial"/>
                <w:sz w:val="20"/>
                <w:szCs w:val="20"/>
              </w:rPr>
              <w:t>Hook, lug</w:t>
            </w:r>
          </w:p>
        </w:tc>
      </w:tr>
      <w:tr w:rsidR="00F50AC2" w:rsidRPr="00697DD9" w14:paraId="0002DCBA" w14:textId="77777777" w:rsidTr="004D3221">
        <w:trPr>
          <w:trHeight w:val="20"/>
          <w:jc w:val="center"/>
        </w:trPr>
        <w:tc>
          <w:tcPr>
            <w:tcW w:w="362" w:type="pct"/>
            <w:vAlign w:val="center"/>
          </w:tcPr>
          <w:p w14:paraId="61B0483F" w14:textId="77777777" w:rsidR="00F50AC2" w:rsidRPr="00697DD9" w:rsidRDefault="00F50AC2" w:rsidP="004D3221">
            <w:pPr>
              <w:rPr>
                <w:rFonts w:ascii="Arial" w:hAnsi="Arial" w:cs="Arial"/>
                <w:sz w:val="20"/>
                <w:szCs w:val="20"/>
              </w:rPr>
            </w:pPr>
            <w:r w:rsidRPr="00697DD9">
              <w:rPr>
                <w:rFonts w:ascii="Arial" w:hAnsi="Arial" w:cs="Arial"/>
                <w:sz w:val="20"/>
                <w:szCs w:val="20"/>
              </w:rPr>
              <w:t>XS</w:t>
            </w:r>
          </w:p>
        </w:tc>
        <w:tc>
          <w:tcPr>
            <w:tcW w:w="2476" w:type="pct"/>
            <w:vAlign w:val="center"/>
          </w:tcPr>
          <w:p w14:paraId="42D08B8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585906F" w14:textId="77777777" w:rsidR="00F50AC2" w:rsidRPr="00697DD9" w:rsidRDefault="00F50AC2" w:rsidP="004D3221">
            <w:pPr>
              <w:rPr>
                <w:rFonts w:ascii="Arial" w:hAnsi="Arial" w:cs="Arial"/>
                <w:sz w:val="20"/>
                <w:szCs w:val="20"/>
              </w:rPr>
            </w:pPr>
          </w:p>
        </w:tc>
      </w:tr>
      <w:tr w:rsidR="00F50AC2" w:rsidRPr="00697DD9" w14:paraId="07EE83A7" w14:textId="77777777" w:rsidTr="004D3221">
        <w:trPr>
          <w:trHeight w:val="20"/>
          <w:jc w:val="center"/>
        </w:trPr>
        <w:tc>
          <w:tcPr>
            <w:tcW w:w="362" w:type="pct"/>
            <w:vAlign w:val="center"/>
          </w:tcPr>
          <w:p w14:paraId="08DA7C5A" w14:textId="77777777" w:rsidR="00F50AC2" w:rsidRPr="00697DD9" w:rsidRDefault="00F50AC2" w:rsidP="004D3221">
            <w:pPr>
              <w:rPr>
                <w:rFonts w:ascii="Arial" w:hAnsi="Arial" w:cs="Arial"/>
                <w:sz w:val="20"/>
                <w:szCs w:val="20"/>
              </w:rPr>
            </w:pPr>
            <w:r w:rsidRPr="00697DD9">
              <w:rPr>
                <w:rFonts w:ascii="Arial" w:hAnsi="Arial" w:cs="Arial"/>
                <w:sz w:val="20"/>
                <w:szCs w:val="20"/>
              </w:rPr>
              <w:t>XT</w:t>
            </w:r>
          </w:p>
        </w:tc>
        <w:tc>
          <w:tcPr>
            <w:tcW w:w="2476" w:type="pct"/>
            <w:vAlign w:val="center"/>
          </w:tcPr>
          <w:p w14:paraId="40E145B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D3B5311" w14:textId="77777777" w:rsidR="00F50AC2" w:rsidRPr="00697DD9" w:rsidRDefault="00F50AC2" w:rsidP="004D3221">
            <w:pPr>
              <w:rPr>
                <w:rFonts w:ascii="Arial" w:hAnsi="Arial" w:cs="Arial"/>
                <w:sz w:val="20"/>
                <w:szCs w:val="20"/>
              </w:rPr>
            </w:pPr>
          </w:p>
        </w:tc>
      </w:tr>
      <w:tr w:rsidR="00F50AC2" w:rsidRPr="00697DD9" w14:paraId="5AC8E1D6" w14:textId="77777777" w:rsidTr="004D3221">
        <w:trPr>
          <w:trHeight w:val="20"/>
          <w:jc w:val="center"/>
        </w:trPr>
        <w:tc>
          <w:tcPr>
            <w:tcW w:w="362" w:type="pct"/>
            <w:vAlign w:val="center"/>
          </w:tcPr>
          <w:p w14:paraId="643D544A" w14:textId="77777777" w:rsidR="00F50AC2" w:rsidRPr="00697DD9" w:rsidRDefault="00F50AC2" w:rsidP="004D3221">
            <w:pPr>
              <w:rPr>
                <w:rFonts w:ascii="Arial" w:hAnsi="Arial" w:cs="Arial"/>
                <w:sz w:val="20"/>
                <w:szCs w:val="20"/>
              </w:rPr>
            </w:pPr>
            <w:r w:rsidRPr="00697DD9">
              <w:rPr>
                <w:rFonts w:ascii="Arial" w:hAnsi="Arial" w:cs="Arial"/>
                <w:sz w:val="20"/>
                <w:szCs w:val="20"/>
              </w:rPr>
              <w:t>XU</w:t>
            </w:r>
          </w:p>
        </w:tc>
        <w:tc>
          <w:tcPr>
            <w:tcW w:w="2476" w:type="pct"/>
            <w:vAlign w:val="center"/>
          </w:tcPr>
          <w:p w14:paraId="1FD784A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09F356" w14:textId="77777777" w:rsidR="00F50AC2" w:rsidRPr="00697DD9" w:rsidRDefault="00F50AC2" w:rsidP="004D3221">
            <w:pPr>
              <w:rPr>
                <w:rFonts w:ascii="Arial" w:hAnsi="Arial" w:cs="Arial"/>
                <w:sz w:val="20"/>
                <w:szCs w:val="20"/>
              </w:rPr>
            </w:pPr>
          </w:p>
        </w:tc>
      </w:tr>
      <w:tr w:rsidR="00F50AC2" w:rsidRPr="00697DD9" w14:paraId="4F149F36" w14:textId="77777777" w:rsidTr="004D3221">
        <w:trPr>
          <w:trHeight w:val="20"/>
          <w:jc w:val="center"/>
        </w:trPr>
        <w:tc>
          <w:tcPr>
            <w:tcW w:w="362" w:type="pct"/>
            <w:vAlign w:val="center"/>
          </w:tcPr>
          <w:p w14:paraId="678CC667" w14:textId="77777777" w:rsidR="00F50AC2" w:rsidRPr="00697DD9" w:rsidRDefault="00F50AC2" w:rsidP="004D3221">
            <w:pPr>
              <w:rPr>
                <w:rFonts w:ascii="Arial" w:hAnsi="Arial" w:cs="Arial"/>
                <w:sz w:val="20"/>
                <w:szCs w:val="20"/>
              </w:rPr>
            </w:pPr>
            <w:r w:rsidRPr="00697DD9">
              <w:rPr>
                <w:rFonts w:ascii="Arial" w:hAnsi="Arial" w:cs="Arial"/>
                <w:sz w:val="20"/>
                <w:szCs w:val="20"/>
              </w:rPr>
              <w:t>XV</w:t>
            </w:r>
          </w:p>
        </w:tc>
        <w:tc>
          <w:tcPr>
            <w:tcW w:w="2476" w:type="pct"/>
            <w:vAlign w:val="center"/>
          </w:tcPr>
          <w:p w14:paraId="1EA43A5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D5E8B59" w14:textId="77777777" w:rsidR="00F50AC2" w:rsidRPr="00697DD9" w:rsidRDefault="00F50AC2" w:rsidP="004D3221">
            <w:pPr>
              <w:rPr>
                <w:rFonts w:ascii="Arial" w:hAnsi="Arial" w:cs="Arial"/>
                <w:sz w:val="20"/>
                <w:szCs w:val="20"/>
              </w:rPr>
            </w:pPr>
          </w:p>
        </w:tc>
      </w:tr>
      <w:tr w:rsidR="00F50AC2" w:rsidRPr="00697DD9" w14:paraId="1A5ED41A" w14:textId="77777777" w:rsidTr="004D3221">
        <w:trPr>
          <w:trHeight w:val="20"/>
          <w:jc w:val="center"/>
        </w:trPr>
        <w:tc>
          <w:tcPr>
            <w:tcW w:w="362" w:type="pct"/>
            <w:vAlign w:val="center"/>
          </w:tcPr>
          <w:p w14:paraId="652CB833" w14:textId="77777777" w:rsidR="00F50AC2" w:rsidRPr="00697DD9" w:rsidRDefault="00F50AC2" w:rsidP="004D3221">
            <w:pPr>
              <w:rPr>
                <w:rFonts w:ascii="Arial" w:hAnsi="Arial" w:cs="Arial"/>
                <w:sz w:val="20"/>
                <w:szCs w:val="20"/>
              </w:rPr>
            </w:pPr>
            <w:r w:rsidRPr="00697DD9">
              <w:rPr>
                <w:rFonts w:ascii="Arial" w:hAnsi="Arial" w:cs="Arial"/>
                <w:sz w:val="20"/>
                <w:szCs w:val="20"/>
              </w:rPr>
              <w:t>XW</w:t>
            </w:r>
          </w:p>
        </w:tc>
        <w:tc>
          <w:tcPr>
            <w:tcW w:w="2476" w:type="pct"/>
            <w:vAlign w:val="center"/>
          </w:tcPr>
          <w:p w14:paraId="7FA377B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D344C45" w14:textId="77777777" w:rsidR="00F50AC2" w:rsidRPr="00697DD9" w:rsidRDefault="00F50AC2" w:rsidP="004D3221">
            <w:pPr>
              <w:rPr>
                <w:rFonts w:ascii="Arial" w:hAnsi="Arial" w:cs="Arial"/>
                <w:sz w:val="20"/>
                <w:szCs w:val="20"/>
              </w:rPr>
            </w:pPr>
          </w:p>
        </w:tc>
      </w:tr>
      <w:tr w:rsidR="00F50AC2" w:rsidRPr="00697DD9" w14:paraId="197BB388" w14:textId="77777777" w:rsidTr="004D3221">
        <w:trPr>
          <w:trHeight w:val="20"/>
          <w:jc w:val="center"/>
        </w:trPr>
        <w:tc>
          <w:tcPr>
            <w:tcW w:w="362" w:type="pct"/>
            <w:vAlign w:val="center"/>
          </w:tcPr>
          <w:p w14:paraId="42FBA58A"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XX</w:t>
            </w:r>
          </w:p>
        </w:tc>
        <w:tc>
          <w:tcPr>
            <w:tcW w:w="2476" w:type="pct"/>
            <w:vAlign w:val="center"/>
          </w:tcPr>
          <w:p w14:paraId="4B0A6C8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9F28F98" w14:textId="77777777" w:rsidR="00F50AC2" w:rsidRPr="00697DD9" w:rsidRDefault="00F50AC2" w:rsidP="004D3221">
            <w:pPr>
              <w:rPr>
                <w:rFonts w:ascii="Arial" w:hAnsi="Arial" w:cs="Arial"/>
                <w:sz w:val="20"/>
                <w:szCs w:val="20"/>
              </w:rPr>
            </w:pPr>
          </w:p>
        </w:tc>
      </w:tr>
      <w:tr w:rsidR="00F50AC2" w:rsidRPr="00697DD9" w14:paraId="780B8EEB" w14:textId="77777777" w:rsidTr="004D3221">
        <w:trPr>
          <w:trHeight w:val="20"/>
          <w:jc w:val="center"/>
        </w:trPr>
        <w:tc>
          <w:tcPr>
            <w:tcW w:w="362" w:type="pct"/>
            <w:vAlign w:val="center"/>
          </w:tcPr>
          <w:p w14:paraId="39A31ECE" w14:textId="77777777" w:rsidR="00F50AC2" w:rsidRPr="00697DD9" w:rsidRDefault="00F50AC2" w:rsidP="004D3221">
            <w:pPr>
              <w:rPr>
                <w:rFonts w:ascii="Arial" w:hAnsi="Arial" w:cs="Arial"/>
                <w:sz w:val="20"/>
                <w:szCs w:val="20"/>
              </w:rPr>
            </w:pPr>
            <w:r w:rsidRPr="00697DD9">
              <w:rPr>
                <w:rFonts w:ascii="Arial" w:hAnsi="Arial" w:cs="Arial"/>
                <w:sz w:val="20"/>
                <w:szCs w:val="20"/>
              </w:rPr>
              <w:t>XY</w:t>
            </w:r>
          </w:p>
        </w:tc>
        <w:tc>
          <w:tcPr>
            <w:tcW w:w="2476" w:type="pct"/>
            <w:vAlign w:val="center"/>
          </w:tcPr>
          <w:p w14:paraId="41E199B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6D36D0F" w14:textId="77777777" w:rsidR="00F50AC2" w:rsidRPr="00697DD9" w:rsidRDefault="00F50AC2" w:rsidP="004D3221">
            <w:pPr>
              <w:rPr>
                <w:rFonts w:ascii="Arial" w:hAnsi="Arial" w:cs="Arial"/>
                <w:sz w:val="20"/>
                <w:szCs w:val="20"/>
              </w:rPr>
            </w:pPr>
          </w:p>
        </w:tc>
      </w:tr>
      <w:tr w:rsidR="00F50AC2" w:rsidRPr="00697DD9" w14:paraId="58DF4099" w14:textId="77777777" w:rsidTr="004D3221">
        <w:trPr>
          <w:trHeight w:val="20"/>
          <w:jc w:val="center"/>
        </w:trPr>
        <w:tc>
          <w:tcPr>
            <w:tcW w:w="362" w:type="pct"/>
            <w:vAlign w:val="center"/>
          </w:tcPr>
          <w:p w14:paraId="6E76CF98" w14:textId="77777777" w:rsidR="00F50AC2" w:rsidRPr="00697DD9" w:rsidRDefault="00F50AC2" w:rsidP="004D3221">
            <w:pPr>
              <w:rPr>
                <w:rFonts w:ascii="Arial" w:hAnsi="Arial" w:cs="Arial"/>
                <w:sz w:val="20"/>
                <w:szCs w:val="20"/>
              </w:rPr>
            </w:pPr>
            <w:r w:rsidRPr="00697DD9">
              <w:rPr>
                <w:rFonts w:ascii="Arial" w:hAnsi="Arial" w:cs="Arial"/>
                <w:sz w:val="20"/>
                <w:szCs w:val="20"/>
              </w:rPr>
              <w:t>XZ</w:t>
            </w:r>
          </w:p>
        </w:tc>
        <w:tc>
          <w:tcPr>
            <w:tcW w:w="2476" w:type="pct"/>
            <w:vAlign w:val="center"/>
          </w:tcPr>
          <w:p w14:paraId="5F06EEBB"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28016728" w14:textId="77777777" w:rsidR="00F50AC2" w:rsidRPr="00697DD9" w:rsidRDefault="00F50AC2" w:rsidP="004D3221">
            <w:pPr>
              <w:rPr>
                <w:rFonts w:ascii="Arial" w:hAnsi="Arial" w:cs="Arial"/>
                <w:sz w:val="20"/>
                <w:szCs w:val="20"/>
              </w:rPr>
            </w:pPr>
          </w:p>
        </w:tc>
      </w:tr>
    </w:tbl>
    <w:p w14:paraId="07BE09F9" w14:textId="77777777" w:rsidR="00264AF8" w:rsidRDefault="00264AF8" w:rsidP="00264AF8">
      <w:pPr>
        <w:tabs>
          <w:tab w:val="left" w:pos="8308"/>
        </w:tabs>
      </w:pPr>
    </w:p>
    <w:p w14:paraId="20914783" w14:textId="77777777" w:rsidR="00264AF8" w:rsidRDefault="00264AF8" w:rsidP="00264AF8"/>
    <w:p w14:paraId="00712CF5" w14:textId="77777777" w:rsidR="00911DAF" w:rsidRPr="00264AF8" w:rsidRDefault="00911DAF" w:rsidP="00264AF8">
      <w:pPr>
        <w:sectPr w:rsidR="00911DAF" w:rsidRPr="00264AF8">
          <w:headerReference w:type="even" r:id="rId51"/>
          <w:headerReference w:type="default" r:id="rId52"/>
          <w:pgSz w:w="11910" w:h="16840"/>
          <w:pgMar w:top="1360" w:right="1300" w:bottom="1240" w:left="1300" w:header="1173" w:footer="1046" w:gutter="0"/>
          <w:cols w:space="720"/>
        </w:sectPr>
      </w:pPr>
    </w:p>
    <w:p w14:paraId="10D6679B" w14:textId="77777777" w:rsidR="00911DAF" w:rsidRPr="007E21CD" w:rsidRDefault="00911DAF" w:rsidP="007E21CD">
      <w:pPr>
        <w:pStyle w:val="3"/>
      </w:pPr>
      <w:bookmarkStart w:id="156" w:name="Table_3_–_Classes_of_infrastructure_obje"/>
      <w:bookmarkStart w:id="157" w:name="_Toc531614406"/>
      <w:bookmarkEnd w:id="156"/>
      <w:r w:rsidRPr="007E21CD">
        <w:lastRenderedPageBreak/>
        <w:t>Таблица 3 – Классы объектов инфраструктуры</w:t>
      </w:r>
      <w:bookmarkEnd w:id="157"/>
    </w:p>
    <w:tbl>
      <w:tblPr>
        <w:tblStyle w:val="aff5"/>
        <w:tblW w:w="5000" w:type="pct"/>
        <w:tblLayout w:type="fixed"/>
        <w:tblLook w:val="0420" w:firstRow="1" w:lastRow="0" w:firstColumn="0" w:lastColumn="0" w:noHBand="0" w:noVBand="1"/>
      </w:tblPr>
      <w:tblGrid>
        <w:gridCol w:w="2133"/>
        <w:gridCol w:w="719"/>
        <w:gridCol w:w="3596"/>
        <w:gridCol w:w="3019"/>
      </w:tblGrid>
      <w:tr w:rsidR="00911DAF" w:rsidRPr="00C84A98" w14:paraId="41F52B99" w14:textId="77777777" w:rsidTr="00C84A98">
        <w:trPr>
          <w:trHeight w:val="20"/>
        </w:trPr>
        <w:tc>
          <w:tcPr>
            <w:tcW w:w="2132" w:type="dxa"/>
            <w:vAlign w:val="center"/>
          </w:tcPr>
          <w:p w14:paraId="0C516C6C" w14:textId="77777777" w:rsidR="00911DAF" w:rsidRPr="00C84A98" w:rsidRDefault="00911DAF" w:rsidP="00C84A98">
            <w:pPr>
              <w:rPr>
                <w:b/>
                <w:sz w:val="20"/>
                <w:szCs w:val="20"/>
              </w:rPr>
            </w:pPr>
            <w:r w:rsidRPr="00C84A98">
              <w:rPr>
                <w:b/>
                <w:sz w:val="20"/>
                <w:szCs w:val="20"/>
              </w:rPr>
              <w:t>Класс</w:t>
            </w:r>
          </w:p>
        </w:tc>
        <w:tc>
          <w:tcPr>
            <w:tcW w:w="718" w:type="dxa"/>
            <w:vAlign w:val="center"/>
          </w:tcPr>
          <w:p w14:paraId="2AB91250" w14:textId="77777777" w:rsidR="00911DAF" w:rsidRPr="00C84A98" w:rsidRDefault="00911DAF" w:rsidP="00C84A98">
            <w:pPr>
              <w:rPr>
                <w:b/>
                <w:sz w:val="20"/>
                <w:szCs w:val="20"/>
              </w:rPr>
            </w:pPr>
            <w:r w:rsidRPr="00C84A98">
              <w:rPr>
                <w:b/>
                <w:sz w:val="20"/>
                <w:szCs w:val="20"/>
              </w:rPr>
              <w:t>Код</w:t>
            </w:r>
          </w:p>
        </w:tc>
        <w:tc>
          <w:tcPr>
            <w:tcW w:w="3593" w:type="dxa"/>
            <w:vAlign w:val="center"/>
          </w:tcPr>
          <w:p w14:paraId="19004332" w14:textId="77777777" w:rsidR="00911DAF" w:rsidRPr="00C84A98" w:rsidRDefault="00911DAF" w:rsidP="00C84A98">
            <w:pPr>
              <w:rPr>
                <w:b/>
                <w:sz w:val="20"/>
                <w:szCs w:val="20"/>
              </w:rPr>
            </w:pPr>
            <w:r w:rsidRPr="00C84A98">
              <w:rPr>
                <w:b/>
                <w:sz w:val="20"/>
                <w:szCs w:val="20"/>
              </w:rPr>
              <w:t>Определение класса объекта</w:t>
            </w:r>
          </w:p>
        </w:tc>
        <w:tc>
          <w:tcPr>
            <w:tcW w:w="3016" w:type="dxa"/>
            <w:vAlign w:val="center"/>
          </w:tcPr>
          <w:p w14:paraId="3A1E92DE" w14:textId="77777777" w:rsidR="00911DAF" w:rsidRPr="00C84A98" w:rsidRDefault="00911DAF" w:rsidP="00C84A98">
            <w:pPr>
              <w:rPr>
                <w:b/>
                <w:sz w:val="20"/>
                <w:szCs w:val="20"/>
              </w:rPr>
            </w:pPr>
            <w:r w:rsidRPr="00C84A98">
              <w:rPr>
                <w:b/>
                <w:sz w:val="20"/>
                <w:szCs w:val="20"/>
              </w:rPr>
              <w:t>Примеры</w:t>
            </w:r>
          </w:p>
        </w:tc>
      </w:tr>
      <w:tr w:rsidR="00911DAF" w:rsidRPr="007E21CD" w14:paraId="672EEAEB" w14:textId="77777777" w:rsidTr="00C84A98">
        <w:trPr>
          <w:trHeight w:val="20"/>
        </w:trPr>
        <w:tc>
          <w:tcPr>
            <w:tcW w:w="2132" w:type="dxa"/>
            <w:vAlign w:val="center"/>
          </w:tcPr>
          <w:p w14:paraId="75965FC0" w14:textId="77777777" w:rsidR="00911DAF" w:rsidRPr="007E21CD" w:rsidRDefault="00911DAF" w:rsidP="00C84A98">
            <w:pPr>
              <w:rPr>
                <w:sz w:val="20"/>
                <w:szCs w:val="20"/>
              </w:rPr>
            </w:pPr>
            <w:r w:rsidRPr="007E21CD">
              <w:rPr>
                <w:sz w:val="20"/>
                <w:szCs w:val="20"/>
              </w:rPr>
              <w:t>Объекты для общих задач</w:t>
            </w:r>
          </w:p>
        </w:tc>
        <w:tc>
          <w:tcPr>
            <w:tcW w:w="718" w:type="dxa"/>
            <w:vAlign w:val="center"/>
          </w:tcPr>
          <w:p w14:paraId="24E43A6B" w14:textId="77777777" w:rsidR="00911DAF" w:rsidRPr="007E21CD" w:rsidRDefault="00911DAF" w:rsidP="00C84A98">
            <w:pPr>
              <w:rPr>
                <w:sz w:val="20"/>
                <w:szCs w:val="20"/>
              </w:rPr>
            </w:pPr>
            <w:r w:rsidRPr="007E21CD">
              <w:rPr>
                <w:sz w:val="20"/>
                <w:szCs w:val="20"/>
              </w:rPr>
              <w:t>A</w:t>
            </w:r>
          </w:p>
        </w:tc>
        <w:tc>
          <w:tcPr>
            <w:tcW w:w="3593" w:type="dxa"/>
            <w:vAlign w:val="center"/>
          </w:tcPr>
          <w:p w14:paraId="62A1E37A" w14:textId="77777777" w:rsidR="00911DAF" w:rsidRPr="007E21CD" w:rsidRDefault="00911DAF" w:rsidP="00C84A98">
            <w:pPr>
              <w:rPr>
                <w:sz w:val="20"/>
                <w:szCs w:val="20"/>
              </w:rPr>
            </w:pPr>
            <w:r w:rsidRPr="007E21CD">
              <w:rPr>
                <w:sz w:val="20"/>
                <w:szCs w:val="20"/>
              </w:rPr>
              <w:t>Объекты для общего управления другими объектами инфраструктуры</w:t>
            </w:r>
          </w:p>
        </w:tc>
        <w:tc>
          <w:tcPr>
            <w:tcW w:w="3016" w:type="dxa"/>
            <w:vAlign w:val="center"/>
          </w:tcPr>
          <w:p w14:paraId="77A09988" w14:textId="77777777" w:rsidR="00911DAF" w:rsidRPr="007E21CD" w:rsidRDefault="00911DAF" w:rsidP="00C84A98">
            <w:pPr>
              <w:rPr>
                <w:sz w:val="20"/>
                <w:szCs w:val="20"/>
              </w:rPr>
            </w:pPr>
            <w:r w:rsidRPr="007E21CD">
              <w:rPr>
                <w:sz w:val="20"/>
                <w:szCs w:val="20"/>
              </w:rPr>
              <w:t>Система надзора</w:t>
            </w:r>
          </w:p>
        </w:tc>
      </w:tr>
      <w:tr w:rsidR="00911DAF" w:rsidRPr="007E21CD" w14:paraId="566ECC3A" w14:textId="77777777" w:rsidTr="00C84A98">
        <w:trPr>
          <w:trHeight w:val="20"/>
        </w:trPr>
        <w:tc>
          <w:tcPr>
            <w:tcW w:w="2132" w:type="dxa"/>
            <w:vAlign w:val="center"/>
          </w:tcPr>
          <w:p w14:paraId="0DF72499" w14:textId="77777777" w:rsidR="00911DAF" w:rsidRPr="007E21CD" w:rsidRDefault="00911DAF" w:rsidP="00C84A98">
            <w:pPr>
              <w:rPr>
                <w:sz w:val="20"/>
                <w:szCs w:val="20"/>
              </w:rPr>
            </w:pPr>
            <w:r w:rsidRPr="007E21CD">
              <w:rPr>
                <w:sz w:val="20"/>
                <w:szCs w:val="20"/>
              </w:rPr>
              <w:t>Объекты для объектов основного процесса</w:t>
            </w:r>
          </w:p>
        </w:tc>
        <w:tc>
          <w:tcPr>
            <w:tcW w:w="718" w:type="dxa"/>
            <w:vAlign w:val="center"/>
          </w:tcPr>
          <w:p w14:paraId="5D43B249" w14:textId="77777777" w:rsidR="00911DAF" w:rsidRPr="007E21CD" w:rsidRDefault="00911DAF" w:rsidP="00C84A98">
            <w:pPr>
              <w:rPr>
                <w:sz w:val="20"/>
                <w:szCs w:val="20"/>
              </w:rPr>
            </w:pPr>
            <w:r w:rsidRPr="007E21CD">
              <w:rPr>
                <w:sz w:val="20"/>
                <w:szCs w:val="20"/>
              </w:rPr>
              <w:t>B... U</w:t>
            </w:r>
          </w:p>
        </w:tc>
        <w:tc>
          <w:tcPr>
            <w:tcW w:w="3593" w:type="dxa"/>
            <w:vAlign w:val="center"/>
          </w:tcPr>
          <w:p w14:paraId="091B76E9" w14:textId="77777777" w:rsidR="00911DAF" w:rsidRPr="007E21CD" w:rsidRDefault="00911DAF" w:rsidP="00C84A98">
            <w:pPr>
              <w:rPr>
                <w:sz w:val="20"/>
                <w:szCs w:val="20"/>
              </w:rPr>
            </w:pPr>
            <w:r w:rsidRPr="007E21CD">
              <w:rPr>
                <w:sz w:val="20"/>
                <w:szCs w:val="20"/>
              </w:rPr>
              <w:t>Зарезервировано для определений классов, связанных с веткой</w:t>
            </w:r>
          </w:p>
          <w:p w14:paraId="7DAD7AB1" w14:textId="77777777" w:rsidR="00911DAF" w:rsidRPr="007E21CD" w:rsidRDefault="00911DAF" w:rsidP="00C84A98">
            <w:pPr>
              <w:rPr>
                <w:sz w:val="20"/>
                <w:szCs w:val="20"/>
              </w:rPr>
            </w:pPr>
          </w:p>
          <w:p w14:paraId="0348E565" w14:textId="77777777" w:rsidR="00911DAF" w:rsidRPr="007E21CD" w:rsidRDefault="00911DAF" w:rsidP="00C84A98">
            <w:pPr>
              <w:rPr>
                <w:sz w:val="20"/>
                <w:szCs w:val="20"/>
              </w:rPr>
            </w:pPr>
            <w:r w:rsidRPr="007E21CD">
              <w:rPr>
                <w:sz w:val="20"/>
                <w:szCs w:val="20"/>
              </w:rPr>
              <w:t>ПРИМЕЧАНИЕ. Буквы I и O не должны использоваться.</w:t>
            </w:r>
          </w:p>
        </w:tc>
        <w:tc>
          <w:tcPr>
            <w:tcW w:w="3016" w:type="dxa"/>
            <w:vAlign w:val="center"/>
          </w:tcPr>
          <w:p w14:paraId="1E95085E" w14:textId="77777777" w:rsidR="00911DAF" w:rsidRPr="007E21CD" w:rsidRDefault="00911DAF" w:rsidP="00C84A98">
            <w:pPr>
              <w:rPr>
                <w:sz w:val="20"/>
                <w:szCs w:val="20"/>
              </w:rPr>
            </w:pPr>
            <w:r w:rsidRPr="007E21CD">
              <w:rPr>
                <w:sz w:val="20"/>
                <w:szCs w:val="20"/>
              </w:rPr>
              <w:t>См. Примеры в Таблице 4</w:t>
            </w:r>
          </w:p>
        </w:tc>
      </w:tr>
      <w:tr w:rsidR="00911DAF" w:rsidRPr="007E21CD" w14:paraId="77EBA81D" w14:textId="77777777" w:rsidTr="00C84A98">
        <w:trPr>
          <w:trHeight w:val="20"/>
        </w:trPr>
        <w:tc>
          <w:tcPr>
            <w:tcW w:w="2132" w:type="dxa"/>
            <w:vMerge w:val="restart"/>
            <w:vAlign w:val="center"/>
          </w:tcPr>
          <w:p w14:paraId="739DA1E3" w14:textId="77777777" w:rsidR="00911DAF" w:rsidRPr="007E21CD" w:rsidRDefault="00911DAF" w:rsidP="00C84A98">
            <w:pPr>
              <w:rPr>
                <w:sz w:val="20"/>
                <w:szCs w:val="20"/>
              </w:rPr>
            </w:pPr>
            <w:r w:rsidRPr="007E21CD">
              <w:rPr>
                <w:sz w:val="20"/>
                <w:szCs w:val="20"/>
              </w:rPr>
              <w:t>Объекты, не связанные с основным процессом</w:t>
            </w:r>
          </w:p>
        </w:tc>
        <w:tc>
          <w:tcPr>
            <w:tcW w:w="718" w:type="dxa"/>
            <w:vAlign w:val="center"/>
          </w:tcPr>
          <w:p w14:paraId="015872FC" w14:textId="77777777" w:rsidR="00911DAF" w:rsidRPr="007E21CD" w:rsidRDefault="00911DAF" w:rsidP="00C84A98">
            <w:pPr>
              <w:rPr>
                <w:sz w:val="20"/>
                <w:szCs w:val="20"/>
              </w:rPr>
            </w:pPr>
            <w:r w:rsidRPr="007E21CD">
              <w:rPr>
                <w:sz w:val="20"/>
                <w:szCs w:val="20"/>
              </w:rPr>
              <w:t>V</w:t>
            </w:r>
          </w:p>
        </w:tc>
        <w:tc>
          <w:tcPr>
            <w:tcW w:w="3593" w:type="dxa"/>
            <w:vAlign w:val="center"/>
          </w:tcPr>
          <w:p w14:paraId="393FE837" w14:textId="77777777" w:rsidR="00911DAF" w:rsidRPr="007E21CD" w:rsidRDefault="00911DAF" w:rsidP="00C84A98">
            <w:pPr>
              <w:rPr>
                <w:sz w:val="20"/>
                <w:szCs w:val="20"/>
              </w:rPr>
            </w:pPr>
            <w:r w:rsidRPr="007E21CD">
              <w:rPr>
                <w:sz w:val="20"/>
                <w:szCs w:val="20"/>
              </w:rPr>
              <w:t>Объекты для хранения материала или товаров</w:t>
            </w:r>
          </w:p>
        </w:tc>
        <w:tc>
          <w:tcPr>
            <w:tcW w:w="3016" w:type="dxa"/>
            <w:vAlign w:val="center"/>
          </w:tcPr>
          <w:p w14:paraId="63BC6870" w14:textId="77777777" w:rsidR="00911DAF" w:rsidRPr="007E21CD" w:rsidRDefault="00911DAF" w:rsidP="00C84A98">
            <w:pPr>
              <w:rPr>
                <w:sz w:val="20"/>
                <w:szCs w:val="20"/>
              </w:rPr>
            </w:pPr>
            <w:r w:rsidRPr="007E21CD">
              <w:rPr>
                <w:sz w:val="20"/>
                <w:szCs w:val="20"/>
              </w:rPr>
              <w:t>Торговый магазин</w:t>
            </w:r>
          </w:p>
          <w:p w14:paraId="4DFF698D" w14:textId="77777777" w:rsidR="00911DAF" w:rsidRPr="007E21CD" w:rsidRDefault="00911DAF" w:rsidP="00C84A98">
            <w:pPr>
              <w:rPr>
                <w:sz w:val="20"/>
                <w:szCs w:val="20"/>
              </w:rPr>
            </w:pPr>
            <w:r w:rsidRPr="007E21CD">
              <w:rPr>
                <w:sz w:val="20"/>
                <w:szCs w:val="20"/>
              </w:rPr>
              <w:t>Пресноводный резервуарный завод</w:t>
            </w:r>
          </w:p>
          <w:p w14:paraId="5A813065" w14:textId="77777777" w:rsidR="00911DAF" w:rsidRPr="007E21CD" w:rsidRDefault="00911DAF" w:rsidP="00C84A98">
            <w:pPr>
              <w:rPr>
                <w:sz w:val="20"/>
                <w:szCs w:val="20"/>
              </w:rPr>
            </w:pPr>
            <w:r w:rsidRPr="007E21CD">
              <w:rPr>
                <w:sz w:val="20"/>
                <w:szCs w:val="20"/>
              </w:rPr>
              <w:t>Мусорный магазин</w:t>
            </w:r>
          </w:p>
          <w:p w14:paraId="292A7B4B" w14:textId="77777777" w:rsidR="00911DAF" w:rsidRPr="007E21CD" w:rsidRDefault="00911DAF" w:rsidP="00C84A98">
            <w:pPr>
              <w:rPr>
                <w:sz w:val="20"/>
                <w:szCs w:val="20"/>
              </w:rPr>
            </w:pPr>
            <w:r w:rsidRPr="007E21CD">
              <w:rPr>
                <w:sz w:val="20"/>
                <w:szCs w:val="20"/>
              </w:rPr>
              <w:t>Нефтяной танк</w:t>
            </w:r>
          </w:p>
          <w:p w14:paraId="5DC8B599" w14:textId="77777777" w:rsidR="00911DAF" w:rsidRPr="007E21CD" w:rsidRDefault="00911DAF" w:rsidP="00C84A98">
            <w:pPr>
              <w:rPr>
                <w:sz w:val="20"/>
                <w:szCs w:val="20"/>
              </w:rPr>
            </w:pPr>
            <w:r w:rsidRPr="007E21CD">
              <w:rPr>
                <w:sz w:val="20"/>
                <w:szCs w:val="20"/>
              </w:rPr>
              <w:t>Магазин сырья</w:t>
            </w:r>
          </w:p>
        </w:tc>
      </w:tr>
      <w:tr w:rsidR="00911DAF" w:rsidRPr="007E21CD" w14:paraId="5A029B6E" w14:textId="77777777" w:rsidTr="00C84A98">
        <w:trPr>
          <w:trHeight w:val="20"/>
        </w:trPr>
        <w:tc>
          <w:tcPr>
            <w:tcW w:w="2132" w:type="dxa"/>
            <w:vMerge/>
            <w:vAlign w:val="center"/>
          </w:tcPr>
          <w:p w14:paraId="269D5234" w14:textId="77777777" w:rsidR="00911DAF" w:rsidRPr="007E21CD" w:rsidRDefault="00911DAF" w:rsidP="00C84A98">
            <w:pPr>
              <w:rPr>
                <w:sz w:val="20"/>
                <w:szCs w:val="20"/>
              </w:rPr>
            </w:pPr>
          </w:p>
        </w:tc>
        <w:tc>
          <w:tcPr>
            <w:tcW w:w="718" w:type="dxa"/>
            <w:vAlign w:val="center"/>
          </w:tcPr>
          <w:p w14:paraId="7C675D7E" w14:textId="77777777" w:rsidR="00911DAF" w:rsidRPr="007E21CD" w:rsidRDefault="00911DAF" w:rsidP="00C84A98">
            <w:pPr>
              <w:rPr>
                <w:sz w:val="20"/>
                <w:szCs w:val="20"/>
              </w:rPr>
            </w:pPr>
            <w:r w:rsidRPr="007E21CD">
              <w:rPr>
                <w:sz w:val="20"/>
                <w:szCs w:val="20"/>
              </w:rPr>
              <w:t>W</w:t>
            </w:r>
          </w:p>
        </w:tc>
        <w:tc>
          <w:tcPr>
            <w:tcW w:w="3593" w:type="dxa"/>
            <w:vAlign w:val="center"/>
          </w:tcPr>
          <w:p w14:paraId="247AAB5A" w14:textId="77777777" w:rsidR="00911DAF" w:rsidRPr="007E21CD" w:rsidRDefault="00911DAF" w:rsidP="00C84A98">
            <w:pPr>
              <w:rPr>
                <w:sz w:val="20"/>
                <w:szCs w:val="20"/>
              </w:rPr>
            </w:pPr>
            <w:r w:rsidRPr="007E21CD">
              <w:rPr>
                <w:sz w:val="20"/>
                <w:szCs w:val="20"/>
              </w:rPr>
              <w:t xml:space="preserve">Объекты для административных или социальных целей </w:t>
            </w:r>
            <w:r w:rsidR="00C84A98">
              <w:rPr>
                <w:sz w:val="20"/>
                <w:szCs w:val="20"/>
              </w:rPr>
              <w:t>и/</w:t>
            </w:r>
            <w:r w:rsidRPr="007E21CD">
              <w:rPr>
                <w:sz w:val="20"/>
                <w:szCs w:val="20"/>
              </w:rPr>
              <w:t>или задач</w:t>
            </w:r>
          </w:p>
        </w:tc>
        <w:tc>
          <w:tcPr>
            <w:tcW w:w="3016" w:type="dxa"/>
            <w:vAlign w:val="center"/>
          </w:tcPr>
          <w:p w14:paraId="110C69D9" w14:textId="77777777" w:rsidR="00911DAF" w:rsidRPr="007E21CD" w:rsidRDefault="00911DAF" w:rsidP="00C84A98">
            <w:pPr>
              <w:rPr>
                <w:sz w:val="20"/>
                <w:szCs w:val="20"/>
              </w:rPr>
            </w:pPr>
            <w:r w:rsidRPr="007E21CD">
              <w:rPr>
                <w:sz w:val="20"/>
                <w:szCs w:val="20"/>
              </w:rPr>
              <w:t>Столовая</w:t>
            </w:r>
          </w:p>
          <w:p w14:paraId="24456E9E" w14:textId="77777777" w:rsidR="00911DAF" w:rsidRPr="007E21CD" w:rsidRDefault="00911DAF" w:rsidP="00C84A98">
            <w:pPr>
              <w:rPr>
                <w:sz w:val="20"/>
                <w:szCs w:val="20"/>
              </w:rPr>
            </w:pPr>
            <w:r w:rsidRPr="007E21CD">
              <w:rPr>
                <w:sz w:val="20"/>
                <w:szCs w:val="20"/>
              </w:rPr>
              <w:t>Выставочный зал</w:t>
            </w:r>
          </w:p>
          <w:p w14:paraId="16B17380" w14:textId="77777777" w:rsidR="00911DAF" w:rsidRPr="007E21CD" w:rsidRDefault="00911DAF" w:rsidP="00C84A98">
            <w:pPr>
              <w:rPr>
                <w:sz w:val="20"/>
                <w:szCs w:val="20"/>
              </w:rPr>
            </w:pPr>
            <w:r w:rsidRPr="007E21CD">
              <w:rPr>
                <w:sz w:val="20"/>
                <w:szCs w:val="20"/>
              </w:rPr>
              <w:t>Гараж</w:t>
            </w:r>
          </w:p>
          <w:p w14:paraId="30A8AFA5" w14:textId="77777777" w:rsidR="00911DAF" w:rsidRPr="007E21CD" w:rsidRDefault="00911DAF" w:rsidP="00C84A98">
            <w:pPr>
              <w:rPr>
                <w:sz w:val="20"/>
                <w:szCs w:val="20"/>
              </w:rPr>
            </w:pPr>
            <w:r w:rsidRPr="007E21CD">
              <w:rPr>
                <w:sz w:val="20"/>
                <w:szCs w:val="20"/>
              </w:rPr>
              <w:t>Офис</w:t>
            </w:r>
          </w:p>
          <w:p w14:paraId="526724FB" w14:textId="77777777" w:rsidR="00911DAF" w:rsidRPr="007E21CD" w:rsidRDefault="00911DAF" w:rsidP="00C84A98">
            <w:pPr>
              <w:rPr>
                <w:sz w:val="20"/>
                <w:szCs w:val="20"/>
              </w:rPr>
            </w:pPr>
            <w:r w:rsidRPr="007E21CD">
              <w:rPr>
                <w:sz w:val="20"/>
                <w:szCs w:val="20"/>
              </w:rPr>
              <w:t>Зона отдыха</w:t>
            </w:r>
          </w:p>
        </w:tc>
      </w:tr>
      <w:tr w:rsidR="00911DAF" w:rsidRPr="007E21CD" w14:paraId="6C9B2416" w14:textId="77777777" w:rsidTr="00C84A98">
        <w:trPr>
          <w:trHeight w:val="20"/>
        </w:trPr>
        <w:tc>
          <w:tcPr>
            <w:tcW w:w="2132" w:type="dxa"/>
            <w:vMerge/>
            <w:vAlign w:val="center"/>
          </w:tcPr>
          <w:p w14:paraId="3111BA88" w14:textId="77777777" w:rsidR="00911DAF" w:rsidRPr="007E21CD" w:rsidRDefault="00911DAF" w:rsidP="00C84A98">
            <w:pPr>
              <w:rPr>
                <w:sz w:val="20"/>
                <w:szCs w:val="20"/>
              </w:rPr>
            </w:pPr>
          </w:p>
        </w:tc>
        <w:tc>
          <w:tcPr>
            <w:tcW w:w="718" w:type="dxa"/>
            <w:vAlign w:val="center"/>
          </w:tcPr>
          <w:p w14:paraId="102DB8A5" w14:textId="77777777" w:rsidR="00911DAF" w:rsidRPr="007E21CD" w:rsidRDefault="00911DAF" w:rsidP="00C84A98">
            <w:pPr>
              <w:rPr>
                <w:sz w:val="20"/>
                <w:szCs w:val="20"/>
              </w:rPr>
            </w:pPr>
            <w:r w:rsidRPr="007E21CD">
              <w:rPr>
                <w:sz w:val="20"/>
                <w:szCs w:val="20"/>
              </w:rPr>
              <w:t>X</w:t>
            </w:r>
          </w:p>
        </w:tc>
        <w:tc>
          <w:tcPr>
            <w:tcW w:w="3593" w:type="dxa"/>
            <w:vAlign w:val="center"/>
          </w:tcPr>
          <w:p w14:paraId="45113F20" w14:textId="77777777" w:rsidR="00911DAF" w:rsidRPr="007E21CD" w:rsidRDefault="00911DAF" w:rsidP="00C84A98">
            <w:pPr>
              <w:rPr>
                <w:sz w:val="20"/>
                <w:szCs w:val="20"/>
              </w:rPr>
            </w:pPr>
            <w:r w:rsidRPr="007E21CD">
              <w:rPr>
                <w:sz w:val="20"/>
                <w:szCs w:val="20"/>
              </w:rPr>
              <w:t>Объекты для выполнения вспомогательных целей или задач без процесса (например, на сайте, на заводе или в здании)</w:t>
            </w:r>
          </w:p>
        </w:tc>
        <w:tc>
          <w:tcPr>
            <w:tcW w:w="3016" w:type="dxa"/>
            <w:vAlign w:val="center"/>
          </w:tcPr>
          <w:p w14:paraId="41AF7668" w14:textId="77777777" w:rsidR="00911DAF" w:rsidRPr="007E21CD" w:rsidRDefault="00911DAF" w:rsidP="00C84A98">
            <w:pPr>
              <w:rPr>
                <w:sz w:val="20"/>
                <w:szCs w:val="20"/>
              </w:rPr>
            </w:pPr>
            <w:r w:rsidRPr="007E21CD">
              <w:rPr>
                <w:sz w:val="20"/>
                <w:szCs w:val="20"/>
              </w:rPr>
              <w:t>Кондиционер</w:t>
            </w:r>
          </w:p>
          <w:p w14:paraId="035E4E13" w14:textId="77777777" w:rsidR="00911DAF" w:rsidRPr="007E21CD" w:rsidRDefault="00911DAF" w:rsidP="00C84A98">
            <w:pPr>
              <w:rPr>
                <w:sz w:val="20"/>
                <w:szCs w:val="20"/>
              </w:rPr>
            </w:pPr>
            <w:r w:rsidRPr="007E21CD">
              <w:rPr>
                <w:sz w:val="20"/>
                <w:szCs w:val="20"/>
              </w:rPr>
              <w:t>Аварийная система</w:t>
            </w:r>
          </w:p>
          <w:p w14:paraId="53E5DDA8" w14:textId="77777777" w:rsidR="00911DAF" w:rsidRPr="007E21CD" w:rsidRDefault="00911DAF" w:rsidP="00C84A98">
            <w:pPr>
              <w:rPr>
                <w:sz w:val="20"/>
                <w:szCs w:val="20"/>
              </w:rPr>
            </w:pPr>
            <w:r w:rsidRPr="007E21CD">
              <w:rPr>
                <w:sz w:val="20"/>
                <w:szCs w:val="20"/>
              </w:rPr>
              <w:t>Система часов</w:t>
            </w:r>
          </w:p>
          <w:p w14:paraId="34755D0F" w14:textId="77777777" w:rsidR="00911DAF" w:rsidRPr="007E21CD" w:rsidRDefault="00911DAF" w:rsidP="00C84A98">
            <w:pPr>
              <w:rPr>
                <w:sz w:val="20"/>
                <w:szCs w:val="20"/>
              </w:rPr>
            </w:pPr>
            <w:r w:rsidRPr="007E21CD">
              <w:rPr>
                <w:sz w:val="20"/>
                <w:szCs w:val="20"/>
              </w:rPr>
              <w:t>Кран-система</w:t>
            </w:r>
          </w:p>
          <w:p w14:paraId="157FD8ED" w14:textId="77777777" w:rsidR="00911DAF" w:rsidRPr="007E21CD" w:rsidRDefault="00911DAF" w:rsidP="00C84A98">
            <w:pPr>
              <w:rPr>
                <w:sz w:val="20"/>
                <w:szCs w:val="20"/>
              </w:rPr>
            </w:pPr>
            <w:r w:rsidRPr="007E21CD">
              <w:rPr>
                <w:sz w:val="20"/>
                <w:szCs w:val="20"/>
              </w:rPr>
              <w:t>Распределение электроэнергии</w:t>
            </w:r>
          </w:p>
          <w:p w14:paraId="64B1B2B8" w14:textId="77777777" w:rsidR="00911DAF" w:rsidRPr="007E21CD" w:rsidRDefault="00911DAF" w:rsidP="00C84A98">
            <w:pPr>
              <w:rPr>
                <w:sz w:val="20"/>
                <w:szCs w:val="20"/>
              </w:rPr>
            </w:pPr>
            <w:r w:rsidRPr="007E21CD">
              <w:rPr>
                <w:sz w:val="20"/>
                <w:szCs w:val="20"/>
              </w:rPr>
              <w:t>Система противопожарной защиты</w:t>
            </w:r>
          </w:p>
          <w:p w14:paraId="102226A5" w14:textId="77777777" w:rsidR="00911DAF" w:rsidRPr="007E21CD" w:rsidRDefault="00911DAF" w:rsidP="00C84A98">
            <w:pPr>
              <w:rPr>
                <w:sz w:val="20"/>
                <w:szCs w:val="20"/>
              </w:rPr>
            </w:pPr>
            <w:r w:rsidRPr="007E21CD">
              <w:rPr>
                <w:sz w:val="20"/>
                <w:szCs w:val="20"/>
              </w:rPr>
              <w:t>Газоснабжение</w:t>
            </w:r>
          </w:p>
          <w:p w14:paraId="09314DB4" w14:textId="77777777" w:rsidR="00911DAF" w:rsidRPr="007E21CD" w:rsidRDefault="00911DAF" w:rsidP="00C84A98">
            <w:pPr>
              <w:rPr>
                <w:sz w:val="20"/>
                <w:szCs w:val="20"/>
              </w:rPr>
            </w:pPr>
            <w:r w:rsidRPr="007E21CD">
              <w:rPr>
                <w:sz w:val="20"/>
                <w:szCs w:val="20"/>
              </w:rPr>
              <w:t>Осветительная установка</w:t>
            </w:r>
          </w:p>
          <w:p w14:paraId="437EA9FD" w14:textId="77777777" w:rsidR="00911DAF" w:rsidRPr="007E21CD" w:rsidRDefault="00911DAF" w:rsidP="00C84A98">
            <w:pPr>
              <w:rPr>
                <w:sz w:val="20"/>
                <w:szCs w:val="20"/>
              </w:rPr>
            </w:pPr>
            <w:r w:rsidRPr="007E21CD">
              <w:rPr>
                <w:sz w:val="20"/>
                <w:szCs w:val="20"/>
              </w:rPr>
              <w:t>Система безопасности</w:t>
            </w:r>
          </w:p>
          <w:p w14:paraId="6D4C2034" w14:textId="77777777" w:rsidR="00911DAF" w:rsidRPr="007E21CD" w:rsidRDefault="00911DAF" w:rsidP="00C84A98">
            <w:pPr>
              <w:rPr>
                <w:sz w:val="20"/>
                <w:szCs w:val="20"/>
              </w:rPr>
            </w:pPr>
            <w:r w:rsidRPr="007E21CD">
              <w:rPr>
                <w:sz w:val="20"/>
                <w:szCs w:val="20"/>
              </w:rPr>
              <w:t>Очистка сточных вод</w:t>
            </w:r>
          </w:p>
          <w:p w14:paraId="1C7C6E2B" w14:textId="77777777" w:rsidR="00911DAF" w:rsidRPr="007E21CD" w:rsidRDefault="00911DAF" w:rsidP="00C84A98">
            <w:pPr>
              <w:rPr>
                <w:sz w:val="20"/>
                <w:szCs w:val="20"/>
              </w:rPr>
            </w:pPr>
            <w:r w:rsidRPr="007E21CD">
              <w:rPr>
                <w:sz w:val="20"/>
                <w:szCs w:val="20"/>
              </w:rPr>
              <w:t>Водоснабжение</w:t>
            </w:r>
          </w:p>
        </w:tc>
      </w:tr>
      <w:tr w:rsidR="00911DAF" w:rsidRPr="007E21CD" w14:paraId="0ED1827D" w14:textId="77777777" w:rsidTr="00C84A98">
        <w:trPr>
          <w:trHeight w:val="20"/>
        </w:trPr>
        <w:tc>
          <w:tcPr>
            <w:tcW w:w="2132" w:type="dxa"/>
            <w:vMerge/>
            <w:vAlign w:val="center"/>
          </w:tcPr>
          <w:p w14:paraId="16C4503D" w14:textId="77777777" w:rsidR="00911DAF" w:rsidRPr="007E21CD" w:rsidRDefault="00911DAF" w:rsidP="00C84A98">
            <w:pPr>
              <w:rPr>
                <w:sz w:val="20"/>
                <w:szCs w:val="20"/>
              </w:rPr>
            </w:pPr>
          </w:p>
        </w:tc>
        <w:tc>
          <w:tcPr>
            <w:tcW w:w="718" w:type="dxa"/>
            <w:vAlign w:val="center"/>
          </w:tcPr>
          <w:p w14:paraId="0446EB89" w14:textId="77777777" w:rsidR="00911DAF" w:rsidRPr="007E21CD" w:rsidRDefault="00911DAF" w:rsidP="00C84A98">
            <w:pPr>
              <w:rPr>
                <w:sz w:val="20"/>
                <w:szCs w:val="20"/>
              </w:rPr>
            </w:pPr>
            <w:r w:rsidRPr="007E21CD">
              <w:rPr>
                <w:sz w:val="20"/>
                <w:szCs w:val="20"/>
              </w:rPr>
              <w:t>Y</w:t>
            </w:r>
          </w:p>
        </w:tc>
        <w:tc>
          <w:tcPr>
            <w:tcW w:w="3593" w:type="dxa"/>
            <w:vAlign w:val="center"/>
          </w:tcPr>
          <w:p w14:paraId="2FC6A32A" w14:textId="77777777" w:rsidR="00911DAF" w:rsidRPr="007E21CD" w:rsidRDefault="00911DAF" w:rsidP="00C84A98">
            <w:pPr>
              <w:rPr>
                <w:sz w:val="20"/>
                <w:szCs w:val="20"/>
              </w:rPr>
            </w:pPr>
            <w:r w:rsidRPr="007E21CD">
              <w:rPr>
                <w:sz w:val="20"/>
                <w:szCs w:val="20"/>
              </w:rPr>
              <w:t>Объекты для коммуникационных и информационных задач</w:t>
            </w:r>
          </w:p>
        </w:tc>
        <w:tc>
          <w:tcPr>
            <w:tcW w:w="3016" w:type="dxa"/>
            <w:vAlign w:val="center"/>
          </w:tcPr>
          <w:p w14:paraId="726E452B" w14:textId="77777777" w:rsidR="00911DAF" w:rsidRPr="007E21CD" w:rsidRDefault="00911DAF" w:rsidP="00C84A98">
            <w:pPr>
              <w:rPr>
                <w:sz w:val="20"/>
                <w:szCs w:val="20"/>
              </w:rPr>
            </w:pPr>
            <w:r w:rsidRPr="007E21CD">
              <w:rPr>
                <w:sz w:val="20"/>
                <w:szCs w:val="20"/>
              </w:rPr>
              <w:t>Антенная система</w:t>
            </w:r>
          </w:p>
          <w:p w14:paraId="0B606455" w14:textId="77777777" w:rsidR="00911DAF" w:rsidRPr="007E21CD" w:rsidRDefault="00911DAF" w:rsidP="00C84A98">
            <w:pPr>
              <w:rPr>
                <w:sz w:val="20"/>
                <w:szCs w:val="20"/>
              </w:rPr>
            </w:pPr>
            <w:r w:rsidRPr="007E21CD">
              <w:rPr>
                <w:sz w:val="20"/>
                <w:szCs w:val="20"/>
              </w:rPr>
              <w:t>Компьютерная сеть</w:t>
            </w:r>
          </w:p>
          <w:p w14:paraId="0BF5BEF7" w14:textId="77777777" w:rsidR="00911DAF" w:rsidRPr="007E21CD" w:rsidRDefault="00911DAF" w:rsidP="00C84A98">
            <w:pPr>
              <w:rPr>
                <w:sz w:val="20"/>
                <w:szCs w:val="20"/>
              </w:rPr>
            </w:pPr>
            <w:r w:rsidRPr="007E21CD">
              <w:rPr>
                <w:sz w:val="20"/>
                <w:szCs w:val="20"/>
              </w:rPr>
              <w:t>Система громкоговорителей</w:t>
            </w:r>
          </w:p>
          <w:p w14:paraId="6DABB20A" w14:textId="77777777" w:rsidR="00911DAF" w:rsidRPr="007E21CD" w:rsidRDefault="00911DAF" w:rsidP="00C84A98">
            <w:pPr>
              <w:rPr>
                <w:sz w:val="20"/>
                <w:szCs w:val="20"/>
              </w:rPr>
            </w:pPr>
            <w:r w:rsidRPr="007E21CD">
              <w:rPr>
                <w:sz w:val="20"/>
                <w:szCs w:val="20"/>
              </w:rPr>
              <w:t>Пейджинговая система</w:t>
            </w:r>
          </w:p>
          <w:p w14:paraId="6EDA1F31" w14:textId="77777777" w:rsidR="00911DAF" w:rsidRPr="007E21CD" w:rsidRDefault="00911DAF" w:rsidP="00C84A98">
            <w:pPr>
              <w:rPr>
                <w:sz w:val="20"/>
                <w:szCs w:val="20"/>
              </w:rPr>
            </w:pPr>
            <w:r w:rsidRPr="007E21CD">
              <w:rPr>
                <w:sz w:val="20"/>
                <w:szCs w:val="20"/>
              </w:rPr>
              <w:t>Железнодорожная сигнальная система</w:t>
            </w:r>
          </w:p>
          <w:p w14:paraId="40EB9ADA" w14:textId="77777777" w:rsidR="00911DAF" w:rsidRPr="007E21CD" w:rsidRDefault="00911DAF" w:rsidP="00C84A98">
            <w:pPr>
              <w:rPr>
                <w:sz w:val="20"/>
                <w:szCs w:val="20"/>
              </w:rPr>
            </w:pPr>
            <w:r w:rsidRPr="007E21CD">
              <w:rPr>
                <w:sz w:val="20"/>
                <w:szCs w:val="20"/>
              </w:rPr>
              <w:t>Система размещения персонала</w:t>
            </w:r>
          </w:p>
          <w:p w14:paraId="29A0875F" w14:textId="77777777" w:rsidR="00911DAF" w:rsidRPr="007E21CD" w:rsidRDefault="00911DAF" w:rsidP="00C84A98">
            <w:pPr>
              <w:rPr>
                <w:sz w:val="20"/>
                <w:szCs w:val="20"/>
              </w:rPr>
            </w:pPr>
            <w:r w:rsidRPr="007E21CD">
              <w:rPr>
                <w:sz w:val="20"/>
                <w:szCs w:val="20"/>
              </w:rPr>
              <w:t>Телефонная система</w:t>
            </w:r>
          </w:p>
          <w:p w14:paraId="0E7609C0" w14:textId="77777777" w:rsidR="00911DAF" w:rsidRPr="007E21CD" w:rsidRDefault="00911DAF" w:rsidP="00C84A98">
            <w:pPr>
              <w:rPr>
                <w:sz w:val="20"/>
                <w:szCs w:val="20"/>
              </w:rPr>
            </w:pPr>
            <w:r w:rsidRPr="007E21CD">
              <w:rPr>
                <w:sz w:val="20"/>
                <w:szCs w:val="20"/>
              </w:rPr>
              <w:t>Телевизионная система</w:t>
            </w:r>
          </w:p>
          <w:p w14:paraId="6160D41A" w14:textId="77777777" w:rsidR="00911DAF" w:rsidRPr="007E21CD" w:rsidRDefault="00911DAF" w:rsidP="00C84A98">
            <w:pPr>
              <w:rPr>
                <w:sz w:val="20"/>
                <w:szCs w:val="20"/>
              </w:rPr>
            </w:pPr>
            <w:r w:rsidRPr="007E21CD">
              <w:rPr>
                <w:sz w:val="20"/>
                <w:szCs w:val="20"/>
              </w:rPr>
              <w:t>Светофоры</w:t>
            </w:r>
          </w:p>
          <w:p w14:paraId="5AB5E2FA" w14:textId="77777777" w:rsidR="00911DAF" w:rsidRPr="007E21CD" w:rsidRDefault="00911DAF" w:rsidP="00C84A98">
            <w:pPr>
              <w:rPr>
                <w:sz w:val="20"/>
                <w:szCs w:val="20"/>
              </w:rPr>
            </w:pPr>
            <w:r w:rsidRPr="007E21CD">
              <w:rPr>
                <w:sz w:val="20"/>
                <w:szCs w:val="20"/>
              </w:rPr>
              <w:t>Система видеонаблюдения</w:t>
            </w:r>
          </w:p>
        </w:tc>
      </w:tr>
      <w:tr w:rsidR="00911DAF" w:rsidRPr="007E21CD" w14:paraId="08DB1585" w14:textId="77777777" w:rsidTr="00C84A98">
        <w:trPr>
          <w:trHeight w:val="20"/>
        </w:trPr>
        <w:tc>
          <w:tcPr>
            <w:tcW w:w="2132" w:type="dxa"/>
            <w:vMerge/>
            <w:vAlign w:val="center"/>
          </w:tcPr>
          <w:p w14:paraId="1687BDF2" w14:textId="77777777" w:rsidR="00911DAF" w:rsidRPr="007E21CD" w:rsidRDefault="00911DAF" w:rsidP="00C84A98">
            <w:pPr>
              <w:rPr>
                <w:sz w:val="20"/>
                <w:szCs w:val="20"/>
              </w:rPr>
            </w:pPr>
          </w:p>
        </w:tc>
        <w:tc>
          <w:tcPr>
            <w:tcW w:w="718" w:type="dxa"/>
            <w:vAlign w:val="center"/>
          </w:tcPr>
          <w:p w14:paraId="708E99CB" w14:textId="77777777" w:rsidR="00911DAF" w:rsidRPr="007E21CD" w:rsidRDefault="00911DAF" w:rsidP="00C84A98">
            <w:pPr>
              <w:rPr>
                <w:sz w:val="20"/>
                <w:szCs w:val="20"/>
              </w:rPr>
            </w:pPr>
            <w:r w:rsidRPr="007E21CD">
              <w:rPr>
                <w:sz w:val="20"/>
                <w:szCs w:val="20"/>
              </w:rPr>
              <w:t>Z</w:t>
            </w:r>
          </w:p>
        </w:tc>
        <w:tc>
          <w:tcPr>
            <w:tcW w:w="3593" w:type="dxa"/>
            <w:vAlign w:val="center"/>
          </w:tcPr>
          <w:p w14:paraId="29AEF962" w14:textId="77777777" w:rsidR="00911DAF" w:rsidRPr="007E21CD" w:rsidRDefault="00911DAF" w:rsidP="00C84A98">
            <w:pPr>
              <w:rPr>
                <w:sz w:val="20"/>
                <w:szCs w:val="20"/>
              </w:rPr>
            </w:pPr>
            <w:r w:rsidRPr="007E21CD">
              <w:rPr>
                <w:sz w:val="20"/>
                <w:szCs w:val="20"/>
              </w:rPr>
              <w:t>Объекты для жилья, замкнутых технических системы или сооружения, такие как площади и здания</w:t>
            </w:r>
          </w:p>
        </w:tc>
        <w:tc>
          <w:tcPr>
            <w:tcW w:w="3016" w:type="dxa"/>
            <w:vAlign w:val="center"/>
          </w:tcPr>
          <w:p w14:paraId="38A1E929" w14:textId="77777777" w:rsidR="00911DAF" w:rsidRPr="007E21CD" w:rsidRDefault="00911DAF" w:rsidP="00C84A98">
            <w:pPr>
              <w:rPr>
                <w:sz w:val="20"/>
                <w:szCs w:val="20"/>
              </w:rPr>
            </w:pPr>
            <w:r w:rsidRPr="007E21CD">
              <w:rPr>
                <w:sz w:val="20"/>
                <w:szCs w:val="20"/>
              </w:rPr>
              <w:t>Здание</w:t>
            </w:r>
          </w:p>
          <w:p w14:paraId="367AAB74" w14:textId="77777777" w:rsidR="00911DAF" w:rsidRPr="007E21CD" w:rsidRDefault="00911DAF" w:rsidP="00C84A98">
            <w:pPr>
              <w:rPr>
                <w:sz w:val="20"/>
                <w:szCs w:val="20"/>
              </w:rPr>
            </w:pPr>
            <w:r w:rsidRPr="007E21CD">
              <w:rPr>
                <w:sz w:val="20"/>
                <w:szCs w:val="20"/>
              </w:rPr>
              <w:t>Конструктивные сооружения</w:t>
            </w:r>
          </w:p>
          <w:p w14:paraId="1B1047A7" w14:textId="77777777" w:rsidR="00911DAF" w:rsidRPr="007E21CD" w:rsidRDefault="00911DAF" w:rsidP="00C84A98">
            <w:pPr>
              <w:rPr>
                <w:sz w:val="20"/>
                <w:szCs w:val="20"/>
              </w:rPr>
            </w:pPr>
            <w:r w:rsidRPr="007E21CD">
              <w:rPr>
                <w:sz w:val="20"/>
                <w:szCs w:val="20"/>
              </w:rPr>
              <w:t>Фабричный сайт</w:t>
            </w:r>
          </w:p>
          <w:p w14:paraId="5A998238" w14:textId="77777777" w:rsidR="00911DAF" w:rsidRPr="007E21CD" w:rsidRDefault="00911DAF" w:rsidP="00C84A98">
            <w:pPr>
              <w:rPr>
                <w:sz w:val="20"/>
                <w:szCs w:val="20"/>
              </w:rPr>
            </w:pPr>
            <w:r w:rsidRPr="007E21CD">
              <w:rPr>
                <w:sz w:val="20"/>
                <w:szCs w:val="20"/>
              </w:rPr>
              <w:t>Ограда</w:t>
            </w:r>
          </w:p>
          <w:p w14:paraId="4E259328" w14:textId="77777777" w:rsidR="00911DAF" w:rsidRPr="007E21CD" w:rsidRDefault="00911DAF" w:rsidP="00C84A98">
            <w:pPr>
              <w:rPr>
                <w:sz w:val="20"/>
                <w:szCs w:val="20"/>
              </w:rPr>
            </w:pPr>
            <w:r w:rsidRPr="007E21CD">
              <w:rPr>
                <w:sz w:val="20"/>
                <w:szCs w:val="20"/>
              </w:rPr>
              <w:t>Железнодорожная линия</w:t>
            </w:r>
          </w:p>
          <w:p w14:paraId="128B4631" w14:textId="77777777" w:rsidR="00911DAF" w:rsidRPr="007E21CD" w:rsidRDefault="00911DAF" w:rsidP="00C84A98">
            <w:pPr>
              <w:rPr>
                <w:sz w:val="20"/>
                <w:szCs w:val="20"/>
              </w:rPr>
            </w:pPr>
            <w:r w:rsidRPr="007E21CD">
              <w:rPr>
                <w:sz w:val="20"/>
                <w:szCs w:val="20"/>
              </w:rPr>
              <w:t>Дорога</w:t>
            </w:r>
          </w:p>
          <w:p w14:paraId="0410856B" w14:textId="77777777" w:rsidR="00911DAF" w:rsidRPr="007E21CD" w:rsidRDefault="00911DAF" w:rsidP="00C84A98">
            <w:pPr>
              <w:rPr>
                <w:sz w:val="20"/>
                <w:szCs w:val="20"/>
              </w:rPr>
            </w:pPr>
            <w:r w:rsidRPr="007E21CD">
              <w:rPr>
                <w:sz w:val="20"/>
                <w:szCs w:val="20"/>
              </w:rPr>
              <w:t>Стена</w:t>
            </w:r>
          </w:p>
        </w:tc>
      </w:tr>
    </w:tbl>
    <w:p w14:paraId="57D532E8" w14:textId="77777777" w:rsidR="007B27A7" w:rsidRPr="00D53134" w:rsidRDefault="007B27A7" w:rsidP="00264AF8">
      <w:pPr>
        <w:ind w:right="-1013"/>
        <w:jc w:val="both"/>
        <w:rPr>
          <w:rFonts w:asciiTheme="minorBidi" w:hAnsiTheme="minorBidi" w:cstheme="minorBidi"/>
          <w:sz w:val="24"/>
          <w:szCs w:val="24"/>
        </w:rPr>
      </w:pPr>
    </w:p>
    <w:sectPr w:rsidR="007B27A7" w:rsidRPr="00D53134" w:rsidSect="00264AF8">
      <w:pgSz w:w="11909" w:h="16834"/>
      <w:pgMar w:top="1440" w:right="1440" w:bottom="1440" w:left="992" w:header="0" w:footer="720" w:gutter="0"/>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D52AC5" w16cid:durableId="1EC3594A"/>
  <w16cid:commentId w16cid:paraId="4859EF1D" w16cid:durableId="1EC356E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517F08" w14:textId="77777777" w:rsidR="003E5980" w:rsidRDefault="003E5980">
      <w:pPr>
        <w:spacing w:line="240" w:lineRule="auto"/>
      </w:pPr>
      <w:r>
        <w:separator/>
      </w:r>
    </w:p>
  </w:endnote>
  <w:endnote w:type="continuationSeparator" w:id="0">
    <w:p w14:paraId="16757374" w14:textId="77777777" w:rsidR="003E5980" w:rsidRDefault="003E59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Mono">
    <w:altName w:val="Arial"/>
    <w:charset w:val="00"/>
    <w:family w:val="auto"/>
    <w:pitch w:val="default"/>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466276089"/>
      <w:docPartObj>
        <w:docPartGallery w:val="Page Numbers (Bottom of Page)"/>
        <w:docPartUnique/>
      </w:docPartObj>
    </w:sdtPr>
    <w:sdtContent>
      <w:p w14:paraId="25D8EC8E" w14:textId="77777777" w:rsidR="009E45AC" w:rsidRDefault="009E45AC" w:rsidP="000A0E78">
        <w:pPr>
          <w:pStyle w:val="affb"/>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end"/>
        </w:r>
      </w:p>
    </w:sdtContent>
  </w:sdt>
  <w:sdt>
    <w:sdtPr>
      <w:rPr>
        <w:rStyle w:val="affe"/>
      </w:rPr>
      <w:id w:val="1267961425"/>
      <w:docPartObj>
        <w:docPartGallery w:val="Page Numbers (Bottom of Page)"/>
        <w:docPartUnique/>
      </w:docPartObj>
    </w:sdtPr>
    <w:sdtContent>
      <w:p w14:paraId="0DF7B7B2" w14:textId="77777777" w:rsidR="009E45AC" w:rsidRDefault="009E45AC" w:rsidP="00A3475D">
        <w:pPr>
          <w:pStyle w:val="affb"/>
          <w:framePr w:wrap="none" w:vAnchor="text" w:hAnchor="margin" w:xAlign="right" w:y="1"/>
          <w:ind w:right="360"/>
          <w:rPr>
            <w:rStyle w:val="affe"/>
          </w:rPr>
        </w:pPr>
        <w:r>
          <w:rPr>
            <w:rStyle w:val="affe"/>
          </w:rPr>
          <w:fldChar w:fldCharType="begin"/>
        </w:r>
        <w:r>
          <w:rPr>
            <w:rStyle w:val="affe"/>
          </w:rPr>
          <w:instrText xml:space="preserve"> PAGE </w:instrText>
        </w:r>
        <w:r>
          <w:rPr>
            <w:rStyle w:val="affe"/>
          </w:rPr>
          <w:fldChar w:fldCharType="end"/>
        </w:r>
      </w:p>
    </w:sdtContent>
  </w:sdt>
  <w:p w14:paraId="734EF360" w14:textId="77777777" w:rsidR="009E45AC" w:rsidRDefault="009E45AC" w:rsidP="00A3475D">
    <w:pPr>
      <w:pStyle w:val="affb"/>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EFFCF" w14:textId="60FD44BC" w:rsidR="009E45AC" w:rsidRPr="00A3475D" w:rsidRDefault="009E45AC" w:rsidP="00A3475D">
    <w:pPr>
      <w:pStyle w:val="affb"/>
      <w:framePr w:wrap="none" w:vAnchor="text" w:hAnchor="margin" w:xAlign="right" w:y="1"/>
      <w:rPr>
        <w:rStyle w:val="affe"/>
        <w:lang w:val="ru-RU"/>
      </w:rPr>
    </w:pPr>
    <w:sdt>
      <w:sdtPr>
        <w:rPr>
          <w:rStyle w:val="affe"/>
        </w:rPr>
        <w:id w:val="543094129"/>
        <w:docPartObj>
          <w:docPartGallery w:val="Page Numbers (Bottom of Page)"/>
          <w:docPartUnique/>
        </w:docPartObj>
      </w:sdtPr>
      <w:sdtContent>
        <w:r>
          <w:rPr>
            <w:rStyle w:val="affe"/>
          </w:rPr>
          <w:fldChar w:fldCharType="begin"/>
        </w:r>
        <w:r w:rsidRPr="008B72A2">
          <w:rPr>
            <w:rStyle w:val="affe"/>
            <w:lang w:val="ru-RU"/>
          </w:rPr>
          <w:instrText xml:space="preserve"> </w:instrText>
        </w:r>
        <w:r>
          <w:rPr>
            <w:rStyle w:val="affe"/>
          </w:rPr>
          <w:instrText>PAGE</w:instrText>
        </w:r>
        <w:r w:rsidRPr="008B72A2">
          <w:rPr>
            <w:rStyle w:val="affe"/>
            <w:lang w:val="ru-RU"/>
          </w:rPr>
          <w:instrText xml:space="preserve"> </w:instrText>
        </w:r>
        <w:r>
          <w:rPr>
            <w:rStyle w:val="affe"/>
          </w:rPr>
          <w:fldChar w:fldCharType="separate"/>
        </w:r>
        <w:r w:rsidR="0061242D">
          <w:rPr>
            <w:rStyle w:val="affe"/>
            <w:noProof/>
          </w:rPr>
          <w:t>75</w:t>
        </w:r>
        <w:r>
          <w:rPr>
            <w:rStyle w:val="affe"/>
          </w:rPr>
          <w:fldChar w:fldCharType="end"/>
        </w:r>
      </w:sdtContent>
    </w:sdt>
    <w:r>
      <w:rPr>
        <w:rStyle w:val="affe"/>
        <w:lang w:val="ru-RU"/>
      </w:rPr>
      <w:t xml:space="preserve"> </w:t>
    </w:r>
    <w:r w:rsidRPr="008B72A2">
      <w:rPr>
        <w:lang w:val="ru-RU"/>
      </w:rPr>
      <w:t xml:space="preserve">из </w:t>
    </w:r>
    <w:r>
      <w:fldChar w:fldCharType="begin"/>
    </w:r>
    <w:r w:rsidRPr="00A3475D">
      <w:instrText>NUMPAGES</w:instrText>
    </w:r>
    <w:r>
      <w:fldChar w:fldCharType="separate"/>
    </w:r>
    <w:r w:rsidR="0061242D">
      <w:rPr>
        <w:noProof/>
      </w:rPr>
      <w:t>254</w:t>
    </w:r>
    <w:r>
      <w:fldChar w:fldCharType="end"/>
    </w:r>
  </w:p>
  <w:p w14:paraId="6B886CD5" w14:textId="77777777" w:rsidR="009E45AC" w:rsidRDefault="009E45AC" w:rsidP="00A3475D">
    <w:pPr>
      <w:ind w:right="360"/>
    </w:pPr>
    <w:r>
      <w:t>Конфиденциально. Разработано ООО «Системотехника строительства»</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2F9BE" w14:textId="77777777" w:rsidR="009E45AC" w:rsidRDefault="009E45AC" w:rsidP="00A3475D">
    <w:pPr>
      <w:pStyle w:val="affb"/>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3B333" w14:textId="2048E170" w:rsidR="009E45AC" w:rsidRPr="00264AF8" w:rsidRDefault="009E45AC" w:rsidP="00264AF8">
    <w:pPr>
      <w:pStyle w:val="affb"/>
      <w:framePr w:wrap="none" w:vAnchor="text" w:hAnchor="page" w:x="14290" w:y="165"/>
      <w:rPr>
        <w:rStyle w:val="affe"/>
        <w:lang w:val="ru-RU"/>
      </w:rPr>
    </w:pPr>
    <w:sdt>
      <w:sdtPr>
        <w:rPr>
          <w:rStyle w:val="affe"/>
        </w:rPr>
        <w:id w:val="-2042808660"/>
        <w:docPartObj>
          <w:docPartGallery w:val="Page Numbers (Bottom of Page)"/>
          <w:docPartUnique/>
        </w:docPartObj>
      </w:sdtPr>
      <w:sdtContent>
        <w:r>
          <w:rPr>
            <w:rStyle w:val="affe"/>
          </w:rPr>
          <w:fldChar w:fldCharType="begin"/>
        </w:r>
        <w:r w:rsidRPr="00264AF8">
          <w:rPr>
            <w:rStyle w:val="affe"/>
          </w:rPr>
          <w:instrText xml:space="preserve"> PAGE </w:instrText>
        </w:r>
        <w:r>
          <w:rPr>
            <w:rStyle w:val="affe"/>
          </w:rPr>
          <w:fldChar w:fldCharType="separate"/>
        </w:r>
        <w:r>
          <w:rPr>
            <w:rStyle w:val="affe"/>
            <w:noProof/>
          </w:rPr>
          <w:t>253</w:t>
        </w:r>
        <w:r>
          <w:rPr>
            <w:rStyle w:val="affe"/>
          </w:rPr>
          <w:fldChar w:fldCharType="end"/>
        </w:r>
      </w:sdtContent>
    </w:sdt>
    <w:r>
      <w:rPr>
        <w:rStyle w:val="affe"/>
        <w:lang w:val="ru-RU"/>
      </w:rPr>
      <w:t xml:space="preserve"> </w:t>
    </w:r>
    <w:r>
      <w:t xml:space="preserve">из </w:t>
    </w:r>
    <w:r>
      <w:fldChar w:fldCharType="begin"/>
    </w:r>
    <w:r w:rsidRPr="00264AF8">
      <w:instrText>NUMPAGES</w:instrText>
    </w:r>
    <w:r>
      <w:fldChar w:fldCharType="separate"/>
    </w:r>
    <w:r>
      <w:rPr>
        <w:noProof/>
      </w:rPr>
      <w:t>254</w:t>
    </w:r>
    <w:r>
      <w:fldChar w:fldCharType="end"/>
    </w:r>
  </w:p>
  <w:p w14:paraId="7F8E73D4" w14:textId="3BEC7C1D" w:rsidR="009E45AC" w:rsidRDefault="009E45AC" w:rsidP="00264AF8">
    <w:pPr>
      <w:jc w:val="right"/>
    </w:pPr>
    <w:r>
      <w:fldChar w:fldCharType="begin"/>
    </w:r>
    <w:r w:rsidRPr="00264AF8">
      <w:instrText>PAGE</w:instrText>
    </w:r>
    <w:r>
      <w:fldChar w:fldCharType="separate"/>
    </w:r>
    <w:r>
      <w:rPr>
        <w:noProof/>
      </w:rPr>
      <w:t>253</w:t>
    </w:r>
    <w:r>
      <w:fldChar w:fldCharType="end"/>
    </w:r>
    <w:r>
      <w:t xml:space="preserve"> из </w:t>
    </w:r>
    <w:r>
      <w:fldChar w:fldCharType="begin"/>
    </w:r>
    <w:r>
      <w:instrText>NUMPAGES</w:instrText>
    </w:r>
    <w:r>
      <w:fldChar w:fldCharType="separate"/>
    </w:r>
    <w:r>
      <w:rPr>
        <w:noProof/>
      </w:rPr>
      <w:t>254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132619" w14:textId="77777777" w:rsidR="009E45AC" w:rsidRDefault="009E45AC">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371D9" w14:textId="77777777" w:rsidR="003E5980" w:rsidRDefault="003E5980">
      <w:pPr>
        <w:spacing w:line="240" w:lineRule="auto"/>
      </w:pPr>
      <w:r>
        <w:separator/>
      </w:r>
    </w:p>
  </w:footnote>
  <w:footnote w:type="continuationSeparator" w:id="0">
    <w:p w14:paraId="76314899" w14:textId="77777777" w:rsidR="003E5980" w:rsidRDefault="003E5980">
      <w:pPr>
        <w:spacing w:line="240" w:lineRule="auto"/>
      </w:pPr>
      <w:r>
        <w:continuationSeparator/>
      </w:r>
    </w:p>
  </w:footnote>
  <w:footnote w:id="1">
    <w:p w14:paraId="578A4502" w14:textId="77777777" w:rsidR="009E45AC" w:rsidRPr="00D53134" w:rsidRDefault="009E45AC" w:rsidP="008179D9">
      <w:pPr>
        <w:widowControl w:val="0"/>
        <w:ind w:firstLine="700"/>
        <w:jc w:val="both"/>
        <w:rPr>
          <w:rFonts w:asciiTheme="minorBidi" w:hAnsiTheme="minorBidi" w:cstheme="minorBidi"/>
          <w:sz w:val="24"/>
          <w:szCs w:val="24"/>
        </w:rPr>
      </w:pPr>
      <w:r>
        <w:rPr>
          <w:rStyle w:val="afff1"/>
        </w:rPr>
        <w:footnoteRef/>
      </w:r>
      <w:r>
        <w:t xml:space="preserve"> </w:t>
      </w:r>
      <w:r w:rsidRPr="00D53134">
        <w:rPr>
          <w:rFonts w:asciiTheme="minorBidi" w:hAnsiTheme="minorBidi" w:cstheme="minorBidi"/>
          <w:sz w:val="24"/>
          <w:szCs w:val="24"/>
        </w:rPr>
        <w:t>Системотехникой назыв</w:t>
      </w:r>
      <w:r>
        <w:rPr>
          <w:rFonts w:asciiTheme="minorBidi" w:hAnsiTheme="minorBidi" w:cstheme="minorBidi"/>
          <w:sz w:val="24"/>
          <w:szCs w:val="24"/>
        </w:rPr>
        <w:t>ают дисциплину, которая исследуе</w:t>
      </w:r>
      <w:r w:rsidRPr="00D53134">
        <w:rPr>
          <w:rFonts w:asciiTheme="minorBidi" w:hAnsiTheme="minorBidi" w:cstheme="minorBidi"/>
          <w:sz w:val="24"/>
          <w:szCs w:val="24"/>
        </w:rPr>
        <w:t>т сложные технические системы, их проектирование и эксплуатацию</w:t>
      </w:r>
      <w:r>
        <w:rPr>
          <w:rFonts w:asciiTheme="minorBidi" w:hAnsiTheme="minorBidi" w:cstheme="minorBidi"/>
          <w:sz w:val="24"/>
          <w:szCs w:val="24"/>
        </w:rPr>
        <w:t>. Предметом системотехники являе</w:t>
      </w:r>
      <w:r w:rsidRPr="00D53134">
        <w:rPr>
          <w:rFonts w:asciiTheme="minorBidi" w:hAnsiTheme="minorBidi" w:cstheme="minorBidi"/>
          <w:sz w:val="24"/>
          <w:szCs w:val="24"/>
        </w:rPr>
        <w:t>тся, в первую очередь, организация процесса создания, использования и развития технических систем, во вторую очередь, методы и принципы их проектирования и исследования.</w:t>
      </w:r>
    </w:p>
    <w:p w14:paraId="6E864BF2" w14:textId="77777777" w:rsidR="009E45AC" w:rsidRDefault="009E45AC">
      <w:pPr>
        <w:pStyle w:val="afff"/>
      </w:pPr>
    </w:p>
  </w:footnote>
  <w:footnote w:id="2">
    <w:p w14:paraId="066C26EF" w14:textId="4BEFD430" w:rsidR="009E45AC" w:rsidRDefault="009E45AC" w:rsidP="008C5C79">
      <w:pPr>
        <w:pStyle w:val="afff"/>
      </w:pPr>
      <w:r>
        <w:rPr>
          <w:rStyle w:val="afff1"/>
        </w:rPr>
        <w:footnoteRef/>
      </w:r>
      <w:r>
        <w:t xml:space="preserve"> </w:t>
      </w:r>
      <w:r w:rsidRPr="00D53134">
        <w:rPr>
          <w:rFonts w:asciiTheme="minorBidi" w:hAnsiTheme="minorBidi" w:cstheme="minorBidi"/>
          <w:sz w:val="24"/>
          <w:szCs w:val="24"/>
        </w:rPr>
        <w:t>Под универсальной кодировкой понимается международный стандарт ИСО/МЭК 10646:2011.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DF43" w14:textId="77777777" w:rsidR="009E45AC" w:rsidRDefault="009E45AC">
    <w:pPr>
      <w:spacing w:line="14" w:lineRule="auto"/>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BAA28" w14:textId="77777777" w:rsidR="009E45AC" w:rsidRDefault="009E45AC">
    <w:pPr>
      <w:spacing w:line="14" w:lineRule="auto"/>
      <w:rPr>
        <w:sz w:val="20"/>
        <w:szCs w:val="20"/>
      </w:rPr>
    </w:pPr>
    <w:r>
      <w:rPr>
        <w:noProof/>
      </w:rPr>
      <w:pict w14:anchorId="628E1FD9">
        <v:shapetype id="_x0000_t202" coordsize="21600,21600" o:spt="202" path="m,l,21600r21600,l21600,xe">
          <v:stroke joinstyle="miter"/>
          <v:path gradientshapeok="t" o:connecttype="rect"/>
        </v:shapetype>
        <v:shape id="Text Box 5" o:spid="_x0000_s2050" type="#_x0000_t202" alt="" style="position:absolute;margin-left:281.6pt;margin-top:57.65pt;width:31.8pt;height:12pt;z-index:-251649024;visibility:visible;mso-wrap-style:square;mso-wrap-edited:f;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filled="f" stroked="f">
          <o:lock v:ext="edit" aspectratio="t" verticies="t" text="t" shapetype="t"/>
          <v:textbox style="mso-next-textbox:#Text Box 5" inset="0,0,0,0">
            <w:txbxContent>
              <w:p w14:paraId="293BBD22" w14:textId="77777777" w:rsidR="009E45AC" w:rsidRDefault="009E45AC">
                <w:pPr>
                  <w:pStyle w:val="aff7"/>
                  <w:spacing w:line="224" w:lineRule="exact"/>
                </w:pPr>
                <w:r>
                  <w:t>–</w:t>
                </w:r>
                <w:r>
                  <w:rPr>
                    <w:spacing w:val="13"/>
                  </w:rPr>
                  <w:t xml:space="preserve"> </w:t>
                </w:r>
                <w:r>
                  <w:fldChar w:fldCharType="begin"/>
                </w:r>
                <w:r>
                  <w:instrText xml:space="preserve"> PAGE </w:instrText>
                </w:r>
                <w:r>
                  <w:fldChar w:fldCharType="separate"/>
                </w:r>
                <w:r>
                  <w:rPr>
                    <w:noProof/>
                  </w:rPr>
                  <w:t>32</w:t>
                </w:r>
                <w:r>
                  <w:fldChar w:fldCharType="end"/>
                </w:r>
                <w:r>
                  <w:rPr>
                    <w:spacing w:val="14"/>
                  </w:rPr>
                  <w:t xml:space="preserve"> </w:t>
                </w:r>
                <w:r>
                  <w:t>–</w:t>
                </w:r>
              </w:p>
            </w:txbxContent>
          </v:textbox>
          <w10:wrap anchorx="page" anchory="page"/>
        </v:shape>
      </w:pict>
    </w:r>
    <w:r>
      <w:rPr>
        <w:noProof/>
      </w:rPr>
      <w:pict w14:anchorId="29E908CD">
        <v:shape id="Text Box 4" o:spid="_x0000_s2049" type="#_x0000_t202" alt="" style="position:absolute;margin-left:424.65pt;margin-top:57.65pt;width:100.55pt;height:12.35pt;z-index:-251646976;visibility:visible;mso-wrap-style:square;mso-wrap-edited:f;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filled="f" stroked="f">
          <o:lock v:ext="edit" aspectratio="t" verticies="t" text="t" shapetype="t"/>
          <v:textbox style="mso-next-textbox:#Text Box 4" inset="0,0,0,0">
            <w:txbxContent>
              <w:p w14:paraId="1654AB3A" w14:textId="77777777" w:rsidR="009E45AC" w:rsidRDefault="009E45AC">
                <w:pPr>
                  <w:pStyle w:val="aff7"/>
                  <w:spacing w:line="225" w:lineRule="exact"/>
                </w:pPr>
                <w:r>
                  <w:rPr>
                    <w:spacing w:val="6"/>
                    <w:w w:val="110"/>
                  </w:rPr>
                  <w:t>81346-2</w:t>
                </w:r>
                <w:r>
                  <w:rPr>
                    <w:spacing w:val="-28"/>
                    <w:w w:val="110"/>
                  </w:rPr>
                  <w:t xml:space="preserve"> </w:t>
                </w:r>
                <w:r>
                  <w:rPr>
                    <w:rFonts w:ascii="Symbol" w:hAnsi="Symbol"/>
                    <w:w w:val="285"/>
                  </w:rPr>
                  <w:t></w:t>
                </w:r>
                <w:r>
                  <w:rPr>
                    <w:rFonts w:ascii="Times New Roman" w:hAnsi="Times New Roman"/>
                    <w:spacing w:val="47"/>
                  </w:rPr>
                  <w:t xml:space="preserve"> </w:t>
                </w:r>
                <w:r>
                  <w:rPr>
                    <w:spacing w:val="6"/>
                    <w:w w:val="110"/>
                  </w:rPr>
                  <w:t>IEC:2009</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4380D" w14:textId="77777777" w:rsidR="009E45AC" w:rsidRDefault="009E45AC">
    <w:pPr>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67442"/>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 w15:restartNumberingAfterBreak="0">
    <w:nsid w:val="06B46864"/>
    <w:multiLevelType w:val="hybridMultilevel"/>
    <w:tmpl w:val="38F2E4C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6B57B19"/>
    <w:multiLevelType w:val="hybridMultilevel"/>
    <w:tmpl w:val="6F20897E"/>
    <w:lvl w:ilvl="0" w:tplc="04190001">
      <w:start w:val="1"/>
      <w:numFmt w:val="bullet"/>
      <w:lvlText w:val=""/>
      <w:lvlJc w:val="left"/>
      <w:pPr>
        <w:ind w:left="1260" w:hanging="360"/>
      </w:pPr>
      <w:rPr>
        <w:rFonts w:ascii="Symbol" w:hAnsi="Symbol"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 w15:restartNumberingAfterBreak="0">
    <w:nsid w:val="07EC0E86"/>
    <w:multiLevelType w:val="hybridMultilevel"/>
    <w:tmpl w:val="C61EF22E"/>
    <w:lvl w:ilvl="0" w:tplc="0419000F">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4" w15:restartNumberingAfterBreak="0">
    <w:nsid w:val="13862C76"/>
    <w:multiLevelType w:val="multilevel"/>
    <w:tmpl w:val="C83C3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0B7612"/>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6" w15:restartNumberingAfterBreak="0">
    <w:nsid w:val="1A6143A3"/>
    <w:multiLevelType w:val="hybridMultilevel"/>
    <w:tmpl w:val="869A2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D92946"/>
    <w:multiLevelType w:val="multilevel"/>
    <w:tmpl w:val="2CCE4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6B7F68"/>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9" w15:restartNumberingAfterBreak="0">
    <w:nsid w:val="283D655E"/>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0" w15:restartNumberingAfterBreak="0">
    <w:nsid w:val="286F74B2"/>
    <w:multiLevelType w:val="multilevel"/>
    <w:tmpl w:val="33745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D486A54"/>
    <w:multiLevelType w:val="hybridMultilevel"/>
    <w:tmpl w:val="CC16E8D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2" w15:restartNumberingAfterBreak="0">
    <w:nsid w:val="2DBD6EC3"/>
    <w:multiLevelType w:val="multilevel"/>
    <w:tmpl w:val="5B564F92"/>
    <w:lvl w:ilvl="0">
      <w:start w:val="5"/>
      <w:numFmt w:val="decimal"/>
      <w:lvlText w:val="%1"/>
      <w:lvlJc w:val="left"/>
      <w:pPr>
        <w:ind w:left="742" w:hanging="625"/>
      </w:pPr>
      <w:rPr>
        <w:rFonts w:hint="default"/>
      </w:rPr>
    </w:lvl>
    <w:lvl w:ilvl="1">
      <w:start w:val="2"/>
      <w:numFmt w:val="decimal"/>
      <w:lvlText w:val="%1.%2"/>
      <w:lvlJc w:val="left"/>
      <w:pPr>
        <w:ind w:left="742" w:hanging="625"/>
      </w:pPr>
      <w:rPr>
        <w:rFonts w:ascii="Arial" w:eastAsia="Arial" w:hAnsi="Arial" w:hint="default"/>
        <w:b/>
        <w:bCs/>
        <w:spacing w:val="6"/>
        <w:w w:val="99"/>
        <w:sz w:val="20"/>
        <w:szCs w:val="20"/>
      </w:rPr>
    </w:lvl>
    <w:lvl w:ilvl="2">
      <w:start w:val="1"/>
      <w:numFmt w:val="bullet"/>
      <w:lvlText w:val=""/>
      <w:lvlJc w:val="left"/>
      <w:pPr>
        <w:ind w:left="1308" w:hanging="339"/>
      </w:pPr>
      <w:rPr>
        <w:rFonts w:ascii="Symbol" w:eastAsia="Symbol" w:hAnsi="Symbol" w:hint="default"/>
        <w:w w:val="99"/>
        <w:sz w:val="20"/>
        <w:szCs w:val="20"/>
      </w:rPr>
    </w:lvl>
    <w:lvl w:ilvl="3">
      <w:start w:val="1"/>
      <w:numFmt w:val="bullet"/>
      <w:lvlText w:val="•"/>
      <w:lvlJc w:val="left"/>
      <w:pPr>
        <w:ind w:left="3085" w:hanging="339"/>
      </w:pPr>
      <w:rPr>
        <w:rFonts w:hint="default"/>
      </w:rPr>
    </w:lvl>
    <w:lvl w:ilvl="4">
      <w:start w:val="1"/>
      <w:numFmt w:val="bullet"/>
      <w:lvlText w:val="•"/>
      <w:lvlJc w:val="left"/>
      <w:pPr>
        <w:ind w:left="3974" w:hanging="339"/>
      </w:pPr>
      <w:rPr>
        <w:rFonts w:hint="default"/>
      </w:rPr>
    </w:lvl>
    <w:lvl w:ilvl="5">
      <w:start w:val="1"/>
      <w:numFmt w:val="bullet"/>
      <w:lvlText w:val="•"/>
      <w:lvlJc w:val="left"/>
      <w:pPr>
        <w:ind w:left="4862" w:hanging="339"/>
      </w:pPr>
      <w:rPr>
        <w:rFonts w:hint="default"/>
      </w:rPr>
    </w:lvl>
    <w:lvl w:ilvl="6">
      <w:start w:val="1"/>
      <w:numFmt w:val="bullet"/>
      <w:lvlText w:val="•"/>
      <w:lvlJc w:val="left"/>
      <w:pPr>
        <w:ind w:left="5750" w:hanging="339"/>
      </w:pPr>
      <w:rPr>
        <w:rFonts w:hint="default"/>
      </w:rPr>
    </w:lvl>
    <w:lvl w:ilvl="7">
      <w:start w:val="1"/>
      <w:numFmt w:val="bullet"/>
      <w:lvlText w:val="•"/>
      <w:lvlJc w:val="left"/>
      <w:pPr>
        <w:ind w:left="6639" w:hanging="339"/>
      </w:pPr>
      <w:rPr>
        <w:rFonts w:hint="default"/>
      </w:rPr>
    </w:lvl>
    <w:lvl w:ilvl="8">
      <w:start w:val="1"/>
      <w:numFmt w:val="bullet"/>
      <w:lvlText w:val="•"/>
      <w:lvlJc w:val="left"/>
      <w:pPr>
        <w:ind w:left="7527" w:hanging="339"/>
      </w:pPr>
      <w:rPr>
        <w:rFonts w:hint="default"/>
      </w:rPr>
    </w:lvl>
  </w:abstractNum>
  <w:abstractNum w:abstractNumId="13" w15:restartNumberingAfterBreak="0">
    <w:nsid w:val="375B64E8"/>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4" w15:restartNumberingAfterBreak="0">
    <w:nsid w:val="39EE27EE"/>
    <w:multiLevelType w:val="multilevel"/>
    <w:tmpl w:val="45924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AE9428B"/>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6" w15:restartNumberingAfterBreak="0">
    <w:nsid w:val="3BD35E9C"/>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3C0F5DF3"/>
    <w:multiLevelType w:val="hybridMultilevel"/>
    <w:tmpl w:val="B1F819D2"/>
    <w:lvl w:ilvl="0" w:tplc="0419000F">
      <w:start w:val="1"/>
      <w:numFmt w:val="decimal"/>
      <w:lvlText w:val="%1."/>
      <w:lvlJc w:val="left"/>
      <w:pPr>
        <w:ind w:left="1080" w:hanging="360"/>
      </w:pPr>
    </w:lvl>
    <w:lvl w:ilvl="1" w:tplc="E6A600E8">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3612249"/>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9" w15:restartNumberingAfterBreak="0">
    <w:nsid w:val="4DBA133D"/>
    <w:multiLevelType w:val="hybridMultilevel"/>
    <w:tmpl w:val="73F2ABD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56DD2A2C"/>
    <w:multiLevelType w:val="hybridMultilevel"/>
    <w:tmpl w:val="193EC1A0"/>
    <w:lvl w:ilvl="0" w:tplc="0419000F">
      <w:start w:val="1"/>
      <w:numFmt w:val="decimal"/>
      <w:lvlText w:val="%1."/>
      <w:lvlJc w:val="left"/>
      <w:pPr>
        <w:ind w:left="1780" w:hanging="360"/>
      </w:pPr>
    </w:lvl>
    <w:lvl w:ilvl="1" w:tplc="04190019" w:tentative="1">
      <w:start w:val="1"/>
      <w:numFmt w:val="lowerLetter"/>
      <w:lvlText w:val="%2."/>
      <w:lvlJc w:val="left"/>
      <w:pPr>
        <w:ind w:left="2500" w:hanging="360"/>
      </w:pPr>
    </w:lvl>
    <w:lvl w:ilvl="2" w:tplc="0419001B" w:tentative="1">
      <w:start w:val="1"/>
      <w:numFmt w:val="lowerRoman"/>
      <w:lvlText w:val="%3."/>
      <w:lvlJc w:val="right"/>
      <w:pPr>
        <w:ind w:left="3220" w:hanging="180"/>
      </w:pPr>
    </w:lvl>
    <w:lvl w:ilvl="3" w:tplc="0419000F" w:tentative="1">
      <w:start w:val="1"/>
      <w:numFmt w:val="decimal"/>
      <w:lvlText w:val="%4."/>
      <w:lvlJc w:val="left"/>
      <w:pPr>
        <w:ind w:left="3940" w:hanging="360"/>
      </w:pPr>
    </w:lvl>
    <w:lvl w:ilvl="4" w:tplc="04190019" w:tentative="1">
      <w:start w:val="1"/>
      <w:numFmt w:val="lowerLetter"/>
      <w:lvlText w:val="%5."/>
      <w:lvlJc w:val="left"/>
      <w:pPr>
        <w:ind w:left="4660" w:hanging="360"/>
      </w:pPr>
    </w:lvl>
    <w:lvl w:ilvl="5" w:tplc="0419001B" w:tentative="1">
      <w:start w:val="1"/>
      <w:numFmt w:val="lowerRoman"/>
      <w:lvlText w:val="%6."/>
      <w:lvlJc w:val="right"/>
      <w:pPr>
        <w:ind w:left="5380" w:hanging="180"/>
      </w:pPr>
    </w:lvl>
    <w:lvl w:ilvl="6" w:tplc="0419000F" w:tentative="1">
      <w:start w:val="1"/>
      <w:numFmt w:val="decimal"/>
      <w:lvlText w:val="%7."/>
      <w:lvlJc w:val="left"/>
      <w:pPr>
        <w:ind w:left="6100" w:hanging="360"/>
      </w:pPr>
    </w:lvl>
    <w:lvl w:ilvl="7" w:tplc="04190019" w:tentative="1">
      <w:start w:val="1"/>
      <w:numFmt w:val="lowerLetter"/>
      <w:lvlText w:val="%8."/>
      <w:lvlJc w:val="left"/>
      <w:pPr>
        <w:ind w:left="6820" w:hanging="360"/>
      </w:pPr>
    </w:lvl>
    <w:lvl w:ilvl="8" w:tplc="0419001B" w:tentative="1">
      <w:start w:val="1"/>
      <w:numFmt w:val="lowerRoman"/>
      <w:lvlText w:val="%9."/>
      <w:lvlJc w:val="right"/>
      <w:pPr>
        <w:ind w:left="7540" w:hanging="180"/>
      </w:pPr>
    </w:lvl>
  </w:abstractNum>
  <w:abstractNum w:abstractNumId="21" w15:restartNumberingAfterBreak="0">
    <w:nsid w:val="583649B3"/>
    <w:multiLevelType w:val="hybridMultilevel"/>
    <w:tmpl w:val="869A2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90E3F18"/>
    <w:multiLevelType w:val="hybridMultilevel"/>
    <w:tmpl w:val="84B6BB48"/>
    <w:lvl w:ilvl="0" w:tplc="5A283AA4">
      <w:start w:val="1"/>
      <w:numFmt w:val="bullet"/>
      <w:lvlText w:val=""/>
      <w:lvlJc w:val="left"/>
      <w:pPr>
        <w:ind w:left="459" w:hanging="341"/>
      </w:pPr>
      <w:rPr>
        <w:rFonts w:ascii="Symbol" w:eastAsia="Symbol" w:hAnsi="Symbol" w:hint="default"/>
        <w:w w:val="99"/>
        <w:sz w:val="20"/>
        <w:szCs w:val="20"/>
      </w:rPr>
    </w:lvl>
    <w:lvl w:ilvl="1" w:tplc="195E8F16">
      <w:start w:val="1"/>
      <w:numFmt w:val="bullet"/>
      <w:lvlText w:val="•"/>
      <w:lvlJc w:val="left"/>
      <w:pPr>
        <w:ind w:left="1343" w:hanging="341"/>
      </w:pPr>
      <w:rPr>
        <w:rFonts w:hint="default"/>
      </w:rPr>
    </w:lvl>
    <w:lvl w:ilvl="2" w:tplc="AE7200B8">
      <w:start w:val="1"/>
      <w:numFmt w:val="bullet"/>
      <w:lvlText w:val="•"/>
      <w:lvlJc w:val="left"/>
      <w:pPr>
        <w:ind w:left="2228" w:hanging="341"/>
      </w:pPr>
      <w:rPr>
        <w:rFonts w:hint="default"/>
      </w:rPr>
    </w:lvl>
    <w:lvl w:ilvl="3" w:tplc="F690962E">
      <w:start w:val="1"/>
      <w:numFmt w:val="bullet"/>
      <w:lvlText w:val="•"/>
      <w:lvlJc w:val="left"/>
      <w:pPr>
        <w:ind w:left="3112" w:hanging="341"/>
      </w:pPr>
      <w:rPr>
        <w:rFonts w:hint="default"/>
      </w:rPr>
    </w:lvl>
    <w:lvl w:ilvl="4" w:tplc="F37A43AA">
      <w:start w:val="1"/>
      <w:numFmt w:val="bullet"/>
      <w:lvlText w:val="•"/>
      <w:lvlJc w:val="left"/>
      <w:pPr>
        <w:ind w:left="3997" w:hanging="341"/>
      </w:pPr>
      <w:rPr>
        <w:rFonts w:hint="default"/>
      </w:rPr>
    </w:lvl>
    <w:lvl w:ilvl="5" w:tplc="2180B0A2">
      <w:start w:val="1"/>
      <w:numFmt w:val="bullet"/>
      <w:lvlText w:val="•"/>
      <w:lvlJc w:val="left"/>
      <w:pPr>
        <w:ind w:left="4881" w:hanging="341"/>
      </w:pPr>
      <w:rPr>
        <w:rFonts w:hint="default"/>
      </w:rPr>
    </w:lvl>
    <w:lvl w:ilvl="6" w:tplc="A1F4AD5E">
      <w:start w:val="1"/>
      <w:numFmt w:val="bullet"/>
      <w:lvlText w:val="•"/>
      <w:lvlJc w:val="left"/>
      <w:pPr>
        <w:ind w:left="5766" w:hanging="341"/>
      </w:pPr>
      <w:rPr>
        <w:rFonts w:hint="default"/>
      </w:rPr>
    </w:lvl>
    <w:lvl w:ilvl="7" w:tplc="8BA0E716">
      <w:start w:val="1"/>
      <w:numFmt w:val="bullet"/>
      <w:lvlText w:val="•"/>
      <w:lvlJc w:val="left"/>
      <w:pPr>
        <w:ind w:left="6650" w:hanging="341"/>
      </w:pPr>
      <w:rPr>
        <w:rFonts w:hint="default"/>
      </w:rPr>
    </w:lvl>
    <w:lvl w:ilvl="8" w:tplc="B32E5EC6">
      <w:start w:val="1"/>
      <w:numFmt w:val="bullet"/>
      <w:lvlText w:val="•"/>
      <w:lvlJc w:val="left"/>
      <w:pPr>
        <w:ind w:left="7535" w:hanging="341"/>
      </w:pPr>
      <w:rPr>
        <w:rFonts w:hint="default"/>
      </w:rPr>
    </w:lvl>
  </w:abstractNum>
  <w:abstractNum w:abstractNumId="23" w15:restartNumberingAfterBreak="0">
    <w:nsid w:val="59974BBA"/>
    <w:multiLevelType w:val="multilevel"/>
    <w:tmpl w:val="C0807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CA7F2E"/>
    <w:multiLevelType w:val="hybridMultilevel"/>
    <w:tmpl w:val="99502DA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5DA5479D"/>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6" w15:restartNumberingAfterBreak="0">
    <w:nsid w:val="5E9F4124"/>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7" w15:restartNumberingAfterBreak="0">
    <w:nsid w:val="605F666A"/>
    <w:multiLevelType w:val="hybridMultilevel"/>
    <w:tmpl w:val="5AD2A3AA"/>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8" w15:restartNumberingAfterBreak="0">
    <w:nsid w:val="64334638"/>
    <w:multiLevelType w:val="hybridMultilevel"/>
    <w:tmpl w:val="44AA8E4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64E27DB7"/>
    <w:multiLevelType w:val="hybridMultilevel"/>
    <w:tmpl w:val="7780D1D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67740E89"/>
    <w:multiLevelType w:val="hybridMultilevel"/>
    <w:tmpl w:val="A17695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69B33D5F"/>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2" w15:restartNumberingAfterBreak="0">
    <w:nsid w:val="6DF47D15"/>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3" w15:restartNumberingAfterBreak="0">
    <w:nsid w:val="70320FB7"/>
    <w:multiLevelType w:val="multilevel"/>
    <w:tmpl w:val="054A2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70746CA6"/>
    <w:multiLevelType w:val="hybridMultilevel"/>
    <w:tmpl w:val="869A2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2B4DB7"/>
    <w:multiLevelType w:val="hybridMultilevel"/>
    <w:tmpl w:val="776C0A6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75312F88"/>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7" w15:restartNumberingAfterBreak="0">
    <w:nsid w:val="77695A66"/>
    <w:multiLevelType w:val="multilevel"/>
    <w:tmpl w:val="83FCD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8C90C04"/>
    <w:multiLevelType w:val="multilevel"/>
    <w:tmpl w:val="30E2B19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4A7091"/>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40" w15:restartNumberingAfterBreak="0">
    <w:nsid w:val="7E1D7B5F"/>
    <w:multiLevelType w:val="hybridMultilevel"/>
    <w:tmpl w:val="B1F819D2"/>
    <w:lvl w:ilvl="0" w:tplc="0419000F">
      <w:start w:val="1"/>
      <w:numFmt w:val="decimal"/>
      <w:lvlText w:val="%1."/>
      <w:lvlJc w:val="left"/>
      <w:pPr>
        <w:ind w:left="1080" w:hanging="360"/>
      </w:pPr>
    </w:lvl>
    <w:lvl w:ilvl="1" w:tplc="E6A600E8">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F1E71BE"/>
    <w:multiLevelType w:val="hybridMultilevel"/>
    <w:tmpl w:val="BA20FA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F535C43"/>
    <w:multiLevelType w:val="hybridMultilevel"/>
    <w:tmpl w:val="93D26A80"/>
    <w:lvl w:ilvl="0" w:tplc="0419000F">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num w:numId="1">
    <w:abstractNumId w:val="4"/>
  </w:num>
  <w:num w:numId="2">
    <w:abstractNumId w:val="14"/>
  </w:num>
  <w:num w:numId="3">
    <w:abstractNumId w:val="37"/>
  </w:num>
  <w:num w:numId="4">
    <w:abstractNumId w:val="38"/>
  </w:num>
  <w:num w:numId="5">
    <w:abstractNumId w:val="33"/>
  </w:num>
  <w:num w:numId="6">
    <w:abstractNumId w:val="7"/>
  </w:num>
  <w:num w:numId="7">
    <w:abstractNumId w:val="10"/>
  </w:num>
  <w:num w:numId="8">
    <w:abstractNumId w:val="23"/>
  </w:num>
  <w:num w:numId="9">
    <w:abstractNumId w:val="28"/>
  </w:num>
  <w:num w:numId="10">
    <w:abstractNumId w:val="1"/>
  </w:num>
  <w:num w:numId="11">
    <w:abstractNumId w:val="19"/>
  </w:num>
  <w:num w:numId="12">
    <w:abstractNumId w:val="34"/>
  </w:num>
  <w:num w:numId="13">
    <w:abstractNumId w:val="6"/>
  </w:num>
  <w:num w:numId="14">
    <w:abstractNumId w:val="25"/>
  </w:num>
  <w:num w:numId="15">
    <w:abstractNumId w:val="2"/>
  </w:num>
  <w:num w:numId="16">
    <w:abstractNumId w:val="8"/>
  </w:num>
  <w:num w:numId="17">
    <w:abstractNumId w:val="13"/>
  </w:num>
  <w:num w:numId="18">
    <w:abstractNumId w:val="15"/>
  </w:num>
  <w:num w:numId="19">
    <w:abstractNumId w:val="5"/>
  </w:num>
  <w:num w:numId="20">
    <w:abstractNumId w:val="11"/>
  </w:num>
  <w:num w:numId="21">
    <w:abstractNumId w:val="36"/>
  </w:num>
  <w:num w:numId="22">
    <w:abstractNumId w:val="21"/>
  </w:num>
  <w:num w:numId="23">
    <w:abstractNumId w:val="16"/>
  </w:num>
  <w:num w:numId="24">
    <w:abstractNumId w:val="0"/>
  </w:num>
  <w:num w:numId="25">
    <w:abstractNumId w:val="26"/>
  </w:num>
  <w:num w:numId="26">
    <w:abstractNumId w:val="32"/>
  </w:num>
  <w:num w:numId="27">
    <w:abstractNumId w:val="9"/>
  </w:num>
  <w:num w:numId="28">
    <w:abstractNumId w:val="18"/>
  </w:num>
  <w:num w:numId="29">
    <w:abstractNumId w:val="39"/>
  </w:num>
  <w:num w:numId="30">
    <w:abstractNumId w:val="31"/>
  </w:num>
  <w:num w:numId="31">
    <w:abstractNumId w:val="41"/>
  </w:num>
  <w:num w:numId="32">
    <w:abstractNumId w:val="22"/>
  </w:num>
  <w:num w:numId="33">
    <w:abstractNumId w:val="12"/>
  </w:num>
  <w:num w:numId="34">
    <w:abstractNumId w:val="35"/>
  </w:num>
  <w:num w:numId="35">
    <w:abstractNumId w:val="30"/>
  </w:num>
  <w:num w:numId="36">
    <w:abstractNumId w:val="24"/>
  </w:num>
  <w:num w:numId="37">
    <w:abstractNumId w:val="29"/>
  </w:num>
  <w:num w:numId="38">
    <w:abstractNumId w:val="3"/>
  </w:num>
  <w:num w:numId="39">
    <w:abstractNumId w:val="42"/>
  </w:num>
  <w:num w:numId="40">
    <w:abstractNumId w:val="40"/>
  </w:num>
  <w:num w:numId="41">
    <w:abstractNumId w:val="20"/>
  </w:num>
  <w:num w:numId="42">
    <w:abstractNumId w:val="27"/>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olkov Sergey">
    <w15:presenceInfo w15:providerId="AD" w15:userId="S-1-5-21-1535639670-2818335596-3742879777-14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inkAnnotations="0"/>
  <w:trackRevision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7A7"/>
    <w:rsid w:val="00052712"/>
    <w:rsid w:val="000A0E78"/>
    <w:rsid w:val="000E3AC5"/>
    <w:rsid w:val="0011588F"/>
    <w:rsid w:val="00136BEA"/>
    <w:rsid w:val="001377C2"/>
    <w:rsid w:val="00156799"/>
    <w:rsid w:val="001A3BE1"/>
    <w:rsid w:val="001C17F5"/>
    <w:rsid w:val="001F6406"/>
    <w:rsid w:val="00210F0F"/>
    <w:rsid w:val="00264AF8"/>
    <w:rsid w:val="00286AB0"/>
    <w:rsid w:val="00286ECA"/>
    <w:rsid w:val="002C3944"/>
    <w:rsid w:val="003073DE"/>
    <w:rsid w:val="00320777"/>
    <w:rsid w:val="0035596B"/>
    <w:rsid w:val="00357F99"/>
    <w:rsid w:val="003608CE"/>
    <w:rsid w:val="003625AD"/>
    <w:rsid w:val="00383907"/>
    <w:rsid w:val="003910A2"/>
    <w:rsid w:val="003A66AD"/>
    <w:rsid w:val="003B0296"/>
    <w:rsid w:val="003C27C1"/>
    <w:rsid w:val="003D6756"/>
    <w:rsid w:val="003E13D0"/>
    <w:rsid w:val="003E5980"/>
    <w:rsid w:val="004234A4"/>
    <w:rsid w:val="00475F16"/>
    <w:rsid w:val="0047783C"/>
    <w:rsid w:val="004A6939"/>
    <w:rsid w:val="004B31C7"/>
    <w:rsid w:val="004C6ADA"/>
    <w:rsid w:val="004D3221"/>
    <w:rsid w:val="004D49A6"/>
    <w:rsid w:val="004E489F"/>
    <w:rsid w:val="004F19E8"/>
    <w:rsid w:val="004F5B5B"/>
    <w:rsid w:val="0051201B"/>
    <w:rsid w:val="00516A47"/>
    <w:rsid w:val="00565424"/>
    <w:rsid w:val="005E1BCA"/>
    <w:rsid w:val="005F7990"/>
    <w:rsid w:val="0061242D"/>
    <w:rsid w:val="00662A0C"/>
    <w:rsid w:val="00680030"/>
    <w:rsid w:val="00685001"/>
    <w:rsid w:val="0069088C"/>
    <w:rsid w:val="00697DD9"/>
    <w:rsid w:val="006C518F"/>
    <w:rsid w:val="006D480D"/>
    <w:rsid w:val="00727575"/>
    <w:rsid w:val="007536D2"/>
    <w:rsid w:val="00763FFC"/>
    <w:rsid w:val="007B27A7"/>
    <w:rsid w:val="007B47C9"/>
    <w:rsid w:val="007E21CD"/>
    <w:rsid w:val="008179D9"/>
    <w:rsid w:val="00820078"/>
    <w:rsid w:val="0082051D"/>
    <w:rsid w:val="008A1868"/>
    <w:rsid w:val="008B55A8"/>
    <w:rsid w:val="008B72A2"/>
    <w:rsid w:val="008C5C79"/>
    <w:rsid w:val="008F0A41"/>
    <w:rsid w:val="00911DAF"/>
    <w:rsid w:val="009B0CEC"/>
    <w:rsid w:val="009E45AC"/>
    <w:rsid w:val="009F7D9C"/>
    <w:rsid w:val="00A3475D"/>
    <w:rsid w:val="00A717F8"/>
    <w:rsid w:val="00A87854"/>
    <w:rsid w:val="00A94FB5"/>
    <w:rsid w:val="00AC51B0"/>
    <w:rsid w:val="00AD5ACE"/>
    <w:rsid w:val="00AD5EA8"/>
    <w:rsid w:val="00AD62A7"/>
    <w:rsid w:val="00AE2B18"/>
    <w:rsid w:val="00AF2CA4"/>
    <w:rsid w:val="00AF376B"/>
    <w:rsid w:val="00AF5074"/>
    <w:rsid w:val="00B16F51"/>
    <w:rsid w:val="00B311AD"/>
    <w:rsid w:val="00B36831"/>
    <w:rsid w:val="00B37EED"/>
    <w:rsid w:val="00B82A7F"/>
    <w:rsid w:val="00B8438B"/>
    <w:rsid w:val="00BC5479"/>
    <w:rsid w:val="00BD7D8C"/>
    <w:rsid w:val="00BF379E"/>
    <w:rsid w:val="00C113EF"/>
    <w:rsid w:val="00C63653"/>
    <w:rsid w:val="00C64F4B"/>
    <w:rsid w:val="00C65369"/>
    <w:rsid w:val="00C84A98"/>
    <w:rsid w:val="00CF1767"/>
    <w:rsid w:val="00CF56A6"/>
    <w:rsid w:val="00D06867"/>
    <w:rsid w:val="00D342C1"/>
    <w:rsid w:val="00D53134"/>
    <w:rsid w:val="00D57514"/>
    <w:rsid w:val="00D900B9"/>
    <w:rsid w:val="00DE0BCB"/>
    <w:rsid w:val="00DE6E76"/>
    <w:rsid w:val="00E45A0F"/>
    <w:rsid w:val="00E72B19"/>
    <w:rsid w:val="00E91602"/>
    <w:rsid w:val="00E97A38"/>
    <w:rsid w:val="00E97F57"/>
    <w:rsid w:val="00EA24DA"/>
    <w:rsid w:val="00EE5A7B"/>
    <w:rsid w:val="00EF0B9B"/>
    <w:rsid w:val="00F17B7B"/>
    <w:rsid w:val="00F50AC2"/>
    <w:rsid w:val="00F52E3B"/>
    <w:rsid w:val="00F62C9E"/>
    <w:rsid w:val="00F856EB"/>
    <w:rsid w:val="00FB45C1"/>
    <w:rsid w:val="00FD4B74"/>
    <w:rsid w:val="00FF04AB"/>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BE90822"/>
  <w15:docId w15:val="{0B1AFAE7-28CF-5F41-B5DF-EBE932A9F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ru-RU"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uiPriority w:val="1"/>
    <w:qFormat/>
    <w:pPr>
      <w:keepNext/>
      <w:keepLines/>
      <w:spacing w:before="400" w:after="120"/>
      <w:outlineLvl w:val="0"/>
    </w:pPr>
    <w:rPr>
      <w:sz w:val="40"/>
      <w:szCs w:val="40"/>
    </w:rPr>
  </w:style>
  <w:style w:type="paragraph" w:styleId="2">
    <w:name w:val="heading 2"/>
    <w:basedOn w:val="a"/>
    <w:next w:val="a"/>
    <w:uiPriority w:val="1"/>
    <w:qFormat/>
    <w:pPr>
      <w:keepNext/>
      <w:keepLines/>
      <w:spacing w:before="360" w:after="120"/>
      <w:outlineLvl w:val="1"/>
    </w:pPr>
    <w:rPr>
      <w:sz w:val="32"/>
      <w:szCs w:val="32"/>
    </w:rPr>
  </w:style>
  <w:style w:type="paragraph" w:styleId="3">
    <w:name w:val="heading 3"/>
    <w:basedOn w:val="a"/>
    <w:next w:val="a"/>
    <w:pPr>
      <w:keepNext/>
      <w:keepLines/>
      <w:spacing w:before="320" w:after="80" w:line="216" w:lineRule="auto"/>
      <w:ind w:left="720" w:hanging="360"/>
      <w:contextualSpacing/>
      <w:outlineLvl w:val="2"/>
    </w:pPr>
    <w:rPr>
      <w:b/>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8">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b">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c">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d">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e">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0">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1">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2">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paragraph" w:styleId="afd">
    <w:name w:val="annotation text"/>
    <w:basedOn w:val="a"/>
    <w:link w:val="afe"/>
    <w:uiPriority w:val="99"/>
    <w:semiHidden/>
    <w:unhideWhenUsed/>
    <w:pPr>
      <w:spacing w:line="240" w:lineRule="auto"/>
    </w:pPr>
    <w:rPr>
      <w:sz w:val="20"/>
      <w:szCs w:val="20"/>
    </w:rPr>
  </w:style>
  <w:style w:type="character" w:customStyle="1" w:styleId="afe">
    <w:name w:val="Текст примечания Знак"/>
    <w:basedOn w:val="a0"/>
    <w:link w:val="afd"/>
    <w:uiPriority w:val="99"/>
    <w:semiHidden/>
    <w:rPr>
      <w:sz w:val="20"/>
      <w:szCs w:val="20"/>
    </w:rPr>
  </w:style>
  <w:style w:type="character" w:styleId="aff">
    <w:name w:val="annotation reference"/>
    <w:basedOn w:val="a0"/>
    <w:uiPriority w:val="99"/>
    <w:semiHidden/>
    <w:unhideWhenUsed/>
    <w:rPr>
      <w:sz w:val="16"/>
      <w:szCs w:val="16"/>
    </w:rPr>
  </w:style>
  <w:style w:type="paragraph" w:styleId="aff0">
    <w:name w:val="Balloon Text"/>
    <w:basedOn w:val="a"/>
    <w:link w:val="aff1"/>
    <w:uiPriority w:val="99"/>
    <w:semiHidden/>
    <w:unhideWhenUsed/>
    <w:rsid w:val="00C64F4B"/>
    <w:pPr>
      <w:spacing w:line="240" w:lineRule="auto"/>
    </w:pPr>
    <w:rPr>
      <w:rFonts w:ascii="Times New Roman" w:hAnsi="Times New Roman" w:cs="Times New Roman"/>
      <w:sz w:val="18"/>
      <w:szCs w:val="18"/>
    </w:rPr>
  </w:style>
  <w:style w:type="character" w:customStyle="1" w:styleId="aff1">
    <w:name w:val="Текст выноски Знак"/>
    <w:basedOn w:val="a0"/>
    <w:link w:val="aff0"/>
    <w:uiPriority w:val="99"/>
    <w:semiHidden/>
    <w:rsid w:val="00C64F4B"/>
    <w:rPr>
      <w:rFonts w:ascii="Times New Roman" w:hAnsi="Times New Roman" w:cs="Times New Roman"/>
      <w:sz w:val="18"/>
      <w:szCs w:val="18"/>
    </w:rPr>
  </w:style>
  <w:style w:type="paragraph" w:styleId="aff2">
    <w:name w:val="annotation subject"/>
    <w:basedOn w:val="afd"/>
    <w:next w:val="afd"/>
    <w:link w:val="aff3"/>
    <w:uiPriority w:val="99"/>
    <w:semiHidden/>
    <w:unhideWhenUsed/>
    <w:rsid w:val="00C64F4B"/>
    <w:rPr>
      <w:b/>
      <w:bCs/>
    </w:rPr>
  </w:style>
  <w:style w:type="character" w:customStyle="1" w:styleId="aff3">
    <w:name w:val="Тема примечания Знак"/>
    <w:basedOn w:val="afe"/>
    <w:link w:val="aff2"/>
    <w:uiPriority w:val="99"/>
    <w:semiHidden/>
    <w:rsid w:val="00C64F4B"/>
    <w:rPr>
      <w:b/>
      <w:bCs/>
      <w:sz w:val="20"/>
      <w:szCs w:val="20"/>
    </w:rPr>
  </w:style>
  <w:style w:type="paragraph" w:styleId="aff4">
    <w:name w:val="List Paragraph"/>
    <w:basedOn w:val="a"/>
    <w:uiPriority w:val="1"/>
    <w:qFormat/>
    <w:rsid w:val="00D53134"/>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pPr>
    <w:rPr>
      <w:rFonts w:asciiTheme="minorHAnsi" w:eastAsiaTheme="minorEastAsia" w:hAnsiTheme="minorHAnsi" w:cstheme="minorBidi"/>
      <w:color w:val="auto"/>
      <w:sz w:val="24"/>
      <w:szCs w:val="24"/>
    </w:rPr>
  </w:style>
  <w:style w:type="table" w:styleId="aff5">
    <w:name w:val="Table Grid"/>
    <w:basedOn w:val="a1"/>
    <w:uiPriority w:val="39"/>
    <w:rsid w:val="00D53134"/>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D53134"/>
    <w:pPr>
      <w:spacing w:after="100"/>
      <w:ind w:left="440"/>
    </w:pPr>
  </w:style>
  <w:style w:type="paragraph" w:styleId="10">
    <w:name w:val="toc 1"/>
    <w:basedOn w:val="a"/>
    <w:next w:val="a"/>
    <w:autoRedefine/>
    <w:uiPriority w:val="39"/>
    <w:unhideWhenUsed/>
    <w:rsid w:val="00D53134"/>
    <w:pPr>
      <w:spacing w:after="100"/>
    </w:pPr>
  </w:style>
  <w:style w:type="character" w:styleId="aff6">
    <w:name w:val="Hyperlink"/>
    <w:basedOn w:val="a0"/>
    <w:uiPriority w:val="99"/>
    <w:unhideWhenUsed/>
    <w:rsid w:val="00D53134"/>
    <w:rPr>
      <w:color w:val="0000FF" w:themeColor="hyperlink"/>
      <w:u w:val="single"/>
    </w:rPr>
  </w:style>
  <w:style w:type="paragraph" w:styleId="aff7">
    <w:name w:val="Body Text"/>
    <w:basedOn w:val="a"/>
    <w:link w:val="aff8"/>
    <w:uiPriority w:val="1"/>
    <w:qFormat/>
    <w:rsid w:val="00911DAF"/>
    <w:pPr>
      <w:widowControl w:val="0"/>
      <w:pBdr>
        <w:top w:val="none" w:sz="0" w:space="0" w:color="auto"/>
        <w:left w:val="none" w:sz="0" w:space="0" w:color="auto"/>
        <w:bottom w:val="none" w:sz="0" w:space="0" w:color="auto"/>
        <w:right w:val="none" w:sz="0" w:space="0" w:color="auto"/>
        <w:between w:val="none" w:sz="0" w:space="0" w:color="auto"/>
      </w:pBdr>
      <w:spacing w:line="240" w:lineRule="auto"/>
      <w:ind w:left="20"/>
    </w:pPr>
    <w:rPr>
      <w:rFonts w:cstheme="minorBidi"/>
      <w:color w:val="auto"/>
      <w:sz w:val="20"/>
      <w:szCs w:val="20"/>
      <w:lang w:val="en-US" w:eastAsia="en-US"/>
    </w:rPr>
  </w:style>
  <w:style w:type="character" w:customStyle="1" w:styleId="aff8">
    <w:name w:val="Основной текст Знак"/>
    <w:basedOn w:val="a0"/>
    <w:link w:val="aff7"/>
    <w:uiPriority w:val="1"/>
    <w:rsid w:val="00911DAF"/>
    <w:rPr>
      <w:rFonts w:cstheme="minorBidi"/>
      <w:color w:val="auto"/>
      <w:sz w:val="20"/>
      <w:szCs w:val="20"/>
      <w:lang w:val="en-US" w:eastAsia="en-US"/>
    </w:rPr>
  </w:style>
  <w:style w:type="paragraph" w:customStyle="1" w:styleId="TableParagraph">
    <w:name w:val="Table Paragraph"/>
    <w:basedOn w:val="a"/>
    <w:uiPriority w:val="1"/>
    <w:qFormat/>
    <w:rsid w:val="00911DAF"/>
    <w:pPr>
      <w:widowControl w:val="0"/>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US" w:eastAsia="en-US"/>
    </w:rPr>
  </w:style>
  <w:style w:type="paragraph" w:styleId="aff9">
    <w:name w:val="header"/>
    <w:basedOn w:val="a"/>
    <w:link w:val="affa"/>
    <w:uiPriority w:val="99"/>
    <w:unhideWhenUsed/>
    <w:rsid w:val="00911DAF"/>
    <w:pPr>
      <w:widowControl w:val="0"/>
      <w:pBdr>
        <w:top w:val="none" w:sz="0" w:space="0" w:color="auto"/>
        <w:left w:val="none" w:sz="0" w:space="0" w:color="auto"/>
        <w:bottom w:val="none" w:sz="0" w:space="0" w:color="auto"/>
        <w:right w:val="none" w:sz="0" w:space="0" w:color="auto"/>
        <w:between w:val="none" w:sz="0" w:space="0" w:color="auto"/>
      </w:pBdr>
      <w:tabs>
        <w:tab w:val="center" w:pos="4677"/>
        <w:tab w:val="right" w:pos="9355"/>
      </w:tabs>
      <w:spacing w:line="240" w:lineRule="auto"/>
    </w:pPr>
    <w:rPr>
      <w:rFonts w:asciiTheme="minorHAnsi" w:eastAsiaTheme="minorHAnsi" w:hAnsiTheme="minorHAnsi" w:cstheme="minorBidi"/>
      <w:color w:val="auto"/>
      <w:lang w:val="en-US" w:eastAsia="en-US"/>
    </w:rPr>
  </w:style>
  <w:style w:type="character" w:customStyle="1" w:styleId="affa">
    <w:name w:val="Верхний колонтитул Знак"/>
    <w:basedOn w:val="a0"/>
    <w:link w:val="aff9"/>
    <w:uiPriority w:val="99"/>
    <w:rsid w:val="00911DAF"/>
    <w:rPr>
      <w:rFonts w:asciiTheme="minorHAnsi" w:eastAsiaTheme="minorHAnsi" w:hAnsiTheme="minorHAnsi" w:cstheme="minorBidi"/>
      <w:color w:val="auto"/>
      <w:lang w:val="en-US" w:eastAsia="en-US"/>
    </w:rPr>
  </w:style>
  <w:style w:type="paragraph" w:styleId="affb">
    <w:name w:val="footer"/>
    <w:basedOn w:val="a"/>
    <w:link w:val="affc"/>
    <w:uiPriority w:val="99"/>
    <w:unhideWhenUsed/>
    <w:rsid w:val="00911DAF"/>
    <w:pPr>
      <w:widowControl w:val="0"/>
      <w:pBdr>
        <w:top w:val="none" w:sz="0" w:space="0" w:color="auto"/>
        <w:left w:val="none" w:sz="0" w:space="0" w:color="auto"/>
        <w:bottom w:val="none" w:sz="0" w:space="0" w:color="auto"/>
        <w:right w:val="none" w:sz="0" w:space="0" w:color="auto"/>
        <w:between w:val="none" w:sz="0" w:space="0" w:color="auto"/>
      </w:pBdr>
      <w:tabs>
        <w:tab w:val="center" w:pos="4677"/>
        <w:tab w:val="right" w:pos="9355"/>
      </w:tabs>
      <w:spacing w:line="240" w:lineRule="auto"/>
    </w:pPr>
    <w:rPr>
      <w:rFonts w:asciiTheme="minorHAnsi" w:eastAsiaTheme="minorHAnsi" w:hAnsiTheme="minorHAnsi" w:cstheme="minorBidi"/>
      <w:color w:val="auto"/>
      <w:lang w:val="en-US" w:eastAsia="en-US"/>
    </w:rPr>
  </w:style>
  <w:style w:type="character" w:customStyle="1" w:styleId="affc">
    <w:name w:val="Нижний колонтитул Знак"/>
    <w:basedOn w:val="a0"/>
    <w:link w:val="affb"/>
    <w:uiPriority w:val="99"/>
    <w:rsid w:val="00911DAF"/>
    <w:rPr>
      <w:rFonts w:asciiTheme="minorHAnsi" w:eastAsiaTheme="minorHAnsi" w:hAnsiTheme="minorHAnsi" w:cstheme="minorBidi"/>
      <w:color w:val="auto"/>
      <w:lang w:val="en-US" w:eastAsia="en-US"/>
    </w:rPr>
  </w:style>
  <w:style w:type="paragraph" w:styleId="affd">
    <w:name w:val="caption"/>
    <w:basedOn w:val="a"/>
    <w:next w:val="a"/>
    <w:uiPriority w:val="35"/>
    <w:unhideWhenUsed/>
    <w:qFormat/>
    <w:rsid w:val="00727575"/>
    <w:pPr>
      <w:spacing w:after="200" w:line="240" w:lineRule="auto"/>
    </w:pPr>
    <w:rPr>
      <w:i/>
      <w:iCs/>
      <w:color w:val="1F497D" w:themeColor="text2"/>
      <w:sz w:val="18"/>
      <w:szCs w:val="18"/>
    </w:rPr>
  </w:style>
  <w:style w:type="character" w:styleId="affe">
    <w:name w:val="page number"/>
    <w:basedOn w:val="a0"/>
    <w:uiPriority w:val="99"/>
    <w:semiHidden/>
    <w:unhideWhenUsed/>
    <w:rsid w:val="00264AF8"/>
  </w:style>
  <w:style w:type="paragraph" w:styleId="20">
    <w:name w:val="toc 2"/>
    <w:basedOn w:val="a"/>
    <w:next w:val="a"/>
    <w:autoRedefine/>
    <w:uiPriority w:val="39"/>
    <w:unhideWhenUsed/>
    <w:rsid w:val="00A3475D"/>
    <w:pPr>
      <w:spacing w:after="100"/>
      <w:ind w:left="220"/>
    </w:pPr>
  </w:style>
  <w:style w:type="paragraph" w:styleId="afff">
    <w:name w:val="footnote text"/>
    <w:basedOn w:val="a"/>
    <w:link w:val="afff0"/>
    <w:uiPriority w:val="99"/>
    <w:semiHidden/>
    <w:unhideWhenUsed/>
    <w:rsid w:val="008179D9"/>
    <w:pPr>
      <w:spacing w:line="240" w:lineRule="auto"/>
    </w:pPr>
    <w:rPr>
      <w:sz w:val="20"/>
      <w:szCs w:val="20"/>
    </w:rPr>
  </w:style>
  <w:style w:type="character" w:customStyle="1" w:styleId="afff0">
    <w:name w:val="Текст сноски Знак"/>
    <w:basedOn w:val="a0"/>
    <w:link w:val="afff"/>
    <w:uiPriority w:val="99"/>
    <w:semiHidden/>
    <w:rsid w:val="008179D9"/>
    <w:rPr>
      <w:sz w:val="20"/>
      <w:szCs w:val="20"/>
    </w:rPr>
  </w:style>
  <w:style w:type="character" w:styleId="afff1">
    <w:name w:val="footnote reference"/>
    <w:basedOn w:val="a0"/>
    <w:uiPriority w:val="99"/>
    <w:semiHidden/>
    <w:unhideWhenUsed/>
    <w:rsid w:val="008179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512073">
      <w:bodyDiv w:val="1"/>
      <w:marLeft w:val="0"/>
      <w:marRight w:val="0"/>
      <w:marTop w:val="0"/>
      <w:marBottom w:val="0"/>
      <w:divBdr>
        <w:top w:val="none" w:sz="0" w:space="0" w:color="auto"/>
        <w:left w:val="none" w:sz="0" w:space="0" w:color="auto"/>
        <w:bottom w:val="none" w:sz="0" w:space="0" w:color="auto"/>
        <w:right w:val="none" w:sz="0" w:space="0" w:color="auto"/>
      </w:divBdr>
    </w:div>
    <w:div w:id="657074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3.xm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B836ACBE-1263-4692-858A-5B1A604EB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51791</Words>
  <Characters>295213</Characters>
  <Application>Microsoft Office Word</Application>
  <DocSecurity>0</DocSecurity>
  <Lines>2460</Lines>
  <Paragraphs>692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Volkov Sergey</dc:creator>
  <cp:lastModifiedBy>Volkov Sergey</cp:lastModifiedBy>
  <cp:revision>4</cp:revision>
  <cp:lastPrinted>2018-12-03T12:38:00Z</cp:lastPrinted>
  <dcterms:created xsi:type="dcterms:W3CDTF">2018-12-03T12:33:00Z</dcterms:created>
  <dcterms:modified xsi:type="dcterms:W3CDTF">2018-12-03T14:55:00Z</dcterms:modified>
</cp:coreProperties>
</file>